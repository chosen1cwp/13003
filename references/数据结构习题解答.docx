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D44" w:rsidRPr="00196523" w:rsidRDefault="00443D44"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hint="eastAsia"/>
          <w:color w:val="000000" w:themeColor="text1"/>
        </w:rPr>
        <w:t>第一章 绪论</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一、单项选择题</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在数据结构</w:t>
      </w:r>
      <w:r w:rsidR="00BF7412">
        <w:rPr>
          <w:rFonts w:ascii="Times New Roman" w:eastAsia="宋体" w:hAnsi="Times New Roman" w:cs="Times New Roman" w:hint="eastAsia"/>
          <w:color w:val="000000" w:themeColor="text1"/>
        </w:rPr>
        <w:t>与算法</w:t>
      </w:r>
      <w:r w:rsidRPr="00196523">
        <w:rPr>
          <w:rFonts w:ascii="Times New Roman" w:eastAsia="宋体" w:hAnsi="Times New Roman" w:cs="Times New Roman" w:hint="eastAsia"/>
          <w:color w:val="000000" w:themeColor="text1"/>
        </w:rPr>
        <w:t>中，从逻辑上可以把数据结构分为</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紧凑结构和非紧凑结构</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线性结构和非线性结构</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内部结构和外部结构</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动态结构和静态结构</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w:t>
      </w:r>
    </w:p>
    <w:p w:rsidR="00C545F6" w:rsidRPr="00196523" w:rsidRDefault="00C545F6"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从逻辑角度看，基本</w:t>
      </w:r>
      <w:r w:rsidRPr="00196523">
        <w:rPr>
          <w:rFonts w:ascii="Times New Roman" w:eastAsia="宋体" w:hAnsi="Times New Roman" w:cs="Times New Roman"/>
          <w:color w:val="000000" w:themeColor="text1"/>
        </w:rPr>
        <w:t>的数据结构包括</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类，分别是集合、线性结构、树结构和图结构。</w:t>
      </w:r>
      <w:r w:rsidRPr="00196523">
        <w:rPr>
          <w:rFonts w:ascii="Times New Roman" w:eastAsia="宋体" w:hAnsi="Times New Roman" w:cs="Times New Roman" w:hint="eastAsia"/>
          <w:color w:val="000000" w:themeColor="text1"/>
        </w:rPr>
        <w:t>其中，树结构和</w:t>
      </w:r>
      <w:proofErr w:type="gramStart"/>
      <w:r w:rsidRPr="00196523">
        <w:rPr>
          <w:rFonts w:ascii="Times New Roman" w:eastAsia="宋体" w:hAnsi="Times New Roman" w:cs="Times New Roman" w:hint="eastAsia"/>
          <w:color w:val="000000" w:themeColor="text1"/>
        </w:rPr>
        <w:t>图结构</w:t>
      </w:r>
      <w:proofErr w:type="gramEnd"/>
      <w:r w:rsidRPr="00196523">
        <w:rPr>
          <w:rFonts w:ascii="Times New Roman" w:eastAsia="宋体" w:hAnsi="Times New Roman" w:cs="Times New Roman" w:hint="eastAsia"/>
          <w:color w:val="000000" w:themeColor="text1"/>
        </w:rPr>
        <w:t>属于非线性结构。集合也可以使用线性结构表示。</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．数据元素可以细分为</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数据项</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字符</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二进制位</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数据记录</w:t>
      </w:r>
    </w:p>
    <w:p w:rsidR="00693F3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93F31" w:rsidRPr="00196523">
        <w:rPr>
          <w:rFonts w:ascii="Times New Roman" w:eastAsia="宋体" w:hAnsi="Times New Roman" w:cs="Times New Roman" w:hint="eastAsia"/>
          <w:color w:val="000000" w:themeColor="text1"/>
        </w:rPr>
        <w:t>A</w:t>
      </w:r>
      <w:r w:rsidR="00693F31" w:rsidRPr="00196523">
        <w:rPr>
          <w:rFonts w:ascii="Times New Roman" w:eastAsia="宋体" w:hAnsi="Times New Roman" w:cs="Times New Roman" w:hint="eastAsia"/>
          <w:color w:val="000000" w:themeColor="text1"/>
        </w:rPr>
        <w:t>。</w:t>
      </w:r>
    </w:p>
    <w:p w:rsidR="00166091" w:rsidRPr="00196523" w:rsidRDefault="007A494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根据定义，</w:t>
      </w:r>
      <w:r w:rsidR="00C545F6" w:rsidRPr="00196523">
        <w:rPr>
          <w:rFonts w:ascii="Times New Roman" w:eastAsia="宋体" w:hAnsi="Times New Roman" w:cs="Times New Roman"/>
          <w:color w:val="000000" w:themeColor="text1"/>
        </w:rPr>
        <w:t>数据元素可以细分为数据项。</w:t>
      </w:r>
      <w:r w:rsidR="00C545F6" w:rsidRPr="00196523">
        <w:rPr>
          <w:rFonts w:ascii="Times New Roman" w:eastAsia="宋体" w:hAnsi="Times New Roman" w:cs="Times New Roman" w:hint="eastAsia"/>
          <w:color w:val="000000" w:themeColor="text1"/>
        </w:rPr>
        <w:t>字符和二进制位都</w:t>
      </w:r>
      <w:r w:rsidR="00821E57" w:rsidRPr="00196523">
        <w:rPr>
          <w:rFonts w:ascii="Times New Roman" w:eastAsia="宋体" w:hAnsi="Times New Roman" w:cs="Times New Roman" w:hint="eastAsia"/>
          <w:color w:val="000000" w:themeColor="text1"/>
        </w:rPr>
        <w:t>是表示数据的</w:t>
      </w:r>
      <w:r w:rsidR="00693F31" w:rsidRPr="00196523">
        <w:rPr>
          <w:rFonts w:ascii="Times New Roman" w:eastAsia="宋体" w:hAnsi="Times New Roman" w:cs="Times New Roman" w:hint="eastAsia"/>
          <w:color w:val="000000" w:themeColor="text1"/>
        </w:rPr>
        <w:t>具体单位</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B</w:t>
      </w:r>
      <w:r w:rsidR="008428AF" w:rsidRPr="00196523">
        <w:rPr>
          <w:rFonts w:ascii="Times New Roman" w:eastAsia="宋体" w:hAnsi="Times New Roman" w:cs="Times New Roman" w:hint="eastAsia"/>
          <w:color w:val="000000" w:themeColor="text1"/>
        </w:rPr>
        <w:t>和</w:t>
      </w:r>
      <w:r w:rsidR="008428AF" w:rsidRPr="00196523">
        <w:rPr>
          <w:rFonts w:ascii="Times New Roman" w:eastAsia="宋体" w:hAnsi="Times New Roman" w:cs="Times New Roman" w:hint="eastAsia"/>
          <w:color w:val="000000" w:themeColor="text1"/>
        </w:rPr>
        <w:t>C</w:t>
      </w:r>
      <w:r w:rsidR="008428AF" w:rsidRPr="00196523">
        <w:rPr>
          <w:rFonts w:ascii="Times New Roman" w:eastAsia="宋体" w:hAnsi="Times New Roman" w:cs="Times New Roman" w:hint="eastAsia"/>
          <w:color w:val="000000" w:themeColor="text1"/>
        </w:rPr>
        <w:t>都</w:t>
      </w:r>
      <w:r w:rsidR="00484067">
        <w:rPr>
          <w:rFonts w:ascii="Times New Roman" w:eastAsia="宋体" w:hAnsi="Times New Roman" w:cs="Times New Roman" w:hint="eastAsia"/>
          <w:color w:val="000000" w:themeColor="text1"/>
        </w:rPr>
        <w:t>是错误的</w:t>
      </w:r>
      <w:r w:rsidR="008428AF" w:rsidRPr="00196523">
        <w:rPr>
          <w:rFonts w:ascii="Times New Roman" w:eastAsia="宋体" w:hAnsi="Times New Roman" w:cs="Times New Roman" w:hint="eastAsia"/>
          <w:color w:val="000000" w:themeColor="text1"/>
        </w:rPr>
        <w:t>）</w:t>
      </w:r>
      <w:r w:rsidR="00693F31" w:rsidRPr="00196523">
        <w:rPr>
          <w:rFonts w:ascii="Times New Roman" w:eastAsia="宋体" w:hAnsi="Times New Roman" w:cs="Times New Roman" w:hint="eastAsia"/>
          <w:color w:val="000000" w:themeColor="text1"/>
        </w:rPr>
        <w:t>。数据元素有时称为记录</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D</w:t>
      </w:r>
      <w:r w:rsidR="00484067">
        <w:rPr>
          <w:rFonts w:ascii="Times New Roman" w:eastAsia="宋体" w:hAnsi="Times New Roman" w:cs="Times New Roman" w:hint="eastAsia"/>
          <w:color w:val="000000" w:themeColor="text1"/>
        </w:rPr>
        <w:t>错误</w:t>
      </w:r>
      <w:r w:rsidR="008428AF" w:rsidRPr="00196523">
        <w:rPr>
          <w:rFonts w:ascii="Times New Roman" w:eastAsia="宋体" w:hAnsi="Times New Roman" w:cs="Times New Roman" w:hint="eastAsia"/>
          <w:color w:val="000000" w:themeColor="text1"/>
        </w:rPr>
        <w:t>）</w:t>
      </w:r>
      <w:r w:rsidR="00693F31" w:rsidRPr="00196523">
        <w:rPr>
          <w:rFonts w:ascii="Times New Roman" w:eastAsia="宋体" w:hAnsi="Times New Roman" w:cs="Times New Roman" w:hint="eastAsia"/>
          <w:color w:val="000000" w:themeColor="text1"/>
        </w:rPr>
        <w:t>。</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如果说线性结构中元素之间是一对一的关系，则树结构中元素之间的关系是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一对一的</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一对多的</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多对多的</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不确定的</w:t>
      </w:r>
    </w:p>
    <w:p w:rsidR="0016609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93F31" w:rsidRPr="00196523">
        <w:rPr>
          <w:rFonts w:ascii="Times New Roman" w:eastAsia="宋体" w:hAnsi="Times New Roman" w:cs="Times New Roman" w:hint="eastAsia"/>
          <w:color w:val="000000" w:themeColor="text1"/>
        </w:rPr>
        <w:t>B</w:t>
      </w:r>
      <w:r w:rsidR="00693F31" w:rsidRPr="00196523">
        <w:rPr>
          <w:rFonts w:ascii="Times New Roman" w:eastAsia="宋体" w:hAnsi="Times New Roman" w:cs="Times New Roman" w:hint="eastAsia"/>
          <w:color w:val="000000" w:themeColor="text1"/>
        </w:rPr>
        <w:t>。</w:t>
      </w:r>
    </w:p>
    <w:p w:rsidR="00166091" w:rsidRPr="00196523" w:rsidRDefault="00693F3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线性结构中，</w:t>
      </w:r>
      <w:proofErr w:type="gramStart"/>
      <w:r w:rsidR="00BF7412">
        <w:rPr>
          <w:rFonts w:ascii="Times New Roman" w:eastAsia="宋体" w:hAnsi="Times New Roman" w:cs="Times New Roman" w:hint="eastAsia"/>
          <w:color w:val="000000" w:themeColor="text1"/>
        </w:rPr>
        <w:t>除</w:t>
      </w:r>
      <w:r w:rsidR="00BF7412" w:rsidRPr="00196523">
        <w:rPr>
          <w:rFonts w:ascii="Times New Roman" w:eastAsia="宋体" w:hAnsi="Times New Roman" w:cs="Times New Roman" w:hint="eastAsia"/>
          <w:color w:val="000000" w:themeColor="text1"/>
        </w:rPr>
        <w:t>首元素</w:t>
      </w:r>
      <w:proofErr w:type="gramEnd"/>
      <w:r w:rsidR="00BF7412" w:rsidRPr="00196523">
        <w:rPr>
          <w:rFonts w:ascii="Times New Roman" w:eastAsia="宋体" w:hAnsi="Times New Roman" w:cs="Times New Roman" w:hint="eastAsia"/>
          <w:color w:val="000000" w:themeColor="text1"/>
        </w:rPr>
        <w:t>和</w:t>
      </w:r>
      <w:proofErr w:type="gramStart"/>
      <w:r w:rsidR="00BF7412" w:rsidRPr="00196523">
        <w:rPr>
          <w:rFonts w:ascii="Times New Roman" w:eastAsia="宋体" w:hAnsi="Times New Roman" w:cs="Times New Roman" w:hint="eastAsia"/>
          <w:color w:val="000000" w:themeColor="text1"/>
        </w:rPr>
        <w:t>尾元素</w:t>
      </w:r>
      <w:proofErr w:type="gramEnd"/>
      <w:r w:rsidR="00BF7412" w:rsidRPr="00196523">
        <w:rPr>
          <w:rFonts w:ascii="Times New Roman" w:eastAsia="宋体" w:hAnsi="Times New Roman" w:cs="Times New Roman" w:hint="eastAsia"/>
          <w:color w:val="000000" w:themeColor="text1"/>
        </w:rPr>
        <w:t>外</w:t>
      </w:r>
      <w:r w:rsidR="00BF7412">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每个元素有唯一的</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前驱和唯一的</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后继，所以对于每个元素而言，它对应唯一的</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后继，形成一对一的关系。在树结构中，每个元素仅有唯一的</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前驱，但可以有多个</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后继，所以是一对多的关系。当然，树中的根（最前面的元素）和叶结点（后面的元素）除外。</w:t>
      </w:r>
      <w:proofErr w:type="gramStart"/>
      <w:r w:rsidRPr="00196523">
        <w:rPr>
          <w:rFonts w:ascii="Times New Roman" w:eastAsia="宋体" w:hAnsi="Times New Roman" w:cs="Times New Roman" w:hint="eastAsia"/>
          <w:color w:val="000000" w:themeColor="text1"/>
        </w:rPr>
        <w:t>图结构</w:t>
      </w:r>
      <w:proofErr w:type="gramEnd"/>
      <w:r w:rsidRPr="00196523">
        <w:rPr>
          <w:rFonts w:ascii="Times New Roman" w:eastAsia="宋体" w:hAnsi="Times New Roman" w:cs="Times New Roman" w:hint="eastAsia"/>
          <w:color w:val="000000" w:themeColor="text1"/>
        </w:rPr>
        <w:t>中是多对多的关系，每个元素可以有多个</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前驱，也可以有多个</w:t>
      </w:r>
      <w:r w:rsidR="00BF7412">
        <w:rPr>
          <w:rFonts w:ascii="Times New Roman" w:eastAsia="宋体" w:hAnsi="Times New Roman" w:cs="Times New Roman" w:hint="eastAsia"/>
          <w:color w:val="000000" w:themeColor="text1"/>
        </w:rPr>
        <w:t>直接</w:t>
      </w:r>
      <w:r w:rsidRPr="00196523">
        <w:rPr>
          <w:rFonts w:ascii="Times New Roman" w:eastAsia="宋体" w:hAnsi="Times New Roman" w:cs="Times New Roman" w:hint="eastAsia"/>
          <w:color w:val="000000" w:themeColor="text1"/>
        </w:rPr>
        <w:t>后继。</w:t>
      </w:r>
    </w:p>
    <w:p w:rsidR="00484067" w:rsidRPr="00840AD3" w:rsidRDefault="00484067" w:rsidP="00484067">
      <w:pPr>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4</w:t>
      </w:r>
      <w:r w:rsidRPr="00C813BA">
        <w:rPr>
          <w:rFonts w:ascii="Times New Roman" w:eastAsia="宋体" w:hAnsi="Times New Roman" w:cs="Times New Roman"/>
          <w:color w:val="000000"/>
        </w:rPr>
        <w:t>．</w:t>
      </w:r>
      <w:r w:rsidRPr="00840AD3">
        <w:rPr>
          <w:rFonts w:ascii="Times New Roman" w:eastAsia="宋体" w:hAnsi="Times New Roman" w:cs="Times New Roman" w:hint="eastAsia"/>
          <w:color w:val="000000"/>
        </w:rPr>
        <w:t>在数据结构中，数据元素之间</w:t>
      </w:r>
      <w:r>
        <w:rPr>
          <w:rFonts w:ascii="Times New Roman" w:eastAsia="宋体" w:hAnsi="Times New Roman" w:cs="Times New Roman" w:hint="eastAsia"/>
        </w:rPr>
        <w:t>均为</w:t>
      </w:r>
      <w:r w:rsidRPr="00840AD3">
        <w:rPr>
          <w:rFonts w:ascii="Times New Roman" w:eastAsia="宋体" w:hAnsi="Times New Roman" w:cs="Times New Roman" w:hint="eastAsia"/>
          <w:color w:val="000000"/>
        </w:rPr>
        <w:t>一个对一个的关系，称为</w:t>
      </w:r>
      <w:r w:rsidRPr="00840AD3">
        <w:rPr>
          <w:rFonts w:ascii="Times New Roman" w:eastAsia="宋体" w:hAnsi="Times New Roman" w:cs="Times New Roman"/>
          <w:color w:val="000000"/>
        </w:rPr>
        <w:t>________</w:t>
      </w:r>
      <w:r w:rsidRPr="00840AD3">
        <w:rPr>
          <w:rFonts w:ascii="Times New Roman" w:eastAsia="宋体" w:hAnsi="Times New Roman" w:cs="Times New Roman" w:hint="eastAsia"/>
          <w:color w:val="000000"/>
        </w:rPr>
        <w:t>。</w:t>
      </w:r>
    </w:p>
    <w:p w:rsidR="00484067" w:rsidRPr="00F342C3"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rPr>
      </w:pPr>
      <w:r w:rsidRPr="00F342C3">
        <w:rPr>
          <w:rFonts w:ascii="Times New Roman" w:eastAsia="宋体" w:hAnsi="Times New Roman" w:cs="Times New Roman"/>
          <w:szCs w:val="21"/>
        </w:rPr>
        <w:t>A</w:t>
      </w:r>
      <w:r w:rsidRPr="00F342C3">
        <w:rPr>
          <w:rFonts w:ascii="Times New Roman" w:eastAsia="宋体" w:hAnsi="Times New Roman" w:cs="Times New Roman"/>
          <w:szCs w:val="21"/>
        </w:rPr>
        <w:t>．</w:t>
      </w:r>
      <w:r w:rsidRPr="00F342C3">
        <w:rPr>
          <w:rFonts w:ascii="Times New Roman" w:eastAsia="宋体" w:hAnsi="Times New Roman" w:cs="Times New Roman" w:hint="eastAsia"/>
          <w:szCs w:val="21"/>
        </w:rPr>
        <w:t>线性结构</w:t>
      </w:r>
      <w:r w:rsidRPr="00C813BA">
        <w:rPr>
          <w:rFonts w:ascii="Times New Roman" w:eastAsia="宋体" w:hAnsi="Times New Roman" w:cs="Times New Roman"/>
          <w:color w:val="000000"/>
          <w:szCs w:val="21"/>
        </w:rPr>
        <w:tab/>
        <w:t>B</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树结构</w:t>
      </w:r>
      <w:r w:rsidRPr="00C813BA">
        <w:rPr>
          <w:rFonts w:ascii="Times New Roman" w:eastAsia="宋体" w:hAnsi="Times New Roman" w:cs="Times New Roman"/>
          <w:color w:val="000000"/>
          <w:szCs w:val="21"/>
        </w:rPr>
        <w:tab/>
        <w:t>C</w:t>
      </w:r>
      <w:r w:rsidRPr="00C813BA">
        <w:rPr>
          <w:rFonts w:ascii="Times New Roman" w:eastAsia="宋体" w:hAnsi="Times New Roman" w:cs="Times New Roman"/>
          <w:color w:val="000000"/>
          <w:szCs w:val="21"/>
        </w:rPr>
        <w:t>．</w:t>
      </w:r>
      <w:proofErr w:type="gramStart"/>
      <w:r>
        <w:rPr>
          <w:rFonts w:ascii="Times New Roman" w:eastAsia="宋体" w:hAnsi="Times New Roman" w:cs="Times New Roman" w:hint="eastAsia"/>
          <w:color w:val="000000"/>
          <w:szCs w:val="21"/>
        </w:rPr>
        <w:t>图结构</w:t>
      </w:r>
      <w:proofErr w:type="gramEnd"/>
      <w:r w:rsidRPr="00C813BA">
        <w:rPr>
          <w:rFonts w:ascii="Times New Roman" w:eastAsia="宋体" w:hAnsi="Times New Roman" w:cs="Times New Roman"/>
          <w:color w:val="000000"/>
          <w:szCs w:val="21"/>
        </w:rPr>
        <w:tab/>
        <w:t>D</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集合结构</w:t>
      </w:r>
    </w:p>
    <w:p w:rsidR="00484067" w:rsidRDefault="00484067" w:rsidP="00484067">
      <w:pPr>
        <w:ind w:left="315" w:hangingChars="150" w:hanging="315"/>
        <w:rPr>
          <w:rFonts w:ascii="Times New Roman" w:eastAsia="宋体" w:hAnsi="Times New Roman" w:cs="Times New Roman"/>
          <w:color w:val="000000"/>
        </w:rPr>
      </w:pPr>
      <w:r w:rsidRPr="00CA0D01">
        <w:rPr>
          <w:rFonts w:ascii="Times New Roman" w:eastAsia="宋体" w:hAnsi="Times New Roman" w:cs="Times New Roman" w:hint="eastAsia"/>
          <w:color w:val="000000"/>
        </w:rPr>
        <w:t>答案：</w:t>
      </w:r>
      <w:r>
        <w:rPr>
          <w:rFonts w:ascii="Times New Roman" w:eastAsia="宋体" w:hAnsi="Times New Roman" w:cs="Times New Roman" w:hint="eastAsia"/>
          <w:color w:val="000000"/>
        </w:rPr>
        <w:t>A</w:t>
      </w:r>
      <w:r w:rsidRPr="00CA0D01">
        <w:rPr>
          <w:rFonts w:ascii="Times New Roman" w:eastAsia="宋体" w:hAnsi="Times New Roman" w:cs="Times New Roman" w:hint="eastAsia"/>
          <w:color w:val="000000"/>
        </w:rPr>
        <w:t>。</w:t>
      </w:r>
    </w:p>
    <w:p w:rsidR="00484067" w:rsidRPr="00CA0D01" w:rsidRDefault="00484067" w:rsidP="00484067">
      <w:pPr>
        <w:ind w:leftChars="100" w:left="210" w:firstLineChars="100" w:firstLine="210"/>
        <w:rPr>
          <w:rFonts w:ascii="Times New Roman" w:eastAsia="宋体" w:hAnsi="Times New Roman" w:cs="Times New Roman"/>
          <w:color w:val="000000"/>
        </w:rPr>
      </w:pPr>
      <w:r>
        <w:rPr>
          <w:rFonts w:ascii="Times New Roman" w:eastAsia="宋体" w:hAnsi="Times New Roman" w:cs="Times New Roman" w:hint="eastAsia"/>
          <w:color w:val="000000"/>
        </w:rPr>
        <w:t>基本概念。具体说明请参见第一章第</w:t>
      </w:r>
      <w:r>
        <w:rPr>
          <w:rFonts w:ascii="Times New Roman" w:eastAsia="宋体" w:hAnsi="Times New Roman" w:cs="Times New Roman" w:hint="eastAsia"/>
          <w:color w:val="000000"/>
        </w:rPr>
        <w:t>3</w:t>
      </w:r>
      <w:r>
        <w:rPr>
          <w:rFonts w:ascii="Times New Roman" w:eastAsia="宋体" w:hAnsi="Times New Roman" w:cs="Times New Roman" w:hint="eastAsia"/>
          <w:color w:val="000000"/>
        </w:rPr>
        <w:t>题的答案。</w:t>
      </w:r>
    </w:p>
    <w:p w:rsidR="00443D44" w:rsidRPr="00196523" w:rsidRDefault="00484067"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5</w:t>
      </w:r>
      <w:r w:rsidR="00443D44" w:rsidRPr="00196523">
        <w:rPr>
          <w:rFonts w:ascii="Times New Roman" w:eastAsia="宋体" w:hAnsi="Times New Roman" w:cs="Times New Roman"/>
          <w:color w:val="000000" w:themeColor="text1"/>
        </w:rPr>
        <w:t>．</w:t>
      </w:r>
      <w:r w:rsidR="00443D44" w:rsidRPr="00196523">
        <w:rPr>
          <w:rFonts w:ascii="Times New Roman" w:eastAsia="宋体" w:hAnsi="Times New Roman" w:cs="Times New Roman" w:hint="eastAsia"/>
          <w:color w:val="000000" w:themeColor="text1"/>
        </w:rPr>
        <w:t>下列选项中，不属于数据结构常用存储方式的是</w:t>
      </w:r>
      <w:r w:rsidR="00F27B72" w:rsidRPr="00196523">
        <w:rPr>
          <w:rFonts w:ascii="Times New Roman" w:eastAsia="宋体" w:hAnsi="Times New Roman" w:cs="Times New Roman"/>
          <w:color w:val="000000" w:themeColor="text1"/>
        </w:rPr>
        <w:t>________</w:t>
      </w:r>
      <w:r w:rsidR="00443D44"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顺序存储方式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链式存储方式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分布存储方式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散列存储方式</w:t>
      </w:r>
    </w:p>
    <w:p w:rsidR="0016609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93F31" w:rsidRPr="00196523">
        <w:rPr>
          <w:rFonts w:ascii="Times New Roman" w:eastAsia="宋体" w:hAnsi="Times New Roman" w:cs="Times New Roman" w:hint="eastAsia"/>
          <w:color w:val="000000" w:themeColor="text1"/>
        </w:rPr>
        <w:t>C</w:t>
      </w:r>
      <w:r w:rsidR="00693F31" w:rsidRPr="00196523">
        <w:rPr>
          <w:rFonts w:ascii="Times New Roman" w:eastAsia="宋体" w:hAnsi="Times New Roman" w:cs="Times New Roman" w:hint="eastAsia"/>
          <w:color w:val="000000" w:themeColor="text1"/>
        </w:rPr>
        <w:t>。</w:t>
      </w:r>
    </w:p>
    <w:p w:rsidR="00166091" w:rsidRPr="00196523" w:rsidRDefault="00693F3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数据结构</w:t>
      </w:r>
      <w:r w:rsidR="00BF7412">
        <w:rPr>
          <w:rFonts w:ascii="Times New Roman" w:eastAsia="宋体" w:hAnsi="Times New Roman" w:cs="Times New Roman" w:hint="eastAsia"/>
          <w:color w:val="000000" w:themeColor="text1"/>
        </w:rPr>
        <w:t>与算法</w:t>
      </w:r>
      <w:r w:rsidRPr="00196523">
        <w:rPr>
          <w:rFonts w:ascii="Times New Roman" w:eastAsia="宋体" w:hAnsi="Times New Roman" w:cs="Times New Roman" w:hint="eastAsia"/>
          <w:color w:val="000000" w:themeColor="text1"/>
        </w:rPr>
        <w:t>课程中没有讨论分布存储方式，除了选项中给定的</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以外，还讨论了索引存储方式。这是数据结构中常用的</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种存储方式。</w:t>
      </w:r>
    </w:p>
    <w:p w:rsidR="00443D44" w:rsidRPr="00196523" w:rsidRDefault="00484067" w:rsidP="001C30E9">
      <w:pPr>
        <w:ind w:left="315" w:hangingChars="150" w:hanging="315"/>
        <w:rPr>
          <w:rFonts w:ascii="宋体" w:eastAsia="宋体" w:hAnsi="宋体" w:cs="Times New Roman"/>
          <w:color w:val="000000" w:themeColor="text1"/>
        </w:rPr>
      </w:pPr>
      <w:r>
        <w:rPr>
          <w:rFonts w:ascii="Times New Roman" w:eastAsia="宋体" w:hAnsi="Times New Roman" w:cs="Times New Roman" w:hint="eastAsia"/>
          <w:color w:val="000000" w:themeColor="text1"/>
        </w:rPr>
        <w:t>6</w:t>
      </w:r>
      <w:r w:rsidR="00443D44" w:rsidRPr="00196523">
        <w:rPr>
          <w:rFonts w:ascii="Times New Roman" w:eastAsia="宋体" w:hAnsi="Times New Roman" w:cs="Times New Roman"/>
          <w:color w:val="000000" w:themeColor="text1"/>
        </w:rPr>
        <w:t>．</w:t>
      </w:r>
      <w:r w:rsidR="00443D44" w:rsidRPr="00196523">
        <w:rPr>
          <w:rFonts w:ascii="宋体" w:eastAsia="宋体" w:hAnsi="宋体" w:cs="Times New Roman" w:hint="eastAsia"/>
          <w:color w:val="000000" w:themeColor="text1"/>
        </w:rPr>
        <w:t>算法分析要评估的两个主要方面是</w:t>
      </w:r>
      <w:r w:rsidR="00F27B72" w:rsidRPr="00196523">
        <w:rPr>
          <w:rFonts w:ascii="Times New Roman" w:eastAsia="宋体" w:hAnsi="Times New Roman" w:cs="Times New Roman"/>
          <w:color w:val="000000" w:themeColor="text1"/>
        </w:rPr>
        <w:t>________</w:t>
      </w:r>
      <w:r w:rsidR="00443D44"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kern w:val="21"/>
        </w:rPr>
        <w:t>A</w:t>
      </w:r>
      <w:r w:rsidRPr="00196523">
        <w:rPr>
          <w:rFonts w:ascii="Times New Roman" w:eastAsia="宋体" w:hAnsi="Times New Roman" w:cs="Times New Roman"/>
          <w:color w:val="000000" w:themeColor="text1"/>
          <w:szCs w:val="21"/>
        </w:rPr>
        <w:t>．正确性和简明性</w:t>
      </w:r>
      <w:r w:rsidRPr="00196523">
        <w:rPr>
          <w:rFonts w:ascii="Times New Roman" w:eastAsia="宋体" w:hAnsi="Times New Roman" w:cs="Times New Roman"/>
          <w:color w:val="000000" w:themeColor="text1"/>
          <w:kern w:val="21"/>
        </w:rPr>
        <w:tab/>
      </w:r>
      <w:r w:rsidRPr="00196523">
        <w:rPr>
          <w:rFonts w:ascii="Times New Roman" w:eastAsia="宋体" w:hAnsi="Times New Roman" w:cs="Times New Roman"/>
          <w:color w:val="000000" w:themeColor="text1"/>
          <w:kern w:val="21"/>
        </w:rPr>
        <w:tab/>
        <w:t>B</w:t>
      </w:r>
      <w:r w:rsidRPr="00196523">
        <w:rPr>
          <w:rFonts w:ascii="Times New Roman" w:eastAsia="宋体" w:hAnsi="Times New Roman" w:cs="Times New Roman"/>
          <w:color w:val="000000" w:themeColor="text1"/>
          <w:szCs w:val="21"/>
        </w:rPr>
        <w:t>．时间复杂</w:t>
      </w:r>
      <w:r w:rsidR="00BF7412">
        <w:rPr>
          <w:rFonts w:ascii="Times New Roman" w:eastAsia="宋体" w:hAnsi="Times New Roman" w:cs="Times New Roman" w:hint="eastAsia"/>
          <w:color w:val="000000" w:themeColor="text1"/>
          <w:szCs w:val="21"/>
        </w:rPr>
        <w:t>度</w:t>
      </w:r>
      <w:r w:rsidRPr="00196523">
        <w:rPr>
          <w:rFonts w:ascii="Times New Roman" w:eastAsia="宋体" w:hAnsi="Times New Roman" w:cs="Times New Roman"/>
          <w:color w:val="000000" w:themeColor="text1"/>
          <w:szCs w:val="21"/>
        </w:rPr>
        <w:t>和空间复杂</w:t>
      </w:r>
      <w:r w:rsidR="00BF7412">
        <w:rPr>
          <w:rFonts w:ascii="Times New Roman" w:eastAsia="宋体" w:hAnsi="Times New Roman" w:cs="Times New Roman" w:hint="eastAsia"/>
          <w:color w:val="000000" w:themeColor="text1"/>
          <w:szCs w:val="21"/>
        </w:rPr>
        <w:t>度</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kern w:val="21"/>
        </w:rPr>
        <w:t>C</w:t>
      </w:r>
      <w:r w:rsidRPr="00196523">
        <w:rPr>
          <w:rFonts w:ascii="Times New Roman" w:eastAsia="宋体" w:hAnsi="Times New Roman" w:cs="Times New Roman"/>
          <w:color w:val="000000" w:themeColor="text1"/>
          <w:szCs w:val="21"/>
        </w:rPr>
        <w:t>．可读性和可维护性</w:t>
      </w:r>
      <w:r w:rsidRPr="00196523">
        <w:rPr>
          <w:rFonts w:ascii="Times New Roman" w:eastAsia="宋体" w:hAnsi="Times New Roman" w:cs="Times New Roman"/>
          <w:color w:val="000000" w:themeColor="text1"/>
          <w:kern w:val="21"/>
        </w:rPr>
        <w:tab/>
        <w:t>D</w:t>
      </w:r>
      <w:r w:rsidRPr="00196523">
        <w:rPr>
          <w:rFonts w:ascii="Times New Roman" w:eastAsia="宋体" w:hAnsi="Times New Roman" w:cs="Times New Roman"/>
          <w:color w:val="000000" w:themeColor="text1"/>
          <w:szCs w:val="21"/>
        </w:rPr>
        <w:t>．数据复杂性和程序复杂性</w:t>
      </w:r>
    </w:p>
    <w:p w:rsidR="0016609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93F31" w:rsidRPr="00196523">
        <w:rPr>
          <w:rFonts w:ascii="Times New Roman" w:eastAsia="宋体" w:hAnsi="Times New Roman" w:cs="Times New Roman" w:hint="eastAsia"/>
          <w:color w:val="000000" w:themeColor="text1"/>
        </w:rPr>
        <w:t>B</w:t>
      </w:r>
      <w:r w:rsidR="00693F31" w:rsidRPr="00196523">
        <w:rPr>
          <w:rFonts w:ascii="Times New Roman" w:eastAsia="宋体" w:hAnsi="Times New Roman" w:cs="Times New Roman" w:hint="eastAsia"/>
          <w:color w:val="000000" w:themeColor="text1"/>
        </w:rPr>
        <w:t>。</w:t>
      </w:r>
    </w:p>
    <w:p w:rsidR="00DF3886" w:rsidRPr="00196523" w:rsidRDefault="00693F3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算法的正确性</w:t>
      </w:r>
      <w:r w:rsidR="00DF3886" w:rsidRPr="00196523">
        <w:rPr>
          <w:rFonts w:ascii="Times New Roman" w:eastAsia="宋体" w:hAnsi="Times New Roman" w:cs="Times New Roman" w:hint="eastAsia"/>
          <w:color w:val="000000" w:themeColor="text1"/>
        </w:rPr>
        <w:t>是必须的，简明性、可读性、可维护性等都不是算法要评估的内容</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A</w:t>
      </w:r>
      <w:r w:rsidR="008428AF" w:rsidRPr="00196523">
        <w:rPr>
          <w:rFonts w:ascii="Times New Roman" w:eastAsia="宋体" w:hAnsi="Times New Roman" w:cs="Times New Roman" w:hint="eastAsia"/>
          <w:color w:val="000000" w:themeColor="text1"/>
        </w:rPr>
        <w:t>和选项</w:t>
      </w:r>
      <w:r w:rsidR="008428AF" w:rsidRPr="00196523">
        <w:rPr>
          <w:rFonts w:ascii="Times New Roman" w:eastAsia="宋体" w:hAnsi="Times New Roman" w:cs="Times New Roman" w:hint="eastAsia"/>
          <w:color w:val="000000" w:themeColor="text1"/>
        </w:rPr>
        <w:t>C</w:t>
      </w:r>
      <w:r w:rsidR="00484067">
        <w:rPr>
          <w:rFonts w:ascii="Times New Roman" w:eastAsia="宋体" w:hAnsi="Times New Roman" w:cs="Times New Roman" w:hint="eastAsia"/>
          <w:color w:val="000000" w:themeColor="text1"/>
        </w:rPr>
        <w:t>均错误</w:t>
      </w:r>
      <w:r w:rsidR="008428AF" w:rsidRPr="00196523">
        <w:rPr>
          <w:rFonts w:ascii="Times New Roman" w:eastAsia="宋体" w:hAnsi="Times New Roman" w:cs="Times New Roman" w:hint="eastAsia"/>
          <w:color w:val="000000" w:themeColor="text1"/>
        </w:rPr>
        <w:t>）</w:t>
      </w:r>
      <w:r w:rsidR="00DF3886" w:rsidRPr="00196523">
        <w:rPr>
          <w:rFonts w:ascii="Times New Roman" w:eastAsia="宋体" w:hAnsi="Times New Roman" w:cs="Times New Roman" w:hint="eastAsia"/>
          <w:color w:val="000000" w:themeColor="text1"/>
        </w:rPr>
        <w:t>，它们都属于算法应具备的众多特性中的内容。数据复杂性是数据本身的状态，也不是算法要评估的，程序复杂性说得不明确</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D</w:t>
      </w:r>
      <w:r w:rsidR="00484067">
        <w:rPr>
          <w:rFonts w:ascii="Times New Roman" w:eastAsia="宋体" w:hAnsi="Times New Roman" w:cs="Times New Roman" w:hint="eastAsia"/>
          <w:color w:val="000000" w:themeColor="text1"/>
        </w:rPr>
        <w:t>错误</w:t>
      </w:r>
      <w:r w:rsidR="008428AF" w:rsidRPr="00196523">
        <w:rPr>
          <w:rFonts w:ascii="Times New Roman" w:eastAsia="宋体" w:hAnsi="Times New Roman" w:cs="Times New Roman" w:hint="eastAsia"/>
          <w:color w:val="000000" w:themeColor="text1"/>
        </w:rPr>
        <w:t>）</w:t>
      </w:r>
      <w:r w:rsidR="00DF3886" w:rsidRPr="00196523">
        <w:rPr>
          <w:rFonts w:ascii="Times New Roman" w:eastAsia="宋体" w:hAnsi="Times New Roman" w:cs="Times New Roman" w:hint="eastAsia"/>
          <w:color w:val="000000" w:themeColor="text1"/>
        </w:rPr>
        <w:t>。算法要评估的是时间</w:t>
      </w:r>
      <w:r w:rsidR="00BF7412">
        <w:rPr>
          <w:rFonts w:ascii="Times New Roman" w:eastAsia="宋体" w:hAnsi="Times New Roman" w:cs="Times New Roman" w:hint="eastAsia"/>
          <w:color w:val="000000" w:themeColor="text1"/>
        </w:rPr>
        <w:t>复杂度</w:t>
      </w:r>
      <w:r w:rsidR="00DF3886" w:rsidRPr="00196523">
        <w:rPr>
          <w:rFonts w:ascii="Times New Roman" w:eastAsia="宋体" w:hAnsi="Times New Roman" w:cs="Times New Roman" w:hint="eastAsia"/>
          <w:color w:val="000000" w:themeColor="text1"/>
        </w:rPr>
        <w:t>和空间复杂</w:t>
      </w:r>
      <w:r w:rsidR="00BF7412">
        <w:rPr>
          <w:rFonts w:ascii="Times New Roman" w:eastAsia="宋体" w:hAnsi="Times New Roman" w:cs="Times New Roman" w:hint="eastAsia"/>
          <w:color w:val="000000" w:themeColor="text1"/>
        </w:rPr>
        <w:t>度</w:t>
      </w:r>
      <w:r w:rsidR="00DF3886" w:rsidRPr="00196523">
        <w:rPr>
          <w:rFonts w:ascii="Times New Roman" w:eastAsia="宋体" w:hAnsi="Times New Roman" w:cs="Times New Roman" w:hint="eastAsia"/>
          <w:color w:val="000000" w:themeColor="text1"/>
        </w:rPr>
        <w:t>。</w:t>
      </w:r>
    </w:p>
    <w:p w:rsidR="00443D44" w:rsidRPr="00196523" w:rsidRDefault="00484067"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rPr>
        <w:t>7</w:t>
      </w:r>
      <w:r w:rsidR="00443D44" w:rsidRPr="00196523">
        <w:rPr>
          <w:rFonts w:ascii="Times New Roman" w:eastAsia="宋体" w:hAnsi="Times New Roman" w:cs="Times New Roman"/>
          <w:color w:val="000000" w:themeColor="text1"/>
        </w:rPr>
        <w:t>．</w:t>
      </w:r>
      <w:r w:rsidR="00443D44" w:rsidRPr="00196523">
        <w:rPr>
          <w:rFonts w:ascii="Times New Roman" w:eastAsia="宋体" w:hAnsi="Times New Roman" w:cs="Times New Roman" w:hint="eastAsia"/>
          <w:color w:val="000000" w:themeColor="text1"/>
        </w:rPr>
        <w:t>下列选项中，定义抽象数据类型时不需要做的事情是</w:t>
      </w:r>
      <w:r w:rsidR="00F27B72" w:rsidRPr="00196523">
        <w:rPr>
          <w:rFonts w:ascii="Times New Roman" w:eastAsia="宋体" w:hAnsi="Times New Roman" w:cs="Times New Roman"/>
          <w:color w:val="000000" w:themeColor="text1"/>
        </w:rPr>
        <w:t>________</w:t>
      </w:r>
      <w:r w:rsidR="00443D44" w:rsidRPr="00196523">
        <w:rPr>
          <w:rFonts w:ascii="Times New Roman" w:eastAsia="宋体" w:hAnsi="Times New Roman" w:cs="Times New Roman" w:hint="eastAsia"/>
          <w:color w:val="000000" w:themeColor="text1"/>
        </w:rPr>
        <w:t>。</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kern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给出类型的名字</w:t>
      </w:r>
      <w:r w:rsidRPr="00196523">
        <w:rPr>
          <w:rFonts w:ascii="Times New Roman" w:eastAsia="宋体" w:hAnsi="Times New Roman" w:cs="Times New Roman"/>
          <w:color w:val="000000" w:themeColor="text1"/>
          <w:kern w:val="21"/>
        </w:rPr>
        <w:tab/>
      </w:r>
      <w:r w:rsidRPr="00196523">
        <w:rPr>
          <w:rFonts w:ascii="Times New Roman" w:eastAsia="宋体" w:hAnsi="Times New Roman" w:cs="Times New Roman"/>
          <w:color w:val="000000" w:themeColor="text1"/>
          <w:kern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定义类型上的操作</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kern w:val="21"/>
        </w:rPr>
        <w:lastRenderedPageBreak/>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实现类型上的操作</w:t>
      </w:r>
      <w:r w:rsidRPr="00196523">
        <w:rPr>
          <w:rFonts w:ascii="Times New Roman" w:eastAsia="宋体" w:hAnsi="Times New Roman" w:cs="Times New Roman"/>
          <w:color w:val="000000" w:themeColor="text1"/>
          <w:kern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用某种语言描述抽象数据类型</w:t>
      </w:r>
    </w:p>
    <w:p w:rsidR="0016609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75304D" w:rsidRPr="00196523">
        <w:rPr>
          <w:rFonts w:ascii="Times New Roman" w:eastAsia="宋体" w:hAnsi="Times New Roman" w:cs="Times New Roman" w:hint="eastAsia"/>
          <w:color w:val="000000" w:themeColor="text1"/>
        </w:rPr>
        <w:t>C</w:t>
      </w:r>
      <w:r w:rsidR="0075304D" w:rsidRPr="00196523">
        <w:rPr>
          <w:rFonts w:ascii="Times New Roman" w:eastAsia="宋体" w:hAnsi="Times New Roman" w:cs="Times New Roman" w:hint="eastAsia"/>
          <w:color w:val="000000" w:themeColor="text1"/>
        </w:rPr>
        <w:t>。</w:t>
      </w:r>
    </w:p>
    <w:p w:rsidR="0075304D" w:rsidRPr="00196523" w:rsidRDefault="0075304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定义抽象</w:t>
      </w:r>
      <w:r w:rsidR="00F079D3" w:rsidRPr="00196523">
        <w:rPr>
          <w:rFonts w:ascii="Times New Roman" w:eastAsia="宋体" w:hAnsi="Times New Roman" w:cs="Times New Roman" w:hint="eastAsia"/>
          <w:color w:val="000000" w:themeColor="text1"/>
        </w:rPr>
        <w:t>数据</w:t>
      </w:r>
      <w:r w:rsidRPr="00196523">
        <w:rPr>
          <w:rFonts w:ascii="Times New Roman" w:eastAsia="宋体" w:hAnsi="Times New Roman" w:cs="Times New Roman" w:hint="eastAsia"/>
          <w:color w:val="000000" w:themeColor="text1"/>
        </w:rPr>
        <w:t>类型时，需要</w:t>
      </w:r>
      <w:proofErr w:type="gramStart"/>
      <w:r w:rsidRPr="00196523">
        <w:rPr>
          <w:rFonts w:ascii="Times New Roman" w:eastAsia="宋体" w:hAnsi="Times New Roman" w:cs="Times New Roman" w:hint="eastAsia"/>
          <w:color w:val="000000" w:themeColor="text1"/>
        </w:rPr>
        <w:t>给类型</w:t>
      </w:r>
      <w:proofErr w:type="gramEnd"/>
      <w:r w:rsidRPr="00196523">
        <w:rPr>
          <w:rFonts w:ascii="Times New Roman" w:eastAsia="宋体" w:hAnsi="Times New Roman" w:cs="Times New Roman" w:hint="eastAsia"/>
          <w:color w:val="000000" w:themeColor="text1"/>
        </w:rPr>
        <w:t>命名</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A</w:t>
      </w:r>
      <w:r w:rsidR="008428AF" w:rsidRPr="00196523">
        <w:rPr>
          <w:rFonts w:ascii="Times New Roman" w:eastAsia="宋体" w:hAnsi="Times New Roman" w:cs="Times New Roman" w:hint="eastAsia"/>
          <w:color w:val="000000" w:themeColor="text1"/>
        </w:rPr>
        <w:t>）</w:t>
      </w:r>
      <w:r w:rsidR="00F079D3" w:rsidRPr="00196523">
        <w:rPr>
          <w:rFonts w:ascii="Times New Roman" w:eastAsia="宋体" w:hAnsi="Times New Roman" w:cs="Times New Roman" w:hint="eastAsia"/>
          <w:color w:val="000000" w:themeColor="text1"/>
        </w:rPr>
        <w:t>，需要指明相关的操作有哪些</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B</w:t>
      </w:r>
      <w:r w:rsidR="008428AF" w:rsidRPr="00196523">
        <w:rPr>
          <w:rFonts w:ascii="Times New Roman" w:eastAsia="宋体" w:hAnsi="Times New Roman" w:cs="Times New Roman" w:hint="eastAsia"/>
          <w:color w:val="000000" w:themeColor="text1"/>
        </w:rPr>
        <w:t>）</w:t>
      </w:r>
      <w:r w:rsidR="00F079D3" w:rsidRPr="00196523">
        <w:rPr>
          <w:rFonts w:ascii="Times New Roman" w:eastAsia="宋体" w:hAnsi="Times New Roman" w:cs="Times New Roman" w:hint="eastAsia"/>
          <w:color w:val="000000" w:themeColor="text1"/>
        </w:rPr>
        <w:t>，需要使用程序语言或是自然语言描述抽象数据类型</w:t>
      </w:r>
      <w:r w:rsidR="008428AF" w:rsidRPr="00196523">
        <w:rPr>
          <w:rFonts w:ascii="Times New Roman" w:eastAsia="宋体" w:hAnsi="Times New Roman" w:cs="Times New Roman" w:hint="eastAsia"/>
          <w:color w:val="000000" w:themeColor="text1"/>
        </w:rPr>
        <w:t>（选项</w:t>
      </w:r>
      <w:r w:rsidR="008428AF" w:rsidRPr="00196523">
        <w:rPr>
          <w:rFonts w:ascii="Times New Roman" w:eastAsia="宋体" w:hAnsi="Times New Roman" w:cs="Times New Roman" w:hint="eastAsia"/>
          <w:color w:val="000000" w:themeColor="text1"/>
        </w:rPr>
        <w:t>D</w:t>
      </w:r>
      <w:r w:rsidR="008428AF" w:rsidRPr="00196523">
        <w:rPr>
          <w:rFonts w:ascii="Times New Roman" w:eastAsia="宋体" w:hAnsi="Times New Roman" w:cs="Times New Roman" w:hint="eastAsia"/>
          <w:color w:val="000000" w:themeColor="text1"/>
        </w:rPr>
        <w:t>）</w:t>
      </w:r>
      <w:r w:rsidR="00F079D3" w:rsidRPr="00196523">
        <w:rPr>
          <w:rFonts w:ascii="Times New Roman" w:eastAsia="宋体" w:hAnsi="Times New Roman" w:cs="Times New Roman" w:hint="eastAsia"/>
          <w:color w:val="000000" w:themeColor="text1"/>
        </w:rPr>
        <w:t>。</w:t>
      </w:r>
      <w:r w:rsidR="00045E55" w:rsidRPr="00196523">
        <w:rPr>
          <w:rFonts w:ascii="Times New Roman" w:eastAsia="宋体" w:hAnsi="Times New Roman" w:cs="Times New Roman" w:hint="eastAsia"/>
          <w:color w:val="000000" w:themeColor="text1"/>
        </w:rPr>
        <w:t>在</w:t>
      </w:r>
      <w:r w:rsidR="00F079D3" w:rsidRPr="00196523">
        <w:rPr>
          <w:rFonts w:ascii="Times New Roman" w:eastAsia="宋体" w:hAnsi="Times New Roman" w:cs="Times New Roman" w:hint="eastAsia"/>
          <w:color w:val="000000" w:themeColor="text1"/>
        </w:rPr>
        <w:t>确定了存储结构之后才能</w:t>
      </w:r>
      <w:r w:rsidR="00045E55" w:rsidRPr="00196523">
        <w:rPr>
          <w:rFonts w:ascii="Times New Roman" w:eastAsia="宋体" w:hAnsi="Times New Roman" w:cs="Times New Roman" w:hint="eastAsia"/>
          <w:color w:val="000000" w:themeColor="text1"/>
        </w:rPr>
        <w:t>具体实现操作过程，</w:t>
      </w:r>
      <w:r w:rsidR="00F079D3" w:rsidRPr="00196523">
        <w:rPr>
          <w:rFonts w:ascii="Times New Roman" w:eastAsia="宋体" w:hAnsi="Times New Roman" w:cs="Times New Roman" w:hint="eastAsia"/>
          <w:color w:val="000000" w:themeColor="text1"/>
        </w:rPr>
        <w:t>所以在定义抽象数据类型阶段，不</w:t>
      </w:r>
      <w:r w:rsidR="00045E55" w:rsidRPr="00196523">
        <w:rPr>
          <w:rFonts w:ascii="Times New Roman" w:eastAsia="宋体" w:hAnsi="Times New Roman" w:cs="Times New Roman" w:hint="eastAsia"/>
          <w:color w:val="000000" w:themeColor="text1"/>
        </w:rPr>
        <w:t>涉及</w:t>
      </w:r>
      <w:r w:rsidR="00F079D3" w:rsidRPr="00196523">
        <w:rPr>
          <w:rFonts w:ascii="Times New Roman" w:eastAsia="宋体" w:hAnsi="Times New Roman" w:cs="Times New Roman" w:hint="eastAsia"/>
          <w:color w:val="000000" w:themeColor="text1"/>
        </w:rPr>
        <w:t>这些操作</w:t>
      </w:r>
      <w:r w:rsidR="00045E55" w:rsidRPr="00196523">
        <w:rPr>
          <w:rFonts w:ascii="Times New Roman" w:eastAsia="宋体" w:hAnsi="Times New Roman" w:cs="Times New Roman" w:hint="eastAsia"/>
          <w:color w:val="000000" w:themeColor="text1"/>
        </w:rPr>
        <w:t>的实现</w:t>
      </w:r>
      <w:r w:rsidR="00F079D3" w:rsidRPr="00196523">
        <w:rPr>
          <w:rFonts w:ascii="Times New Roman" w:eastAsia="宋体" w:hAnsi="Times New Roman" w:cs="Times New Roman" w:hint="eastAsia"/>
          <w:color w:val="000000" w:themeColor="text1"/>
        </w:rPr>
        <w:t>。</w:t>
      </w:r>
    </w:p>
    <w:p w:rsidR="00484067" w:rsidRPr="00C813BA" w:rsidRDefault="00484067" w:rsidP="00484067">
      <w:pPr>
        <w:ind w:left="297" w:hangingChars="150" w:hanging="297"/>
        <w:rPr>
          <w:rFonts w:ascii="Times New Roman" w:eastAsia="宋体" w:hAnsi="Times New Roman" w:cs="Times New Roman"/>
          <w:color w:val="000000"/>
          <w:szCs w:val="21"/>
        </w:rPr>
      </w:pPr>
      <w:r w:rsidRPr="00840AD3">
        <w:rPr>
          <w:rFonts w:ascii="Times New Roman" w:eastAsia="宋体" w:hAnsi="Times New Roman" w:cs="Times New Roman"/>
          <w:color w:val="000000"/>
          <w:spacing w:val="-6"/>
          <w:szCs w:val="21"/>
        </w:rPr>
        <w:t>8</w:t>
      </w:r>
      <w:r w:rsidRPr="00840AD3">
        <w:rPr>
          <w:rFonts w:ascii="Times New Roman" w:eastAsia="宋体" w:hAnsi="Times New Roman" w:cs="Times New Roman" w:hint="eastAsia"/>
          <w:color w:val="000000"/>
          <w:spacing w:val="-6"/>
          <w:szCs w:val="21"/>
        </w:rPr>
        <w:t>．下列算法的时间复杂度中，算法效率最低的是</w:t>
      </w:r>
      <w:r w:rsidRPr="00840AD3">
        <w:rPr>
          <w:rFonts w:ascii="Times New Roman" w:eastAsia="宋体" w:hAnsi="Times New Roman" w:cs="Times New Roman"/>
          <w:color w:val="000000"/>
          <w:spacing w:val="-6"/>
          <w:szCs w:val="21"/>
        </w:rPr>
        <w:t>________</w:t>
      </w:r>
      <w:r w:rsidRPr="00840AD3">
        <w:rPr>
          <w:rFonts w:ascii="Times New Roman" w:eastAsia="宋体" w:hAnsi="Times New Roman" w:cs="Times New Roman" w:hint="eastAsia"/>
          <w:color w:val="000000"/>
          <w:spacing w:val="-6"/>
          <w:szCs w:val="21"/>
        </w:rPr>
        <w:t>。</w:t>
      </w:r>
    </w:p>
    <w:p w:rsidR="00484067" w:rsidRPr="00C813BA" w:rsidRDefault="00484067" w:rsidP="00484067">
      <w:pPr>
        <w:tabs>
          <w:tab w:val="left" w:pos="2310"/>
          <w:tab w:val="left" w:pos="4200"/>
          <w:tab w:val="left" w:pos="6090"/>
        </w:tabs>
        <w:snapToGrid w:val="0"/>
        <w:ind w:firstLineChars="150" w:firstLine="315"/>
        <w:rPr>
          <w:rFonts w:ascii="Times New Roman" w:eastAsia="宋体" w:hAnsi="Times New Roman" w:cs="Times New Roman"/>
        </w:rPr>
      </w:pPr>
      <w:r w:rsidRPr="00C813BA">
        <w:rPr>
          <w:rFonts w:ascii="Times New Roman" w:eastAsia="宋体" w:hAnsi="Times New Roman" w:cs="Times New Roman"/>
          <w:color w:val="000000"/>
          <w:kern w:val="21"/>
        </w:rPr>
        <w:t>A</w:t>
      </w:r>
      <w:r w:rsidRPr="00C813BA">
        <w:rPr>
          <w:rFonts w:ascii="Times New Roman" w:eastAsia="宋体" w:hAnsi="Times New Roman" w:cs="Times New Roman"/>
          <w:color w:val="000000"/>
          <w:szCs w:val="21"/>
        </w:rPr>
        <w:t>．</w:t>
      </w:r>
      <w:r w:rsidRPr="00484067">
        <w:rPr>
          <w:rFonts w:ascii="Times New Roman" w:eastAsia="宋体" w:hAnsi="Times New Roman" w:cs="Times New Roman" w:hint="eastAsia"/>
          <w:i/>
          <w:color w:val="000000"/>
          <w:kern w:val="21"/>
        </w:rPr>
        <w:t>O</w:t>
      </w:r>
      <w:r w:rsidRPr="00754375">
        <w:rPr>
          <w:rFonts w:ascii="Times New Roman" w:eastAsia="宋体" w:hAnsi="Times New Roman" w:cs="Times New Roman"/>
          <w:color w:val="000000"/>
          <w:kern w:val="21"/>
        </w:rPr>
        <w:t>(</w:t>
      </w:r>
      <w:r w:rsidRPr="00754375">
        <w:rPr>
          <w:rFonts w:ascii="Times New Roman" w:eastAsia="宋体" w:hAnsi="Times New Roman" w:cs="Times New Roman" w:hint="eastAsia"/>
          <w:i/>
          <w:color w:val="000000"/>
          <w:kern w:val="21"/>
        </w:rPr>
        <w:t>n</w:t>
      </w:r>
      <w:r w:rsidRPr="00754375">
        <w:rPr>
          <w:rFonts w:ascii="Times New Roman" w:eastAsia="宋体" w:hAnsi="Times New Roman" w:cs="Times New Roman"/>
          <w:color w:val="000000"/>
          <w:kern w:val="21"/>
        </w:rPr>
        <w:t>)</w:t>
      </w:r>
      <w:r w:rsidRPr="00C813BA">
        <w:rPr>
          <w:rFonts w:ascii="Times New Roman" w:eastAsia="宋体" w:hAnsi="Times New Roman" w:cs="Times New Roman"/>
          <w:color w:val="000000"/>
          <w:kern w:val="21"/>
        </w:rPr>
        <w:tab/>
      </w:r>
      <w:r w:rsidRPr="00C813BA">
        <w:rPr>
          <w:rFonts w:ascii="Times New Roman" w:eastAsia="宋体" w:hAnsi="Times New Roman" w:cs="Times New Roman"/>
          <w:color w:val="000000" w:themeColor="text1"/>
          <w:kern w:val="21"/>
        </w:rPr>
        <w:t>B</w:t>
      </w:r>
      <w:r w:rsidRPr="00754375">
        <w:rPr>
          <w:rFonts w:ascii="Times New Roman" w:eastAsia="宋体" w:hAnsi="Times New Roman" w:cs="Times New Roman"/>
          <w:color w:val="000000"/>
          <w:kern w:val="21"/>
        </w:rPr>
        <w:t>．</w:t>
      </w:r>
      <w:r w:rsidRPr="00484067">
        <w:rPr>
          <w:rFonts w:ascii="Times New Roman" w:eastAsia="宋体" w:hAnsi="Times New Roman" w:cs="Times New Roman" w:hint="eastAsia"/>
          <w:i/>
          <w:color w:val="000000"/>
          <w:kern w:val="21"/>
        </w:rPr>
        <w:t>O</w:t>
      </w:r>
      <w:r w:rsidRPr="00754375">
        <w:rPr>
          <w:rFonts w:ascii="Times New Roman" w:eastAsia="宋体" w:hAnsi="Times New Roman" w:cs="Times New Roman"/>
          <w:color w:val="000000"/>
          <w:kern w:val="21"/>
        </w:rPr>
        <w:t>(</w:t>
      </w:r>
      <w:r w:rsidRPr="00754375">
        <w:rPr>
          <w:rFonts w:ascii="Times New Roman" w:eastAsia="宋体" w:hAnsi="Times New Roman" w:cs="Times New Roman"/>
          <w:i/>
          <w:color w:val="000000"/>
          <w:kern w:val="21"/>
        </w:rPr>
        <w:t>n</w:t>
      </w:r>
      <w:r w:rsidRPr="00CC7277">
        <w:rPr>
          <w:rFonts w:ascii="宋体" w:hAnsi="宋体"/>
          <w:vertAlign w:val="superscript"/>
        </w:rPr>
        <w:t>2</w:t>
      </w:r>
      <w:r w:rsidRPr="00754375">
        <w:rPr>
          <w:rFonts w:ascii="Times New Roman" w:eastAsia="宋体" w:hAnsi="Times New Roman" w:cs="Times New Roman"/>
          <w:color w:val="000000"/>
          <w:kern w:val="21"/>
        </w:rPr>
        <w:t>)</w:t>
      </w:r>
      <w:r>
        <w:rPr>
          <w:rFonts w:ascii="宋体" w:hAnsi="宋体"/>
        </w:rPr>
        <w:tab/>
      </w:r>
      <w:r w:rsidRPr="00FE22BB">
        <w:rPr>
          <w:rFonts w:ascii="Times New Roman" w:eastAsia="宋体" w:hAnsi="Times New Roman" w:cs="Times New Roman"/>
          <w:color w:val="000000"/>
          <w:kern w:val="21"/>
        </w:rPr>
        <w:t>C</w:t>
      </w:r>
      <w:r w:rsidRPr="00FE22BB">
        <w:rPr>
          <w:rFonts w:ascii="Times New Roman" w:eastAsia="宋体" w:hAnsi="Times New Roman" w:cs="Times New Roman"/>
          <w:color w:val="000000"/>
          <w:szCs w:val="21"/>
        </w:rPr>
        <w:t>．</w:t>
      </w:r>
      <w:r w:rsidRPr="00484067">
        <w:rPr>
          <w:rFonts w:ascii="Times New Roman" w:eastAsia="宋体" w:hAnsi="Times New Roman" w:cs="Times New Roman" w:hint="eastAsia"/>
          <w:i/>
          <w:color w:val="000000"/>
          <w:kern w:val="21"/>
        </w:rPr>
        <w:t>O</w:t>
      </w:r>
      <w:r w:rsidRPr="00754375">
        <w:rPr>
          <w:rFonts w:ascii="Times New Roman" w:eastAsia="宋体" w:hAnsi="Times New Roman" w:cs="Times New Roman"/>
          <w:color w:val="000000"/>
          <w:kern w:val="21"/>
        </w:rPr>
        <w:t>(</w:t>
      </w:r>
      <w:r w:rsidRPr="00754375">
        <w:rPr>
          <w:rFonts w:ascii="Times New Roman" w:eastAsia="宋体" w:hAnsi="Times New Roman" w:cs="Times New Roman"/>
          <w:i/>
          <w:color w:val="000000"/>
          <w:kern w:val="21"/>
        </w:rPr>
        <w:t>2</w:t>
      </w:r>
      <w:r w:rsidRPr="00FE22BB">
        <w:rPr>
          <w:rFonts w:ascii="宋体" w:hAnsi="宋体"/>
          <w:vertAlign w:val="superscript"/>
        </w:rPr>
        <w:t>n</w:t>
      </w:r>
      <w:r w:rsidRPr="00754375">
        <w:rPr>
          <w:rFonts w:ascii="宋体" w:hAnsi="宋体"/>
        </w:rPr>
        <w:t>)</w:t>
      </w:r>
      <w:r w:rsidRPr="00C813BA">
        <w:rPr>
          <w:rFonts w:ascii="Times New Roman" w:eastAsia="宋体" w:hAnsi="Times New Roman" w:cs="Times New Roman"/>
          <w:color w:val="000000"/>
          <w:kern w:val="21"/>
        </w:rPr>
        <w:tab/>
        <w:t>D</w:t>
      </w:r>
      <w:r w:rsidRPr="00C813BA">
        <w:rPr>
          <w:rFonts w:ascii="Times New Roman" w:eastAsia="宋体" w:hAnsi="Times New Roman" w:cs="Times New Roman"/>
          <w:color w:val="000000"/>
          <w:szCs w:val="21"/>
        </w:rPr>
        <w:t>．</w:t>
      </w:r>
      <w:proofErr w:type="gramStart"/>
      <w:r w:rsidRPr="00484067">
        <w:rPr>
          <w:rFonts w:ascii="Times New Roman" w:eastAsia="宋体" w:hAnsi="Times New Roman" w:cs="Times New Roman" w:hint="eastAsia"/>
          <w:i/>
          <w:color w:val="000000"/>
          <w:kern w:val="21"/>
        </w:rPr>
        <w:t>O</w:t>
      </w:r>
      <w:r w:rsidRPr="00754375">
        <w:rPr>
          <w:rFonts w:ascii="Times New Roman" w:eastAsia="宋体" w:hAnsi="Times New Roman" w:cs="Times New Roman"/>
          <w:color w:val="000000"/>
          <w:kern w:val="21"/>
        </w:rPr>
        <w:t>(</w:t>
      </w:r>
      <w:proofErr w:type="gramEnd"/>
      <w:r w:rsidRPr="00754375">
        <w:rPr>
          <w:rFonts w:ascii="Times New Roman" w:eastAsia="宋体" w:hAnsi="Times New Roman" w:cs="Times New Roman"/>
          <w:color w:val="000000"/>
          <w:kern w:val="21"/>
        </w:rPr>
        <w:t xml:space="preserve">log </w:t>
      </w:r>
      <w:r w:rsidRPr="00754375">
        <w:rPr>
          <w:rFonts w:ascii="Times New Roman" w:eastAsia="宋体" w:hAnsi="Times New Roman" w:cs="Times New Roman"/>
          <w:i/>
          <w:color w:val="000000"/>
          <w:kern w:val="21"/>
        </w:rPr>
        <w:t>n</w:t>
      </w:r>
      <w:r w:rsidRPr="00754375">
        <w:rPr>
          <w:rFonts w:ascii="Times New Roman" w:eastAsia="宋体" w:hAnsi="Times New Roman" w:cs="Times New Roman"/>
          <w:color w:val="000000"/>
          <w:kern w:val="21"/>
        </w:rPr>
        <w:t>)</w:t>
      </w:r>
    </w:p>
    <w:p w:rsidR="00484067" w:rsidRDefault="00484067" w:rsidP="00484067">
      <w:pPr>
        <w:ind w:left="315" w:hangingChars="150" w:hanging="315"/>
        <w:rPr>
          <w:rFonts w:ascii="Times New Roman" w:eastAsia="宋体" w:hAnsi="Times New Roman" w:cs="Times New Roman"/>
          <w:noProof/>
        </w:rPr>
      </w:pPr>
      <w:r>
        <w:rPr>
          <w:rFonts w:ascii="Times New Roman" w:eastAsia="宋体" w:hAnsi="Times New Roman" w:cs="Times New Roman" w:hint="eastAsia"/>
          <w:noProof/>
        </w:rPr>
        <w:t>答案：</w:t>
      </w:r>
      <w:r>
        <w:rPr>
          <w:rFonts w:ascii="Times New Roman" w:eastAsia="宋体" w:hAnsi="Times New Roman" w:cs="Times New Roman" w:hint="eastAsia"/>
          <w:noProof/>
        </w:rPr>
        <w:t>C</w:t>
      </w:r>
    </w:p>
    <w:p w:rsidR="00484067" w:rsidRPr="00FE22BB" w:rsidRDefault="00484067" w:rsidP="00484067">
      <w:pPr>
        <w:pStyle w:val="a3"/>
        <w:spacing w:line="240" w:lineRule="auto"/>
        <w:ind w:firstLine="420"/>
        <w:rPr>
          <w:rFonts w:ascii="Times New Roman" w:eastAsia="宋体" w:hAnsi="Times New Roman" w:cs="Times New Roman"/>
          <w:noProof/>
        </w:rPr>
      </w:pPr>
      <w:r>
        <w:rPr>
          <w:rFonts w:ascii="Times New Roman" w:eastAsia="宋体" w:hAnsi="Times New Roman" w:cs="Times New Roman" w:hint="eastAsia"/>
          <w:noProof/>
        </w:rPr>
        <w:t>基本</w:t>
      </w:r>
      <w:r w:rsidRPr="00754375">
        <w:rPr>
          <w:rFonts w:ascii="Times New Roman" w:eastAsia="宋体" w:hAnsi="Times New Roman" w:cs="Times New Roman" w:hint="eastAsia"/>
          <w:color w:val="000000"/>
        </w:rPr>
        <w:t>概念</w:t>
      </w:r>
      <w:r>
        <w:rPr>
          <w:rFonts w:ascii="Times New Roman" w:eastAsia="宋体" w:hAnsi="Times New Roman" w:cs="Times New Roman" w:hint="eastAsia"/>
          <w:noProof/>
        </w:rPr>
        <w:t>。一般而言，算法的效率用算法时间复杂度进行衡量，算法效率从高到低依次是：常数阶</w:t>
      </w:r>
      <w:r w:rsidRPr="00484067">
        <w:rPr>
          <w:rFonts w:ascii="Times New Roman" w:eastAsia="宋体" w:hAnsi="Times New Roman" w:cs="Times New Roman"/>
          <w:i/>
          <w:noProof/>
        </w:rPr>
        <w:t>O</w:t>
      </w:r>
      <w:r>
        <w:rPr>
          <w:rFonts w:ascii="Times New Roman" w:eastAsia="宋体" w:hAnsi="Times New Roman" w:cs="Times New Roman"/>
          <w:noProof/>
        </w:rPr>
        <w:t>(1)</w:t>
      </w:r>
      <w:r>
        <w:rPr>
          <w:rFonts w:ascii="Times New Roman" w:eastAsia="宋体" w:hAnsi="Times New Roman" w:cs="Times New Roman" w:hint="eastAsia"/>
          <w:noProof/>
        </w:rPr>
        <w:t>，对数阶</w:t>
      </w:r>
      <w:r w:rsidRPr="00484067">
        <w:rPr>
          <w:rFonts w:ascii="Times New Roman" w:eastAsia="宋体" w:hAnsi="Times New Roman" w:cs="Times New Roman"/>
          <w:i/>
          <w:noProof/>
        </w:rPr>
        <w:t>O</w:t>
      </w:r>
      <w:r>
        <w:rPr>
          <w:rFonts w:ascii="Times New Roman" w:eastAsia="宋体" w:hAnsi="Times New Roman" w:cs="Times New Roman"/>
          <w:noProof/>
        </w:rPr>
        <w:t>(log</w:t>
      </w:r>
      <w:r w:rsidRPr="00754375">
        <w:rPr>
          <w:rFonts w:ascii="Times New Roman" w:eastAsia="宋体" w:hAnsi="Times New Roman" w:cs="Times New Roman"/>
          <w:i/>
          <w:noProof/>
        </w:rPr>
        <w:t>n</w:t>
      </w:r>
      <w:r>
        <w:rPr>
          <w:rFonts w:ascii="Times New Roman" w:eastAsia="宋体" w:hAnsi="Times New Roman" w:cs="Times New Roman"/>
          <w:noProof/>
        </w:rPr>
        <w:t>)</w:t>
      </w:r>
      <w:r>
        <w:rPr>
          <w:rFonts w:ascii="Times New Roman" w:eastAsia="宋体" w:hAnsi="Times New Roman" w:cs="Times New Roman" w:hint="eastAsia"/>
          <w:noProof/>
        </w:rPr>
        <w:t>，线性阶</w:t>
      </w:r>
      <w:r w:rsidRPr="00484067">
        <w:rPr>
          <w:rFonts w:ascii="Times New Roman" w:eastAsia="宋体" w:hAnsi="Times New Roman" w:cs="Times New Roman"/>
          <w:i/>
          <w:noProof/>
        </w:rPr>
        <w:t>O</w:t>
      </w:r>
      <w:r>
        <w:rPr>
          <w:rFonts w:ascii="Times New Roman" w:eastAsia="宋体" w:hAnsi="Times New Roman" w:cs="Times New Roman"/>
          <w:noProof/>
        </w:rPr>
        <w:t>(</w:t>
      </w:r>
      <w:r w:rsidRPr="00754375">
        <w:rPr>
          <w:rFonts w:ascii="Times New Roman" w:eastAsia="宋体" w:hAnsi="Times New Roman" w:cs="Times New Roman"/>
          <w:i/>
          <w:noProof/>
        </w:rPr>
        <w:t>n</w:t>
      </w:r>
      <w:r>
        <w:rPr>
          <w:rFonts w:ascii="Times New Roman" w:eastAsia="宋体" w:hAnsi="Times New Roman" w:cs="Times New Roman"/>
          <w:noProof/>
        </w:rPr>
        <w:t>)</w:t>
      </w:r>
      <w:r>
        <w:rPr>
          <w:rFonts w:ascii="Times New Roman" w:eastAsia="宋体" w:hAnsi="Times New Roman" w:cs="Times New Roman" w:hint="eastAsia"/>
          <w:noProof/>
        </w:rPr>
        <w:t>，线性对数阶</w:t>
      </w:r>
      <w:r w:rsidRPr="00484067">
        <w:rPr>
          <w:rFonts w:ascii="Times New Roman" w:eastAsia="宋体" w:hAnsi="Times New Roman" w:cs="Times New Roman"/>
          <w:i/>
          <w:noProof/>
        </w:rPr>
        <w:t>O</w:t>
      </w:r>
      <w:r>
        <w:rPr>
          <w:rFonts w:ascii="Times New Roman" w:eastAsia="宋体" w:hAnsi="Times New Roman" w:cs="Times New Roman"/>
          <w:noProof/>
        </w:rPr>
        <w:t>(</w:t>
      </w:r>
      <w:r w:rsidRPr="00754375">
        <w:rPr>
          <w:rFonts w:ascii="Times New Roman" w:eastAsia="宋体" w:hAnsi="Times New Roman" w:cs="Times New Roman" w:hint="eastAsia"/>
          <w:i/>
          <w:noProof/>
        </w:rPr>
        <w:t>n</w:t>
      </w:r>
      <w:r>
        <w:rPr>
          <w:rFonts w:ascii="Times New Roman" w:eastAsia="宋体" w:hAnsi="Times New Roman" w:cs="Times New Roman"/>
          <w:noProof/>
        </w:rPr>
        <w:t>log</w:t>
      </w:r>
      <w:r w:rsidRPr="00754375">
        <w:rPr>
          <w:rFonts w:ascii="Times New Roman" w:eastAsia="宋体" w:hAnsi="Times New Roman" w:cs="Times New Roman"/>
          <w:i/>
          <w:noProof/>
        </w:rPr>
        <w:t>n</w:t>
      </w:r>
      <w:r>
        <w:rPr>
          <w:rFonts w:ascii="Times New Roman" w:eastAsia="宋体" w:hAnsi="Times New Roman" w:cs="Times New Roman"/>
          <w:noProof/>
        </w:rPr>
        <w:t>)</w:t>
      </w:r>
      <w:r>
        <w:rPr>
          <w:rFonts w:ascii="Times New Roman" w:eastAsia="宋体" w:hAnsi="Times New Roman" w:cs="Times New Roman" w:hint="eastAsia"/>
          <w:noProof/>
        </w:rPr>
        <w:t>，多项式阶</w:t>
      </w:r>
      <w:r w:rsidRPr="00484067">
        <w:rPr>
          <w:rFonts w:ascii="Times New Roman" w:eastAsia="宋体" w:hAnsi="Times New Roman" w:cs="Times New Roman" w:hint="eastAsia"/>
          <w:i/>
          <w:noProof/>
        </w:rPr>
        <w:t>O</w:t>
      </w:r>
      <w:r>
        <w:rPr>
          <w:rFonts w:ascii="Times New Roman" w:eastAsia="宋体" w:hAnsi="Times New Roman" w:cs="Times New Roman"/>
          <w:noProof/>
        </w:rPr>
        <w:t>(</w:t>
      </w:r>
      <w:r w:rsidRPr="00754375">
        <w:rPr>
          <w:rFonts w:ascii="Times New Roman" w:eastAsia="宋体" w:hAnsi="Times New Roman" w:cs="Times New Roman" w:hint="eastAsia"/>
          <w:i/>
          <w:noProof/>
        </w:rPr>
        <w:t>n</w:t>
      </w:r>
      <w:r w:rsidRPr="00CC7277">
        <w:rPr>
          <w:rFonts w:ascii="宋体" w:hAnsi="宋体"/>
          <w:vertAlign w:val="superscript"/>
        </w:rPr>
        <w:t>2</w:t>
      </w:r>
      <w:r>
        <w:rPr>
          <w:rFonts w:ascii="Times New Roman" w:eastAsia="宋体" w:hAnsi="Times New Roman" w:cs="Times New Roman"/>
          <w:noProof/>
        </w:rPr>
        <w:t>)</w:t>
      </w:r>
      <w:r>
        <w:rPr>
          <w:rFonts w:ascii="Times New Roman" w:eastAsia="宋体" w:hAnsi="Times New Roman" w:cs="Times New Roman" w:hint="eastAsia"/>
          <w:noProof/>
        </w:rPr>
        <w:t>，指数阶</w:t>
      </w:r>
      <w:r w:rsidRPr="00484067">
        <w:rPr>
          <w:rFonts w:ascii="Times New Roman" w:eastAsia="宋体" w:hAnsi="Times New Roman" w:cs="Times New Roman" w:hint="eastAsia"/>
          <w:i/>
          <w:noProof/>
        </w:rPr>
        <w:t>O</w:t>
      </w:r>
      <w:r w:rsidRPr="00754375">
        <w:rPr>
          <w:rFonts w:ascii="Times New Roman" w:eastAsia="宋体" w:hAnsi="Times New Roman" w:cs="Times New Roman"/>
          <w:noProof/>
        </w:rPr>
        <w:t>(2</w:t>
      </w:r>
      <w:r w:rsidRPr="00FE22BB">
        <w:rPr>
          <w:rFonts w:ascii="宋体" w:hAnsi="宋体"/>
          <w:vertAlign w:val="superscript"/>
        </w:rPr>
        <w:t>n</w:t>
      </w:r>
      <w:r w:rsidRPr="00754375">
        <w:rPr>
          <w:rFonts w:ascii="Times New Roman" w:eastAsia="宋体" w:hAnsi="Times New Roman" w:cs="Times New Roman"/>
          <w:noProof/>
        </w:rPr>
        <w:t>)</w:t>
      </w:r>
      <w:r>
        <w:rPr>
          <w:rFonts w:ascii="宋体" w:hAnsi="宋体" w:hint="eastAsia"/>
        </w:rPr>
        <w:t>。</w:t>
      </w:r>
    </w:p>
    <w:p w:rsidR="00443D44" w:rsidRPr="00196523" w:rsidRDefault="00484067"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9</w:t>
      </w:r>
      <w:r w:rsidR="00443D44" w:rsidRPr="00196523">
        <w:rPr>
          <w:rFonts w:ascii="Times New Roman" w:eastAsia="宋体" w:hAnsi="Times New Roman" w:cs="Times New Roman"/>
          <w:color w:val="000000" w:themeColor="text1"/>
          <w:szCs w:val="21"/>
        </w:rPr>
        <w:t>．</w:t>
      </w:r>
      <w:r w:rsidR="00443D44" w:rsidRPr="00196523">
        <w:rPr>
          <w:rFonts w:ascii="Times New Roman" w:eastAsia="宋体" w:hAnsi="Times New Roman" w:cs="Times New Roman"/>
          <w:color w:val="000000" w:themeColor="text1"/>
          <w:spacing w:val="-6"/>
          <w:szCs w:val="21"/>
        </w:rPr>
        <w:t>设</w:t>
      </w:r>
      <w:r w:rsidR="00443D44" w:rsidRPr="00196523">
        <w:rPr>
          <w:rFonts w:ascii="Times New Roman" w:eastAsia="宋体" w:hAnsi="Times New Roman" w:cs="Times New Roman"/>
          <w:i/>
          <w:color w:val="000000" w:themeColor="text1"/>
          <w:spacing w:val="-6"/>
          <w:szCs w:val="21"/>
        </w:rPr>
        <w:t>n</w:t>
      </w:r>
      <w:r w:rsidR="00443D44" w:rsidRPr="00196523">
        <w:rPr>
          <w:rFonts w:ascii="Times New Roman" w:eastAsia="宋体" w:hAnsi="Times New Roman" w:cs="Times New Roman"/>
          <w:color w:val="000000" w:themeColor="text1"/>
          <w:spacing w:val="-6"/>
          <w:szCs w:val="21"/>
        </w:rPr>
        <w:t>是描述问题</w:t>
      </w:r>
      <w:r w:rsidR="00443D44" w:rsidRPr="00196523">
        <w:rPr>
          <w:rFonts w:ascii="Times New Roman" w:eastAsia="宋体" w:hAnsi="Times New Roman" w:cs="Times New Roman" w:hint="eastAsia"/>
          <w:color w:val="000000" w:themeColor="text1"/>
          <w:spacing w:val="-6"/>
          <w:szCs w:val="21"/>
        </w:rPr>
        <w:t>规模</w:t>
      </w:r>
      <w:r w:rsidR="00443D44" w:rsidRPr="00196523">
        <w:rPr>
          <w:rFonts w:ascii="Times New Roman" w:eastAsia="宋体" w:hAnsi="Times New Roman" w:cs="Times New Roman"/>
          <w:color w:val="000000" w:themeColor="text1"/>
          <w:spacing w:val="-6"/>
          <w:szCs w:val="21"/>
        </w:rPr>
        <w:t>的非负整数，下面程序片段的时间复杂度是</w:t>
      </w:r>
      <w:r w:rsidR="00443D44" w:rsidRPr="00196523">
        <w:rPr>
          <w:rFonts w:ascii="Times New Roman" w:eastAsia="宋体" w:hAnsi="Times New Roman" w:cs="Times New Roman"/>
          <w:color w:val="000000" w:themeColor="text1"/>
          <w:szCs w:val="21"/>
        </w:rPr>
        <w:t>________</w:t>
      </w:r>
      <w:r w:rsidR="00443D44" w:rsidRPr="00196523">
        <w:rPr>
          <w:rFonts w:ascii="Times New Roman" w:eastAsia="宋体" w:hAnsi="Times New Roman" w:cs="Times New Roman"/>
          <w:color w:val="000000" w:themeColor="text1"/>
          <w:szCs w:val="21"/>
        </w:rPr>
        <w:t>。</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x=2;</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while(x&lt;n/2)</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x=2*x;</w:t>
      </w:r>
    </w:p>
    <w:p w:rsidR="00443D44" w:rsidRPr="00196523" w:rsidRDefault="00443D44"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(log</w:t>
      </w:r>
      <w:r w:rsidRPr="00196523">
        <w:rPr>
          <w:rFonts w:ascii="Times New Roman" w:eastAsia="宋体" w:hAnsi="Times New Roman" w:cs="Times New Roman"/>
          <w:color w:val="000000" w:themeColor="text1"/>
          <w:szCs w:val="21"/>
          <w:vertAlign w:val="subscript"/>
        </w:rPr>
        <w:t>2</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 xml:space="preserve"> log</w:t>
      </w:r>
      <w:r w:rsidRPr="00196523">
        <w:rPr>
          <w:rFonts w:ascii="Times New Roman" w:eastAsia="宋体" w:hAnsi="Times New Roman" w:cs="Times New Roman"/>
          <w:color w:val="000000" w:themeColor="text1"/>
          <w:szCs w:val="21"/>
          <w:vertAlign w:val="subscript"/>
        </w:rPr>
        <w:t>2</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perscript"/>
        </w:rPr>
        <w:t>2</w:t>
      </w:r>
      <w:r w:rsidRPr="00196523">
        <w:rPr>
          <w:rFonts w:ascii="Times New Roman" w:eastAsia="宋体" w:hAnsi="Times New Roman" w:cs="Times New Roman"/>
          <w:color w:val="000000" w:themeColor="text1"/>
          <w:szCs w:val="21"/>
        </w:rPr>
        <w:t xml:space="preserve">) </w:t>
      </w:r>
    </w:p>
    <w:p w:rsidR="00166091"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F079D3" w:rsidRPr="00196523">
        <w:rPr>
          <w:rFonts w:ascii="Times New Roman" w:eastAsia="宋体" w:hAnsi="Times New Roman" w:cs="Times New Roman" w:hint="eastAsia"/>
          <w:color w:val="000000" w:themeColor="text1"/>
        </w:rPr>
        <w:t>A</w:t>
      </w:r>
      <w:r w:rsidR="00F079D3" w:rsidRPr="00196523">
        <w:rPr>
          <w:rFonts w:ascii="Times New Roman" w:eastAsia="宋体" w:hAnsi="Times New Roman" w:cs="Times New Roman" w:hint="eastAsia"/>
          <w:color w:val="000000" w:themeColor="text1"/>
        </w:rPr>
        <w:t>。</w:t>
      </w:r>
    </w:p>
    <w:p w:rsidR="00F079D3" w:rsidRPr="00196523" w:rsidRDefault="00F079D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是输入规模。</w:t>
      </w:r>
      <w:r w:rsidRPr="00196523">
        <w:rPr>
          <w:rFonts w:ascii="Times New Roman" w:eastAsia="宋体" w:hAnsi="Times New Roman" w:cs="Times New Roman" w:hint="eastAsia"/>
          <w:color w:val="000000" w:themeColor="text1"/>
        </w:rPr>
        <w:t>x</w:t>
      </w:r>
      <w:r w:rsidRPr="00196523">
        <w:rPr>
          <w:rFonts w:ascii="Times New Roman" w:eastAsia="宋体" w:hAnsi="Times New Roman" w:cs="Times New Roman" w:hint="eastAsia"/>
          <w:color w:val="000000" w:themeColor="text1"/>
        </w:rPr>
        <w:t>从</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开始，每次倍增，</w:t>
      </w:r>
      <w:r w:rsidR="00300988" w:rsidRPr="00196523">
        <w:rPr>
          <w:rFonts w:ascii="Times New Roman" w:eastAsia="宋体" w:hAnsi="Times New Roman" w:cs="Times New Roman" w:hint="eastAsia"/>
          <w:color w:val="000000" w:themeColor="text1"/>
        </w:rPr>
        <w:t>达到或超过</w:t>
      </w:r>
      <w:r w:rsidR="00300988" w:rsidRPr="00196523">
        <w:rPr>
          <w:rFonts w:ascii="Times New Roman" w:eastAsia="宋体" w:hAnsi="Times New Roman" w:cs="Times New Roman" w:hint="eastAsia"/>
          <w:color w:val="000000" w:themeColor="text1"/>
        </w:rPr>
        <w:t>n/2</w:t>
      </w:r>
      <w:r w:rsidR="00300988" w:rsidRPr="00196523">
        <w:rPr>
          <w:rFonts w:ascii="Times New Roman" w:eastAsia="宋体" w:hAnsi="Times New Roman" w:cs="Times New Roman" w:hint="eastAsia"/>
          <w:color w:val="000000" w:themeColor="text1"/>
        </w:rPr>
        <w:t>时倍增的次数与</w:t>
      </w:r>
      <w:r w:rsidR="00300988" w:rsidRPr="00196523">
        <w:rPr>
          <w:rFonts w:ascii="Times New Roman" w:eastAsia="宋体" w:hAnsi="Times New Roman" w:cs="Times New Roman" w:hint="eastAsia"/>
          <w:color w:val="000000" w:themeColor="text1"/>
        </w:rPr>
        <w:t>l</w:t>
      </w:r>
      <w:r w:rsidR="00300988" w:rsidRPr="00196523">
        <w:rPr>
          <w:rFonts w:ascii="Times New Roman" w:eastAsia="宋体" w:hAnsi="Times New Roman" w:cs="Times New Roman"/>
          <w:color w:val="000000" w:themeColor="text1"/>
        </w:rPr>
        <w:t>og</w:t>
      </w:r>
      <w:r w:rsidR="00300988" w:rsidRPr="00196523">
        <w:rPr>
          <w:rFonts w:ascii="Times New Roman" w:eastAsia="宋体" w:hAnsi="Times New Roman" w:cs="Times New Roman"/>
          <w:color w:val="000000" w:themeColor="text1"/>
          <w:vertAlign w:val="subscript"/>
        </w:rPr>
        <w:t>2</w:t>
      </w:r>
      <w:r w:rsidR="00300988" w:rsidRPr="00196523">
        <w:rPr>
          <w:rFonts w:ascii="Times New Roman" w:eastAsia="宋体" w:hAnsi="Times New Roman" w:cs="Times New Roman"/>
          <w:i/>
          <w:color w:val="000000" w:themeColor="text1"/>
        </w:rPr>
        <w:t>n</w:t>
      </w:r>
      <w:r w:rsidR="00300988" w:rsidRPr="00196523">
        <w:rPr>
          <w:rFonts w:ascii="Times New Roman" w:eastAsia="宋体" w:hAnsi="Times New Roman" w:cs="Times New Roman" w:hint="eastAsia"/>
          <w:color w:val="000000" w:themeColor="text1"/>
        </w:rPr>
        <w:t>的大小相当。</w:t>
      </w:r>
    </w:p>
    <w:p w:rsidR="00443D44" w:rsidRPr="00196523" w:rsidRDefault="00484067"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rPr>
        <w:t>10</w:t>
      </w:r>
      <w:r w:rsidR="00443D44" w:rsidRPr="00196523">
        <w:rPr>
          <w:rFonts w:ascii="Times New Roman" w:eastAsia="宋体" w:hAnsi="Times New Roman" w:cs="Times New Roman"/>
          <w:color w:val="000000" w:themeColor="text1"/>
        </w:rPr>
        <w:t>．设</w:t>
      </w:r>
      <w:r w:rsidR="00443D44" w:rsidRPr="00196523">
        <w:rPr>
          <w:rFonts w:ascii="Times New Roman" w:eastAsia="宋体" w:hAnsi="Times New Roman" w:cs="Times New Roman"/>
          <w:i/>
          <w:color w:val="000000" w:themeColor="text1"/>
        </w:rPr>
        <w:t>n</w:t>
      </w:r>
      <w:r w:rsidR="00443D44" w:rsidRPr="00196523">
        <w:rPr>
          <w:rFonts w:ascii="Times New Roman" w:eastAsia="宋体" w:hAnsi="Times New Roman" w:cs="Times New Roman"/>
          <w:color w:val="000000" w:themeColor="text1"/>
        </w:rPr>
        <w:t>是描述问题规模的非负整数，下列程序片段的时间复杂度是</w:t>
      </w:r>
      <w:r w:rsidR="00443D44" w:rsidRPr="00196523">
        <w:rPr>
          <w:rFonts w:ascii="Times New Roman" w:eastAsia="宋体" w:hAnsi="Times New Roman" w:cs="Times New Roman"/>
          <w:color w:val="000000" w:themeColor="text1"/>
          <w:szCs w:val="21"/>
        </w:rPr>
        <w:t>________</w:t>
      </w:r>
      <w:r w:rsidR="00443D44" w:rsidRPr="00196523">
        <w:rPr>
          <w:rFonts w:ascii="Times New Roman" w:eastAsia="宋体" w:hAnsi="Times New Roman" w:cs="Times New Roman"/>
          <w:color w:val="000000" w:themeColor="text1"/>
          <w:szCs w:val="21"/>
        </w:rPr>
        <w:t>。</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x=</w:t>
      </w:r>
      <w:r w:rsidR="00144816" w:rsidRPr="00196523">
        <w:rPr>
          <w:rFonts w:ascii="Courier New" w:eastAsia="宋体" w:hAnsi="Courier New" w:cs="Courier New" w:hint="eastAsia"/>
          <w:color w:val="000000" w:themeColor="text1"/>
        </w:rPr>
        <w:t>1</w:t>
      </w:r>
      <w:r w:rsidRPr="00196523">
        <w:rPr>
          <w:rFonts w:ascii="Courier New" w:eastAsia="宋体" w:hAnsi="Courier New" w:cs="Courier New"/>
          <w:color w:val="000000" w:themeColor="text1"/>
        </w:rPr>
        <w:t>;</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while(n&gt;=(x+</w:t>
      </w:r>
      <w:proofErr w:type="gramStart"/>
      <w:r w:rsidRPr="00196523">
        <w:rPr>
          <w:rFonts w:ascii="Courier New" w:eastAsia="宋体" w:hAnsi="Courier New" w:cs="Courier New"/>
          <w:color w:val="000000" w:themeColor="text1"/>
        </w:rPr>
        <w:t>1)*</w:t>
      </w:r>
      <w:proofErr w:type="gramEnd"/>
      <w:r w:rsidRPr="00196523">
        <w:rPr>
          <w:rFonts w:ascii="Courier New" w:eastAsia="宋体" w:hAnsi="Courier New" w:cs="Courier New"/>
          <w:color w:val="000000" w:themeColor="text1"/>
        </w:rPr>
        <w:t>(x+1))</w:t>
      </w:r>
    </w:p>
    <w:p w:rsidR="00443D44" w:rsidRPr="00196523" w:rsidRDefault="00443D44"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x=x</w:t>
      </w:r>
      <w:r w:rsidR="006B1A16" w:rsidRPr="00196523">
        <w:rPr>
          <w:rFonts w:ascii="Courier New" w:eastAsia="宋体" w:hAnsi="Courier New" w:cs="Courier New" w:hint="eastAsia"/>
          <w:color w:val="000000" w:themeColor="text1"/>
        </w:rPr>
        <w:t>+1</w:t>
      </w:r>
      <w:r w:rsidRPr="00196523">
        <w:rPr>
          <w:rFonts w:ascii="Courier New" w:eastAsia="宋体" w:hAnsi="Courier New" w:cs="Courier New"/>
          <w:color w:val="000000" w:themeColor="text1"/>
        </w:rPr>
        <w:t>;</w:t>
      </w:r>
      <w:r w:rsidR="00887559" w:rsidRPr="00196523">
        <w:rPr>
          <w:rFonts w:ascii="Times New Roman" w:hAnsi="Times New Roman" w:cs="Times New Roman"/>
          <w:i/>
          <w:color w:val="000000" w:themeColor="text1"/>
        </w:rPr>
        <w:t xml:space="preserve"> </w:t>
      </w:r>
    </w:p>
    <w:p w:rsidR="00443D44" w:rsidRPr="00196523" w:rsidRDefault="00443D44" w:rsidP="001C30E9">
      <w:pPr>
        <w:tabs>
          <w:tab w:val="left" w:pos="2310"/>
          <w:tab w:val="left" w:pos="4200"/>
          <w:tab w:val="left" w:pos="6090"/>
        </w:tabs>
        <w:ind w:firstLineChars="150" w:firstLine="315"/>
        <w:rPr>
          <w:rFonts w:ascii="Times New Roman" w:hAnsi="Times New Roman" w:cs="Times New Roman"/>
          <w:color w:val="000000" w:themeColor="text1"/>
        </w:rPr>
      </w:pPr>
      <w:r w:rsidRPr="00196523">
        <w:rPr>
          <w:rFonts w:ascii="Times New Roman" w:hAnsi="Times New Roman" w:cs="Times New Roman"/>
          <w:color w:val="000000" w:themeColor="text1"/>
        </w:rPr>
        <w:t>A</w:t>
      </w:r>
      <w:r w:rsidR="00887559" w:rsidRPr="00196523">
        <w:rPr>
          <w:rFonts w:ascii="Times New Roman" w:eastAsia="宋体" w:hAnsi="Times New Roman" w:cs="Times New Roman"/>
          <w:color w:val="000000" w:themeColor="text1"/>
          <w:szCs w:val="21"/>
        </w:rPr>
        <w:t>．</w:t>
      </w:r>
      <w:bookmarkStart w:id="0" w:name="_Hlk141617025"/>
      <w:r w:rsidR="00887559" w:rsidRPr="00196523">
        <w:rPr>
          <w:rFonts w:ascii="Times New Roman" w:hAnsi="Times New Roman" w:cs="Times New Roman"/>
          <w:i/>
          <w:color w:val="000000" w:themeColor="text1"/>
        </w:rPr>
        <w:t>O</w:t>
      </w:r>
      <w:r w:rsidR="00887559" w:rsidRPr="00196523">
        <w:rPr>
          <w:rFonts w:ascii="Times New Roman" w:hAnsi="Times New Roman" w:cs="Times New Roman"/>
          <w:color w:val="000000" w:themeColor="text1"/>
        </w:rPr>
        <w:t>(</w:t>
      </w:r>
      <w:r w:rsidR="00887559" w:rsidRPr="00196523">
        <w:rPr>
          <w:rFonts w:ascii="Times New Roman" w:hAnsi="Times New Roman" w:cs="Times New Roman"/>
          <w:i/>
          <w:color w:val="000000" w:themeColor="text1"/>
        </w:rPr>
        <w:t>n</w:t>
      </w:r>
      <w:r w:rsidR="00887559" w:rsidRPr="00196523">
        <w:rPr>
          <w:rFonts w:ascii="Times New Roman" w:hAnsi="Times New Roman" w:cs="Times New Roman" w:hint="eastAsia"/>
          <w:i/>
          <w:color w:val="000000" w:themeColor="text1"/>
          <w:vertAlign w:val="superscript"/>
        </w:rPr>
        <w:t>1</w:t>
      </w:r>
      <w:r w:rsidR="00887559" w:rsidRPr="00196523">
        <w:rPr>
          <w:rFonts w:ascii="Times New Roman" w:hAnsi="Times New Roman" w:cs="Times New Roman" w:hint="eastAsia"/>
          <w:i/>
          <w:color w:val="000000" w:themeColor="text1"/>
        </w:rPr>
        <w:t>/</w:t>
      </w:r>
      <w:r w:rsidR="00887559" w:rsidRPr="00196523">
        <w:rPr>
          <w:rFonts w:ascii="Times New Roman" w:hAnsi="Times New Roman" w:cs="Times New Roman"/>
          <w:color w:val="000000" w:themeColor="text1"/>
          <w:vertAlign w:val="superscript"/>
        </w:rPr>
        <w:t>2</w:t>
      </w:r>
      <w:r w:rsidR="00887559" w:rsidRPr="00196523">
        <w:rPr>
          <w:rFonts w:ascii="Times New Roman" w:hAnsi="Times New Roman" w:cs="Times New Roman"/>
          <w:color w:val="000000" w:themeColor="text1"/>
        </w:rPr>
        <w:t>)</w:t>
      </w:r>
      <w:bookmarkEnd w:id="0"/>
      <w:r w:rsidRPr="00196523">
        <w:rPr>
          <w:rFonts w:ascii="Times New Roman" w:hAnsi="Times New Roman" w:cs="Times New Roman"/>
          <w:color w:val="000000" w:themeColor="text1"/>
        </w:rPr>
        <w:tab/>
      </w:r>
      <w:bookmarkStart w:id="1" w:name="_Hlk141617056"/>
      <w:r w:rsidRPr="00196523">
        <w:rPr>
          <w:rFonts w:ascii="Times New Roman" w:hAnsi="Times New Roman" w:cs="Times New Roman"/>
          <w:color w:val="000000" w:themeColor="text1"/>
        </w:rPr>
        <w:t>B</w:t>
      </w:r>
      <w:r w:rsidR="00887559" w:rsidRPr="00196523">
        <w:rPr>
          <w:rFonts w:ascii="Times New Roman" w:eastAsia="宋体" w:hAnsi="Times New Roman" w:cs="Times New Roman"/>
          <w:color w:val="000000" w:themeColor="text1"/>
          <w:szCs w:val="21"/>
        </w:rPr>
        <w:t>．</w:t>
      </w:r>
      <w:r w:rsidR="00887559" w:rsidRPr="00196523">
        <w:rPr>
          <w:rFonts w:ascii="Times New Roman" w:hAnsi="Times New Roman" w:cs="Times New Roman"/>
          <w:i/>
          <w:color w:val="000000" w:themeColor="text1"/>
        </w:rPr>
        <w:t>O</w:t>
      </w:r>
      <w:r w:rsidR="00887559" w:rsidRPr="00196523">
        <w:rPr>
          <w:rFonts w:ascii="Times New Roman" w:hAnsi="Times New Roman" w:cs="Times New Roman"/>
          <w:color w:val="000000" w:themeColor="text1"/>
        </w:rPr>
        <w:t>(log</w:t>
      </w:r>
      <w:r w:rsidR="00887559" w:rsidRPr="00196523">
        <w:rPr>
          <w:rFonts w:ascii="Times New Roman" w:hAnsi="Times New Roman" w:cs="Times New Roman"/>
          <w:color w:val="000000" w:themeColor="text1"/>
          <w:vertAlign w:val="subscript"/>
        </w:rPr>
        <w:t>2</w:t>
      </w:r>
      <w:r w:rsidR="00887559" w:rsidRPr="00196523">
        <w:rPr>
          <w:rFonts w:ascii="Times New Roman" w:hAnsi="Times New Roman" w:cs="Times New Roman"/>
          <w:i/>
          <w:color w:val="000000" w:themeColor="text1"/>
        </w:rPr>
        <w:t>n</w:t>
      </w:r>
      <w:r w:rsidR="00887559" w:rsidRPr="00196523">
        <w:rPr>
          <w:rFonts w:ascii="Times New Roman" w:hAnsi="Times New Roman" w:cs="Times New Roman"/>
          <w:color w:val="000000" w:themeColor="text1"/>
        </w:rPr>
        <w:t>)</w:t>
      </w:r>
      <w:r w:rsidRPr="00196523">
        <w:rPr>
          <w:rFonts w:ascii="Times New Roman" w:hAnsi="Times New Roman" w:cs="Times New Roman"/>
          <w:color w:val="000000" w:themeColor="text1"/>
        </w:rPr>
        <w:tab/>
        <w:t>C</w:t>
      </w:r>
      <w:r w:rsidR="00887559" w:rsidRPr="00196523">
        <w:rPr>
          <w:rFonts w:ascii="Times New Roman" w:eastAsia="宋体" w:hAnsi="Times New Roman" w:cs="Times New Roman"/>
          <w:color w:val="000000" w:themeColor="text1"/>
          <w:szCs w:val="21"/>
        </w:rPr>
        <w:t>．</w:t>
      </w:r>
      <w:r w:rsidR="00887559" w:rsidRPr="00196523">
        <w:rPr>
          <w:rFonts w:ascii="Times New Roman" w:hAnsi="Times New Roman" w:cs="Times New Roman"/>
          <w:i/>
          <w:color w:val="000000" w:themeColor="text1"/>
        </w:rPr>
        <w:t>O</w:t>
      </w:r>
      <w:r w:rsidR="00887559" w:rsidRPr="00196523">
        <w:rPr>
          <w:rFonts w:ascii="Times New Roman" w:hAnsi="Times New Roman" w:cs="Times New Roman"/>
          <w:color w:val="000000" w:themeColor="text1"/>
        </w:rPr>
        <w:t>(</w:t>
      </w:r>
      <w:r w:rsidR="00887559" w:rsidRPr="00196523">
        <w:rPr>
          <w:rFonts w:ascii="Times New Roman" w:hAnsi="Times New Roman" w:cs="Times New Roman"/>
          <w:i/>
          <w:color w:val="000000" w:themeColor="text1"/>
        </w:rPr>
        <w:t>n</w:t>
      </w:r>
      <w:r w:rsidR="00887559" w:rsidRPr="00196523">
        <w:rPr>
          <w:rFonts w:ascii="Times New Roman" w:hAnsi="Times New Roman" w:cs="Times New Roman"/>
          <w:color w:val="000000" w:themeColor="text1"/>
        </w:rPr>
        <w:t>)</w:t>
      </w:r>
      <w:r w:rsidRPr="00196523">
        <w:rPr>
          <w:rFonts w:ascii="Times New Roman" w:hAnsi="Times New Roman" w:cs="Times New Roman"/>
          <w:color w:val="000000" w:themeColor="text1"/>
        </w:rPr>
        <w:tab/>
        <w:t>D</w:t>
      </w:r>
      <w:r w:rsidR="00887559" w:rsidRPr="00196523">
        <w:rPr>
          <w:rFonts w:ascii="Times New Roman" w:eastAsia="宋体" w:hAnsi="Times New Roman" w:cs="Times New Roman"/>
          <w:color w:val="000000" w:themeColor="text1"/>
          <w:szCs w:val="21"/>
        </w:rPr>
        <w:t>．</w:t>
      </w:r>
      <w:proofErr w:type="gramStart"/>
      <w:r w:rsidR="00887559" w:rsidRPr="00196523">
        <w:rPr>
          <w:rFonts w:ascii="Times New Roman" w:hAnsi="Times New Roman" w:cs="Times New Roman"/>
          <w:i/>
          <w:color w:val="000000" w:themeColor="text1"/>
        </w:rPr>
        <w:t>O</w:t>
      </w:r>
      <w:r w:rsidR="00887559" w:rsidRPr="00196523">
        <w:rPr>
          <w:rFonts w:ascii="Times New Roman" w:hAnsi="Times New Roman" w:cs="Times New Roman"/>
          <w:color w:val="000000" w:themeColor="text1"/>
        </w:rPr>
        <w:t>(</w:t>
      </w:r>
      <w:proofErr w:type="gramEnd"/>
      <w:r w:rsidR="00887559" w:rsidRPr="00196523">
        <w:rPr>
          <w:rFonts w:ascii="Times New Roman" w:hAnsi="Times New Roman" w:cs="Times New Roman"/>
          <w:i/>
          <w:color w:val="000000" w:themeColor="text1"/>
        </w:rPr>
        <w:t>n</w:t>
      </w:r>
      <w:r w:rsidR="00887559" w:rsidRPr="00196523">
        <w:rPr>
          <w:rFonts w:ascii="Times New Roman" w:hAnsi="Times New Roman" w:cs="Times New Roman"/>
          <w:color w:val="000000" w:themeColor="text1"/>
        </w:rPr>
        <w:t xml:space="preserve"> log</w:t>
      </w:r>
      <w:r w:rsidR="00887559" w:rsidRPr="00196523">
        <w:rPr>
          <w:rFonts w:ascii="Times New Roman" w:hAnsi="Times New Roman" w:cs="Times New Roman"/>
          <w:color w:val="000000" w:themeColor="text1"/>
          <w:vertAlign w:val="subscript"/>
        </w:rPr>
        <w:t>2</w:t>
      </w:r>
      <w:r w:rsidR="00887559" w:rsidRPr="00196523">
        <w:rPr>
          <w:rFonts w:ascii="Times New Roman" w:hAnsi="Times New Roman" w:cs="Times New Roman"/>
          <w:i/>
          <w:color w:val="000000" w:themeColor="text1"/>
        </w:rPr>
        <w:t>n</w:t>
      </w:r>
      <w:r w:rsidR="00887559" w:rsidRPr="00196523">
        <w:rPr>
          <w:rFonts w:ascii="Times New Roman" w:hAnsi="Times New Roman" w:cs="Times New Roman"/>
          <w:color w:val="000000" w:themeColor="text1"/>
        </w:rPr>
        <w:t>)</w:t>
      </w:r>
    </w:p>
    <w:bookmarkEnd w:id="1"/>
    <w:p w:rsidR="00300988" w:rsidRPr="00196523" w:rsidRDefault="0016609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00988" w:rsidRPr="00196523">
        <w:rPr>
          <w:rFonts w:ascii="Times New Roman" w:eastAsia="宋体" w:hAnsi="Times New Roman" w:cs="Times New Roman" w:hint="eastAsia"/>
          <w:color w:val="000000" w:themeColor="text1"/>
        </w:rPr>
        <w:t>A</w:t>
      </w:r>
      <w:r w:rsidR="00300988" w:rsidRPr="00196523">
        <w:rPr>
          <w:rFonts w:ascii="Times New Roman" w:eastAsia="宋体" w:hAnsi="Times New Roman" w:cs="Times New Roman" w:hint="eastAsia"/>
          <w:color w:val="000000" w:themeColor="text1"/>
        </w:rPr>
        <w:t>。</w:t>
      </w:r>
    </w:p>
    <w:p w:rsidR="00871B49" w:rsidRDefault="00871B49" w:rsidP="00871B49">
      <w:pPr>
        <w:snapToGrid w:val="0"/>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rPr>
        <w:t>11</w:t>
      </w:r>
      <w:r>
        <w:rPr>
          <w:rFonts w:ascii="Times New Roman" w:eastAsia="宋体" w:hAnsi="Times New Roman" w:cs="Times New Roman" w:hint="eastAsia"/>
          <w:noProof/>
          <w:color w:val="000000" w:themeColor="text1"/>
        </w:rPr>
        <w:t>．设计求斐波那契数列前</w:t>
      </w:r>
      <w:r>
        <w:rPr>
          <w:rFonts w:ascii="Times New Roman" w:eastAsia="宋体" w:hAnsi="Times New Roman" w:cs="Times New Roman"/>
          <w:noProof/>
          <w:color w:val="000000" w:themeColor="text1"/>
        </w:rPr>
        <w:t>n</w:t>
      </w:r>
      <w:r>
        <w:rPr>
          <w:rFonts w:ascii="Times New Roman" w:eastAsia="宋体" w:hAnsi="Times New Roman" w:cs="Times New Roman" w:hint="eastAsia"/>
          <w:noProof/>
          <w:color w:val="000000" w:themeColor="text1"/>
        </w:rPr>
        <w:t>项的算法时，适宜使用的算法策略是</w:t>
      </w:r>
      <w:r>
        <w:rPr>
          <w:rFonts w:ascii="Times New Roman" w:eastAsia="宋体" w:hAnsi="Times New Roman" w:cs="Times New Roman"/>
          <w:color w:val="000000" w:themeColor="text1"/>
          <w:szCs w:val="21"/>
        </w:rPr>
        <w:t>________</w:t>
      </w:r>
      <w:r>
        <w:rPr>
          <w:rFonts w:ascii="Times New Roman" w:eastAsia="宋体" w:hAnsi="Times New Roman" w:cs="Times New Roman" w:hint="eastAsia"/>
          <w:color w:val="000000" w:themeColor="text1"/>
          <w:szCs w:val="21"/>
        </w:rPr>
        <w:t>。</w:t>
      </w:r>
    </w:p>
    <w:p w:rsidR="00871B49" w:rsidRDefault="00871B49" w:rsidP="00871B49">
      <w:pPr>
        <w:tabs>
          <w:tab w:val="left" w:pos="2310"/>
          <w:tab w:val="left" w:pos="4200"/>
          <w:tab w:val="left" w:pos="6090"/>
        </w:tabs>
        <w:snapToGrid w:val="0"/>
        <w:ind w:firstLineChars="150" w:firstLine="315"/>
        <w:rPr>
          <w:rFonts w:ascii="Times New Roman" w:eastAsia="宋体" w:hAnsi="Times New Roman" w:cs="Times New Roman"/>
          <w:color w:val="000000" w:themeColor="text1"/>
        </w:rPr>
      </w:pPr>
      <w:r>
        <w:rPr>
          <w:rFonts w:ascii="Times New Roman" w:eastAsia="宋体" w:hAnsi="Times New Roman" w:cs="Times New Roman"/>
          <w:color w:val="000000" w:themeColor="text1"/>
        </w:rPr>
        <w:t>A</w:t>
      </w:r>
      <w:r>
        <w:rPr>
          <w:rFonts w:ascii="Times New Roman" w:eastAsia="宋体" w:hAnsi="Times New Roman" w:cs="Times New Roman" w:hint="eastAsia"/>
          <w:color w:val="000000" w:themeColor="text1"/>
        </w:rPr>
        <w:t>．分治法</w:t>
      </w:r>
      <w:r>
        <w:rPr>
          <w:rFonts w:ascii="Times New Roman" w:eastAsia="宋体" w:hAnsi="Times New Roman" w:cs="Times New Roman"/>
          <w:color w:val="000000" w:themeColor="text1"/>
        </w:rPr>
        <w:tab/>
        <w:t>B</w:t>
      </w:r>
      <w:r>
        <w:rPr>
          <w:rFonts w:ascii="Times New Roman" w:eastAsia="宋体" w:hAnsi="Times New Roman" w:cs="Times New Roman" w:hint="eastAsia"/>
          <w:color w:val="000000" w:themeColor="text1"/>
          <w:szCs w:val="21"/>
        </w:rPr>
        <w:t>．</w:t>
      </w:r>
      <w:r w:rsidR="0042732F">
        <w:rPr>
          <w:rFonts w:ascii="Times New Roman" w:eastAsia="宋体" w:hAnsi="Times New Roman" w:cs="Times New Roman" w:hint="eastAsia"/>
          <w:color w:val="000000" w:themeColor="text1"/>
          <w:szCs w:val="21"/>
        </w:rPr>
        <w:t>递推</w:t>
      </w:r>
      <w:r>
        <w:rPr>
          <w:rFonts w:ascii="Times New Roman" w:eastAsia="宋体" w:hAnsi="Times New Roman" w:cs="Times New Roman" w:hint="eastAsia"/>
          <w:color w:val="000000" w:themeColor="text1"/>
          <w:szCs w:val="21"/>
        </w:rPr>
        <w:t>法</w:t>
      </w:r>
      <w:r>
        <w:rPr>
          <w:rFonts w:ascii="Times New Roman" w:eastAsia="宋体" w:hAnsi="Times New Roman" w:cs="Times New Roman"/>
          <w:color w:val="000000" w:themeColor="text1"/>
        </w:rPr>
        <w:tab/>
        <w:t>C</w:t>
      </w:r>
      <w:r>
        <w:rPr>
          <w:rFonts w:ascii="Times New Roman" w:eastAsia="宋体" w:hAnsi="Times New Roman" w:cs="Times New Roman" w:hint="eastAsia"/>
          <w:color w:val="000000" w:themeColor="text1"/>
          <w:szCs w:val="21"/>
        </w:rPr>
        <w:t>．递归法</w:t>
      </w:r>
      <w:r>
        <w:rPr>
          <w:rFonts w:ascii="Times New Roman" w:eastAsia="宋体" w:hAnsi="Times New Roman" w:cs="Times New Roman"/>
          <w:color w:val="000000" w:themeColor="text1"/>
        </w:rPr>
        <w:tab/>
        <w:t>D</w:t>
      </w:r>
      <w:r>
        <w:rPr>
          <w:rFonts w:ascii="Times New Roman" w:eastAsia="宋体" w:hAnsi="Times New Roman" w:cs="Times New Roman" w:hint="eastAsia"/>
          <w:color w:val="000000" w:themeColor="text1"/>
          <w:szCs w:val="21"/>
        </w:rPr>
        <w:t>．穷举法</w:t>
      </w:r>
    </w:p>
    <w:p w:rsidR="00871B49" w:rsidRDefault="00871B49" w:rsidP="001C30E9">
      <w:pPr>
        <w:pStyle w:val="a3"/>
        <w:spacing w:line="240" w:lineRule="auto"/>
        <w:ind w:firstLineChars="0" w:firstLine="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B</w:t>
      </w:r>
      <w:r>
        <w:rPr>
          <w:rFonts w:ascii="Times New Roman" w:eastAsia="宋体" w:hAnsi="Times New Roman" w:cs="Times New Roman" w:hint="eastAsia"/>
          <w:color w:val="000000" w:themeColor="text1"/>
        </w:rPr>
        <w:t>。</w:t>
      </w:r>
    </w:p>
    <w:p w:rsidR="00871B49" w:rsidRDefault="00871B49" w:rsidP="001C30E9">
      <w:pPr>
        <w:pStyle w:val="a3"/>
        <w:spacing w:line="240" w:lineRule="auto"/>
        <w:ind w:firstLineChars="0" w:firstLine="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参见本章算法设计题</w:t>
      </w: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的解答。</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二、填空题</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在数据结构</w:t>
      </w:r>
      <w:r w:rsidR="00BF7412">
        <w:rPr>
          <w:rFonts w:ascii="Times New Roman" w:eastAsia="宋体" w:hAnsi="Times New Roman" w:cs="Times New Roman" w:hint="eastAsia"/>
          <w:color w:val="000000" w:themeColor="text1"/>
        </w:rPr>
        <w:t>与算法</w:t>
      </w:r>
      <w:r w:rsidRPr="00196523">
        <w:rPr>
          <w:rFonts w:ascii="Times New Roman" w:eastAsia="宋体" w:hAnsi="Times New Roman" w:cs="Times New Roman" w:hint="eastAsia"/>
          <w:color w:val="000000" w:themeColor="text1"/>
        </w:rPr>
        <w:t>课程中，将所有能输入计算机并被计算机程序处理的符号集合称为</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443D44"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719C4" w:rsidRPr="00196523">
        <w:rPr>
          <w:rFonts w:ascii="Times New Roman" w:eastAsia="宋体" w:hAnsi="Times New Roman" w:cs="Times New Roman"/>
          <w:color w:val="000000" w:themeColor="text1"/>
        </w:rPr>
        <w:t>数据</w:t>
      </w:r>
      <w:r w:rsidR="006719C4" w:rsidRPr="00196523">
        <w:rPr>
          <w:rFonts w:ascii="Times New Roman" w:eastAsia="宋体" w:hAnsi="Times New Roman" w:cs="Times New Roman" w:hint="eastAsia"/>
          <w:color w:val="000000" w:themeColor="text1"/>
        </w:rPr>
        <w:t>。</w:t>
      </w:r>
    </w:p>
    <w:p w:rsidR="00484067" w:rsidRPr="00196523" w:rsidRDefault="00484067" w:rsidP="00484067">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基本概念。</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．构成数据的基本单位</w:t>
      </w:r>
      <w:r w:rsidRPr="00196523">
        <w:rPr>
          <w:rFonts w:ascii="Times New Roman" w:eastAsia="宋体" w:hAnsi="Times New Roman" w:cs="Times New Roman" w:hint="eastAsia"/>
          <w:color w:val="000000" w:themeColor="text1"/>
        </w:rPr>
        <w:t>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66091" w:rsidRDefault="00166091"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719C4" w:rsidRPr="00196523">
        <w:rPr>
          <w:rFonts w:ascii="Times New Roman" w:eastAsia="宋体" w:hAnsi="Times New Roman" w:cs="Times New Roman"/>
          <w:color w:val="000000" w:themeColor="text1"/>
        </w:rPr>
        <w:t>数据元素</w:t>
      </w:r>
      <w:r w:rsidR="006719C4" w:rsidRPr="00196523">
        <w:rPr>
          <w:rFonts w:ascii="Times New Roman" w:eastAsia="宋体" w:hAnsi="Times New Roman" w:cs="Times New Roman" w:hint="eastAsia"/>
          <w:color w:val="000000" w:themeColor="text1"/>
        </w:rPr>
        <w:t>。</w:t>
      </w:r>
    </w:p>
    <w:p w:rsidR="00484067" w:rsidRPr="00CA0D01" w:rsidRDefault="00484067"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基本概念。在数据结构课程中，数据元素是构成数据的基本单位，同时，也是作为一个整体进行研究。</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数据元素及其关系在计算机内的存储方式称为数据的</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66091" w:rsidRDefault="00166091"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719C4" w:rsidRPr="00196523">
        <w:rPr>
          <w:rFonts w:ascii="Times New Roman" w:eastAsia="宋体" w:hAnsi="Times New Roman" w:cs="Times New Roman" w:hint="eastAsia"/>
          <w:color w:val="000000" w:themeColor="text1"/>
        </w:rPr>
        <w:t>存储结构。</w:t>
      </w:r>
    </w:p>
    <w:p w:rsidR="00484067" w:rsidRPr="00196523" w:rsidRDefault="00484067" w:rsidP="00484067">
      <w:pPr>
        <w:pStyle w:val="a3"/>
        <w:spacing w:line="240" w:lineRule="auto"/>
        <w:ind w:firstLine="420"/>
        <w:rPr>
          <w:rFonts w:ascii="Times New Roman" w:eastAsia="宋体" w:hAnsi="Times New Roman" w:cs="Times New Roman"/>
          <w:color w:val="000000" w:themeColor="text1"/>
        </w:rPr>
      </w:pPr>
      <w:r w:rsidRPr="00C813BA">
        <w:rPr>
          <w:rFonts w:ascii="Times New Roman" w:eastAsia="宋体" w:hAnsi="Times New Roman" w:cs="Times New Roman" w:hint="eastAsia"/>
        </w:rPr>
        <w:t>数据</w:t>
      </w:r>
      <w:r>
        <w:rPr>
          <w:rFonts w:ascii="Times New Roman" w:eastAsia="宋体" w:hAnsi="Times New Roman" w:cs="Times New Roman" w:hint="eastAsia"/>
        </w:rPr>
        <w:t>的</w:t>
      </w:r>
      <w:r w:rsidRPr="00C813BA">
        <w:rPr>
          <w:rFonts w:ascii="Times New Roman" w:eastAsia="宋体" w:hAnsi="Times New Roman" w:cs="Times New Roman" w:hint="eastAsia"/>
        </w:rPr>
        <w:t>结构分</w:t>
      </w:r>
      <w:r>
        <w:rPr>
          <w:rFonts w:ascii="Times New Roman" w:eastAsia="宋体" w:hAnsi="Times New Roman" w:cs="Times New Roman" w:hint="eastAsia"/>
        </w:rPr>
        <w:t>为</w:t>
      </w:r>
      <w:r w:rsidRPr="00C813BA">
        <w:rPr>
          <w:rFonts w:ascii="Times New Roman" w:eastAsia="宋体" w:hAnsi="Times New Roman" w:cs="Times New Roman" w:hint="eastAsia"/>
        </w:rPr>
        <w:t>逻辑结构和物理结构。逻辑结构是指数据元素之间的逻辑关系，物理结构是指数据结构在计算机中的表示及存储方式。</w:t>
      </w:r>
    </w:p>
    <w:p w:rsidR="00166091" w:rsidRPr="00196523" w:rsidRDefault="00443D44" w:rsidP="00484067">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数据的逻辑结构与存储关系是</w:t>
      </w:r>
      <w:r w:rsidR="006719C4" w:rsidRPr="00196523">
        <w:rPr>
          <w:rFonts w:ascii="Times New Roman" w:eastAsia="宋体" w:hAnsi="Times New Roman" w:cs="Times New Roman" w:hint="eastAsia"/>
          <w:color w:val="000000" w:themeColor="text1"/>
        </w:rPr>
        <w:t>无关的。</w:t>
      </w:r>
    </w:p>
    <w:p w:rsidR="00484067" w:rsidRDefault="00484067" w:rsidP="00484067">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rPr>
        <w:t>4</w:t>
      </w:r>
      <w:r w:rsidRPr="00CA0D01">
        <w:rPr>
          <w:rFonts w:ascii="Times New Roman" w:eastAsia="宋体" w:hAnsi="Times New Roman" w:cs="Times New Roman"/>
        </w:rPr>
        <w:t>．</w:t>
      </w:r>
      <w:r w:rsidRPr="00C813BA">
        <w:rPr>
          <w:rFonts w:ascii="Times New Roman" w:eastAsia="宋体" w:hAnsi="Times New Roman" w:cs="Times New Roman"/>
        </w:rPr>
        <w:t>数据结构包括</w:t>
      </w:r>
      <w:r w:rsidRPr="00C813BA">
        <w:rPr>
          <w:rFonts w:ascii="Times New Roman" w:eastAsia="宋体" w:hAnsi="Times New Roman" w:cs="Times New Roman" w:hint="eastAsia"/>
        </w:rPr>
        <w:t>4</w:t>
      </w:r>
      <w:r w:rsidRPr="00C813BA">
        <w:rPr>
          <w:rFonts w:ascii="Times New Roman" w:eastAsia="宋体" w:hAnsi="Times New Roman" w:cs="Times New Roman"/>
        </w:rPr>
        <w:t>类，分别是集合、线性结构、树结构和</w:t>
      </w:r>
      <w:r>
        <w:rPr>
          <w:rFonts w:ascii="Times New Roman" w:eastAsia="宋体" w:hAnsi="Times New Roman" w:cs="Times New Roman" w:hint="eastAsia"/>
        </w:rPr>
        <w:t>_</w:t>
      </w:r>
      <w:r>
        <w:rPr>
          <w:rFonts w:ascii="Times New Roman" w:eastAsia="宋体" w:hAnsi="Times New Roman" w:cs="Times New Roman"/>
        </w:rPr>
        <w:t>_________</w:t>
      </w:r>
      <w:r w:rsidRPr="00C813BA">
        <w:rPr>
          <w:rFonts w:ascii="Times New Roman" w:eastAsia="宋体" w:hAnsi="Times New Roman" w:cs="Times New Roman"/>
        </w:rPr>
        <w:t>。</w:t>
      </w:r>
    </w:p>
    <w:p w:rsidR="00484067" w:rsidRDefault="00484067" w:rsidP="00484067">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rPr>
        <w:t>答案：图结构。</w:t>
      </w:r>
    </w:p>
    <w:p w:rsidR="00484067" w:rsidRPr="00F22CA9" w:rsidRDefault="00484067"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lastRenderedPageBreak/>
        <w:t>基本概念。</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构成索引表的基本内容是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66091" w:rsidRPr="00196523" w:rsidRDefault="00166091"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719C4" w:rsidRPr="00196523">
        <w:rPr>
          <w:rFonts w:ascii="Times New Roman" w:eastAsia="宋体" w:hAnsi="Times New Roman" w:cs="Times New Roman" w:hint="eastAsia"/>
          <w:color w:val="000000" w:themeColor="text1"/>
        </w:rPr>
        <w:t>索引</w:t>
      </w:r>
      <w:r w:rsidR="006719C4" w:rsidRPr="00196523">
        <w:rPr>
          <w:rFonts w:ascii="Times New Roman" w:eastAsia="宋体" w:hAnsi="Times New Roman" w:cs="Times New Roman"/>
          <w:color w:val="000000" w:themeColor="text1"/>
        </w:rPr>
        <w:t>项</w:t>
      </w:r>
      <w:r w:rsidR="006719C4" w:rsidRPr="00196523">
        <w:rPr>
          <w:rFonts w:ascii="Times New Roman" w:eastAsia="宋体" w:hAnsi="Times New Roman" w:cs="Times New Roman" w:hint="eastAsia"/>
          <w:color w:val="000000" w:themeColor="text1"/>
        </w:rPr>
        <w:t>。</w:t>
      </w:r>
    </w:p>
    <w:p w:rsidR="00484067" w:rsidRPr="00CA0D01" w:rsidRDefault="00484067" w:rsidP="00484067">
      <w:pPr>
        <w:pStyle w:val="a3"/>
        <w:spacing w:line="240" w:lineRule="auto"/>
        <w:ind w:firstLine="420"/>
        <w:rPr>
          <w:rFonts w:ascii="Times New Roman" w:eastAsia="宋体" w:hAnsi="Times New Roman" w:cs="Times New Roman"/>
        </w:rPr>
      </w:pPr>
      <w:r w:rsidRPr="00C813BA">
        <w:rPr>
          <w:rFonts w:ascii="Times New Roman" w:eastAsia="宋体" w:hAnsi="Times New Roman" w:cs="Times New Roman" w:hint="eastAsia"/>
        </w:rPr>
        <w:t>索引表由索引</w:t>
      </w:r>
      <w:r w:rsidRPr="00C813BA">
        <w:rPr>
          <w:rFonts w:ascii="Times New Roman" w:eastAsia="宋体" w:hAnsi="Times New Roman" w:cs="Times New Roman"/>
        </w:rPr>
        <w:t>项</w:t>
      </w:r>
      <w:r w:rsidRPr="00C813BA">
        <w:rPr>
          <w:rFonts w:ascii="Times New Roman" w:eastAsia="宋体" w:hAnsi="Times New Roman" w:cs="Times New Roman" w:hint="eastAsia"/>
        </w:rPr>
        <w:t>组成，索引项指示数据元素所在的物理位置。通过索引项，可以加快数据元素的查找速度。</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．一个算法必须在执行有</w:t>
      </w:r>
      <w:proofErr w:type="gramStart"/>
      <w:r w:rsidRPr="00196523">
        <w:rPr>
          <w:rFonts w:ascii="Times New Roman" w:eastAsia="宋体" w:hAnsi="Times New Roman" w:cs="Times New Roman"/>
          <w:color w:val="000000" w:themeColor="text1"/>
        </w:rPr>
        <w:t>穷步之后</w:t>
      </w:r>
      <w:proofErr w:type="gramEnd"/>
      <w:r w:rsidRPr="00196523">
        <w:rPr>
          <w:rFonts w:ascii="Times New Roman" w:eastAsia="宋体" w:hAnsi="Times New Roman" w:cs="Times New Roman"/>
          <w:color w:val="000000" w:themeColor="text1"/>
        </w:rPr>
        <w:t>结束</w:t>
      </w:r>
      <w:r w:rsidRPr="00196523">
        <w:rPr>
          <w:rFonts w:ascii="Times New Roman" w:eastAsia="宋体" w:hAnsi="Times New Roman" w:cs="Times New Roman" w:hint="eastAsia"/>
          <w:color w:val="000000" w:themeColor="text1"/>
        </w:rPr>
        <w:t>，这个特性是算法的</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66091" w:rsidRPr="00196523" w:rsidRDefault="00166091"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719C4" w:rsidRPr="00196523">
        <w:rPr>
          <w:rFonts w:ascii="Times New Roman" w:eastAsia="宋体" w:hAnsi="Times New Roman" w:cs="Times New Roman"/>
          <w:color w:val="000000" w:themeColor="text1"/>
        </w:rPr>
        <w:t>有穷性</w:t>
      </w:r>
      <w:r w:rsidR="006719C4" w:rsidRPr="00196523">
        <w:rPr>
          <w:rFonts w:ascii="Times New Roman" w:eastAsia="宋体" w:hAnsi="Times New Roman" w:cs="Times New Roman" w:hint="eastAsia"/>
          <w:color w:val="000000" w:themeColor="text1"/>
        </w:rPr>
        <w:t>。</w:t>
      </w:r>
    </w:p>
    <w:p w:rsidR="00484067" w:rsidRPr="00CA0D01" w:rsidRDefault="00484067"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基本概念。</w:t>
      </w:r>
      <w:r w:rsidRPr="00C813BA">
        <w:rPr>
          <w:rFonts w:ascii="Times New Roman" w:eastAsia="宋体" w:hAnsi="Times New Roman" w:cs="Times New Roman"/>
        </w:rPr>
        <w:t>算法必须满足</w:t>
      </w:r>
      <w:r w:rsidRPr="00C813BA">
        <w:rPr>
          <w:rFonts w:ascii="Times New Roman" w:eastAsia="宋体" w:hAnsi="Times New Roman" w:cs="Times New Roman" w:hint="eastAsia"/>
        </w:rPr>
        <w:t>5</w:t>
      </w:r>
      <w:r w:rsidRPr="00C813BA">
        <w:rPr>
          <w:rFonts w:ascii="Times New Roman" w:eastAsia="宋体" w:hAnsi="Times New Roman" w:cs="Times New Roman"/>
        </w:rPr>
        <w:t>个重要特性：有</w:t>
      </w:r>
      <w:r w:rsidRPr="00C813BA">
        <w:rPr>
          <w:rFonts w:ascii="Times New Roman" w:eastAsia="宋体" w:hAnsi="Times New Roman" w:cs="Times New Roman"/>
        </w:rPr>
        <w:t>0</w:t>
      </w:r>
      <w:r w:rsidRPr="00C813BA">
        <w:rPr>
          <w:rFonts w:ascii="Times New Roman" w:eastAsia="宋体" w:hAnsi="Times New Roman" w:cs="Times New Roman"/>
        </w:rPr>
        <w:t>或多个输入值</w:t>
      </w:r>
      <w:r>
        <w:rPr>
          <w:rFonts w:ascii="Times New Roman" w:eastAsia="宋体" w:hAnsi="Times New Roman" w:cs="Times New Roman" w:hint="eastAsia"/>
        </w:rPr>
        <w:t>、</w:t>
      </w:r>
      <w:r w:rsidRPr="00C813BA">
        <w:rPr>
          <w:rFonts w:ascii="Times New Roman" w:eastAsia="宋体" w:hAnsi="Times New Roman" w:cs="Times New Roman"/>
        </w:rPr>
        <w:t>有</w:t>
      </w:r>
      <w:r w:rsidRPr="00C813BA">
        <w:rPr>
          <w:rFonts w:ascii="Times New Roman" w:eastAsia="宋体" w:hAnsi="Times New Roman" w:cs="Times New Roman"/>
        </w:rPr>
        <w:t>1</w:t>
      </w:r>
      <w:r w:rsidRPr="00C813BA">
        <w:rPr>
          <w:rFonts w:ascii="Times New Roman" w:eastAsia="宋体" w:hAnsi="Times New Roman" w:cs="Times New Roman"/>
        </w:rPr>
        <w:t>或多个输出值</w:t>
      </w:r>
      <w:r>
        <w:rPr>
          <w:rFonts w:ascii="Times New Roman" w:eastAsia="宋体" w:hAnsi="Times New Roman" w:cs="Times New Roman" w:hint="eastAsia"/>
        </w:rPr>
        <w:t>、</w:t>
      </w:r>
      <w:r w:rsidRPr="00C813BA">
        <w:rPr>
          <w:rFonts w:ascii="Times New Roman" w:eastAsia="宋体" w:hAnsi="Times New Roman" w:cs="Times New Roman"/>
        </w:rPr>
        <w:t>有穷性</w:t>
      </w:r>
      <w:r>
        <w:rPr>
          <w:rFonts w:ascii="Times New Roman" w:eastAsia="宋体" w:hAnsi="Times New Roman" w:cs="Times New Roman" w:hint="eastAsia"/>
        </w:rPr>
        <w:t>、</w:t>
      </w:r>
      <w:r w:rsidRPr="00C813BA">
        <w:rPr>
          <w:rFonts w:ascii="Times New Roman" w:eastAsia="宋体" w:hAnsi="Times New Roman" w:cs="Times New Roman"/>
        </w:rPr>
        <w:t>确定性</w:t>
      </w:r>
      <w:r>
        <w:rPr>
          <w:rFonts w:ascii="Times New Roman" w:eastAsia="宋体" w:hAnsi="Times New Roman" w:cs="Times New Roman" w:hint="eastAsia"/>
        </w:rPr>
        <w:t>和</w:t>
      </w:r>
      <w:r w:rsidRPr="00C813BA">
        <w:rPr>
          <w:rFonts w:ascii="Times New Roman" w:eastAsia="宋体" w:hAnsi="Times New Roman" w:cs="Times New Roman"/>
        </w:rPr>
        <w:t>可行性</w:t>
      </w:r>
      <w:r>
        <w:rPr>
          <w:rFonts w:ascii="Times New Roman" w:eastAsia="宋体" w:hAnsi="Times New Roman" w:cs="Times New Roman" w:hint="eastAsia"/>
        </w:rPr>
        <w:t>。</w:t>
      </w:r>
    </w:p>
    <w:p w:rsidR="00871B49" w:rsidRDefault="00871B49" w:rsidP="00871B49">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rPr>
        <w:t>7</w:t>
      </w:r>
      <w:r>
        <w:rPr>
          <w:rFonts w:ascii="Times New Roman" w:eastAsia="宋体" w:hAnsi="Times New Roman" w:cs="Times New Roman" w:hint="eastAsia"/>
        </w:rPr>
        <w:t>．设</w:t>
      </w:r>
      <w:r>
        <w:rPr>
          <w:rFonts w:ascii="Times New Roman" w:eastAsia="宋体" w:hAnsi="Times New Roman" w:cs="Times New Roman"/>
        </w:rPr>
        <w:t>A={1,3,-4,5,-6,4,6,-3,-2,6}</w:t>
      </w:r>
      <w:r>
        <w:rPr>
          <w:rFonts w:ascii="Times New Roman" w:eastAsia="宋体" w:hAnsi="Times New Roman" w:cs="Times New Roman" w:hint="eastAsia"/>
        </w:rPr>
        <w:t>，调用</w:t>
      </w:r>
      <w:r>
        <w:rPr>
          <w:rFonts w:ascii="Times New Roman" w:eastAsia="宋体" w:hAnsi="Times New Roman" w:cs="Times New Roman"/>
        </w:rPr>
        <w:t>MaxSeq(A,n,C);</w:t>
      </w:r>
      <w:r>
        <w:rPr>
          <w:rFonts w:ascii="Times New Roman" w:eastAsia="宋体" w:hAnsi="Times New Roman" w:cs="Times New Roman" w:hint="eastAsia"/>
        </w:rPr>
        <w:t>后</w:t>
      </w:r>
      <w:r>
        <w:rPr>
          <w:rFonts w:ascii="Courier New" w:eastAsia="宋体" w:hAnsi="Courier New" w:cs="Courier New" w:hint="eastAsia"/>
        </w:rPr>
        <w:t>，</w:t>
      </w:r>
      <w:r>
        <w:rPr>
          <w:rFonts w:ascii="Times New Roman" w:eastAsia="宋体" w:hAnsi="Times New Roman" w:cs="Times New Roman"/>
        </w:rPr>
        <w:t>C[1]</w:t>
      </w:r>
      <w:r>
        <w:rPr>
          <w:rFonts w:ascii="Times New Roman" w:eastAsia="宋体" w:hAnsi="Times New Roman" w:cs="Times New Roman" w:hint="eastAsia"/>
        </w:rPr>
        <w:t>的值是</w:t>
      </w:r>
      <w:r>
        <w:rPr>
          <w:rFonts w:ascii="Times New Roman" w:eastAsia="宋体" w:hAnsi="Times New Roman" w:cs="Times New Roman"/>
        </w:rPr>
        <w:t>________</w:t>
      </w:r>
      <w:r>
        <w:rPr>
          <w:rFonts w:ascii="Times New Roman" w:eastAsia="宋体" w:hAnsi="Times New Roman" w:cs="Times New Roman" w:hint="eastAsia"/>
        </w:rPr>
        <w:t>。</w:t>
      </w:r>
    </w:p>
    <w:p w:rsidR="00871B49" w:rsidRDefault="00871B49" w:rsidP="001C30E9">
      <w:pPr>
        <w:pStyle w:val="a3"/>
        <w:spacing w:line="240" w:lineRule="auto"/>
        <w:ind w:firstLineChars="0" w:firstLine="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9</w:t>
      </w:r>
      <w:r>
        <w:rPr>
          <w:rFonts w:ascii="Times New Roman" w:eastAsia="宋体" w:hAnsi="Times New Roman" w:cs="Times New Roman" w:hint="eastAsia"/>
          <w:color w:val="000000" w:themeColor="text1"/>
        </w:rPr>
        <w:t>。</w:t>
      </w:r>
    </w:p>
    <w:p w:rsidR="00871B49" w:rsidRDefault="00871B49" w:rsidP="001C30E9">
      <w:pPr>
        <w:pStyle w:val="a3"/>
        <w:spacing w:line="240" w:lineRule="auto"/>
        <w:ind w:firstLineChars="0" w:firstLine="0"/>
        <w:rPr>
          <w:rFonts w:ascii="Times New Roman" w:eastAsia="宋体" w:hAnsi="Times New Roman" w:cs="Times New Roman"/>
          <w:color w:val="000000" w:themeColor="text1"/>
        </w:rPr>
      </w:pPr>
      <w:r>
        <w:rPr>
          <w:rFonts w:ascii="Times New Roman" w:eastAsia="宋体" w:hAnsi="Times New Roman" w:cs="Times New Roman" w:hint="eastAsia"/>
        </w:rPr>
        <w:t>函数</w:t>
      </w:r>
      <w:r>
        <w:rPr>
          <w:rFonts w:ascii="Times New Roman" w:eastAsia="宋体" w:hAnsi="Times New Roman" w:cs="Times New Roman"/>
        </w:rPr>
        <w:t>MaxSeq</w:t>
      </w:r>
      <w:r>
        <w:rPr>
          <w:rFonts w:ascii="Times New Roman" w:eastAsia="宋体" w:hAnsi="Times New Roman" w:cs="Times New Roman" w:hint="eastAsia"/>
        </w:rPr>
        <w:t>是求数组</w:t>
      </w:r>
      <w:r>
        <w:rPr>
          <w:rFonts w:ascii="Times New Roman" w:eastAsia="宋体" w:hAnsi="Times New Roman" w:cs="Times New Roman" w:hint="eastAsia"/>
        </w:rPr>
        <w:t>A</w:t>
      </w:r>
      <w:r>
        <w:rPr>
          <w:rFonts w:ascii="Times New Roman" w:eastAsia="宋体" w:hAnsi="Times New Roman" w:cs="Times New Roman" w:hint="eastAsia"/>
        </w:rPr>
        <w:t>的最大子数组，结果是</w:t>
      </w:r>
      <w:r>
        <w:rPr>
          <w:rFonts w:ascii="Times New Roman" w:eastAsia="宋体" w:hAnsi="Times New Roman" w:cs="Times New Roman"/>
        </w:rPr>
        <w:t>{4,6,-3,-2,6}</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rPr>
        <w:t>[1]</w:t>
      </w:r>
      <w:r>
        <w:rPr>
          <w:rFonts w:ascii="Times New Roman" w:eastAsia="宋体" w:hAnsi="Times New Roman" w:cs="Times New Roman" w:hint="eastAsia"/>
        </w:rPr>
        <w:t>中保存的这个子数组最后一个元素在</w:t>
      </w:r>
      <w:r>
        <w:rPr>
          <w:rFonts w:ascii="Times New Roman" w:eastAsia="宋体" w:hAnsi="Times New Roman" w:cs="Times New Roman" w:hint="eastAsia"/>
        </w:rPr>
        <w:t>A</w:t>
      </w:r>
      <w:r>
        <w:rPr>
          <w:rFonts w:ascii="Times New Roman" w:eastAsia="宋体" w:hAnsi="Times New Roman" w:cs="Times New Roman" w:hint="eastAsia"/>
        </w:rPr>
        <w:t>中的下标，得到</w:t>
      </w:r>
      <w:r>
        <w:rPr>
          <w:rFonts w:ascii="Times New Roman" w:eastAsia="宋体" w:hAnsi="Times New Roman" w:cs="Times New Roman" w:hint="eastAsia"/>
        </w:rPr>
        <w:t>9</w:t>
      </w:r>
      <w:r>
        <w:rPr>
          <w:rFonts w:ascii="Times New Roman" w:eastAsia="宋体" w:hAnsi="Times New Roman" w:cs="Times New Roman" w:hint="eastAsia"/>
        </w:rPr>
        <w:t>。</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w:t>
      </w:r>
      <w:r w:rsidR="00B919A2"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hint="eastAsia"/>
          <w:color w:val="000000" w:themeColor="text1"/>
        </w:rPr>
        <w:t>答题</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举例说明</w:t>
      </w:r>
      <w:r w:rsidRPr="00196523">
        <w:rPr>
          <w:rFonts w:ascii="Times New Roman" w:eastAsia="宋体" w:hAnsi="Times New Roman" w:cs="Times New Roman" w:hint="eastAsia"/>
          <w:color w:val="000000" w:themeColor="text1"/>
        </w:rPr>
        <w:t>计算机能处理哪些</w:t>
      </w:r>
      <w:r w:rsidRPr="00196523">
        <w:rPr>
          <w:rFonts w:ascii="Times New Roman" w:eastAsia="宋体" w:hAnsi="Times New Roman" w:cs="Times New Roman"/>
          <w:color w:val="000000" w:themeColor="text1"/>
        </w:rPr>
        <w:t>数据</w:t>
      </w:r>
      <w:r w:rsidRPr="00196523">
        <w:rPr>
          <w:rFonts w:ascii="Times New Roman" w:eastAsia="宋体" w:hAnsi="Times New Roman" w:cs="Times New Roman" w:hint="eastAsia"/>
          <w:color w:val="000000" w:themeColor="text1"/>
        </w:rPr>
        <w:t>？</w:t>
      </w:r>
    </w:p>
    <w:p w:rsidR="00D3683C"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3683C" w:rsidRPr="00196523">
        <w:rPr>
          <w:rFonts w:ascii="Times New Roman" w:eastAsia="宋体" w:hAnsi="Times New Roman" w:cs="Times New Roman" w:hint="eastAsia"/>
          <w:color w:val="000000" w:themeColor="text1"/>
        </w:rPr>
        <w:t>计算机能处理</w:t>
      </w:r>
      <w:r w:rsidR="00F0653D" w:rsidRPr="00196523">
        <w:rPr>
          <w:rFonts w:ascii="Times New Roman" w:eastAsia="宋体" w:hAnsi="Times New Roman" w:cs="Times New Roman" w:hint="eastAsia"/>
          <w:color w:val="000000" w:themeColor="text1"/>
        </w:rPr>
        <w:t>的</w:t>
      </w:r>
      <w:r w:rsidR="00D3683C" w:rsidRPr="00196523">
        <w:rPr>
          <w:rFonts w:ascii="Times New Roman" w:eastAsia="宋体" w:hAnsi="Times New Roman" w:cs="Times New Roman" w:hint="eastAsia"/>
          <w:color w:val="000000" w:themeColor="text1"/>
        </w:rPr>
        <w:t>数据多种多样，</w:t>
      </w:r>
      <w:r w:rsidR="00D3683C" w:rsidRPr="00196523">
        <w:rPr>
          <w:rFonts w:ascii="Times New Roman" w:eastAsia="宋体" w:hAnsi="Times New Roman" w:cs="Times New Roman"/>
          <w:color w:val="000000" w:themeColor="text1"/>
        </w:rPr>
        <w:t>大到可以是一幅地图、一本书、一部电影，小到可以是一个字符，甚至是计算机中的一位</w:t>
      </w:r>
      <w:r w:rsidR="00D3683C" w:rsidRPr="00196523">
        <w:rPr>
          <w:rFonts w:ascii="Times New Roman" w:eastAsia="宋体" w:hAnsi="Times New Roman" w:cs="Times New Roman" w:hint="eastAsia"/>
          <w:color w:val="000000" w:themeColor="text1"/>
        </w:rPr>
        <w:t>。</w:t>
      </w:r>
      <w:r w:rsidR="00CE4253" w:rsidRPr="00196523">
        <w:rPr>
          <w:rFonts w:ascii="Times New Roman" w:eastAsia="宋体" w:hAnsi="Times New Roman" w:cs="Times New Roman" w:hint="eastAsia"/>
          <w:color w:val="000000" w:themeColor="text1"/>
        </w:rPr>
        <w:t>可以是数值型的数据，也可以是非数值型的数据。</w:t>
      </w:r>
      <w:r w:rsidR="00BF7412">
        <w:rPr>
          <w:rFonts w:ascii="Times New Roman" w:eastAsia="宋体" w:hAnsi="Times New Roman" w:cs="Times New Roman" w:hint="eastAsia"/>
          <w:color w:val="000000" w:themeColor="text1"/>
        </w:rPr>
        <w:t>既</w:t>
      </w:r>
      <w:r w:rsidR="00CE4253" w:rsidRPr="00196523">
        <w:rPr>
          <w:rFonts w:ascii="Times New Roman" w:eastAsia="宋体" w:hAnsi="Times New Roman" w:cs="Times New Roman" w:hint="eastAsia"/>
          <w:color w:val="000000" w:themeColor="text1"/>
        </w:rPr>
        <w:t>可以是简单结构的，也可以是复杂结构的。</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线性结构中，如何理解元素之间是一对一的关系？</w:t>
      </w:r>
    </w:p>
    <w:p w:rsidR="0016609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3683C" w:rsidRPr="00196523">
        <w:rPr>
          <w:rFonts w:ascii="Times New Roman" w:eastAsia="宋体" w:hAnsi="Times New Roman" w:cs="Times New Roman" w:hint="eastAsia"/>
          <w:color w:val="000000" w:themeColor="text1"/>
        </w:rPr>
        <w:t>线性结构中，除表头元素和表尾元素外，每个元素有唯一的</w:t>
      </w:r>
      <w:r w:rsidR="00211804">
        <w:rPr>
          <w:rFonts w:ascii="Times New Roman" w:eastAsia="宋体" w:hAnsi="Times New Roman" w:cs="Times New Roman" w:hint="eastAsia"/>
          <w:color w:val="000000" w:themeColor="text1"/>
        </w:rPr>
        <w:t>直接</w:t>
      </w:r>
      <w:r w:rsidR="00D3683C" w:rsidRPr="00196523">
        <w:rPr>
          <w:rFonts w:ascii="Times New Roman" w:eastAsia="宋体" w:hAnsi="Times New Roman" w:cs="Times New Roman" w:hint="eastAsia"/>
          <w:color w:val="000000" w:themeColor="text1"/>
        </w:rPr>
        <w:t>前驱和唯一的</w:t>
      </w:r>
      <w:r w:rsidR="00211804">
        <w:rPr>
          <w:rFonts w:ascii="Times New Roman" w:eastAsia="宋体" w:hAnsi="Times New Roman" w:cs="Times New Roman" w:hint="eastAsia"/>
          <w:color w:val="000000" w:themeColor="text1"/>
        </w:rPr>
        <w:t>直接</w:t>
      </w:r>
      <w:r w:rsidR="00D3683C" w:rsidRPr="00196523">
        <w:rPr>
          <w:rFonts w:ascii="Times New Roman" w:eastAsia="宋体" w:hAnsi="Times New Roman" w:cs="Times New Roman" w:hint="eastAsia"/>
          <w:color w:val="000000" w:themeColor="text1"/>
        </w:rPr>
        <w:t>后继。所以对于每个元素而言，</w:t>
      </w:r>
      <w:r w:rsidR="00F0653D" w:rsidRPr="00196523">
        <w:rPr>
          <w:rFonts w:ascii="Times New Roman" w:eastAsia="宋体" w:hAnsi="Times New Roman" w:cs="Times New Roman" w:hint="eastAsia"/>
          <w:color w:val="000000" w:themeColor="text1"/>
        </w:rPr>
        <w:t>当有</w:t>
      </w:r>
      <w:r w:rsidR="00211804">
        <w:rPr>
          <w:rFonts w:ascii="Times New Roman" w:eastAsia="宋体" w:hAnsi="Times New Roman" w:cs="Times New Roman" w:hint="eastAsia"/>
          <w:color w:val="000000" w:themeColor="text1"/>
        </w:rPr>
        <w:t>直接</w:t>
      </w:r>
      <w:r w:rsidR="00F0653D" w:rsidRPr="00196523">
        <w:rPr>
          <w:rFonts w:ascii="Times New Roman" w:eastAsia="宋体" w:hAnsi="Times New Roman" w:cs="Times New Roman" w:hint="eastAsia"/>
          <w:color w:val="000000" w:themeColor="text1"/>
        </w:rPr>
        <w:t>后继时，</w:t>
      </w:r>
      <w:r w:rsidR="00D3683C" w:rsidRPr="00196523">
        <w:rPr>
          <w:rFonts w:ascii="Times New Roman" w:eastAsia="宋体" w:hAnsi="Times New Roman" w:cs="Times New Roman" w:hint="eastAsia"/>
          <w:color w:val="000000" w:themeColor="text1"/>
        </w:rPr>
        <w:t>它</w:t>
      </w:r>
      <w:r w:rsidR="00F0653D" w:rsidRPr="00196523">
        <w:rPr>
          <w:rFonts w:ascii="Times New Roman" w:eastAsia="宋体" w:hAnsi="Times New Roman" w:cs="Times New Roman" w:hint="eastAsia"/>
          <w:color w:val="000000" w:themeColor="text1"/>
        </w:rPr>
        <w:t>与其</w:t>
      </w:r>
      <w:r w:rsidR="00211804">
        <w:rPr>
          <w:rFonts w:ascii="Times New Roman" w:eastAsia="宋体" w:hAnsi="Times New Roman" w:cs="Times New Roman" w:hint="eastAsia"/>
          <w:color w:val="000000" w:themeColor="text1"/>
        </w:rPr>
        <w:t>直接</w:t>
      </w:r>
      <w:r w:rsidR="00F0653D" w:rsidRPr="00196523">
        <w:rPr>
          <w:rFonts w:ascii="Times New Roman" w:eastAsia="宋体" w:hAnsi="Times New Roman" w:cs="Times New Roman" w:hint="eastAsia"/>
          <w:color w:val="000000" w:themeColor="text1"/>
        </w:rPr>
        <w:t>后继</w:t>
      </w:r>
      <w:r w:rsidR="00D3683C" w:rsidRPr="00196523">
        <w:rPr>
          <w:rFonts w:ascii="Times New Roman" w:eastAsia="宋体" w:hAnsi="Times New Roman" w:cs="Times New Roman" w:hint="eastAsia"/>
          <w:color w:val="000000" w:themeColor="text1"/>
        </w:rPr>
        <w:t>形成一对一的关系。</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定义代表交通工具的抽象数据类型</w:t>
      </w:r>
      <w:r w:rsidRPr="00196523">
        <w:rPr>
          <w:rFonts w:ascii="Times New Roman" w:eastAsia="宋体" w:hAnsi="Times New Roman" w:cs="Times New Roman"/>
          <w:color w:val="000000" w:themeColor="text1"/>
        </w:rPr>
        <w:t>vehicle</w:t>
      </w:r>
      <w:r w:rsidRPr="00196523">
        <w:rPr>
          <w:rFonts w:ascii="Times New Roman" w:eastAsia="宋体" w:hAnsi="Times New Roman" w:cs="Times New Roman" w:hint="eastAsia"/>
          <w:color w:val="000000" w:themeColor="text1"/>
        </w:rPr>
        <w:t>，添加必要的数据和操作。</w:t>
      </w:r>
    </w:p>
    <w:p w:rsidR="00D30F3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30F3D" w:rsidRPr="00196523">
        <w:rPr>
          <w:rFonts w:ascii="Times New Roman" w:eastAsia="宋体" w:hAnsi="Times New Roman" w:cs="Times New Roman"/>
          <w:color w:val="000000" w:themeColor="text1"/>
        </w:rPr>
        <w:t>对于</w:t>
      </w:r>
      <w:r w:rsidR="00D30F3D" w:rsidRPr="00196523">
        <w:rPr>
          <w:rFonts w:ascii="Times New Roman" w:eastAsia="宋体" w:hAnsi="Times New Roman" w:cs="Times New Roman"/>
          <w:color w:val="000000" w:themeColor="text1"/>
        </w:rPr>
        <w:t>vehicle</w:t>
      </w:r>
      <w:r w:rsidR="00D30F3D" w:rsidRPr="00196523">
        <w:rPr>
          <w:rFonts w:ascii="Times New Roman" w:eastAsia="宋体" w:hAnsi="Times New Roman" w:cs="Times New Roman" w:hint="eastAsia"/>
          <w:color w:val="000000" w:themeColor="text1"/>
        </w:rPr>
        <w:t>，可以</w:t>
      </w:r>
      <w:r w:rsidR="00D30F3D" w:rsidRPr="00196523">
        <w:rPr>
          <w:rFonts w:ascii="Times New Roman" w:eastAsia="宋体" w:hAnsi="Times New Roman" w:cs="Times New Roman"/>
          <w:color w:val="000000" w:themeColor="text1"/>
        </w:rPr>
        <w:t>定义</w:t>
      </w:r>
      <w:r w:rsidR="004D061B" w:rsidRPr="00196523">
        <w:rPr>
          <w:rFonts w:ascii="Times New Roman" w:eastAsia="宋体" w:hAnsi="Times New Roman" w:cs="Times New Roman" w:hint="eastAsia"/>
          <w:color w:val="000000" w:themeColor="text1"/>
        </w:rPr>
        <w:t>表示</w:t>
      </w:r>
      <w:r w:rsidR="00D30F3D" w:rsidRPr="00196523">
        <w:rPr>
          <w:rFonts w:ascii="Times New Roman" w:eastAsia="宋体" w:hAnsi="Times New Roman" w:cs="Times New Roman" w:hint="eastAsia"/>
          <w:color w:val="000000" w:themeColor="text1"/>
        </w:rPr>
        <w:t>其</w:t>
      </w:r>
      <w:r w:rsidR="00D30F3D" w:rsidRPr="00196523">
        <w:rPr>
          <w:rFonts w:ascii="Times New Roman" w:eastAsia="宋体" w:hAnsi="Times New Roman" w:cs="Times New Roman"/>
          <w:color w:val="000000" w:themeColor="text1"/>
        </w:rPr>
        <w:t>基本属性</w:t>
      </w:r>
      <w:r w:rsidR="004D061B" w:rsidRPr="00196523">
        <w:rPr>
          <w:rFonts w:ascii="Times New Roman" w:eastAsia="宋体" w:hAnsi="Times New Roman" w:cs="Times New Roman" w:hint="eastAsia"/>
          <w:color w:val="000000" w:themeColor="text1"/>
        </w:rPr>
        <w:t>的数据</w:t>
      </w:r>
      <w:r w:rsidR="00D30F3D" w:rsidRPr="00196523">
        <w:rPr>
          <w:rFonts w:ascii="Times New Roman" w:eastAsia="宋体" w:hAnsi="Times New Roman" w:cs="Times New Roman"/>
          <w:color w:val="000000" w:themeColor="text1"/>
        </w:rPr>
        <w:t>，包括品牌</w:t>
      </w:r>
      <w:r w:rsidR="00D30F3D" w:rsidRPr="00196523">
        <w:rPr>
          <w:rFonts w:ascii="Times New Roman" w:eastAsia="宋体" w:hAnsi="Times New Roman" w:cs="Times New Roman"/>
          <w:color w:val="000000" w:themeColor="text1"/>
        </w:rPr>
        <w:t>brand</w:t>
      </w:r>
      <w:r w:rsidR="00D30F3D" w:rsidRPr="00196523">
        <w:rPr>
          <w:rFonts w:ascii="Times New Roman" w:eastAsia="宋体" w:hAnsi="Times New Roman" w:cs="Times New Roman"/>
          <w:color w:val="000000" w:themeColor="text1"/>
        </w:rPr>
        <w:t>、颜色</w:t>
      </w:r>
      <w:r w:rsidR="00D30F3D" w:rsidRPr="00196523">
        <w:rPr>
          <w:rFonts w:ascii="Times New Roman" w:eastAsia="宋体" w:hAnsi="Times New Roman" w:cs="Times New Roman"/>
          <w:color w:val="000000" w:themeColor="text1"/>
        </w:rPr>
        <w:t>color</w:t>
      </w:r>
      <w:r w:rsidR="00D30F3D" w:rsidRPr="00196523">
        <w:rPr>
          <w:rFonts w:ascii="Times New Roman" w:eastAsia="宋体" w:hAnsi="Times New Roman" w:cs="Times New Roman"/>
          <w:color w:val="000000" w:themeColor="text1"/>
        </w:rPr>
        <w:t>、价</w:t>
      </w:r>
      <w:r w:rsidR="00D30F3D" w:rsidRPr="00196523">
        <w:rPr>
          <w:rFonts w:ascii="Times New Roman" w:eastAsia="宋体" w:hAnsi="Times New Roman" w:cs="Times New Roman" w:hint="eastAsia"/>
          <w:color w:val="000000" w:themeColor="text1"/>
        </w:rPr>
        <w:t>格</w:t>
      </w:r>
      <w:r w:rsidR="00D30F3D" w:rsidRPr="00196523">
        <w:rPr>
          <w:rFonts w:ascii="Times New Roman" w:eastAsia="宋体" w:hAnsi="Times New Roman" w:cs="Times New Roman"/>
          <w:color w:val="000000" w:themeColor="text1"/>
        </w:rPr>
        <w:t>price</w:t>
      </w:r>
      <w:r w:rsidR="00D30F3D" w:rsidRPr="00196523">
        <w:rPr>
          <w:rFonts w:ascii="Times New Roman" w:eastAsia="宋体" w:hAnsi="Times New Roman" w:cs="Times New Roman"/>
          <w:color w:val="000000" w:themeColor="text1"/>
        </w:rPr>
        <w:t>等。</w:t>
      </w:r>
      <w:r w:rsidR="00D30F3D" w:rsidRPr="00196523">
        <w:rPr>
          <w:rFonts w:ascii="Times New Roman" w:eastAsia="宋体" w:hAnsi="Times New Roman" w:cs="Times New Roman" w:hint="eastAsia"/>
          <w:color w:val="000000" w:themeColor="text1"/>
        </w:rPr>
        <w:t>相应的操作可以是</w:t>
      </w:r>
      <w:r w:rsidR="00D30F3D" w:rsidRPr="00196523">
        <w:rPr>
          <w:rFonts w:ascii="Times New Roman" w:eastAsia="宋体" w:hAnsi="Times New Roman" w:cs="Times New Roman"/>
          <w:color w:val="000000" w:themeColor="text1"/>
        </w:rPr>
        <w:t>设置</w:t>
      </w:r>
      <w:r w:rsidR="00D30F3D" w:rsidRPr="00196523">
        <w:rPr>
          <w:rFonts w:ascii="Times New Roman" w:eastAsia="宋体" w:hAnsi="Times New Roman" w:cs="Times New Roman" w:hint="eastAsia"/>
          <w:color w:val="000000" w:themeColor="text1"/>
        </w:rPr>
        <w:t>最大</w:t>
      </w:r>
      <w:r w:rsidR="00D30F3D" w:rsidRPr="00196523">
        <w:rPr>
          <w:rFonts w:ascii="Times New Roman" w:eastAsia="宋体" w:hAnsi="Times New Roman" w:cs="Times New Roman"/>
          <w:color w:val="000000" w:themeColor="text1"/>
        </w:rPr>
        <w:t>速度</w:t>
      </w:r>
      <w:r w:rsidR="00D30F3D" w:rsidRPr="00196523">
        <w:rPr>
          <w:rFonts w:ascii="Times New Roman" w:eastAsia="宋体" w:hAnsi="Times New Roman" w:cs="Times New Roman"/>
          <w:color w:val="000000" w:themeColor="text1"/>
        </w:rPr>
        <w:t>setSpeed(int speed)</w:t>
      </w:r>
      <w:r w:rsidR="00D30F3D" w:rsidRPr="00196523">
        <w:rPr>
          <w:rFonts w:ascii="Times New Roman" w:eastAsia="宋体" w:hAnsi="Times New Roman" w:cs="Times New Roman" w:hint="eastAsia"/>
          <w:color w:val="000000" w:themeColor="text1"/>
        </w:rPr>
        <w:t>、</w:t>
      </w:r>
      <w:r w:rsidR="00D30F3D" w:rsidRPr="00196523">
        <w:rPr>
          <w:rFonts w:ascii="Times New Roman" w:eastAsia="宋体" w:hAnsi="Times New Roman" w:cs="Times New Roman"/>
          <w:color w:val="000000" w:themeColor="text1"/>
        </w:rPr>
        <w:t>设置</w:t>
      </w:r>
      <w:r w:rsidR="00D30F3D" w:rsidRPr="00196523">
        <w:rPr>
          <w:rFonts w:ascii="Times New Roman" w:eastAsia="宋体" w:hAnsi="Times New Roman" w:cs="Times New Roman" w:hint="eastAsia"/>
          <w:color w:val="000000" w:themeColor="text1"/>
        </w:rPr>
        <w:t>自重</w:t>
      </w:r>
      <w:r w:rsidR="00593E3A" w:rsidRPr="00196523">
        <w:rPr>
          <w:rFonts w:ascii="Times New Roman" w:eastAsia="宋体" w:hAnsi="Times New Roman" w:cs="Times New Roman" w:hint="eastAsia"/>
          <w:color w:val="000000" w:themeColor="text1"/>
        </w:rPr>
        <w:t>s</w:t>
      </w:r>
      <w:r w:rsidR="00593E3A" w:rsidRPr="00196523">
        <w:rPr>
          <w:rFonts w:ascii="Times New Roman" w:eastAsia="宋体" w:hAnsi="Times New Roman" w:cs="Times New Roman"/>
          <w:color w:val="000000" w:themeColor="text1"/>
        </w:rPr>
        <w:t>etdeadweight(int weight)</w:t>
      </w:r>
      <w:r w:rsidR="00D30F3D" w:rsidRPr="00196523">
        <w:rPr>
          <w:rFonts w:ascii="Times New Roman" w:eastAsia="宋体" w:hAnsi="Times New Roman" w:cs="Times New Roman"/>
          <w:color w:val="000000" w:themeColor="text1"/>
        </w:rPr>
        <w:t>等</w:t>
      </w:r>
      <w:r w:rsidR="00593E3A" w:rsidRPr="00196523">
        <w:rPr>
          <w:rFonts w:ascii="Times New Roman" w:eastAsia="宋体" w:hAnsi="Times New Roman" w:cs="Times New Roman" w:hint="eastAsia"/>
          <w:color w:val="000000" w:themeColor="text1"/>
        </w:rPr>
        <w:t>。</w:t>
      </w:r>
    </w:p>
    <w:p w:rsidR="00D3683C" w:rsidRPr="00196523" w:rsidRDefault="00D3683C"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ADT vehicle{</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00D30F3D" w:rsidRPr="00196523">
        <w:rPr>
          <w:rFonts w:ascii="Times New Roman" w:eastAsia="宋体" w:hAnsi="Times New Roman" w:cs="Times New Roman" w:hint="eastAsia"/>
          <w:color w:val="000000" w:themeColor="text1"/>
        </w:rPr>
        <w:t>交通工具</w:t>
      </w:r>
      <w:r w:rsidRPr="00196523">
        <w:rPr>
          <w:rFonts w:ascii="Courier New" w:eastAsia="宋体" w:hAnsi="Courier New" w:cs="Courier New"/>
          <w:color w:val="000000" w:themeColor="text1"/>
        </w:rPr>
        <w:t>的抽象数据类型定义</w:t>
      </w:r>
    </w:p>
    <w:p w:rsidR="00D3683C" w:rsidRPr="00196523" w:rsidRDefault="00D3683C"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数据部分：</w:t>
      </w:r>
    </w:p>
    <w:p w:rsidR="00D30F3D" w:rsidRPr="00196523" w:rsidRDefault="00D30F3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brand</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Times New Roman" w:eastAsia="宋体" w:hAnsi="Times New Roman" w:cs="Times New Roman"/>
          <w:color w:val="000000" w:themeColor="text1"/>
        </w:rPr>
        <w:t>品牌</w:t>
      </w:r>
      <w:r w:rsidRPr="00196523">
        <w:rPr>
          <w:rFonts w:ascii="Times New Roman" w:eastAsia="宋体" w:hAnsi="Times New Roman" w:cs="Times New Roman" w:hint="eastAsia"/>
          <w:color w:val="000000" w:themeColor="text1"/>
        </w:rPr>
        <w:t>，字符串</w:t>
      </w:r>
    </w:p>
    <w:p w:rsidR="00D30F3D" w:rsidRPr="00196523" w:rsidRDefault="00D30F3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color</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Times New Roman" w:eastAsia="宋体" w:hAnsi="Times New Roman" w:cs="Times New Roman"/>
          <w:color w:val="000000" w:themeColor="text1"/>
        </w:rPr>
        <w:t>颜色</w:t>
      </w:r>
      <w:r w:rsidRPr="00196523">
        <w:rPr>
          <w:rFonts w:ascii="Times New Roman" w:eastAsia="宋体" w:hAnsi="Times New Roman" w:cs="Times New Roman" w:hint="eastAsia"/>
          <w:color w:val="000000" w:themeColor="text1"/>
        </w:rPr>
        <w:t>，字符串</w:t>
      </w:r>
    </w:p>
    <w:p w:rsidR="00D30F3D" w:rsidRPr="00196523" w:rsidRDefault="00D30F3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price</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Times New Roman" w:eastAsia="宋体" w:hAnsi="Times New Roman" w:cs="Times New Roman"/>
          <w:color w:val="000000" w:themeColor="text1"/>
        </w:rPr>
        <w:t>价</w:t>
      </w:r>
      <w:r w:rsidRPr="00196523">
        <w:rPr>
          <w:rFonts w:ascii="Times New Roman" w:eastAsia="宋体" w:hAnsi="Times New Roman" w:cs="Times New Roman" w:hint="eastAsia"/>
          <w:color w:val="000000" w:themeColor="text1"/>
        </w:rPr>
        <w:t>格，实型</w:t>
      </w:r>
    </w:p>
    <w:p w:rsidR="00593E3A" w:rsidRPr="00196523" w:rsidRDefault="00593E3A"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speed</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最大速度，实型</w:t>
      </w:r>
    </w:p>
    <w:p w:rsidR="00593E3A" w:rsidRPr="00196523" w:rsidRDefault="00593E3A"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deadweight</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自重，实型，单位吨</w:t>
      </w:r>
    </w:p>
    <w:p w:rsidR="00D3683C" w:rsidRPr="00196523" w:rsidRDefault="00D3683C"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操作部分：</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setSpeed(speed)</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设置</w:t>
      </w:r>
      <w:r w:rsidRPr="00196523">
        <w:rPr>
          <w:rFonts w:ascii="Courier New" w:eastAsia="宋体" w:hAnsi="Courier New" w:cs="Courier New" w:hint="eastAsia"/>
          <w:color w:val="000000" w:themeColor="text1"/>
        </w:rPr>
        <w:t>最大</w:t>
      </w:r>
      <w:r w:rsidRPr="00196523">
        <w:rPr>
          <w:rFonts w:ascii="Courier New" w:eastAsia="宋体" w:hAnsi="Courier New" w:cs="Courier New"/>
          <w:color w:val="000000" w:themeColor="text1"/>
        </w:rPr>
        <w:t>速度</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00A210A6" w:rsidRPr="00196523">
        <w:rPr>
          <w:rFonts w:ascii="Courier New" w:eastAsia="宋体" w:hAnsi="Courier New" w:cs="Courier New"/>
          <w:color w:val="000000" w:themeColor="text1"/>
        </w:rPr>
        <w:t>speed</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00A210A6" w:rsidRPr="00196523">
        <w:rPr>
          <w:rFonts w:ascii="Courier New" w:eastAsia="宋体" w:hAnsi="Courier New" w:cs="Courier New" w:hint="eastAsia"/>
          <w:color w:val="000000" w:themeColor="text1"/>
        </w:rPr>
        <w:t>是否设置成功</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00A210A6" w:rsidRPr="00196523">
        <w:rPr>
          <w:rFonts w:ascii="Courier New" w:eastAsia="宋体" w:hAnsi="Courier New" w:cs="Courier New" w:hint="eastAsia"/>
          <w:color w:val="000000" w:themeColor="text1"/>
        </w:rPr>
        <w:t>设置的</w:t>
      </w:r>
      <w:r w:rsidR="00A210A6" w:rsidRPr="00196523">
        <w:rPr>
          <w:rFonts w:ascii="Courier New" w:eastAsia="宋体" w:hAnsi="Courier New" w:cs="Courier New"/>
          <w:color w:val="000000" w:themeColor="text1"/>
        </w:rPr>
        <w:t>speed</w:t>
      </w:r>
      <w:r w:rsidR="00A210A6" w:rsidRPr="00196523">
        <w:rPr>
          <w:rFonts w:ascii="Courier New" w:eastAsia="宋体" w:hAnsi="Courier New" w:cs="Courier New" w:hint="eastAsia"/>
          <w:color w:val="000000" w:themeColor="text1"/>
        </w:rPr>
        <w:t>值不能超</w:t>
      </w:r>
      <w:r w:rsidR="00C35A38" w:rsidRPr="00196523">
        <w:rPr>
          <w:rFonts w:ascii="Courier New" w:eastAsia="宋体" w:hAnsi="Courier New" w:cs="Courier New" w:hint="eastAsia"/>
          <w:color w:val="000000" w:themeColor="text1"/>
        </w:rPr>
        <w:t>出限制</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s</w:t>
      </w:r>
      <w:r w:rsidRPr="00196523">
        <w:rPr>
          <w:rFonts w:ascii="Courier New" w:eastAsia="宋体" w:hAnsi="Courier New" w:cs="Courier New"/>
          <w:color w:val="000000" w:themeColor="text1"/>
        </w:rPr>
        <w:t>etdeadweight(weight)</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设置</w:t>
      </w:r>
      <w:r w:rsidRPr="00196523">
        <w:rPr>
          <w:rFonts w:ascii="Courier New" w:eastAsia="宋体" w:hAnsi="Courier New" w:cs="Courier New" w:hint="eastAsia"/>
          <w:color w:val="000000" w:themeColor="text1"/>
        </w:rPr>
        <w:t>自重</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00A210A6" w:rsidRPr="00196523">
        <w:rPr>
          <w:rFonts w:ascii="Courier New" w:eastAsia="宋体" w:hAnsi="Courier New" w:cs="Courier New"/>
          <w:color w:val="000000" w:themeColor="text1"/>
        </w:rPr>
        <w:t>weight</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00A210A6" w:rsidRPr="00196523">
        <w:rPr>
          <w:rFonts w:ascii="Courier New" w:eastAsia="宋体" w:hAnsi="Courier New" w:cs="Courier New" w:hint="eastAsia"/>
          <w:color w:val="000000" w:themeColor="text1"/>
        </w:rPr>
        <w:t>是否设置成功</w:t>
      </w:r>
    </w:p>
    <w:p w:rsidR="00593E3A" w:rsidRPr="00196523" w:rsidRDefault="00593E3A"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00A210A6" w:rsidRPr="00196523">
        <w:rPr>
          <w:rFonts w:ascii="Courier New" w:eastAsia="宋体" w:hAnsi="Courier New" w:cs="Courier New" w:hint="eastAsia"/>
          <w:color w:val="000000" w:themeColor="text1"/>
        </w:rPr>
        <w:t>设置的</w:t>
      </w:r>
      <w:r w:rsidR="00A210A6" w:rsidRPr="00196523">
        <w:rPr>
          <w:rFonts w:ascii="Courier New" w:eastAsia="宋体" w:hAnsi="Courier New" w:cs="Courier New"/>
          <w:color w:val="000000" w:themeColor="text1"/>
        </w:rPr>
        <w:t>weight</w:t>
      </w:r>
      <w:r w:rsidR="00A210A6" w:rsidRPr="00196523">
        <w:rPr>
          <w:rFonts w:ascii="Courier New" w:eastAsia="宋体" w:hAnsi="Courier New" w:cs="Courier New" w:hint="eastAsia"/>
          <w:color w:val="000000" w:themeColor="text1"/>
        </w:rPr>
        <w:t>值不能超</w:t>
      </w:r>
      <w:r w:rsidR="00C35A38" w:rsidRPr="00196523">
        <w:rPr>
          <w:rFonts w:ascii="Courier New" w:eastAsia="宋体" w:hAnsi="Courier New" w:cs="Courier New" w:hint="eastAsia"/>
          <w:color w:val="000000" w:themeColor="text1"/>
        </w:rPr>
        <w:t>出限制</w:t>
      </w:r>
    </w:p>
    <w:p w:rsidR="00D3683C" w:rsidRPr="00196523" w:rsidRDefault="00D3683C"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rPr>
      </w:pPr>
      <w:r w:rsidRPr="00196523">
        <w:rPr>
          <w:rFonts w:ascii="Courier New" w:eastAsia="宋体" w:hAnsi="Courier New" w:cs="Courier New"/>
          <w:color w:val="000000" w:themeColor="text1"/>
        </w:rPr>
        <w:t>}</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定义</w:t>
      </w:r>
      <w:r w:rsidRPr="00196523">
        <w:rPr>
          <w:rFonts w:ascii="Times New Roman" w:eastAsia="宋体" w:hAnsi="Times New Roman" w:cs="Times New Roman" w:hint="eastAsia"/>
          <w:color w:val="000000" w:themeColor="text1"/>
        </w:rPr>
        <w:t>表示</w:t>
      </w:r>
      <w:r w:rsidRPr="00196523">
        <w:rPr>
          <w:rFonts w:ascii="Times New Roman" w:eastAsia="宋体" w:hAnsi="Times New Roman" w:cs="Times New Roman"/>
          <w:color w:val="000000" w:themeColor="text1"/>
        </w:rPr>
        <w:t>复数</w:t>
      </w:r>
      <w:r w:rsidRPr="00196523">
        <w:rPr>
          <w:rFonts w:ascii="Times New Roman" w:eastAsia="宋体" w:hAnsi="Times New Roman" w:cs="Times New Roman" w:hint="eastAsia"/>
          <w:color w:val="000000" w:themeColor="text1"/>
        </w:rPr>
        <w:t>的</w:t>
      </w:r>
      <w:r w:rsidRPr="00196523">
        <w:rPr>
          <w:rFonts w:ascii="Times New Roman" w:eastAsia="宋体" w:hAnsi="Times New Roman" w:cs="Times New Roman"/>
          <w:color w:val="000000" w:themeColor="text1"/>
        </w:rPr>
        <w:t>抽象数据类型。</w:t>
      </w:r>
    </w:p>
    <w:p w:rsidR="00484D13"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【参考答案】</w:t>
      </w:r>
      <w:r w:rsidR="00484D13" w:rsidRPr="00196523">
        <w:rPr>
          <w:rFonts w:ascii="Times New Roman" w:eastAsia="宋体" w:hAnsi="Times New Roman" w:cs="Times New Roman" w:hint="eastAsia"/>
          <w:color w:val="000000" w:themeColor="text1"/>
        </w:rPr>
        <w:t>复数由实部和虚部表示，实部和虚部都是</w:t>
      </w:r>
      <w:proofErr w:type="gramStart"/>
      <w:r w:rsidR="00484D13" w:rsidRPr="00196523">
        <w:rPr>
          <w:rFonts w:ascii="Times New Roman" w:eastAsia="宋体" w:hAnsi="Times New Roman" w:cs="Times New Roman" w:hint="eastAsia"/>
          <w:color w:val="000000" w:themeColor="text1"/>
        </w:rPr>
        <w:t>实型值</w:t>
      </w:r>
      <w:proofErr w:type="gramEnd"/>
      <w:r w:rsidR="00484D13" w:rsidRPr="00196523">
        <w:rPr>
          <w:rFonts w:ascii="Times New Roman" w:eastAsia="宋体" w:hAnsi="Times New Roman" w:cs="Times New Roman" w:hint="eastAsia"/>
          <w:color w:val="000000" w:themeColor="text1"/>
        </w:rPr>
        <w:t>。相应的操作有算术操作。</w:t>
      </w:r>
    </w:p>
    <w:p w:rsidR="00484D13" w:rsidRPr="00196523" w:rsidRDefault="00484D13"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ADT </w:t>
      </w:r>
      <w:r w:rsidR="00A6080B" w:rsidRPr="00196523">
        <w:rPr>
          <w:rFonts w:ascii="Courier New" w:eastAsia="宋体" w:hAnsi="Courier New" w:cs="Courier New"/>
          <w:color w:val="000000" w:themeColor="text1"/>
        </w:rPr>
        <w:t>complex</w:t>
      </w: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00AA1092" w:rsidRPr="00196523">
        <w:rPr>
          <w:rFonts w:ascii="Courier New" w:eastAsia="宋体" w:hAnsi="Courier New" w:cs="Courier New" w:hint="eastAsia"/>
          <w:color w:val="000000" w:themeColor="text1"/>
        </w:rPr>
        <w:t>复数</w:t>
      </w:r>
      <w:r w:rsidRPr="00196523">
        <w:rPr>
          <w:rFonts w:ascii="Courier New" w:eastAsia="宋体" w:hAnsi="Courier New" w:cs="Courier New"/>
          <w:color w:val="000000" w:themeColor="text1"/>
        </w:rPr>
        <w:t>的抽象数据类型定义</w:t>
      </w:r>
    </w:p>
    <w:p w:rsidR="00484D13" w:rsidRPr="00196523" w:rsidRDefault="00484D13"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数据部分：</w:t>
      </w:r>
    </w:p>
    <w:p w:rsidR="00484D13" w:rsidRPr="00196523" w:rsidRDefault="00484D13"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AA1092" w:rsidRPr="00196523">
        <w:rPr>
          <w:rFonts w:ascii="Courier New" w:eastAsia="宋体" w:hAnsi="Courier New" w:cs="Courier New"/>
          <w:color w:val="000000" w:themeColor="text1"/>
        </w:rPr>
        <w:t>real</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001F2C64" w:rsidRPr="00196523">
        <w:rPr>
          <w:rFonts w:ascii="Courier New" w:eastAsia="宋体" w:hAnsi="Courier New" w:cs="Courier New" w:hint="eastAsia"/>
          <w:color w:val="000000" w:themeColor="text1"/>
        </w:rPr>
        <w:t>实部</w:t>
      </w:r>
      <w:r w:rsidRPr="00196523">
        <w:rPr>
          <w:rFonts w:ascii="Times New Roman" w:eastAsia="宋体" w:hAnsi="Times New Roman" w:cs="Times New Roman" w:hint="eastAsia"/>
          <w:color w:val="000000" w:themeColor="text1"/>
        </w:rPr>
        <w:t>，</w:t>
      </w:r>
      <w:r w:rsidR="001F2C64" w:rsidRPr="00196523">
        <w:rPr>
          <w:rFonts w:ascii="Times New Roman" w:eastAsia="宋体" w:hAnsi="Times New Roman" w:cs="Times New Roman" w:hint="eastAsia"/>
          <w:color w:val="000000" w:themeColor="text1"/>
        </w:rPr>
        <w:t>实型</w:t>
      </w:r>
    </w:p>
    <w:p w:rsidR="00484D13" w:rsidRPr="00196523" w:rsidRDefault="00484D13"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AA1092" w:rsidRPr="00196523">
        <w:rPr>
          <w:rFonts w:ascii="Courier New" w:eastAsia="宋体" w:hAnsi="Courier New" w:cs="Courier New"/>
          <w:color w:val="000000" w:themeColor="text1"/>
        </w:rPr>
        <w:t>imaginary</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001F2C64" w:rsidRPr="00196523">
        <w:rPr>
          <w:rFonts w:ascii="Courier New" w:eastAsia="宋体" w:hAnsi="Courier New" w:cs="Courier New" w:hint="eastAsia"/>
          <w:color w:val="000000" w:themeColor="text1"/>
        </w:rPr>
        <w:t>虚部</w:t>
      </w:r>
      <w:r w:rsidRPr="00196523">
        <w:rPr>
          <w:rFonts w:ascii="Times New Roman" w:eastAsia="宋体" w:hAnsi="Times New Roman" w:cs="Times New Roman" w:hint="eastAsia"/>
          <w:color w:val="000000" w:themeColor="text1"/>
        </w:rPr>
        <w:t>，</w:t>
      </w:r>
      <w:r w:rsidR="001F2C64" w:rsidRPr="00196523">
        <w:rPr>
          <w:rFonts w:ascii="Times New Roman" w:eastAsia="宋体" w:hAnsi="Times New Roman" w:cs="Times New Roman" w:hint="eastAsia"/>
          <w:color w:val="000000" w:themeColor="text1"/>
        </w:rPr>
        <w:t>实型</w:t>
      </w:r>
    </w:p>
    <w:p w:rsidR="00484D13" w:rsidRPr="00196523" w:rsidRDefault="00484D1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操作部分：</w:t>
      </w:r>
    </w:p>
    <w:p w:rsidR="00484D13" w:rsidRPr="00196523" w:rsidRDefault="00484D1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9563C3" w:rsidRPr="00196523">
        <w:rPr>
          <w:rFonts w:ascii="Courier New" w:eastAsia="宋体" w:hAnsi="Courier New" w:cs="Courier New" w:hint="eastAsia"/>
          <w:color w:val="000000" w:themeColor="text1"/>
        </w:rPr>
        <w:t>add</w:t>
      </w:r>
      <w:r w:rsidRPr="00196523">
        <w:rPr>
          <w:rFonts w:ascii="Courier New" w:eastAsia="宋体" w:hAnsi="Courier New" w:cs="Courier New"/>
          <w:color w:val="000000" w:themeColor="text1"/>
        </w:rPr>
        <w:t>(</w:t>
      </w:r>
      <w:r w:rsidR="009563C3" w:rsidRPr="00196523">
        <w:rPr>
          <w:rFonts w:ascii="Courier New" w:eastAsia="宋体" w:hAnsi="Courier New" w:cs="Courier New"/>
          <w:color w:val="000000" w:themeColor="text1"/>
        </w:rPr>
        <w:t>complex1,complex2</w:t>
      </w:r>
      <w:r w:rsidRPr="00196523">
        <w:rPr>
          <w:rFonts w:ascii="Courier New" w:eastAsia="宋体" w:hAnsi="Courier New" w:cs="Courier New"/>
          <w:color w:val="000000" w:themeColor="text1"/>
        </w:rPr>
        <w:t>)</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009563C3" w:rsidRPr="00196523">
        <w:rPr>
          <w:rFonts w:ascii="Courier New" w:eastAsia="宋体" w:hAnsi="Courier New" w:cs="Courier New" w:hint="eastAsia"/>
          <w:color w:val="000000" w:themeColor="text1"/>
        </w:rPr>
        <w:t>加法</w:t>
      </w:r>
    </w:p>
    <w:p w:rsidR="00484D13" w:rsidRPr="00196523" w:rsidRDefault="00484D1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009563C3" w:rsidRPr="00196523">
        <w:rPr>
          <w:rFonts w:ascii="Courier New" w:eastAsia="宋体" w:hAnsi="Courier New" w:cs="Courier New" w:hint="eastAsia"/>
          <w:color w:val="000000" w:themeColor="text1"/>
        </w:rPr>
        <w:t>两个复数</w:t>
      </w:r>
    </w:p>
    <w:p w:rsidR="00484D13" w:rsidRPr="00196523" w:rsidRDefault="00484D1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009563C3" w:rsidRPr="00196523">
        <w:rPr>
          <w:rFonts w:ascii="Courier New" w:eastAsia="宋体" w:hAnsi="Courier New" w:cs="Courier New" w:hint="eastAsia"/>
          <w:color w:val="000000" w:themeColor="text1"/>
        </w:rPr>
        <w:t>它们的</w:t>
      </w:r>
      <w:proofErr w:type="gramStart"/>
      <w:r w:rsidR="009563C3" w:rsidRPr="00196523">
        <w:rPr>
          <w:rFonts w:ascii="Courier New" w:eastAsia="宋体" w:hAnsi="Courier New" w:cs="Courier New" w:hint="eastAsia"/>
          <w:color w:val="000000" w:themeColor="text1"/>
        </w:rPr>
        <w:t>和</w:t>
      </w:r>
      <w:proofErr w:type="gramEnd"/>
    </w:p>
    <w:p w:rsidR="00484D13" w:rsidRPr="00196523" w:rsidRDefault="00484D1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009563C3" w:rsidRPr="00196523">
        <w:rPr>
          <w:rFonts w:ascii="Courier New" w:eastAsia="宋体" w:hAnsi="Courier New" w:cs="Courier New" w:hint="eastAsia"/>
          <w:color w:val="000000" w:themeColor="text1"/>
        </w:rPr>
        <w:t>两个复数正确</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sub(complex1,complex2)</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减法</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Pr="00196523">
        <w:rPr>
          <w:rFonts w:ascii="Courier New" w:eastAsia="宋体" w:hAnsi="Courier New" w:cs="Courier New" w:hint="eastAsia"/>
          <w:color w:val="000000" w:themeColor="text1"/>
        </w:rPr>
        <w:t>两个复数</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Pr="00196523">
        <w:rPr>
          <w:rFonts w:ascii="Courier New" w:eastAsia="宋体" w:hAnsi="Courier New" w:cs="Courier New" w:hint="eastAsia"/>
          <w:color w:val="000000" w:themeColor="text1"/>
        </w:rPr>
        <w:t>它们的差</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Pr="00196523">
        <w:rPr>
          <w:rFonts w:ascii="Courier New" w:eastAsia="宋体" w:hAnsi="Courier New" w:cs="Courier New" w:hint="eastAsia"/>
          <w:color w:val="000000" w:themeColor="text1"/>
        </w:rPr>
        <w:t>两个复数正确</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multiplication(complex1,complex2)</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乘法</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Pr="00196523">
        <w:rPr>
          <w:rFonts w:ascii="Courier New" w:eastAsia="宋体" w:hAnsi="Courier New" w:cs="Courier New" w:hint="eastAsia"/>
          <w:color w:val="000000" w:themeColor="text1"/>
        </w:rPr>
        <w:t>两个复数</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Pr="00196523">
        <w:rPr>
          <w:rFonts w:ascii="Courier New" w:eastAsia="宋体" w:hAnsi="Courier New" w:cs="Courier New" w:hint="eastAsia"/>
          <w:color w:val="000000" w:themeColor="text1"/>
        </w:rPr>
        <w:t>它们的积</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Pr="00196523">
        <w:rPr>
          <w:rFonts w:ascii="Courier New" w:eastAsia="宋体" w:hAnsi="Courier New" w:cs="Courier New" w:hint="eastAsia"/>
          <w:color w:val="000000" w:themeColor="text1"/>
        </w:rPr>
        <w:t>两个复数正确</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division(complex1,complex2)</w:t>
      </w:r>
      <w:r w:rsidRPr="00196523">
        <w:rPr>
          <w:rFonts w:ascii="Courier New" w:eastAsia="宋体" w:hAnsi="Courier New" w:cs="Courier New" w:hint="eastAsia"/>
          <w:color w:val="000000" w:themeColor="text1"/>
        </w:rPr>
        <w:t>：</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除法</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输入：</w:t>
      </w:r>
      <w:r w:rsidRPr="00196523">
        <w:rPr>
          <w:rFonts w:ascii="Courier New" w:eastAsia="宋体" w:hAnsi="Courier New" w:cs="Courier New" w:hint="eastAsia"/>
          <w:color w:val="000000" w:themeColor="text1"/>
        </w:rPr>
        <w:t>两个复数</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输出：</w:t>
      </w:r>
      <w:r w:rsidRPr="00196523">
        <w:rPr>
          <w:rFonts w:ascii="Courier New" w:eastAsia="宋体" w:hAnsi="Courier New" w:cs="Courier New" w:hint="eastAsia"/>
          <w:color w:val="000000" w:themeColor="text1"/>
        </w:rPr>
        <w:t>它们的商</w:t>
      </w:r>
    </w:p>
    <w:p w:rsidR="009563C3" w:rsidRPr="00196523" w:rsidRDefault="009563C3"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前提条件：</w:t>
      </w:r>
      <w:r w:rsidRPr="00196523">
        <w:rPr>
          <w:rFonts w:ascii="Courier New" w:eastAsia="宋体" w:hAnsi="Courier New" w:cs="Courier New" w:hint="eastAsia"/>
          <w:color w:val="000000" w:themeColor="text1"/>
        </w:rPr>
        <w:t>两个复数正确</w:t>
      </w:r>
    </w:p>
    <w:p w:rsidR="00484D13" w:rsidRPr="00196523" w:rsidRDefault="00484D13"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rPr>
      </w:pPr>
      <w:r w:rsidRPr="00196523">
        <w:rPr>
          <w:rFonts w:ascii="Courier New" w:eastAsia="宋体" w:hAnsi="Courier New" w:cs="Courier New"/>
          <w:color w:val="000000" w:themeColor="text1"/>
        </w:rPr>
        <w:t>}</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为什么不使用算法的绝对运行时间来衡量算法的时间效率？</w:t>
      </w:r>
    </w:p>
    <w:p w:rsidR="0016609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74AB0" w:rsidRPr="00196523">
        <w:rPr>
          <w:rFonts w:ascii="Times New Roman" w:eastAsia="宋体" w:hAnsi="Times New Roman" w:cs="Times New Roman" w:hint="eastAsia"/>
          <w:color w:val="000000" w:themeColor="text1"/>
        </w:rPr>
        <w:t>同一个算法处理不同数量的数据时，所花</w:t>
      </w:r>
      <w:r w:rsidR="00211804">
        <w:rPr>
          <w:rFonts w:ascii="Times New Roman" w:eastAsia="宋体" w:hAnsi="Times New Roman" w:cs="Times New Roman" w:hint="eastAsia"/>
          <w:color w:val="000000" w:themeColor="text1"/>
        </w:rPr>
        <w:t>费</w:t>
      </w:r>
      <w:r w:rsidR="00474AB0" w:rsidRPr="00196523">
        <w:rPr>
          <w:rFonts w:ascii="Times New Roman" w:eastAsia="宋体" w:hAnsi="Times New Roman" w:cs="Times New Roman" w:hint="eastAsia"/>
          <w:color w:val="000000" w:themeColor="text1"/>
        </w:rPr>
        <w:t>的绝对运行时间可能不同。同一个算法处理相同数量的数据时，在不同配置的电脑上的绝对运行时间也可能不同。所以，使用算法的绝对运行时间不能有效衡量算法的时间效率。</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评估算法的空间效率时，需要考虑占用的哪些存储空间？</w:t>
      </w:r>
    </w:p>
    <w:p w:rsidR="0016609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83FE5" w:rsidRPr="00196523">
        <w:rPr>
          <w:rFonts w:ascii="Times New Roman" w:eastAsia="宋体" w:hAnsi="Times New Roman" w:cs="Times New Roman" w:hint="eastAsia"/>
          <w:color w:val="000000" w:themeColor="text1"/>
        </w:rPr>
        <w:t>算法运行过程中，临时</w:t>
      </w:r>
      <w:r w:rsidR="00283FE5" w:rsidRPr="00196523">
        <w:rPr>
          <w:rFonts w:ascii="Times New Roman" w:eastAsia="宋体" w:hAnsi="Times New Roman" w:cs="Times New Roman"/>
          <w:color w:val="000000" w:themeColor="text1"/>
        </w:rPr>
        <w:t>占用的空间大小</w:t>
      </w:r>
      <w:r w:rsidR="00283FE5" w:rsidRPr="00196523">
        <w:rPr>
          <w:rFonts w:ascii="Times New Roman" w:eastAsia="宋体" w:hAnsi="Times New Roman" w:cs="Times New Roman" w:hint="eastAsia"/>
          <w:color w:val="000000" w:themeColor="text1"/>
        </w:rPr>
        <w:t>是要考虑的存储空间。算法代码占用的空间、算法中初始数据占用的存储空间不考虑在内。</w:t>
      </w:r>
    </w:p>
    <w:p w:rsidR="00443D44" w:rsidRPr="00196523" w:rsidRDefault="00443D4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四、算法设计题</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试设计一个算法，使用最少的比较次数找出三个不同整数</w:t>
      </w:r>
      <w:r w:rsidRPr="00196523">
        <w:rPr>
          <w:rFonts w:ascii="Times New Roman" w:eastAsia="宋体" w:hAnsi="Times New Roman" w:cs="Times New Roman"/>
          <w:i/>
          <w:color w:val="000000" w:themeColor="text1"/>
        </w:rPr>
        <w:t>a</w:t>
      </w:r>
      <w:r w:rsidRPr="00196523">
        <w:rPr>
          <w:rFonts w:ascii="宋体" w:eastAsia="宋体" w:hAnsi="宋体" w:cs="Times New Roman" w:hint="eastAsia"/>
          <w:color w:val="000000" w:themeColor="text1"/>
        </w:rPr>
        <w:t>,</w:t>
      </w:r>
      <w:r w:rsidRPr="00196523">
        <w:rPr>
          <w:rFonts w:ascii="Times New Roman" w:eastAsia="宋体" w:hAnsi="Times New Roman" w:cs="Times New Roman"/>
          <w:i/>
          <w:color w:val="000000" w:themeColor="text1"/>
        </w:rPr>
        <w:t>b</w:t>
      </w:r>
      <w:r w:rsidRPr="00196523">
        <w:rPr>
          <w:rFonts w:ascii="宋体" w:eastAsia="宋体" w:hAnsi="宋体" w:cs="Times New Roman" w:hint="eastAsia"/>
          <w:color w:val="000000" w:themeColor="text1"/>
        </w:rPr>
        <w:t>,</w:t>
      </w:r>
      <w:r w:rsidRPr="00196523">
        <w:rPr>
          <w:rFonts w:ascii="Times New Roman" w:eastAsia="宋体" w:hAnsi="Times New Roman" w:cs="Times New Roman"/>
          <w:i/>
          <w:color w:val="000000" w:themeColor="text1"/>
        </w:rPr>
        <w:t>c</w:t>
      </w:r>
      <w:r w:rsidRPr="00196523">
        <w:rPr>
          <w:rFonts w:ascii="Times New Roman" w:eastAsia="宋体" w:hAnsi="Times New Roman" w:cs="Times New Roman" w:hint="eastAsia"/>
          <w:color w:val="000000" w:themeColor="text1"/>
        </w:rPr>
        <w:t>的中值</w:t>
      </w:r>
      <w:r w:rsidRPr="00196523">
        <w:rPr>
          <w:rFonts w:ascii="Times New Roman" w:eastAsia="宋体" w:hAnsi="Times New Roman" w:cs="Times New Roman"/>
          <w:color w:val="000000" w:themeColor="text1"/>
        </w:rPr>
        <w:t>。</w:t>
      </w:r>
    </w:p>
    <w:p w:rsidR="00B00429" w:rsidRPr="00196523" w:rsidRDefault="00514FEE" w:rsidP="00F31FB4">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middle(</w:t>
      </w:r>
      <w:proofErr w:type="gramEnd"/>
      <w:r w:rsidRPr="00196523">
        <w:rPr>
          <w:rFonts w:ascii="Courier New" w:eastAsia="宋体" w:hAnsi="Courier New" w:cs="Courier New"/>
          <w:color w:val="000000" w:themeColor="text1"/>
        </w:rPr>
        <w:t>int a,int b,int c)</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if(a&gt;</w:t>
      </w:r>
      <w:proofErr w:type="gramStart"/>
      <w:r w:rsidRPr="00196523">
        <w:rPr>
          <w:rFonts w:ascii="Courier New" w:eastAsia="宋体" w:hAnsi="Courier New" w:cs="Courier New"/>
          <w:color w:val="000000" w:themeColor="text1"/>
        </w:rPr>
        <w:t>b){</w:t>
      </w:r>
      <w:proofErr w:type="gramEnd"/>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if(b&gt;c) return b;</w:t>
      </w:r>
      <w:r w:rsidR="00215FA9"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//a&gt;b&gt;c</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 if(a&gt;c) return c;</w:t>
      </w:r>
      <w:r w:rsidR="00215FA9"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//a&gt;c&gt;b</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 return a;</w:t>
      </w:r>
      <w:r w:rsidRPr="00196523">
        <w:rPr>
          <w:rFonts w:ascii="Courier New" w:eastAsia="宋体" w:hAnsi="Courier New" w:cs="Courier New"/>
          <w:color w:val="000000" w:themeColor="text1"/>
        </w:rPr>
        <w:tab/>
        <w:t>//c&gt;b&gt;a</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if(a&gt;c) return a;</w:t>
      </w:r>
      <w:r w:rsidR="00215FA9"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//b&gt;a&gt;c</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 if(b&gt;c) return c;</w:t>
      </w:r>
      <w:r w:rsidR="00215FA9"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//b&gt;c&gt;a</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 return b;</w:t>
      </w:r>
      <w:r w:rsidRPr="00196523">
        <w:rPr>
          <w:rFonts w:ascii="Courier New" w:eastAsia="宋体" w:hAnsi="Courier New" w:cs="Courier New"/>
          <w:color w:val="000000" w:themeColor="text1"/>
        </w:rPr>
        <w:tab/>
        <w:t>//c&gt;b&gt;a</w:t>
      </w:r>
    </w:p>
    <w:p w:rsidR="00F61A99"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t>}</w:t>
      </w:r>
    </w:p>
    <w:p w:rsidR="00166091" w:rsidRPr="00196523" w:rsidRDefault="00F61A99"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43D44" w:rsidRPr="00196523" w:rsidRDefault="00443D4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试设计一个算法，</w:t>
      </w:r>
      <w:r w:rsidRPr="00196523">
        <w:rPr>
          <w:rFonts w:ascii="Times New Roman" w:eastAsia="宋体" w:hAnsi="Times New Roman" w:cs="Times New Roman" w:hint="eastAsia"/>
          <w:color w:val="000000" w:themeColor="text1"/>
        </w:rPr>
        <w:t>对于给定的正整数</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，列出</w:t>
      </w:r>
      <w:r w:rsidRPr="00196523">
        <w:rPr>
          <w:rFonts w:ascii="Times New Roman" w:eastAsia="宋体" w:hAnsi="Times New Roman" w:cs="Times New Roman"/>
          <w:color w:val="000000" w:themeColor="text1"/>
        </w:rPr>
        <w:t>斐波那契数列</w:t>
      </w:r>
      <w:r w:rsidRPr="00196523">
        <w:rPr>
          <w:rFonts w:ascii="Times New Roman" w:eastAsia="宋体" w:hAnsi="Times New Roman" w:cs="Times New Roman" w:hint="eastAsia"/>
          <w:color w:val="000000" w:themeColor="text1"/>
        </w:rPr>
        <w:t>的前</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项</w:t>
      </w:r>
      <w:r w:rsidR="00260DF6">
        <w:rPr>
          <w:rFonts w:ascii="Times New Roman" w:eastAsia="宋体" w:hAnsi="Times New Roman" w:cs="Times New Roman" w:hint="eastAsia"/>
        </w:rPr>
        <w:t>，要求空间复杂度为</w:t>
      </w:r>
      <w:r w:rsidR="00260DF6" w:rsidRPr="007A71D0">
        <w:rPr>
          <w:rFonts w:ascii="Times New Roman" w:eastAsia="宋体" w:hAnsi="Times New Roman" w:cs="Times New Roman" w:hint="eastAsia"/>
          <w:i/>
        </w:rPr>
        <w:t>O</w:t>
      </w:r>
      <w:r w:rsidR="00260DF6">
        <w:rPr>
          <w:rFonts w:ascii="Times New Roman" w:eastAsia="宋体" w:hAnsi="Times New Roman" w:cs="Times New Roman"/>
        </w:rPr>
        <w:t>(1)</w:t>
      </w:r>
      <w:r w:rsidRPr="00196523">
        <w:rPr>
          <w:rFonts w:ascii="Times New Roman" w:eastAsia="宋体" w:hAnsi="Times New Roman" w:cs="Times New Roman"/>
          <w:color w:val="000000" w:themeColor="text1"/>
        </w:rPr>
        <w:t>。</w:t>
      </w:r>
    </w:p>
    <w:p w:rsidR="00B00429" w:rsidRPr="00196523" w:rsidRDefault="00514FEE" w:rsidP="00F31FB4">
      <w:pPr>
        <w:pStyle w:val="a4"/>
        <w:tabs>
          <w:tab w:val="clear" w:pos="840"/>
          <w:tab w:val="clear" w:pos="1320"/>
          <w:tab w:val="clear" w:pos="4320"/>
          <w:tab w:val="left" w:pos="426"/>
          <w:tab w:val="left" w:pos="709"/>
          <w:tab w:val="left" w:pos="1134"/>
          <w:tab w:val="left" w:pos="4111"/>
        </w:tabs>
        <w:spacing w:line="240" w:lineRule="auto"/>
        <w:ind w:firstLine="420"/>
        <w:rPr>
          <w:rFonts w:ascii="Times New Roman" w:eastAsia="宋体" w:hAnsi="Times New Roman" w:cs="Times New Roman"/>
          <w:color w:val="000000" w:themeColor="text1"/>
          <w:sz w:val="21"/>
          <w:szCs w:val="21"/>
        </w:rPr>
      </w:pPr>
      <w:r w:rsidRPr="00196523">
        <w:rPr>
          <w:rFonts w:ascii="Times New Roman" w:eastAsia="宋体" w:hAnsi="Times New Roman" w:cs="Times New Roman" w:hint="eastAsia"/>
          <w:color w:val="000000" w:themeColor="text1"/>
          <w:sz w:val="21"/>
          <w:szCs w:val="21"/>
        </w:rPr>
        <w:t>【参考答案】</w:t>
      </w:r>
      <w:r w:rsidR="00211E95" w:rsidRPr="00196523">
        <w:rPr>
          <w:rFonts w:ascii="Times New Roman" w:eastAsia="宋体" w:hAnsi="Times New Roman" w:cs="Times New Roman"/>
          <w:color w:val="000000" w:themeColor="text1"/>
          <w:sz w:val="21"/>
          <w:szCs w:val="21"/>
        </w:rPr>
        <w:t>斐波那契数列</w:t>
      </w:r>
      <w:r w:rsidR="00211E95" w:rsidRPr="00196523">
        <w:rPr>
          <w:rFonts w:ascii="Times New Roman" w:eastAsia="宋体" w:hAnsi="Times New Roman" w:cs="Times New Roman" w:hint="eastAsia"/>
          <w:color w:val="000000" w:themeColor="text1"/>
          <w:sz w:val="21"/>
          <w:szCs w:val="21"/>
        </w:rPr>
        <w:t>的前两项均为</w:t>
      </w:r>
      <w:r w:rsidR="00211E95" w:rsidRPr="00196523">
        <w:rPr>
          <w:rFonts w:ascii="Times New Roman" w:eastAsia="宋体" w:hAnsi="Times New Roman" w:cs="Times New Roman" w:hint="eastAsia"/>
          <w:color w:val="000000" w:themeColor="text1"/>
          <w:sz w:val="21"/>
          <w:szCs w:val="21"/>
        </w:rPr>
        <w:t>1</w:t>
      </w:r>
      <w:r w:rsidR="00211E95" w:rsidRPr="00196523">
        <w:rPr>
          <w:rFonts w:ascii="Times New Roman" w:eastAsia="宋体" w:hAnsi="Times New Roman" w:cs="Times New Roman" w:hint="eastAsia"/>
          <w:color w:val="000000" w:themeColor="text1"/>
          <w:sz w:val="21"/>
          <w:szCs w:val="21"/>
        </w:rPr>
        <w:t>，从第三项开始，每一项都是其前两项之</w:t>
      </w:r>
      <w:proofErr w:type="gramStart"/>
      <w:r w:rsidR="00211E95" w:rsidRPr="00196523">
        <w:rPr>
          <w:rFonts w:ascii="Times New Roman" w:eastAsia="宋体" w:hAnsi="Times New Roman" w:cs="Times New Roman" w:hint="eastAsia"/>
          <w:color w:val="000000" w:themeColor="text1"/>
          <w:sz w:val="21"/>
          <w:szCs w:val="21"/>
        </w:rPr>
        <w:t>和</w:t>
      </w:r>
      <w:proofErr w:type="gramEnd"/>
      <w:r w:rsidR="00211E95" w:rsidRPr="00196523">
        <w:rPr>
          <w:rFonts w:ascii="Times New Roman" w:eastAsia="宋体" w:hAnsi="Times New Roman" w:cs="Times New Roman" w:hint="eastAsia"/>
          <w:color w:val="000000" w:themeColor="text1"/>
          <w:sz w:val="21"/>
          <w:szCs w:val="21"/>
        </w:rPr>
        <w:t>。使用整型变量</w:t>
      </w:r>
      <w:r w:rsidR="00211E95" w:rsidRPr="00196523">
        <w:rPr>
          <w:rFonts w:ascii="Times New Roman" w:eastAsia="宋体" w:hAnsi="Times New Roman" w:cs="Times New Roman"/>
          <w:color w:val="000000" w:themeColor="text1"/>
          <w:sz w:val="21"/>
          <w:szCs w:val="21"/>
        </w:rPr>
        <w:t>f1</w:t>
      </w:r>
      <w:r w:rsidR="00211E95" w:rsidRPr="00196523">
        <w:rPr>
          <w:rFonts w:ascii="Times New Roman" w:eastAsia="宋体" w:hAnsi="Times New Roman" w:cs="Times New Roman" w:hint="eastAsia"/>
          <w:color w:val="000000" w:themeColor="text1"/>
          <w:sz w:val="21"/>
          <w:szCs w:val="21"/>
        </w:rPr>
        <w:t>、</w:t>
      </w:r>
      <w:r w:rsidR="00211E95" w:rsidRPr="00196523">
        <w:rPr>
          <w:rFonts w:ascii="Times New Roman" w:eastAsia="宋体" w:hAnsi="Times New Roman" w:cs="Times New Roman"/>
          <w:color w:val="000000" w:themeColor="text1"/>
          <w:sz w:val="21"/>
          <w:szCs w:val="21"/>
        </w:rPr>
        <w:t>f2</w:t>
      </w:r>
      <w:r w:rsidR="00211E95" w:rsidRPr="00196523">
        <w:rPr>
          <w:rFonts w:ascii="Times New Roman" w:eastAsia="宋体" w:hAnsi="Times New Roman" w:cs="Times New Roman" w:hint="eastAsia"/>
          <w:color w:val="000000" w:themeColor="text1"/>
          <w:sz w:val="21"/>
          <w:szCs w:val="21"/>
        </w:rPr>
        <w:t>和</w:t>
      </w:r>
      <w:r w:rsidR="00211E95" w:rsidRPr="00196523">
        <w:rPr>
          <w:rFonts w:ascii="Times New Roman" w:eastAsia="宋体" w:hAnsi="Times New Roman" w:cs="Times New Roman"/>
          <w:color w:val="000000" w:themeColor="text1"/>
          <w:sz w:val="21"/>
          <w:szCs w:val="21"/>
        </w:rPr>
        <w:t>f3</w:t>
      </w:r>
      <w:r w:rsidR="00211E95" w:rsidRPr="00196523">
        <w:rPr>
          <w:rFonts w:ascii="Times New Roman" w:eastAsia="宋体" w:hAnsi="Times New Roman" w:cs="Times New Roman" w:hint="eastAsia"/>
          <w:color w:val="000000" w:themeColor="text1"/>
          <w:sz w:val="21"/>
          <w:szCs w:val="21"/>
        </w:rPr>
        <w:t>表示数列中相邻三项</w:t>
      </w:r>
      <w:bookmarkStart w:id="2" w:name="_GoBack"/>
      <w:bookmarkEnd w:id="2"/>
      <w:r w:rsidR="00211E95" w:rsidRPr="00196523">
        <w:rPr>
          <w:rFonts w:ascii="Times New Roman" w:eastAsia="宋体" w:hAnsi="Times New Roman" w:cs="Times New Roman" w:hint="eastAsia"/>
          <w:color w:val="000000" w:themeColor="text1"/>
          <w:sz w:val="21"/>
          <w:szCs w:val="21"/>
        </w:rPr>
        <w:t>的值，初始时，</w:t>
      </w:r>
      <w:r w:rsidR="00211E95" w:rsidRPr="00196523">
        <w:rPr>
          <w:rFonts w:ascii="Times New Roman" w:eastAsia="宋体" w:hAnsi="Times New Roman" w:cs="Times New Roman"/>
          <w:color w:val="000000" w:themeColor="text1"/>
          <w:sz w:val="21"/>
          <w:szCs w:val="21"/>
        </w:rPr>
        <w:t>f1</w:t>
      </w:r>
      <w:r w:rsidR="00211E95" w:rsidRPr="00196523">
        <w:rPr>
          <w:rFonts w:ascii="Times New Roman" w:eastAsia="宋体" w:hAnsi="Times New Roman" w:cs="Times New Roman" w:hint="eastAsia"/>
          <w:color w:val="000000" w:themeColor="text1"/>
          <w:sz w:val="21"/>
          <w:szCs w:val="21"/>
        </w:rPr>
        <w:t>和</w:t>
      </w:r>
      <w:r w:rsidR="00211E95" w:rsidRPr="00196523">
        <w:rPr>
          <w:rFonts w:ascii="Times New Roman" w:eastAsia="宋体" w:hAnsi="Times New Roman" w:cs="Times New Roman"/>
          <w:color w:val="000000" w:themeColor="text1"/>
          <w:sz w:val="21"/>
          <w:szCs w:val="21"/>
        </w:rPr>
        <w:t>f2</w:t>
      </w:r>
      <w:r w:rsidR="00211E95" w:rsidRPr="00196523">
        <w:rPr>
          <w:rFonts w:ascii="Times New Roman" w:eastAsia="宋体" w:hAnsi="Times New Roman" w:cs="Times New Roman" w:hint="eastAsia"/>
          <w:color w:val="000000" w:themeColor="text1"/>
          <w:sz w:val="21"/>
          <w:szCs w:val="21"/>
        </w:rPr>
        <w:t>的值均为</w:t>
      </w:r>
      <w:r w:rsidR="00211E95" w:rsidRPr="00196523">
        <w:rPr>
          <w:rFonts w:ascii="Times New Roman" w:eastAsia="宋体" w:hAnsi="Times New Roman" w:cs="Times New Roman" w:hint="eastAsia"/>
          <w:color w:val="000000" w:themeColor="text1"/>
          <w:sz w:val="21"/>
          <w:szCs w:val="21"/>
        </w:rPr>
        <w:t>1</w:t>
      </w:r>
      <w:r w:rsidR="00211E95" w:rsidRPr="00196523">
        <w:rPr>
          <w:rFonts w:ascii="Times New Roman" w:eastAsia="宋体" w:hAnsi="Times New Roman" w:cs="Times New Roman" w:hint="eastAsia"/>
          <w:color w:val="000000" w:themeColor="text1"/>
          <w:sz w:val="21"/>
          <w:szCs w:val="21"/>
        </w:rPr>
        <w:t>。然后计算新的项</w:t>
      </w:r>
      <w:r w:rsidR="00211E95" w:rsidRPr="00196523">
        <w:rPr>
          <w:rFonts w:ascii="Times New Roman" w:eastAsia="宋体" w:hAnsi="Times New Roman" w:cs="Times New Roman" w:hint="eastAsia"/>
          <w:color w:val="000000" w:themeColor="text1"/>
          <w:sz w:val="21"/>
          <w:szCs w:val="21"/>
        </w:rPr>
        <w:t>f</w:t>
      </w:r>
      <w:r w:rsidR="00211E95" w:rsidRPr="00196523">
        <w:rPr>
          <w:rFonts w:ascii="Times New Roman" w:eastAsia="宋体" w:hAnsi="Times New Roman" w:cs="Times New Roman"/>
          <w:color w:val="000000" w:themeColor="text1"/>
          <w:sz w:val="21"/>
          <w:szCs w:val="21"/>
        </w:rPr>
        <w:t>3=f1+f2</w:t>
      </w:r>
      <w:r w:rsidR="00211E95" w:rsidRPr="00196523">
        <w:rPr>
          <w:rFonts w:ascii="Times New Roman" w:eastAsia="宋体" w:hAnsi="Times New Roman" w:cs="Times New Roman" w:hint="eastAsia"/>
          <w:color w:val="000000" w:themeColor="text1"/>
          <w:sz w:val="21"/>
          <w:szCs w:val="21"/>
        </w:rPr>
        <w:t>，计算后用</w:t>
      </w:r>
      <w:r w:rsidR="00211E95" w:rsidRPr="00196523">
        <w:rPr>
          <w:rFonts w:ascii="Times New Roman" w:eastAsia="宋体" w:hAnsi="Times New Roman" w:cs="Times New Roman" w:hint="eastAsia"/>
          <w:color w:val="000000" w:themeColor="text1"/>
          <w:sz w:val="21"/>
          <w:szCs w:val="21"/>
        </w:rPr>
        <w:t>f2</w:t>
      </w:r>
      <w:r w:rsidR="00211E95" w:rsidRPr="00196523">
        <w:rPr>
          <w:rFonts w:ascii="Times New Roman" w:eastAsia="宋体" w:hAnsi="Times New Roman" w:cs="Times New Roman" w:hint="eastAsia"/>
          <w:color w:val="000000" w:themeColor="text1"/>
          <w:sz w:val="21"/>
          <w:szCs w:val="21"/>
        </w:rPr>
        <w:t>的值更新</w:t>
      </w:r>
      <w:r w:rsidR="00211E95" w:rsidRPr="00196523">
        <w:rPr>
          <w:rFonts w:ascii="Times New Roman" w:eastAsia="宋体" w:hAnsi="Times New Roman" w:cs="Times New Roman" w:hint="eastAsia"/>
          <w:color w:val="000000" w:themeColor="text1"/>
          <w:sz w:val="21"/>
          <w:szCs w:val="21"/>
        </w:rPr>
        <w:t>f1</w:t>
      </w:r>
      <w:r w:rsidR="00211E95" w:rsidRPr="00196523">
        <w:rPr>
          <w:rFonts w:ascii="Times New Roman" w:eastAsia="宋体" w:hAnsi="Times New Roman" w:cs="Times New Roman" w:hint="eastAsia"/>
          <w:color w:val="000000" w:themeColor="text1"/>
          <w:sz w:val="21"/>
          <w:szCs w:val="21"/>
        </w:rPr>
        <w:t>，用</w:t>
      </w:r>
      <w:r w:rsidR="00211E95" w:rsidRPr="00196523">
        <w:rPr>
          <w:rFonts w:ascii="Times New Roman" w:eastAsia="宋体" w:hAnsi="Times New Roman" w:cs="Times New Roman" w:hint="eastAsia"/>
          <w:color w:val="000000" w:themeColor="text1"/>
          <w:sz w:val="21"/>
          <w:szCs w:val="21"/>
        </w:rPr>
        <w:t>f3</w:t>
      </w:r>
      <w:r w:rsidR="00211E95" w:rsidRPr="00196523">
        <w:rPr>
          <w:rFonts w:ascii="Times New Roman" w:eastAsia="宋体" w:hAnsi="Times New Roman" w:cs="Times New Roman" w:hint="eastAsia"/>
          <w:color w:val="000000" w:themeColor="text1"/>
          <w:sz w:val="21"/>
          <w:szCs w:val="21"/>
        </w:rPr>
        <w:t>的值更新</w:t>
      </w:r>
      <w:r w:rsidR="00211E95" w:rsidRPr="00196523">
        <w:rPr>
          <w:rFonts w:ascii="Times New Roman" w:eastAsia="宋体" w:hAnsi="Times New Roman" w:cs="Times New Roman" w:hint="eastAsia"/>
          <w:color w:val="000000" w:themeColor="text1"/>
          <w:sz w:val="21"/>
          <w:szCs w:val="21"/>
        </w:rPr>
        <w:t>f2</w:t>
      </w:r>
      <w:r w:rsidR="00211E95" w:rsidRPr="00196523">
        <w:rPr>
          <w:rFonts w:ascii="Times New Roman" w:eastAsia="宋体" w:hAnsi="Times New Roman" w:cs="Times New Roman" w:hint="eastAsia"/>
          <w:color w:val="000000" w:themeColor="text1"/>
          <w:sz w:val="21"/>
          <w:szCs w:val="21"/>
        </w:rPr>
        <w:t>。</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void </w:t>
      </w:r>
      <w:proofErr w:type="gramStart"/>
      <w:r w:rsidRPr="00196523">
        <w:rPr>
          <w:rFonts w:ascii="Courier New" w:eastAsia="宋体" w:hAnsi="Courier New" w:cs="Courier New"/>
          <w:color w:val="000000" w:themeColor="text1"/>
        </w:rPr>
        <w:t>fibonacci(</w:t>
      </w:r>
      <w:proofErr w:type="gramEnd"/>
      <w:r w:rsidRPr="00196523">
        <w:rPr>
          <w:rFonts w:ascii="Courier New" w:eastAsia="宋体" w:hAnsi="Courier New" w:cs="Courier New"/>
          <w:color w:val="000000" w:themeColor="text1"/>
        </w:rPr>
        <w:t>int n)</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f1=</w:t>
      </w:r>
      <w:proofErr w:type="gramStart"/>
      <w:r w:rsidRPr="00196523">
        <w:rPr>
          <w:rFonts w:ascii="Courier New" w:eastAsia="宋体" w:hAnsi="Courier New" w:cs="Courier New"/>
          <w:color w:val="000000" w:themeColor="text1"/>
        </w:rPr>
        <w:t>1,f</w:t>
      </w:r>
      <w:proofErr w:type="gramEnd"/>
      <w:r w:rsidRPr="00196523">
        <w:rPr>
          <w:rFonts w:ascii="Courier New" w:eastAsia="宋体" w:hAnsi="Courier New" w:cs="Courier New"/>
          <w:color w:val="000000" w:themeColor="text1"/>
        </w:rPr>
        <w:t>2=1,f3,i;</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if(n&lt;=</w:t>
      </w:r>
      <w:proofErr w:type="gramStart"/>
      <w:r w:rsidRPr="00196523">
        <w:rPr>
          <w:rFonts w:ascii="Courier New" w:eastAsia="宋体" w:hAnsi="Courier New" w:cs="Courier New"/>
          <w:color w:val="000000" w:themeColor="text1"/>
        </w:rPr>
        <w:t>0){</w:t>
      </w:r>
      <w:proofErr w:type="gramEnd"/>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printf("n</w:t>
      </w:r>
      <w:proofErr w:type="gramStart"/>
      <w:r w:rsidRPr="00196523">
        <w:rPr>
          <w:rFonts w:ascii="Courier New" w:eastAsia="宋体" w:hAnsi="Courier New" w:cs="Courier New" w:hint="eastAsia"/>
          <w:color w:val="000000" w:themeColor="text1"/>
        </w:rPr>
        <w:t>值错误</w:t>
      </w:r>
      <w:proofErr w:type="gramEnd"/>
      <w:r w:rsidRPr="00196523">
        <w:rPr>
          <w:rFonts w:ascii="Courier New" w:eastAsia="宋体" w:hAnsi="Courier New" w:cs="Courier New" w:hint="eastAsia"/>
          <w:color w:val="000000" w:themeColor="text1"/>
        </w:rPr>
        <w:t xml:space="preserve">\n"); </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if(n==</w:t>
      </w:r>
      <w:proofErr w:type="gramStart"/>
      <w:r w:rsidRPr="00196523">
        <w:rPr>
          <w:rFonts w:ascii="Courier New" w:eastAsia="宋体" w:hAnsi="Courier New" w:cs="Courier New"/>
          <w:color w:val="000000" w:themeColor="text1"/>
        </w:rPr>
        <w:t>1){</w:t>
      </w:r>
      <w:proofErr w:type="gramEnd"/>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printf("1\n");</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printf(</w:t>
      </w:r>
      <w:proofErr w:type="gramEnd"/>
      <w:r w:rsidRPr="00196523">
        <w:rPr>
          <w:rFonts w:ascii="Courier New" w:eastAsia="宋体" w:hAnsi="Courier New" w:cs="Courier New"/>
          <w:color w:val="000000" w:themeColor="text1"/>
        </w:rPr>
        <w:t>"1 1 ");</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for(i=</w:t>
      </w:r>
      <w:proofErr w:type="gramStart"/>
      <w:r w:rsidRPr="00196523">
        <w:rPr>
          <w:rFonts w:ascii="Courier New" w:eastAsia="宋体" w:hAnsi="Courier New" w:cs="Courier New"/>
          <w:color w:val="000000" w:themeColor="text1"/>
        </w:rPr>
        <w:t>3;i</w:t>
      </w:r>
      <w:proofErr w:type="gramEnd"/>
      <w:r w:rsidRPr="00196523">
        <w:rPr>
          <w:rFonts w:ascii="Courier New" w:eastAsia="宋体" w:hAnsi="Courier New" w:cs="Courier New"/>
          <w:color w:val="000000" w:themeColor="text1"/>
        </w:rPr>
        <w:t>&lt;=n;i++){</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f3=f1+f2;</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printf(</w:t>
      </w:r>
      <w:proofErr w:type="gramEnd"/>
      <w:r w:rsidRPr="00196523">
        <w:rPr>
          <w:rFonts w:ascii="Courier New" w:eastAsia="宋体" w:hAnsi="Courier New" w:cs="Courier New"/>
          <w:color w:val="000000" w:themeColor="text1"/>
        </w:rPr>
        <w:t>"%d ",f3);</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f1=f2;</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f2=f3;</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printf("\n");</w:t>
      </w:r>
    </w:p>
    <w:p w:rsidR="00316020"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24341" w:rsidRPr="00196523" w:rsidRDefault="00316020" w:rsidP="001C30E9">
      <w:pPr>
        <w:pStyle w:val="a4"/>
        <w:tabs>
          <w:tab w:val="clear" w:pos="840"/>
          <w:tab w:val="clear" w:pos="1320"/>
          <w:tab w:val="clear" w:pos="4320"/>
          <w:tab w:val="left" w:pos="426"/>
          <w:tab w:val="left" w:pos="709"/>
          <w:tab w:val="left" w:pos="1134"/>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2778" w:rsidRPr="00196523" w:rsidRDefault="00092778"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color w:val="000000" w:themeColor="text1"/>
        </w:rPr>
        <w:t>第</w:t>
      </w:r>
      <w:r w:rsidRPr="00196523">
        <w:rPr>
          <w:rFonts w:ascii="宋体" w:eastAsia="宋体" w:hAnsi="宋体" w:cs="Times New Roman" w:hint="eastAsia"/>
          <w:color w:val="000000" w:themeColor="text1"/>
        </w:rPr>
        <w:t>二</w:t>
      </w:r>
      <w:r w:rsidRPr="00196523">
        <w:rPr>
          <w:rFonts w:ascii="宋体" w:eastAsia="宋体" w:hAnsi="宋体" w:cs="Times New Roman"/>
          <w:color w:val="000000" w:themeColor="text1"/>
        </w:rPr>
        <w:t>章 线性表</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一、单项选择题</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00885360" w:rsidRPr="00196523">
        <w:rPr>
          <w:rFonts w:ascii="Times New Roman" w:eastAsia="宋体" w:hAnsi="Times New Roman" w:cs="Times New Roman" w:hint="eastAsia"/>
          <w:color w:val="000000" w:themeColor="text1"/>
        </w:rPr>
        <w:t>下列选项中，不</w:t>
      </w:r>
      <w:r w:rsidR="00484067">
        <w:rPr>
          <w:rFonts w:ascii="Times New Roman" w:eastAsia="宋体" w:hAnsi="Times New Roman" w:cs="Times New Roman" w:hint="eastAsia"/>
          <w:color w:val="000000" w:themeColor="text1"/>
        </w:rPr>
        <w:t>属于</w:t>
      </w:r>
      <w:r w:rsidR="00885360" w:rsidRPr="00196523">
        <w:rPr>
          <w:rFonts w:ascii="Times New Roman" w:eastAsia="宋体" w:hAnsi="Times New Roman" w:cs="Times New Roman"/>
          <w:color w:val="000000" w:themeColor="text1"/>
        </w:rPr>
        <w:t>链表特点</w:t>
      </w:r>
      <w:r w:rsidR="00885360" w:rsidRPr="00196523">
        <w:rPr>
          <w:rFonts w:ascii="Times New Roman" w:eastAsia="宋体" w:hAnsi="Times New Roman" w:cs="Times New Roman" w:hint="eastAsia"/>
          <w:color w:val="000000" w:themeColor="text1"/>
        </w:rPr>
        <w:t>的</w:t>
      </w:r>
      <w:r w:rsidR="00885360" w:rsidRPr="00196523">
        <w:rPr>
          <w:rFonts w:ascii="Times New Roman" w:eastAsia="宋体" w:hAnsi="Times New Roman" w:cs="Times New Roman"/>
          <w:color w:val="000000" w:themeColor="text1"/>
        </w:rPr>
        <w:t>是</w:t>
      </w:r>
      <w:r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．插入、删除时不需要移动元素</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．可随机访问任一元素</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．不必事先估计存储空间</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．所需空间与</w:t>
      </w:r>
      <w:r w:rsidRPr="00196523">
        <w:rPr>
          <w:rFonts w:ascii="Times New Roman" w:eastAsia="宋体" w:hAnsi="Times New Roman" w:cs="Times New Roman" w:hint="eastAsia"/>
          <w:color w:val="000000" w:themeColor="text1"/>
          <w:szCs w:val="21"/>
        </w:rPr>
        <w:t>元素个数</w:t>
      </w:r>
      <w:r w:rsidRPr="00196523">
        <w:rPr>
          <w:rFonts w:ascii="Times New Roman" w:eastAsia="宋体" w:hAnsi="Times New Roman" w:cs="Times New Roman"/>
          <w:color w:val="000000" w:themeColor="text1"/>
          <w:szCs w:val="21"/>
        </w:rPr>
        <w:t>成正比</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114E51" w:rsidRPr="00196523">
        <w:rPr>
          <w:rFonts w:ascii="Times New Roman" w:eastAsia="宋体" w:hAnsi="Times New Roman" w:cs="Times New Roman" w:hint="eastAsia"/>
          <w:color w:val="000000" w:themeColor="text1"/>
        </w:rPr>
        <w:t>B</w:t>
      </w:r>
      <w:r w:rsidR="00114E51" w:rsidRPr="00196523">
        <w:rPr>
          <w:rFonts w:ascii="Times New Roman" w:eastAsia="宋体" w:hAnsi="Times New Roman" w:cs="Times New Roman" w:hint="eastAsia"/>
          <w:color w:val="000000" w:themeColor="text1"/>
        </w:rPr>
        <w:t>。</w:t>
      </w:r>
    </w:p>
    <w:p w:rsidR="00114E51" w:rsidRPr="00196523" w:rsidRDefault="008428AF"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链表中的元素可以不必保存在相邻的地址空间中，所以当链表中的元素</w:t>
      </w:r>
      <w:r w:rsidR="009D487F" w:rsidRPr="00196523">
        <w:rPr>
          <w:rFonts w:ascii="Times New Roman" w:eastAsia="宋体" w:hAnsi="Times New Roman" w:cs="Times New Roman" w:hint="eastAsia"/>
          <w:color w:val="000000" w:themeColor="text1"/>
        </w:rPr>
        <w:t>个数</w:t>
      </w:r>
      <w:r w:rsidRPr="00196523">
        <w:rPr>
          <w:rFonts w:ascii="Times New Roman" w:eastAsia="宋体" w:hAnsi="Times New Roman" w:cs="Times New Roman" w:hint="eastAsia"/>
          <w:color w:val="000000" w:themeColor="text1"/>
        </w:rPr>
        <w:t>有变化时，其他的元素不必像顺序表那样进行移动（选项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）。而且链表占用的空间随需分配，随用随分配，不必提前预估数量（选项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），表中有多少个元素就分配多少个表结点（选项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）。但要访问链表中的元素时，只能从表头开始，沿指针的指示</w:t>
      </w:r>
      <w:r w:rsidR="00504DF0" w:rsidRPr="00196523">
        <w:rPr>
          <w:rFonts w:ascii="Times New Roman" w:eastAsia="宋体" w:hAnsi="Times New Roman" w:cs="Times New Roman" w:hint="eastAsia"/>
          <w:color w:val="000000" w:themeColor="text1"/>
        </w:rPr>
        <w:t>逐</w:t>
      </w:r>
      <w:r w:rsidRPr="00196523">
        <w:rPr>
          <w:rFonts w:ascii="Times New Roman" w:eastAsia="宋体" w:hAnsi="Times New Roman" w:cs="Times New Roman" w:hint="eastAsia"/>
          <w:color w:val="000000" w:themeColor="text1"/>
        </w:rPr>
        <w:t>个</w:t>
      </w:r>
      <w:r w:rsidR="00F96305" w:rsidRPr="00196523">
        <w:rPr>
          <w:rFonts w:ascii="Times New Roman" w:eastAsia="宋体" w:hAnsi="Times New Roman" w:cs="Times New Roman" w:hint="eastAsia"/>
          <w:color w:val="000000" w:themeColor="text1"/>
        </w:rPr>
        <w:t>结点</w:t>
      </w:r>
      <w:r w:rsidRPr="00196523">
        <w:rPr>
          <w:rFonts w:ascii="Times New Roman" w:eastAsia="宋体" w:hAnsi="Times New Roman" w:cs="Times New Roman" w:hint="eastAsia"/>
          <w:color w:val="000000" w:themeColor="text1"/>
        </w:rPr>
        <w:t>地查找下去，所以不能像在数组中那样通过下标定位到所需的地址</w:t>
      </w:r>
      <w:r w:rsidR="00CD62AF" w:rsidRPr="00196523">
        <w:rPr>
          <w:rFonts w:ascii="Times New Roman" w:eastAsia="宋体" w:hAnsi="Times New Roman" w:cs="Times New Roman" w:hint="eastAsia"/>
          <w:color w:val="000000" w:themeColor="text1"/>
        </w:rPr>
        <w:t>，即不能实现随机访问</w:t>
      </w:r>
      <w:r w:rsidRPr="00196523">
        <w:rPr>
          <w:rFonts w:ascii="Times New Roman" w:eastAsia="宋体" w:hAnsi="Times New Roman" w:cs="Times New Roman" w:hint="eastAsia"/>
          <w:color w:val="000000" w:themeColor="text1"/>
        </w:rPr>
        <w:t>。</w:t>
      </w:r>
    </w:p>
    <w:p w:rsidR="00092778" w:rsidRPr="00196523" w:rsidRDefault="003C21D1" w:rsidP="00140195">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00092778" w:rsidRPr="00196523">
        <w:rPr>
          <w:rFonts w:ascii="Times New Roman" w:eastAsia="宋体" w:hAnsi="Times New Roman" w:cs="Times New Roman"/>
          <w:color w:val="000000" w:themeColor="text1"/>
        </w:rPr>
        <w:t>．</w:t>
      </w:r>
      <w:r w:rsidR="00092778" w:rsidRPr="00196523">
        <w:rPr>
          <w:rFonts w:ascii="Times New Roman" w:eastAsia="宋体" w:hAnsi="Times New Roman" w:cs="Times New Roman" w:hint="eastAsia"/>
          <w:color w:val="000000" w:themeColor="text1"/>
        </w:rPr>
        <w:t>下列</w:t>
      </w:r>
      <w:r w:rsidR="00092778" w:rsidRPr="00196523">
        <w:rPr>
          <w:rFonts w:ascii="Times New Roman" w:eastAsia="宋体" w:hAnsi="Times New Roman" w:cs="Times New Roman"/>
          <w:color w:val="000000" w:themeColor="text1"/>
        </w:rPr>
        <w:t>关于线性表的叙述中，错误的是</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hint="eastAsia"/>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lastRenderedPageBreak/>
        <w:t>A</w:t>
      </w:r>
      <w:r w:rsidRPr="00196523">
        <w:rPr>
          <w:rFonts w:ascii="Times New Roman" w:eastAsia="宋体" w:hAnsi="Times New Roman" w:cs="Times New Roman"/>
          <w:color w:val="000000" w:themeColor="text1"/>
          <w:szCs w:val="21"/>
        </w:rPr>
        <w:t>．线性表采用链</w:t>
      </w:r>
      <w:r w:rsidRPr="00196523">
        <w:rPr>
          <w:rFonts w:ascii="Times New Roman" w:eastAsia="宋体" w:hAnsi="Times New Roman" w:cs="Times New Roman" w:hint="eastAsia"/>
          <w:color w:val="000000" w:themeColor="text1"/>
          <w:szCs w:val="21"/>
        </w:rPr>
        <w:t>式</w:t>
      </w:r>
      <w:r w:rsidRPr="00196523">
        <w:rPr>
          <w:rFonts w:ascii="Times New Roman" w:eastAsia="宋体" w:hAnsi="Times New Roman" w:cs="Times New Roman"/>
          <w:color w:val="000000" w:themeColor="text1"/>
          <w:szCs w:val="21"/>
        </w:rPr>
        <w:t>存储</w:t>
      </w:r>
      <w:r w:rsidRPr="00196523">
        <w:rPr>
          <w:rFonts w:ascii="Times New Roman" w:eastAsia="宋体" w:hAnsi="Times New Roman" w:cs="Times New Roman" w:hint="eastAsia"/>
          <w:color w:val="000000" w:themeColor="text1"/>
          <w:szCs w:val="21"/>
        </w:rPr>
        <w:t>方式</w:t>
      </w:r>
      <w:r w:rsidRPr="00196523">
        <w:rPr>
          <w:rFonts w:ascii="Times New Roman" w:eastAsia="宋体" w:hAnsi="Times New Roman" w:cs="Times New Roman"/>
          <w:color w:val="000000" w:themeColor="text1"/>
          <w:szCs w:val="21"/>
        </w:rPr>
        <w:t>，便于</w:t>
      </w:r>
      <w:r w:rsidR="00504DF0" w:rsidRPr="00196523">
        <w:rPr>
          <w:rFonts w:ascii="Times New Roman" w:eastAsia="宋体" w:hAnsi="Times New Roman" w:cs="Times New Roman" w:hint="eastAsia"/>
          <w:color w:val="000000" w:themeColor="text1"/>
          <w:szCs w:val="21"/>
        </w:rPr>
        <w:t>进行</w:t>
      </w:r>
      <w:r w:rsidRPr="00196523">
        <w:rPr>
          <w:rFonts w:ascii="Times New Roman" w:eastAsia="宋体" w:hAnsi="Times New Roman" w:cs="Times New Roman"/>
          <w:color w:val="000000" w:themeColor="text1"/>
          <w:szCs w:val="21"/>
        </w:rPr>
        <w:t>插入和删除操作</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．线性表采用顺序存储</w:t>
      </w:r>
      <w:r w:rsidRPr="00196523">
        <w:rPr>
          <w:rFonts w:ascii="Times New Roman" w:eastAsia="宋体" w:hAnsi="Times New Roman" w:cs="Times New Roman" w:hint="eastAsia"/>
          <w:color w:val="000000" w:themeColor="text1"/>
          <w:szCs w:val="21"/>
        </w:rPr>
        <w:t>方式</w:t>
      </w:r>
      <w:r w:rsidRPr="00196523">
        <w:rPr>
          <w:rFonts w:ascii="Times New Roman" w:eastAsia="宋体" w:hAnsi="Times New Roman" w:cs="Times New Roman"/>
          <w:color w:val="000000" w:themeColor="text1"/>
          <w:szCs w:val="21"/>
        </w:rPr>
        <w:t>，便于进行插入和删除操作</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．线性表采用链</w:t>
      </w:r>
      <w:r w:rsidRPr="00196523">
        <w:rPr>
          <w:rFonts w:ascii="Times New Roman" w:eastAsia="宋体" w:hAnsi="Times New Roman" w:cs="Times New Roman" w:hint="eastAsia"/>
          <w:color w:val="000000" w:themeColor="text1"/>
          <w:szCs w:val="21"/>
        </w:rPr>
        <w:t>式</w:t>
      </w:r>
      <w:r w:rsidRPr="00196523">
        <w:rPr>
          <w:rFonts w:ascii="Times New Roman" w:eastAsia="宋体" w:hAnsi="Times New Roman" w:cs="Times New Roman"/>
          <w:color w:val="000000" w:themeColor="text1"/>
          <w:szCs w:val="21"/>
        </w:rPr>
        <w:t>存储</w:t>
      </w:r>
      <w:r w:rsidRPr="00196523">
        <w:rPr>
          <w:rFonts w:ascii="Times New Roman" w:eastAsia="宋体" w:hAnsi="Times New Roman" w:cs="Times New Roman" w:hint="eastAsia"/>
          <w:color w:val="000000" w:themeColor="text1"/>
          <w:szCs w:val="21"/>
        </w:rPr>
        <w:t>方式</w:t>
      </w:r>
      <w:r w:rsidRPr="00196523">
        <w:rPr>
          <w:rFonts w:ascii="Times New Roman" w:eastAsia="宋体" w:hAnsi="Times New Roman" w:cs="Times New Roman"/>
          <w:color w:val="000000" w:themeColor="text1"/>
          <w:szCs w:val="21"/>
        </w:rPr>
        <w:t>，不必占用一片连续的存储单元</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．线性表采用顺序存储</w:t>
      </w:r>
      <w:r w:rsidRPr="00196523">
        <w:rPr>
          <w:rFonts w:ascii="Times New Roman" w:eastAsia="宋体" w:hAnsi="Times New Roman" w:cs="Times New Roman" w:hint="eastAsia"/>
          <w:color w:val="000000" w:themeColor="text1"/>
          <w:szCs w:val="21"/>
        </w:rPr>
        <w:t>方式</w:t>
      </w:r>
      <w:r w:rsidRPr="00196523">
        <w:rPr>
          <w:rFonts w:ascii="Times New Roman" w:eastAsia="宋体" w:hAnsi="Times New Roman" w:cs="Times New Roman"/>
          <w:color w:val="000000" w:themeColor="text1"/>
          <w:szCs w:val="21"/>
        </w:rPr>
        <w:t>，必须占用一片连续的存储单元</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443E42" w:rsidRPr="00196523">
        <w:rPr>
          <w:rFonts w:ascii="Times New Roman" w:eastAsia="宋体" w:hAnsi="Times New Roman" w:cs="Times New Roman" w:hint="eastAsia"/>
          <w:color w:val="000000" w:themeColor="text1"/>
        </w:rPr>
        <w:t>B</w:t>
      </w:r>
      <w:r w:rsidR="00443E42" w:rsidRPr="00196523">
        <w:rPr>
          <w:rFonts w:ascii="Times New Roman" w:eastAsia="宋体" w:hAnsi="Times New Roman" w:cs="Times New Roman" w:hint="eastAsia"/>
          <w:color w:val="000000" w:themeColor="text1"/>
        </w:rPr>
        <w:t>。</w:t>
      </w:r>
    </w:p>
    <w:p w:rsidR="00443E42" w:rsidRPr="00196523" w:rsidRDefault="00443E4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线性表既可以采用顺序存储结构，也可以采用链式存储结构。采用顺序存储结构时，各元素要连续存放（选项</w:t>
      </w:r>
      <w:r w:rsidRPr="00196523">
        <w:rPr>
          <w:rFonts w:ascii="Times New Roman" w:eastAsia="宋体" w:hAnsi="Times New Roman" w:cs="Times New Roman" w:hint="eastAsia"/>
          <w:color w:val="000000" w:themeColor="text1"/>
        </w:rPr>
        <w:t>D</w:t>
      </w:r>
      <w:r w:rsidR="00484067">
        <w:rPr>
          <w:rFonts w:ascii="Times New Roman" w:eastAsia="宋体" w:hAnsi="Times New Roman" w:cs="Times New Roman" w:hint="eastAsia"/>
          <w:color w:val="000000" w:themeColor="text1"/>
        </w:rPr>
        <w:t>正确</w:t>
      </w:r>
      <w:r w:rsidRPr="00196523">
        <w:rPr>
          <w:rFonts w:ascii="Times New Roman" w:eastAsia="宋体" w:hAnsi="Times New Roman" w:cs="Times New Roman" w:hint="eastAsia"/>
          <w:color w:val="000000" w:themeColor="text1"/>
        </w:rPr>
        <w:t>），当有插入和删除操作时，通常会导致其他元素的移动（选项</w:t>
      </w:r>
      <w:r w:rsidRPr="00196523">
        <w:rPr>
          <w:rFonts w:ascii="Times New Roman" w:eastAsia="宋体" w:hAnsi="Times New Roman" w:cs="Times New Roman" w:hint="eastAsia"/>
          <w:color w:val="000000" w:themeColor="text1"/>
        </w:rPr>
        <w:t>B</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）。当采用链式存储结构时，因为各结点的地址并不要求是相邻的（选项</w:t>
      </w:r>
      <w:r w:rsidRPr="00196523">
        <w:rPr>
          <w:rFonts w:ascii="Times New Roman" w:eastAsia="宋体" w:hAnsi="Times New Roman" w:cs="Times New Roman" w:hint="eastAsia"/>
          <w:color w:val="000000" w:themeColor="text1"/>
        </w:rPr>
        <w:t>C</w:t>
      </w:r>
      <w:r w:rsidR="00484067">
        <w:rPr>
          <w:rFonts w:ascii="Times New Roman" w:eastAsia="宋体" w:hAnsi="Times New Roman" w:cs="Times New Roman" w:hint="eastAsia"/>
          <w:color w:val="000000" w:themeColor="text1"/>
        </w:rPr>
        <w:t>正确</w:t>
      </w:r>
      <w:r w:rsidRPr="00196523">
        <w:rPr>
          <w:rFonts w:ascii="Times New Roman" w:eastAsia="宋体" w:hAnsi="Times New Roman" w:cs="Times New Roman" w:hint="eastAsia"/>
          <w:color w:val="000000" w:themeColor="text1"/>
        </w:rPr>
        <w:t>），所以插入和删除操作不会引起其他元素的移动（选项</w:t>
      </w:r>
      <w:r w:rsidRPr="00196523">
        <w:rPr>
          <w:rFonts w:ascii="Times New Roman" w:eastAsia="宋体" w:hAnsi="Times New Roman" w:cs="Times New Roman" w:hint="eastAsia"/>
          <w:color w:val="000000" w:themeColor="text1"/>
        </w:rPr>
        <w:t>A</w:t>
      </w:r>
      <w:r w:rsidR="00484067">
        <w:rPr>
          <w:rFonts w:ascii="Times New Roman" w:eastAsia="宋体" w:hAnsi="Times New Roman" w:cs="Times New Roman" w:hint="eastAsia"/>
          <w:color w:val="000000" w:themeColor="text1"/>
        </w:rPr>
        <w:t>正确</w:t>
      </w:r>
      <w:r w:rsidRPr="00196523">
        <w:rPr>
          <w:rFonts w:ascii="Times New Roman" w:eastAsia="宋体" w:hAnsi="Times New Roman" w:cs="Times New Roman" w:hint="eastAsia"/>
          <w:color w:val="000000" w:themeColor="text1"/>
        </w:rPr>
        <w:t>）。</w:t>
      </w:r>
    </w:p>
    <w:p w:rsidR="00484067" w:rsidRDefault="00484067" w:rsidP="00484067">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3</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若一个</w:t>
      </w:r>
      <w:r w:rsidRPr="004576B4">
        <w:rPr>
          <w:rFonts w:ascii="Times New Roman" w:eastAsia="宋体" w:hAnsi="Times New Roman" w:cs="Times New Roman" w:hint="eastAsia"/>
          <w:color w:val="000000"/>
        </w:rPr>
        <w:t>线性表</w:t>
      </w:r>
      <w:r>
        <w:rPr>
          <w:rFonts w:ascii="Times New Roman" w:eastAsia="宋体" w:hAnsi="Times New Roman" w:cs="Times New Roman" w:hint="eastAsia"/>
          <w:color w:val="000000"/>
        </w:rPr>
        <w:t>分别采用下列</w:t>
      </w:r>
      <w:r w:rsidRPr="004576B4">
        <w:rPr>
          <w:rFonts w:ascii="Times New Roman" w:eastAsia="宋体" w:hAnsi="Times New Roman" w:cs="Times New Roman" w:hint="eastAsia"/>
          <w:color w:val="000000"/>
        </w:rPr>
        <w:t>存储结构</w:t>
      </w:r>
      <w:r>
        <w:rPr>
          <w:rFonts w:ascii="Times New Roman" w:eastAsia="宋体" w:hAnsi="Times New Roman" w:cs="Times New Roman" w:hint="eastAsia"/>
          <w:color w:val="000000"/>
        </w:rPr>
        <w:t>进行存储</w:t>
      </w:r>
      <w:r w:rsidRPr="004576B4">
        <w:rPr>
          <w:rFonts w:ascii="Times New Roman" w:eastAsia="宋体" w:hAnsi="Times New Roman" w:cs="Times New Roman" w:hint="eastAsia"/>
          <w:color w:val="000000"/>
        </w:rPr>
        <w:t>中，</w:t>
      </w:r>
      <w:r>
        <w:rPr>
          <w:rFonts w:ascii="Times New Roman" w:eastAsia="宋体" w:hAnsi="Times New Roman" w:cs="Times New Roman" w:hint="eastAsia"/>
          <w:color w:val="000000"/>
        </w:rPr>
        <w:t>则</w:t>
      </w:r>
      <w:r w:rsidRPr="004576B4">
        <w:rPr>
          <w:rFonts w:ascii="Times New Roman" w:eastAsia="宋体" w:hAnsi="Times New Roman" w:cs="Times New Roman" w:hint="eastAsia"/>
          <w:color w:val="000000"/>
        </w:rPr>
        <w:t>读取一个</w:t>
      </w:r>
      <w:r w:rsidRPr="004576B4">
        <w:rPr>
          <w:rFonts w:ascii="Times New Roman" w:eastAsia="宋体" w:hAnsi="Times New Roman" w:cs="Times New Roman"/>
          <w:color w:val="000000"/>
        </w:rPr>
        <w:t>指定</w:t>
      </w:r>
      <w:r>
        <w:rPr>
          <w:rFonts w:ascii="Times New Roman" w:eastAsia="宋体" w:hAnsi="Times New Roman" w:cs="Times New Roman" w:hint="eastAsia"/>
          <w:color w:val="000000"/>
        </w:rPr>
        <w:t>位置（</w:t>
      </w:r>
      <w:r w:rsidRPr="004576B4">
        <w:rPr>
          <w:rFonts w:ascii="Times New Roman" w:eastAsia="宋体" w:hAnsi="Times New Roman" w:cs="Times New Roman"/>
          <w:color w:val="000000"/>
        </w:rPr>
        <w:t>序号</w:t>
      </w:r>
      <w:r>
        <w:rPr>
          <w:rFonts w:ascii="Times New Roman" w:eastAsia="宋体" w:hAnsi="Times New Roman" w:cs="Times New Roman" w:hint="eastAsia"/>
          <w:color w:val="000000"/>
        </w:rPr>
        <w:t>）</w:t>
      </w:r>
      <w:r w:rsidRPr="004576B4">
        <w:rPr>
          <w:rFonts w:ascii="Times New Roman" w:eastAsia="宋体" w:hAnsi="Times New Roman" w:cs="Times New Roman" w:hint="eastAsia"/>
          <w:color w:val="000000"/>
        </w:rPr>
        <w:t>的元素所花费时间最少的是</w:t>
      </w:r>
      <w:r>
        <w:rPr>
          <w:rFonts w:ascii="Times New Roman" w:eastAsia="宋体" w:hAnsi="Times New Roman" w:cs="Times New Roman" w:hint="eastAsia"/>
          <w:color w:val="000000"/>
        </w:rPr>
        <w:t>_</w:t>
      </w:r>
      <w:r>
        <w:rPr>
          <w:rFonts w:ascii="Times New Roman" w:eastAsia="宋体" w:hAnsi="Times New Roman" w:cs="Times New Roman"/>
          <w:color w:val="000000"/>
        </w:rPr>
        <w:t>_______</w:t>
      </w:r>
      <w:r>
        <w:rPr>
          <w:rFonts w:ascii="Times New Roman" w:eastAsia="宋体" w:hAnsi="Times New Roman" w:cs="Times New Roman" w:hint="eastAsia"/>
          <w:color w:val="000000"/>
        </w:rPr>
        <w:t>。</w:t>
      </w:r>
    </w:p>
    <w:p w:rsidR="00484067"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5E6722">
        <w:rPr>
          <w:rFonts w:ascii="Times New Roman" w:eastAsia="宋体" w:hAnsi="Times New Roman" w:cs="Times New Roman"/>
          <w:color w:val="000000"/>
          <w:szCs w:val="21"/>
        </w:rPr>
        <w:t>A</w:t>
      </w:r>
      <w:r w:rsidRPr="005E6722">
        <w:rPr>
          <w:rFonts w:ascii="Times New Roman" w:eastAsia="宋体" w:hAnsi="Times New Roman" w:cs="Times New Roman" w:hint="eastAsia"/>
          <w:color w:val="000000"/>
          <w:szCs w:val="21"/>
        </w:rPr>
        <w:t>．</w:t>
      </w:r>
      <w:r w:rsidRPr="00840AD3">
        <w:rPr>
          <w:rFonts w:ascii="Times New Roman" w:eastAsia="宋体" w:hAnsi="Times New Roman" w:cs="Times New Roman" w:hint="eastAsia"/>
          <w:color w:val="000000"/>
          <w:szCs w:val="21"/>
        </w:rPr>
        <w:t>顺序表</w:t>
      </w:r>
      <w:r w:rsidRPr="00C813BA">
        <w:rPr>
          <w:rFonts w:ascii="Times New Roman" w:eastAsia="宋体" w:hAnsi="Times New Roman" w:cs="Times New Roman"/>
          <w:color w:val="000000"/>
          <w:szCs w:val="21"/>
        </w:rPr>
        <w:tab/>
        <w:t>B</w:t>
      </w:r>
      <w:r w:rsidRPr="00C813BA">
        <w:rPr>
          <w:rFonts w:ascii="Times New Roman" w:eastAsia="宋体" w:hAnsi="Times New Roman" w:cs="Times New Roman"/>
          <w:color w:val="000000"/>
          <w:szCs w:val="21"/>
        </w:rPr>
        <w:t>．</w:t>
      </w:r>
      <w:r w:rsidRPr="00840AD3">
        <w:rPr>
          <w:rFonts w:ascii="Times New Roman" w:eastAsia="宋体" w:hAnsi="Times New Roman" w:cs="Times New Roman" w:hint="eastAsia"/>
          <w:color w:val="000000"/>
          <w:szCs w:val="21"/>
        </w:rPr>
        <w:t>单向链表</w:t>
      </w:r>
      <w:r w:rsidRPr="00840AD3">
        <w:rPr>
          <w:rFonts w:ascii="Times New Roman" w:eastAsia="宋体" w:hAnsi="Times New Roman" w:cs="Times New Roman"/>
          <w:color w:val="000000"/>
          <w:szCs w:val="21"/>
        </w:rPr>
        <w:tab/>
      </w: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szCs w:val="21"/>
        </w:rPr>
        <w:t>．</w:t>
      </w:r>
      <w:r w:rsidRPr="00840AD3">
        <w:rPr>
          <w:rFonts w:ascii="Times New Roman" w:eastAsia="宋体" w:hAnsi="Times New Roman" w:cs="Times New Roman" w:hint="eastAsia"/>
          <w:color w:val="000000"/>
          <w:szCs w:val="21"/>
        </w:rPr>
        <w:t>双向链表</w:t>
      </w:r>
      <w:r w:rsidRPr="00840AD3">
        <w:rPr>
          <w:rFonts w:ascii="Times New Roman" w:eastAsia="宋体" w:hAnsi="Times New Roman" w:cs="Times New Roman"/>
          <w:color w:val="000000"/>
          <w:szCs w:val="21"/>
        </w:rPr>
        <w:tab/>
      </w:r>
      <w:r w:rsidRPr="00C813BA">
        <w:rPr>
          <w:rFonts w:ascii="Times New Roman" w:eastAsia="宋体" w:hAnsi="Times New Roman" w:cs="Times New Roman"/>
          <w:color w:val="000000"/>
          <w:szCs w:val="21"/>
        </w:rPr>
        <w:t>D</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循环</w:t>
      </w:r>
      <w:r w:rsidRPr="00840AD3">
        <w:rPr>
          <w:rFonts w:ascii="Times New Roman" w:eastAsia="宋体" w:hAnsi="Times New Roman" w:cs="Times New Roman" w:hint="eastAsia"/>
          <w:color w:val="000000"/>
          <w:szCs w:val="21"/>
        </w:rPr>
        <w:t>链表</w:t>
      </w:r>
    </w:p>
    <w:p w:rsidR="00484067" w:rsidRDefault="00484067" w:rsidP="00484067">
      <w:pPr>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A</w:t>
      </w:r>
      <w:r w:rsidR="009600DD">
        <w:rPr>
          <w:rFonts w:ascii="Times New Roman" w:eastAsia="宋体" w:hAnsi="Times New Roman" w:cs="Times New Roman" w:hint="eastAsia"/>
          <w:color w:val="000000"/>
        </w:rPr>
        <w:t>。</w:t>
      </w:r>
    </w:p>
    <w:p w:rsidR="00484067" w:rsidRDefault="00484067" w:rsidP="00484067">
      <w:pPr>
        <w:pStyle w:val="a3"/>
        <w:spacing w:line="240" w:lineRule="auto"/>
        <w:ind w:firstLine="420"/>
        <w:rPr>
          <w:rFonts w:ascii="Times New Roman" w:eastAsia="宋体" w:hAnsi="Times New Roman" w:cs="Times New Roman"/>
          <w:color w:val="000000"/>
        </w:rPr>
      </w:pPr>
      <w:r w:rsidRPr="00CA0D01">
        <w:rPr>
          <w:rFonts w:ascii="Times New Roman" w:eastAsia="宋体" w:hAnsi="Times New Roman" w:cs="Times New Roman" w:hint="eastAsia"/>
          <w:color w:val="000000"/>
        </w:rPr>
        <w:t>采用顺序存储结构保存线性表时，</w:t>
      </w:r>
      <w:r>
        <w:rPr>
          <w:rFonts w:ascii="Times New Roman" w:eastAsia="宋体" w:hAnsi="Times New Roman" w:cs="Times New Roman" w:hint="eastAsia"/>
          <w:color w:val="000000"/>
        </w:rPr>
        <w:t>要</w:t>
      </w:r>
      <w:r w:rsidRPr="004576B4">
        <w:rPr>
          <w:rFonts w:ascii="Times New Roman" w:eastAsia="宋体" w:hAnsi="Times New Roman" w:cs="Times New Roman" w:hint="eastAsia"/>
          <w:color w:val="000000"/>
        </w:rPr>
        <w:t>读取一个</w:t>
      </w:r>
      <w:r w:rsidRPr="004576B4">
        <w:rPr>
          <w:rFonts w:ascii="Times New Roman" w:eastAsia="宋体" w:hAnsi="Times New Roman" w:cs="Times New Roman"/>
          <w:color w:val="000000"/>
        </w:rPr>
        <w:t>指定</w:t>
      </w:r>
      <w:r>
        <w:rPr>
          <w:rFonts w:ascii="Times New Roman" w:eastAsia="宋体" w:hAnsi="Times New Roman" w:cs="Times New Roman" w:hint="eastAsia"/>
          <w:color w:val="000000"/>
        </w:rPr>
        <w:t>位置（</w:t>
      </w:r>
      <w:r w:rsidRPr="004576B4">
        <w:rPr>
          <w:rFonts w:ascii="Times New Roman" w:eastAsia="宋体" w:hAnsi="Times New Roman" w:cs="Times New Roman"/>
          <w:color w:val="000000"/>
        </w:rPr>
        <w:t>序号</w:t>
      </w:r>
      <w:r>
        <w:rPr>
          <w:rFonts w:ascii="Times New Roman" w:eastAsia="宋体" w:hAnsi="Times New Roman" w:cs="Times New Roman" w:hint="eastAsia"/>
          <w:color w:val="000000"/>
        </w:rPr>
        <w:t>）</w:t>
      </w:r>
      <w:r w:rsidRPr="004576B4">
        <w:rPr>
          <w:rFonts w:ascii="Times New Roman" w:eastAsia="宋体" w:hAnsi="Times New Roman" w:cs="Times New Roman" w:hint="eastAsia"/>
          <w:color w:val="000000"/>
        </w:rPr>
        <w:t>的元素</w:t>
      </w:r>
      <w:r>
        <w:rPr>
          <w:rFonts w:ascii="Times New Roman" w:eastAsia="宋体" w:hAnsi="Times New Roman" w:cs="Times New Roman" w:hint="eastAsia"/>
          <w:color w:val="000000"/>
        </w:rPr>
        <w:t>可以直接通过下标访问，下标与元素在内存中存储地址是一个简单的计算公式，因为可以</w:t>
      </w:r>
      <w:r w:rsidRPr="009600DD">
        <w:rPr>
          <w:rFonts w:ascii="Times New Roman" w:eastAsia="宋体" w:hAnsi="Times New Roman" w:cs="Times New Roman"/>
          <w:i/>
          <w:color w:val="000000"/>
        </w:rPr>
        <w:t>O</w:t>
      </w:r>
      <w:r w:rsidRPr="00CA0D01">
        <w:rPr>
          <w:rFonts w:ascii="Times New Roman" w:eastAsia="宋体" w:hAnsi="Times New Roman" w:cs="Times New Roman"/>
          <w:color w:val="000000"/>
        </w:rPr>
        <w:t>(1)</w:t>
      </w:r>
      <w:r w:rsidRPr="00CA0D01">
        <w:rPr>
          <w:rFonts w:ascii="Times New Roman" w:eastAsia="宋体" w:hAnsi="Times New Roman" w:cs="Times New Roman" w:hint="eastAsia"/>
          <w:color w:val="000000"/>
        </w:rPr>
        <w:t>访问线性表任一位置的元素</w:t>
      </w:r>
      <w:r>
        <w:rPr>
          <w:rFonts w:ascii="Times New Roman" w:eastAsia="宋体" w:hAnsi="Times New Roman" w:cs="Times New Roman" w:hint="eastAsia"/>
          <w:color w:val="000000"/>
        </w:rPr>
        <w:t>，是花费时间最少的（选项</w:t>
      </w:r>
      <w:r>
        <w:rPr>
          <w:rFonts w:ascii="Times New Roman" w:eastAsia="宋体" w:hAnsi="Times New Roman" w:cs="Times New Roman" w:hint="eastAsia"/>
          <w:color w:val="000000"/>
        </w:rPr>
        <w:t>A</w:t>
      </w:r>
      <w:r>
        <w:rPr>
          <w:rFonts w:ascii="Times New Roman" w:eastAsia="宋体" w:hAnsi="Times New Roman" w:cs="Times New Roman" w:hint="eastAsia"/>
          <w:color w:val="000000"/>
        </w:rPr>
        <w:t>正确）</w:t>
      </w:r>
      <w:r w:rsidRPr="00CA0D01">
        <w:rPr>
          <w:rFonts w:ascii="Times New Roman" w:eastAsia="宋体" w:hAnsi="Times New Roman" w:cs="Times New Roman" w:hint="eastAsia"/>
          <w:color w:val="000000"/>
        </w:rPr>
        <w:t>。</w:t>
      </w:r>
      <w:r>
        <w:rPr>
          <w:rFonts w:ascii="Times New Roman" w:eastAsia="宋体" w:hAnsi="Times New Roman" w:cs="Times New Roman" w:hint="eastAsia"/>
          <w:color w:val="000000"/>
        </w:rPr>
        <w:t>对于采用链式存储结构保存的线性表，无论是单向链表（选项</w:t>
      </w:r>
      <w:r>
        <w:rPr>
          <w:rFonts w:ascii="Times New Roman" w:eastAsia="宋体" w:hAnsi="Times New Roman" w:cs="Times New Roman" w:hint="eastAsia"/>
          <w:color w:val="000000"/>
        </w:rPr>
        <w:t>B</w:t>
      </w:r>
      <w:r>
        <w:rPr>
          <w:rFonts w:ascii="Times New Roman" w:eastAsia="宋体" w:hAnsi="Times New Roman" w:cs="Times New Roman" w:hint="eastAsia"/>
          <w:color w:val="000000"/>
        </w:rPr>
        <w:t>）、双向链表（选项</w:t>
      </w:r>
      <w:r>
        <w:rPr>
          <w:rFonts w:ascii="Times New Roman" w:eastAsia="宋体" w:hAnsi="Times New Roman" w:cs="Times New Roman" w:hint="eastAsia"/>
          <w:color w:val="000000"/>
        </w:rPr>
        <w:t>C</w:t>
      </w:r>
      <w:r>
        <w:rPr>
          <w:rFonts w:ascii="Times New Roman" w:eastAsia="宋体" w:hAnsi="Times New Roman" w:cs="Times New Roman" w:hint="eastAsia"/>
          <w:color w:val="000000"/>
        </w:rPr>
        <w:t>），还是循环链表（选项</w:t>
      </w:r>
      <w:r>
        <w:rPr>
          <w:rFonts w:ascii="Times New Roman" w:eastAsia="宋体" w:hAnsi="Times New Roman" w:cs="Times New Roman" w:hint="eastAsia"/>
          <w:color w:val="000000"/>
        </w:rPr>
        <w:t>D</w:t>
      </w:r>
      <w:r>
        <w:rPr>
          <w:rFonts w:ascii="Times New Roman" w:eastAsia="宋体" w:hAnsi="Times New Roman" w:cs="Times New Roman" w:hint="eastAsia"/>
          <w:color w:val="000000"/>
        </w:rPr>
        <w:t>），要</w:t>
      </w:r>
      <w:r w:rsidRPr="004576B4">
        <w:rPr>
          <w:rFonts w:ascii="Times New Roman" w:eastAsia="宋体" w:hAnsi="Times New Roman" w:cs="Times New Roman" w:hint="eastAsia"/>
          <w:color w:val="000000"/>
        </w:rPr>
        <w:t>读取</w:t>
      </w:r>
      <w:r w:rsidRPr="004576B4">
        <w:rPr>
          <w:rFonts w:ascii="Times New Roman" w:eastAsia="宋体" w:hAnsi="Times New Roman" w:cs="Times New Roman"/>
          <w:color w:val="000000"/>
        </w:rPr>
        <w:t>指定</w:t>
      </w:r>
      <w:r>
        <w:rPr>
          <w:rFonts w:ascii="Times New Roman" w:eastAsia="宋体" w:hAnsi="Times New Roman" w:cs="Times New Roman" w:hint="eastAsia"/>
          <w:color w:val="000000"/>
        </w:rPr>
        <w:t>位置（</w:t>
      </w:r>
      <w:r w:rsidRPr="004576B4">
        <w:rPr>
          <w:rFonts w:ascii="Times New Roman" w:eastAsia="宋体" w:hAnsi="Times New Roman" w:cs="Times New Roman"/>
          <w:color w:val="000000"/>
        </w:rPr>
        <w:t>序号</w:t>
      </w:r>
      <w:r>
        <w:rPr>
          <w:rFonts w:ascii="Times New Roman" w:eastAsia="宋体" w:hAnsi="Times New Roman" w:cs="Times New Roman" w:hint="eastAsia"/>
          <w:color w:val="000000"/>
        </w:rPr>
        <w:t>）</w:t>
      </w:r>
      <w:r w:rsidRPr="004576B4">
        <w:rPr>
          <w:rFonts w:ascii="Times New Roman" w:eastAsia="宋体" w:hAnsi="Times New Roman" w:cs="Times New Roman" w:hint="eastAsia"/>
          <w:color w:val="000000"/>
        </w:rPr>
        <w:t>的元素</w:t>
      </w:r>
      <w:r>
        <w:rPr>
          <w:rFonts w:ascii="Times New Roman" w:eastAsia="宋体" w:hAnsi="Times New Roman" w:cs="Times New Roman" w:hint="eastAsia"/>
          <w:color w:val="000000"/>
        </w:rPr>
        <w:t>均需要从链表首</w:t>
      </w:r>
      <w:r w:rsidR="0057130E">
        <w:rPr>
          <w:rFonts w:ascii="Times New Roman" w:eastAsia="宋体" w:hAnsi="Times New Roman" w:cs="Times New Roman" w:hint="eastAsia"/>
          <w:color w:val="000000"/>
        </w:rPr>
        <w:t>结</w:t>
      </w:r>
      <w:r>
        <w:rPr>
          <w:rFonts w:ascii="Times New Roman" w:eastAsia="宋体" w:hAnsi="Times New Roman" w:cs="Times New Roman" w:hint="eastAsia"/>
          <w:color w:val="000000"/>
        </w:rPr>
        <w:t>点开始进行计数，这样，操作的时间复杂度均为</w:t>
      </w:r>
      <w:r w:rsidRPr="009600DD">
        <w:rPr>
          <w:rFonts w:ascii="Times New Roman" w:eastAsia="宋体" w:hAnsi="Times New Roman" w:cs="Times New Roman" w:hint="eastAsia"/>
          <w:i/>
          <w:color w:val="000000"/>
        </w:rPr>
        <w:t>O</w:t>
      </w:r>
      <w:r w:rsidRPr="00CA0D01">
        <w:rPr>
          <w:rFonts w:ascii="Times New Roman" w:eastAsia="宋体" w:hAnsi="Times New Roman" w:cs="Times New Roman"/>
          <w:color w:val="000000"/>
        </w:rPr>
        <w:t>(</w:t>
      </w:r>
      <w:r w:rsidRPr="00840AD3">
        <w:rPr>
          <w:rFonts w:ascii="Times New Roman" w:eastAsia="宋体" w:hAnsi="Times New Roman" w:cs="Times New Roman"/>
          <w:i/>
          <w:color w:val="000000"/>
        </w:rPr>
        <w:t>n</w:t>
      </w:r>
      <w:r w:rsidRPr="00CA0D01">
        <w:rPr>
          <w:rFonts w:ascii="Times New Roman" w:eastAsia="宋体" w:hAnsi="Times New Roman" w:cs="Times New Roman"/>
          <w:color w:val="000000"/>
        </w:rPr>
        <w:t>)</w:t>
      </w:r>
      <w:r>
        <w:rPr>
          <w:rFonts w:ascii="Times New Roman" w:eastAsia="宋体" w:hAnsi="Times New Roman" w:cs="Times New Roman" w:hint="eastAsia"/>
          <w:color w:val="000000"/>
        </w:rPr>
        <w:t>。</w:t>
      </w:r>
    </w:p>
    <w:p w:rsidR="00484067" w:rsidRPr="00840AD3" w:rsidRDefault="00484067" w:rsidP="00484067">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4</w:t>
      </w:r>
      <w:r w:rsidRPr="00CA0D01">
        <w:rPr>
          <w:rFonts w:ascii="Times New Roman" w:eastAsia="宋体" w:hAnsi="Times New Roman" w:cs="Times New Roman"/>
          <w:color w:val="000000"/>
        </w:rPr>
        <w:t>．</w:t>
      </w:r>
      <w:r w:rsidRPr="00840AD3">
        <w:rPr>
          <w:rFonts w:ascii="Times New Roman" w:eastAsia="宋体" w:hAnsi="Times New Roman" w:cs="Times New Roman" w:hint="eastAsia"/>
          <w:color w:val="000000"/>
        </w:rPr>
        <w:t>下列关于线性表的</w:t>
      </w:r>
      <w:r w:rsidR="009600DD">
        <w:rPr>
          <w:rFonts w:ascii="Times New Roman" w:eastAsia="宋体" w:hAnsi="Times New Roman" w:cs="Times New Roman" w:hint="eastAsia"/>
          <w:color w:val="000000"/>
        </w:rPr>
        <w:t>叙述</w:t>
      </w:r>
      <w:r w:rsidRPr="00840AD3">
        <w:rPr>
          <w:rFonts w:ascii="Times New Roman" w:eastAsia="宋体" w:hAnsi="Times New Roman" w:cs="Times New Roman" w:hint="eastAsia"/>
          <w:color w:val="000000"/>
        </w:rPr>
        <w:t>中，错误的是</w:t>
      </w:r>
      <w:r w:rsidRPr="00840AD3">
        <w:rPr>
          <w:rFonts w:ascii="Times New Roman" w:eastAsia="宋体" w:hAnsi="Times New Roman" w:cs="Times New Roman"/>
          <w:color w:val="000000"/>
        </w:rPr>
        <w:t>________</w:t>
      </w:r>
      <w:r w:rsidRPr="00840AD3">
        <w:rPr>
          <w:rFonts w:ascii="Times New Roman" w:eastAsia="宋体" w:hAnsi="Times New Roman" w:cs="Times New Roman" w:hint="eastAsia"/>
          <w:color w:val="000000"/>
        </w:rPr>
        <w:t>。</w:t>
      </w:r>
    </w:p>
    <w:p w:rsidR="00484067" w:rsidRPr="00840AD3"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5E6722">
        <w:rPr>
          <w:rFonts w:ascii="Times New Roman" w:eastAsia="宋体" w:hAnsi="Times New Roman" w:cs="Times New Roman"/>
          <w:color w:val="000000"/>
          <w:szCs w:val="21"/>
        </w:rPr>
        <w:t>A</w:t>
      </w:r>
      <w:r w:rsidRPr="005E6722">
        <w:rPr>
          <w:rFonts w:ascii="Times New Roman" w:eastAsia="宋体" w:hAnsi="Times New Roman" w:cs="Times New Roman" w:hint="eastAsia"/>
          <w:color w:val="000000"/>
          <w:szCs w:val="21"/>
        </w:rPr>
        <w:t>．</w:t>
      </w:r>
      <w:r w:rsidRPr="00840AD3">
        <w:rPr>
          <w:rFonts w:ascii="Times New Roman" w:eastAsia="宋体" w:hAnsi="Times New Roman" w:cs="Times New Roman" w:hint="eastAsia"/>
          <w:color w:val="000000"/>
          <w:szCs w:val="21"/>
        </w:rPr>
        <w:t>除第一个元素外均有唯一的前驱</w:t>
      </w:r>
    </w:p>
    <w:p w:rsidR="00484067" w:rsidRPr="00840AD3"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B</w:t>
      </w:r>
      <w:r w:rsidRPr="00C813BA">
        <w:rPr>
          <w:rFonts w:ascii="Times New Roman" w:eastAsia="宋体" w:hAnsi="Times New Roman" w:cs="Times New Roman"/>
          <w:color w:val="000000"/>
          <w:szCs w:val="21"/>
        </w:rPr>
        <w:t>．</w:t>
      </w:r>
      <w:r w:rsidRPr="00840AD3">
        <w:rPr>
          <w:rFonts w:ascii="Times New Roman" w:eastAsia="宋体" w:hAnsi="Times New Roman" w:cs="Times New Roman" w:hint="eastAsia"/>
          <w:color w:val="000000"/>
          <w:szCs w:val="21"/>
        </w:rPr>
        <w:t>除最后一个元素外均有唯一</w:t>
      </w:r>
      <w:r w:rsidR="009600DD">
        <w:rPr>
          <w:rFonts w:ascii="Times New Roman" w:eastAsia="宋体" w:hAnsi="Times New Roman" w:cs="Times New Roman" w:hint="eastAsia"/>
          <w:color w:val="000000"/>
          <w:szCs w:val="21"/>
        </w:rPr>
        <w:t>的</w:t>
      </w:r>
      <w:r w:rsidRPr="00840AD3">
        <w:rPr>
          <w:rFonts w:ascii="Times New Roman" w:eastAsia="宋体" w:hAnsi="Times New Roman" w:cs="Times New Roman" w:hint="eastAsia"/>
          <w:color w:val="000000"/>
          <w:szCs w:val="21"/>
        </w:rPr>
        <w:t>后继</w:t>
      </w:r>
    </w:p>
    <w:p w:rsidR="00484067"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szCs w:val="21"/>
        </w:rPr>
        <w:t>．</w:t>
      </w:r>
      <w:r w:rsidRPr="00840AD3">
        <w:rPr>
          <w:rFonts w:ascii="Times New Roman" w:eastAsia="宋体" w:hAnsi="Times New Roman" w:cs="Times New Roman" w:hint="eastAsia"/>
          <w:color w:val="000000"/>
          <w:szCs w:val="21"/>
        </w:rPr>
        <w:t>元素的个数可以是</w:t>
      </w:r>
      <w:r w:rsidRPr="00840AD3">
        <w:rPr>
          <w:rFonts w:ascii="Times New Roman" w:eastAsia="宋体" w:hAnsi="Times New Roman" w:cs="Times New Roman"/>
          <w:color w:val="000000"/>
          <w:szCs w:val="21"/>
        </w:rPr>
        <w:t>0</w:t>
      </w:r>
      <w:r w:rsidRPr="00840AD3">
        <w:rPr>
          <w:rFonts w:ascii="Times New Roman" w:eastAsia="宋体" w:hAnsi="Times New Roman" w:cs="Times New Roman" w:hint="eastAsia"/>
          <w:color w:val="000000"/>
          <w:szCs w:val="21"/>
        </w:rPr>
        <w:t>，</w:t>
      </w:r>
      <w:r w:rsidR="009600DD">
        <w:rPr>
          <w:rFonts w:ascii="Times New Roman" w:eastAsia="宋体" w:hAnsi="Times New Roman" w:cs="Times New Roman" w:hint="eastAsia"/>
          <w:color w:val="000000"/>
          <w:szCs w:val="21"/>
        </w:rPr>
        <w:t>此时表</w:t>
      </w:r>
      <w:r w:rsidRPr="00840AD3">
        <w:rPr>
          <w:rFonts w:ascii="Times New Roman" w:eastAsia="宋体" w:hAnsi="Times New Roman" w:cs="Times New Roman" w:hint="eastAsia"/>
          <w:color w:val="000000"/>
          <w:szCs w:val="21"/>
        </w:rPr>
        <w:t>为空表</w:t>
      </w:r>
    </w:p>
    <w:p w:rsidR="00484067"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D</w:t>
      </w:r>
      <w:r w:rsidRPr="00C813BA">
        <w:rPr>
          <w:rFonts w:ascii="Times New Roman" w:eastAsia="宋体" w:hAnsi="Times New Roman" w:cs="Times New Roman"/>
          <w:color w:val="000000"/>
          <w:szCs w:val="21"/>
        </w:rPr>
        <w:t>．</w:t>
      </w:r>
      <w:r w:rsidRPr="00840AD3">
        <w:rPr>
          <w:rFonts w:ascii="Times New Roman" w:eastAsia="宋体" w:hAnsi="Times New Roman" w:cs="Times New Roman" w:hint="eastAsia"/>
          <w:color w:val="000000"/>
          <w:szCs w:val="21"/>
        </w:rPr>
        <w:t>元素的个数若为无穷，</w:t>
      </w:r>
      <w:r w:rsidR="009600DD">
        <w:rPr>
          <w:rFonts w:ascii="Times New Roman" w:eastAsia="宋体" w:hAnsi="Times New Roman" w:cs="Times New Roman" w:hint="eastAsia"/>
          <w:color w:val="000000"/>
          <w:szCs w:val="21"/>
        </w:rPr>
        <w:t>则表</w:t>
      </w:r>
      <w:r w:rsidRPr="00840AD3">
        <w:rPr>
          <w:rFonts w:ascii="Times New Roman" w:eastAsia="宋体" w:hAnsi="Times New Roman" w:cs="Times New Roman" w:hint="eastAsia"/>
          <w:color w:val="000000"/>
          <w:szCs w:val="21"/>
        </w:rPr>
        <w:t>为无穷表</w:t>
      </w:r>
    </w:p>
    <w:p w:rsidR="00484067" w:rsidRDefault="00484067" w:rsidP="00484067">
      <w:pPr>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D</w:t>
      </w:r>
      <w:r w:rsidR="009600DD">
        <w:rPr>
          <w:rFonts w:ascii="Times New Roman" w:eastAsia="宋体" w:hAnsi="Times New Roman" w:cs="Times New Roman" w:hint="eastAsia"/>
          <w:color w:val="000000"/>
        </w:rPr>
        <w:t>。</w:t>
      </w:r>
    </w:p>
    <w:p w:rsidR="00484067" w:rsidRDefault="00484067" w:rsidP="00484067">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color w:val="000000"/>
        </w:rPr>
        <w:t>基本概念。在数据结构中，线性表是一个有限元素的序列。</w:t>
      </w:r>
    </w:p>
    <w:p w:rsidR="00484067" w:rsidRDefault="00484067" w:rsidP="00484067">
      <w:pPr>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5</w:t>
      </w:r>
      <w:r w:rsidRPr="00CA0D01">
        <w:rPr>
          <w:rFonts w:ascii="Times New Roman" w:eastAsia="宋体" w:hAnsi="Times New Roman" w:cs="Times New Roman"/>
          <w:color w:val="000000"/>
        </w:rPr>
        <w:t>．</w:t>
      </w:r>
      <w:r>
        <w:rPr>
          <w:rFonts w:ascii="Times New Roman" w:eastAsia="宋体" w:hAnsi="Times New Roman" w:cs="Times New Roman" w:hint="eastAsia"/>
          <w:color w:val="000000"/>
        </w:rPr>
        <w:t>下列关于线性表</w:t>
      </w:r>
      <w:r>
        <w:rPr>
          <w:rFonts w:ascii="Times New Roman" w:eastAsia="宋体" w:hAnsi="Times New Roman" w:cs="Times New Roman" w:hint="eastAsia"/>
          <w:color w:val="000000"/>
        </w:rPr>
        <w:t>L</w:t>
      </w:r>
      <w:r>
        <w:rPr>
          <w:rFonts w:ascii="Times New Roman" w:eastAsia="宋体" w:hAnsi="Times New Roman" w:cs="Times New Roman" w:hint="eastAsia"/>
          <w:color w:val="000000"/>
        </w:rPr>
        <w:t>的叙述中，正确的是</w:t>
      </w:r>
      <w:r>
        <w:rPr>
          <w:rFonts w:ascii="Times New Roman" w:eastAsia="宋体" w:hAnsi="Times New Roman" w:cs="Times New Roman" w:hint="eastAsia"/>
          <w:color w:val="000000"/>
        </w:rPr>
        <w:t>_</w:t>
      </w:r>
      <w:r>
        <w:rPr>
          <w:rFonts w:ascii="Times New Roman" w:eastAsia="宋体" w:hAnsi="Times New Roman" w:cs="Times New Roman"/>
          <w:color w:val="000000"/>
        </w:rPr>
        <w:t>_______</w:t>
      </w:r>
      <w:r>
        <w:rPr>
          <w:rFonts w:ascii="Times New Roman" w:eastAsia="宋体" w:hAnsi="Times New Roman" w:cs="Times New Roman" w:hint="eastAsia"/>
          <w:color w:val="000000"/>
        </w:rPr>
        <w:t>。</w:t>
      </w:r>
    </w:p>
    <w:p w:rsidR="00484067" w:rsidRPr="00790D1E"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5E6722">
        <w:rPr>
          <w:rFonts w:ascii="Times New Roman" w:eastAsia="宋体" w:hAnsi="Times New Roman" w:cs="Times New Roman"/>
          <w:color w:val="000000"/>
          <w:szCs w:val="21"/>
        </w:rPr>
        <w:t>A</w:t>
      </w:r>
      <w:r w:rsidRPr="005E6722">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是由</w:t>
      </w:r>
      <w:r>
        <w:rPr>
          <w:rFonts w:ascii="Times New Roman" w:eastAsia="宋体" w:hAnsi="Times New Roman" w:cs="Times New Roman" w:hint="eastAsia"/>
          <w:color w:val="000000"/>
          <w:szCs w:val="21"/>
        </w:rPr>
        <w:t>n</w:t>
      </w:r>
      <w:proofErr w:type="gramStart"/>
      <w:r>
        <w:rPr>
          <w:rFonts w:ascii="Times New Roman" w:eastAsia="宋体" w:hAnsi="Times New Roman" w:cs="Times New Roman" w:hint="eastAsia"/>
          <w:color w:val="000000"/>
          <w:szCs w:val="21"/>
        </w:rPr>
        <w:t>个</w:t>
      </w:r>
      <w:proofErr w:type="gramEnd"/>
      <w:r>
        <w:rPr>
          <w:rFonts w:ascii="Times New Roman" w:eastAsia="宋体" w:hAnsi="Times New Roman" w:cs="Times New Roman" w:hint="eastAsia"/>
          <w:color w:val="000000"/>
          <w:szCs w:val="21"/>
        </w:rPr>
        <w:t>相同元素组成的离散数据序列</w:t>
      </w:r>
    </w:p>
    <w:p w:rsidR="00484067" w:rsidRPr="00790D1E"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B</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中任意一个</w:t>
      </w:r>
      <w:r w:rsidRPr="00790D1E">
        <w:rPr>
          <w:rFonts w:ascii="Times New Roman" w:eastAsia="宋体" w:hAnsi="Times New Roman" w:cs="Times New Roman" w:hint="eastAsia"/>
          <w:color w:val="000000"/>
          <w:szCs w:val="21"/>
        </w:rPr>
        <w:t>元素有且仅有唯一直接前驱</w:t>
      </w:r>
    </w:p>
    <w:p w:rsidR="00484067"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可以在</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中进行取元素、查找或排序等操作</w:t>
      </w:r>
    </w:p>
    <w:p w:rsidR="00484067"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D</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不能在</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的任意位置插入或删除一个</w:t>
      </w:r>
      <w:r w:rsidRPr="00790D1E">
        <w:rPr>
          <w:rFonts w:ascii="Times New Roman" w:eastAsia="宋体" w:hAnsi="Times New Roman" w:cs="Times New Roman" w:hint="eastAsia"/>
          <w:color w:val="000000"/>
          <w:szCs w:val="21"/>
        </w:rPr>
        <w:t>元素</w:t>
      </w:r>
    </w:p>
    <w:p w:rsidR="00484067" w:rsidRDefault="00484067" w:rsidP="00484067">
      <w:pPr>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C</w:t>
      </w:r>
      <w:r w:rsidR="009600DD">
        <w:rPr>
          <w:rFonts w:ascii="Times New Roman" w:eastAsia="宋体" w:hAnsi="Times New Roman" w:cs="Times New Roman" w:hint="eastAsia"/>
          <w:color w:val="000000"/>
        </w:rPr>
        <w:t>。</w:t>
      </w:r>
    </w:p>
    <w:p w:rsidR="00484067" w:rsidRDefault="00484067" w:rsidP="00484067">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color w:val="000000"/>
        </w:rPr>
        <w:t>基本概念。线性表是由</w:t>
      </w:r>
      <w:r>
        <w:rPr>
          <w:rFonts w:ascii="Times New Roman" w:eastAsia="宋体" w:hAnsi="Times New Roman" w:cs="Times New Roman"/>
          <w:color w:val="000000"/>
        </w:rPr>
        <w:t>n</w:t>
      </w:r>
      <w:proofErr w:type="gramStart"/>
      <w:r>
        <w:rPr>
          <w:rFonts w:ascii="Times New Roman" w:eastAsia="宋体" w:hAnsi="Times New Roman" w:cs="Times New Roman" w:hint="eastAsia"/>
          <w:color w:val="000000"/>
        </w:rPr>
        <w:t>个</w:t>
      </w:r>
      <w:proofErr w:type="gramEnd"/>
      <w:r>
        <w:rPr>
          <w:rFonts w:ascii="Times New Roman" w:eastAsia="宋体" w:hAnsi="Times New Roman" w:cs="Times New Roman" w:hint="eastAsia"/>
          <w:color w:val="000000"/>
        </w:rPr>
        <w:t>相同数据类型的数据元素组成的有限序列（</w:t>
      </w:r>
      <w:r>
        <w:rPr>
          <w:rFonts w:ascii="Times New Roman" w:eastAsia="宋体" w:hAnsi="Times New Roman" w:cs="Times New Roman" w:hint="eastAsia"/>
          <w:color w:val="000000"/>
        </w:rPr>
        <w:t>A</w:t>
      </w:r>
      <w:r>
        <w:rPr>
          <w:rFonts w:ascii="Times New Roman" w:eastAsia="宋体" w:hAnsi="Times New Roman" w:cs="Times New Roman" w:hint="eastAsia"/>
          <w:color w:val="000000"/>
        </w:rPr>
        <w:t>错误）；</w:t>
      </w:r>
      <w:r>
        <w:rPr>
          <w:rFonts w:ascii="Times New Roman" w:eastAsia="宋体" w:hAnsi="Times New Roman" w:cs="Times New Roman" w:hint="eastAsia"/>
          <w:color w:val="000000"/>
        </w:rPr>
        <w:t>L</w:t>
      </w:r>
      <w:r>
        <w:rPr>
          <w:rFonts w:ascii="Times New Roman" w:eastAsia="宋体" w:hAnsi="Times New Roman" w:cs="Times New Roman" w:hint="eastAsia"/>
          <w:color w:val="000000"/>
        </w:rPr>
        <w:t>中除第一个元素之外，其他</w:t>
      </w:r>
      <w:r w:rsidRPr="00790D1E">
        <w:rPr>
          <w:rFonts w:ascii="Times New Roman" w:eastAsia="宋体" w:hAnsi="Times New Roman" w:cs="Times New Roman" w:hint="eastAsia"/>
          <w:color w:val="000000"/>
          <w:szCs w:val="21"/>
        </w:rPr>
        <w:t>元素有且仅有唯一</w:t>
      </w:r>
      <w:r>
        <w:rPr>
          <w:rFonts w:ascii="Times New Roman" w:eastAsia="宋体" w:hAnsi="Times New Roman" w:cs="Times New Roman" w:hint="eastAsia"/>
          <w:color w:val="000000"/>
          <w:szCs w:val="21"/>
        </w:rPr>
        <w:t>的</w:t>
      </w:r>
      <w:r w:rsidRPr="00790D1E">
        <w:rPr>
          <w:rFonts w:ascii="Times New Roman" w:eastAsia="宋体" w:hAnsi="Times New Roman" w:cs="Times New Roman" w:hint="eastAsia"/>
          <w:color w:val="000000"/>
          <w:szCs w:val="21"/>
        </w:rPr>
        <w:t>直接前驱</w:t>
      </w:r>
      <w:r>
        <w:rPr>
          <w:rFonts w:ascii="Times New Roman" w:eastAsia="宋体" w:hAnsi="Times New Roman" w:cs="Times New Roman" w:hint="eastAsia"/>
          <w:color w:val="000000"/>
          <w:szCs w:val="21"/>
        </w:rPr>
        <w:t>，第一个元素没有直接前驱（</w:t>
      </w:r>
      <w:r>
        <w:rPr>
          <w:rFonts w:ascii="Times New Roman" w:eastAsia="宋体" w:hAnsi="Times New Roman" w:cs="Times New Roman" w:hint="eastAsia"/>
          <w:color w:val="000000"/>
          <w:szCs w:val="21"/>
        </w:rPr>
        <w:t>B</w:t>
      </w:r>
      <w:r>
        <w:rPr>
          <w:rFonts w:ascii="Times New Roman" w:eastAsia="宋体" w:hAnsi="Times New Roman" w:cs="Times New Roman" w:hint="eastAsia"/>
          <w:color w:val="000000"/>
          <w:szCs w:val="21"/>
        </w:rPr>
        <w:t>错误）；在线性表中可以进行插入、删除、取元素值、查找或排序等操作，所以</w:t>
      </w:r>
      <w:r>
        <w:rPr>
          <w:rFonts w:ascii="Times New Roman" w:eastAsia="宋体" w:hAnsi="Times New Roman" w:cs="Times New Roman" w:hint="eastAsia"/>
          <w:color w:val="000000"/>
          <w:szCs w:val="21"/>
        </w:rPr>
        <w:t>C</w:t>
      </w:r>
      <w:r>
        <w:rPr>
          <w:rFonts w:ascii="Times New Roman" w:eastAsia="宋体" w:hAnsi="Times New Roman" w:cs="Times New Roman" w:hint="eastAsia"/>
          <w:color w:val="000000"/>
          <w:szCs w:val="21"/>
        </w:rPr>
        <w:t>是正确的，</w:t>
      </w:r>
      <w:r>
        <w:rPr>
          <w:rFonts w:ascii="Times New Roman" w:eastAsia="宋体" w:hAnsi="Times New Roman" w:cs="Times New Roman" w:hint="eastAsia"/>
          <w:color w:val="000000"/>
          <w:szCs w:val="21"/>
        </w:rPr>
        <w:t>D</w:t>
      </w:r>
      <w:r>
        <w:rPr>
          <w:rFonts w:ascii="Times New Roman" w:eastAsia="宋体" w:hAnsi="Times New Roman" w:cs="Times New Roman" w:hint="eastAsia"/>
          <w:color w:val="000000"/>
          <w:szCs w:val="21"/>
        </w:rPr>
        <w:t>是错误的。</w:t>
      </w:r>
    </w:p>
    <w:p w:rsidR="00092778" w:rsidRPr="00196523" w:rsidRDefault="00484067"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6</w:t>
      </w:r>
      <w:r w:rsidR="00092778" w:rsidRPr="00196523">
        <w:rPr>
          <w:rFonts w:ascii="Times New Roman" w:eastAsia="宋体" w:hAnsi="Times New Roman" w:cs="Times New Roman"/>
          <w:color w:val="000000" w:themeColor="text1"/>
        </w:rPr>
        <w:t>．若线性表</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color w:val="000000" w:themeColor="text1"/>
        </w:rPr>
        <w:t>最常用的操作是</w:t>
      </w:r>
      <w:r w:rsidR="00092778" w:rsidRPr="00196523">
        <w:rPr>
          <w:rFonts w:ascii="Times New Roman" w:eastAsia="宋体" w:hAnsi="Times New Roman" w:cs="Times New Roman" w:hint="eastAsia"/>
          <w:color w:val="000000" w:themeColor="text1"/>
        </w:rPr>
        <w:t>访问</w:t>
      </w:r>
      <w:r w:rsidR="00092778" w:rsidRPr="00196523">
        <w:rPr>
          <w:rFonts w:ascii="Times New Roman" w:eastAsia="宋体" w:hAnsi="Times New Roman" w:cs="Times New Roman"/>
          <w:color w:val="000000" w:themeColor="text1"/>
        </w:rPr>
        <w:t>任一</w:t>
      </w:r>
      <w:r w:rsidR="00092778" w:rsidRPr="00196523">
        <w:rPr>
          <w:rFonts w:ascii="Times New Roman" w:eastAsia="宋体" w:hAnsi="Times New Roman" w:cs="Times New Roman" w:hint="eastAsia"/>
          <w:color w:val="000000" w:themeColor="text1"/>
        </w:rPr>
        <w:t>位置</w:t>
      </w:r>
      <w:r w:rsidR="00092778" w:rsidRPr="00196523">
        <w:rPr>
          <w:rFonts w:ascii="Times New Roman" w:eastAsia="宋体" w:hAnsi="Times New Roman" w:cs="Times New Roman"/>
          <w:color w:val="000000" w:themeColor="text1"/>
        </w:rPr>
        <w:t>的元素和在最后进行插入和删除运算，</w:t>
      </w:r>
      <w:r w:rsidR="00092778" w:rsidRPr="00196523">
        <w:rPr>
          <w:rFonts w:ascii="Times New Roman" w:eastAsia="宋体" w:hAnsi="Times New Roman" w:cs="Times New Roman" w:hint="eastAsia"/>
          <w:color w:val="000000" w:themeColor="text1"/>
        </w:rPr>
        <w:t>为使操作的时间复杂度好，</w:t>
      </w:r>
      <w:r w:rsidR="00092778" w:rsidRPr="00196523">
        <w:rPr>
          <w:rFonts w:ascii="Times New Roman" w:eastAsia="宋体" w:hAnsi="Times New Roman" w:cs="Times New Roman"/>
          <w:color w:val="000000" w:themeColor="text1"/>
        </w:rPr>
        <w:t>则</w:t>
      </w:r>
      <w:r w:rsidR="00092778" w:rsidRPr="00196523">
        <w:rPr>
          <w:rFonts w:ascii="Times New Roman" w:eastAsia="宋体" w:hAnsi="Times New Roman" w:cs="Times New Roman" w:hint="eastAsia"/>
          <w:color w:val="000000" w:themeColor="text1"/>
        </w:rPr>
        <w:t>下列选项中，为</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color w:val="000000" w:themeColor="text1"/>
        </w:rPr>
        <w:t>选择</w:t>
      </w:r>
      <w:r w:rsidR="00092778" w:rsidRPr="00196523">
        <w:rPr>
          <w:rFonts w:ascii="Times New Roman" w:eastAsia="宋体" w:hAnsi="Times New Roman" w:cs="Times New Roman" w:hint="eastAsia"/>
          <w:color w:val="000000" w:themeColor="text1"/>
        </w:rPr>
        <w:t>的存储结构为</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．顺序表</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．双</w:t>
      </w:r>
      <w:r w:rsidRPr="00196523">
        <w:rPr>
          <w:rFonts w:ascii="Times New Roman" w:eastAsia="宋体" w:hAnsi="Times New Roman" w:cs="Times New Roman" w:hint="eastAsia"/>
          <w:color w:val="000000" w:themeColor="text1"/>
          <w:szCs w:val="21"/>
        </w:rPr>
        <w:t>向</w:t>
      </w:r>
      <w:r w:rsidRPr="00196523">
        <w:rPr>
          <w:rFonts w:ascii="Times New Roman" w:eastAsia="宋体" w:hAnsi="Times New Roman" w:cs="Times New Roman"/>
          <w:color w:val="000000" w:themeColor="text1"/>
          <w:szCs w:val="21"/>
        </w:rPr>
        <w:t>链表</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．带头结点的双</w:t>
      </w:r>
      <w:r w:rsidRPr="00196523">
        <w:rPr>
          <w:rFonts w:ascii="Times New Roman" w:eastAsia="宋体" w:hAnsi="Times New Roman" w:cs="Times New Roman" w:hint="eastAsia"/>
          <w:color w:val="000000" w:themeColor="text1"/>
          <w:szCs w:val="21"/>
        </w:rPr>
        <w:t>向</w:t>
      </w:r>
      <w:r w:rsidRPr="00196523">
        <w:rPr>
          <w:rFonts w:ascii="Times New Roman" w:eastAsia="宋体" w:hAnsi="Times New Roman" w:cs="Times New Roman"/>
          <w:color w:val="000000" w:themeColor="text1"/>
          <w:szCs w:val="21"/>
        </w:rPr>
        <w:t>循环链表</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．单循环链表</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A3F97" w:rsidRPr="00196523">
        <w:rPr>
          <w:rFonts w:ascii="Times New Roman" w:eastAsia="宋体" w:hAnsi="Times New Roman" w:cs="Times New Roman" w:hint="eastAsia"/>
          <w:color w:val="000000" w:themeColor="text1"/>
        </w:rPr>
        <w:t>A</w:t>
      </w:r>
      <w:r w:rsidR="002A3F97" w:rsidRPr="00196523">
        <w:rPr>
          <w:rFonts w:ascii="Times New Roman" w:eastAsia="宋体" w:hAnsi="Times New Roman" w:cs="Times New Roman" w:hint="eastAsia"/>
          <w:color w:val="000000" w:themeColor="text1"/>
        </w:rPr>
        <w:t>。</w:t>
      </w:r>
    </w:p>
    <w:p w:rsidR="0042749A" w:rsidRPr="00196523" w:rsidRDefault="002A3F9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采用顺序存储结构保存线性表时，能以</w:t>
      </w:r>
      <w:r w:rsidRPr="00196523">
        <w:rPr>
          <w:rFonts w:ascii="Times New Roman" w:eastAsia="宋体" w:hAnsi="Times New Roman" w:cs="Times New Roman" w:hint="eastAsia"/>
          <w:i/>
          <w:color w:val="000000" w:themeColor="text1"/>
        </w:rPr>
        <w:t>O</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访问线性表任一位置的元素</w:t>
      </w:r>
      <w:r w:rsidR="00C27FBB" w:rsidRPr="00196523">
        <w:rPr>
          <w:rFonts w:ascii="Times New Roman" w:eastAsia="宋体" w:hAnsi="Times New Roman" w:cs="Times New Roman" w:hint="eastAsia"/>
          <w:color w:val="000000" w:themeColor="text1"/>
        </w:rPr>
        <w:t>。要在线性表中间位置进行插入和删除时，会引发部分元素在数组中</w:t>
      </w:r>
      <w:r w:rsidR="008427E5" w:rsidRPr="00196523">
        <w:rPr>
          <w:rFonts w:ascii="Times New Roman" w:eastAsia="宋体" w:hAnsi="Times New Roman" w:cs="Times New Roman" w:hint="eastAsia"/>
          <w:color w:val="000000" w:themeColor="text1"/>
        </w:rPr>
        <w:t>的</w:t>
      </w:r>
      <w:r w:rsidR="00C27FBB" w:rsidRPr="00196523">
        <w:rPr>
          <w:rFonts w:ascii="Times New Roman" w:eastAsia="宋体" w:hAnsi="Times New Roman" w:cs="Times New Roman" w:hint="eastAsia"/>
          <w:color w:val="000000" w:themeColor="text1"/>
        </w:rPr>
        <w:t>移动，但如果仅在最后位置进行插入和</w:t>
      </w:r>
      <w:r w:rsidR="0042749A" w:rsidRPr="00196523">
        <w:rPr>
          <w:rFonts w:ascii="Times New Roman" w:eastAsia="宋体" w:hAnsi="Times New Roman" w:cs="Times New Roman" w:hint="eastAsia"/>
          <w:color w:val="000000" w:themeColor="text1"/>
        </w:rPr>
        <w:t>删除</w:t>
      </w:r>
      <w:r w:rsidR="00C27FBB" w:rsidRPr="00196523">
        <w:rPr>
          <w:rFonts w:ascii="Times New Roman" w:eastAsia="宋体" w:hAnsi="Times New Roman" w:cs="Times New Roman" w:hint="eastAsia"/>
          <w:color w:val="000000" w:themeColor="text1"/>
        </w:rPr>
        <w:t>，则避免了元素的移动</w:t>
      </w:r>
      <w:r w:rsidR="0042749A" w:rsidRPr="00196523">
        <w:rPr>
          <w:rFonts w:ascii="Times New Roman" w:eastAsia="宋体" w:hAnsi="Times New Roman" w:cs="Times New Roman" w:hint="eastAsia"/>
          <w:color w:val="000000" w:themeColor="text1"/>
        </w:rPr>
        <w:t>，</w:t>
      </w:r>
      <w:r w:rsidR="008427E5" w:rsidRPr="00196523">
        <w:rPr>
          <w:rFonts w:ascii="Times New Roman" w:eastAsia="宋体" w:hAnsi="Times New Roman" w:cs="Times New Roman" w:hint="eastAsia"/>
          <w:color w:val="000000" w:themeColor="text1"/>
        </w:rPr>
        <w:t>操作也能</w:t>
      </w:r>
      <w:r w:rsidR="0042749A" w:rsidRPr="00196523">
        <w:rPr>
          <w:rFonts w:ascii="Times New Roman" w:eastAsia="宋体" w:hAnsi="Times New Roman" w:cs="Times New Roman" w:hint="eastAsia"/>
          <w:color w:val="000000" w:themeColor="text1"/>
        </w:rPr>
        <w:t>达到</w:t>
      </w:r>
      <w:r w:rsidR="0042749A" w:rsidRPr="00196523">
        <w:rPr>
          <w:rFonts w:ascii="Times New Roman" w:eastAsia="宋体" w:hAnsi="Times New Roman" w:cs="Times New Roman" w:hint="eastAsia"/>
          <w:i/>
          <w:color w:val="000000" w:themeColor="text1"/>
        </w:rPr>
        <w:t>O</w:t>
      </w:r>
      <w:r w:rsidR="0042749A" w:rsidRPr="00196523">
        <w:rPr>
          <w:rFonts w:ascii="Times New Roman" w:eastAsia="宋体" w:hAnsi="Times New Roman" w:cs="Times New Roman"/>
          <w:color w:val="000000" w:themeColor="text1"/>
        </w:rPr>
        <w:t>(1)</w:t>
      </w:r>
      <w:r w:rsidR="00C27FBB" w:rsidRPr="00196523">
        <w:rPr>
          <w:rFonts w:ascii="Times New Roman" w:eastAsia="宋体" w:hAnsi="Times New Roman" w:cs="Times New Roman" w:hint="eastAsia"/>
          <w:color w:val="000000" w:themeColor="text1"/>
        </w:rPr>
        <w:t>。</w:t>
      </w:r>
      <w:r w:rsidR="0042749A" w:rsidRPr="00196523">
        <w:rPr>
          <w:rFonts w:ascii="Times New Roman" w:eastAsia="宋体" w:hAnsi="Times New Roman" w:cs="Times New Roman" w:hint="eastAsia"/>
          <w:color w:val="000000" w:themeColor="text1"/>
        </w:rPr>
        <w:t>选项</w:t>
      </w:r>
      <w:r w:rsidR="0042749A" w:rsidRPr="00196523">
        <w:rPr>
          <w:rFonts w:ascii="Times New Roman" w:eastAsia="宋体" w:hAnsi="Times New Roman" w:cs="Times New Roman" w:hint="eastAsia"/>
          <w:color w:val="000000" w:themeColor="text1"/>
        </w:rPr>
        <w:t>B</w:t>
      </w:r>
      <w:r w:rsidR="0042749A" w:rsidRPr="00196523">
        <w:rPr>
          <w:rFonts w:ascii="Times New Roman" w:eastAsia="宋体" w:hAnsi="Times New Roman" w:cs="Times New Roman" w:hint="eastAsia"/>
          <w:color w:val="000000" w:themeColor="text1"/>
        </w:rPr>
        <w:t>、</w:t>
      </w:r>
      <w:r w:rsidR="0042749A" w:rsidRPr="00196523">
        <w:rPr>
          <w:rFonts w:ascii="Times New Roman" w:eastAsia="宋体" w:hAnsi="Times New Roman" w:cs="Times New Roman" w:hint="eastAsia"/>
          <w:color w:val="000000" w:themeColor="text1"/>
        </w:rPr>
        <w:t>C</w:t>
      </w:r>
      <w:r w:rsidR="0042749A" w:rsidRPr="00196523">
        <w:rPr>
          <w:rFonts w:ascii="Times New Roman" w:eastAsia="宋体" w:hAnsi="Times New Roman" w:cs="Times New Roman" w:hint="eastAsia"/>
          <w:color w:val="000000" w:themeColor="text1"/>
        </w:rPr>
        <w:t>和</w:t>
      </w:r>
      <w:r w:rsidR="0042749A" w:rsidRPr="00196523">
        <w:rPr>
          <w:rFonts w:ascii="Times New Roman" w:eastAsia="宋体" w:hAnsi="Times New Roman" w:cs="Times New Roman" w:hint="eastAsia"/>
          <w:color w:val="000000" w:themeColor="text1"/>
        </w:rPr>
        <w:t>D</w:t>
      </w:r>
      <w:r w:rsidR="0042749A" w:rsidRPr="00196523">
        <w:rPr>
          <w:rFonts w:ascii="Times New Roman" w:eastAsia="宋体" w:hAnsi="Times New Roman" w:cs="Times New Roman" w:hint="eastAsia"/>
          <w:color w:val="000000" w:themeColor="text1"/>
        </w:rPr>
        <w:t>都是链式存储结构，虽然它们进行插入和删除操作时能达到</w:t>
      </w:r>
      <w:r w:rsidR="0042749A" w:rsidRPr="00196523">
        <w:rPr>
          <w:rFonts w:ascii="Times New Roman" w:eastAsia="宋体" w:hAnsi="Times New Roman" w:cs="Times New Roman" w:hint="eastAsia"/>
          <w:i/>
          <w:color w:val="000000" w:themeColor="text1"/>
        </w:rPr>
        <w:t>O</w:t>
      </w:r>
      <w:r w:rsidR="0042749A" w:rsidRPr="00196523">
        <w:rPr>
          <w:rFonts w:ascii="Times New Roman" w:eastAsia="宋体" w:hAnsi="Times New Roman" w:cs="Times New Roman"/>
          <w:color w:val="000000" w:themeColor="text1"/>
        </w:rPr>
        <w:t>(1)</w:t>
      </w:r>
      <w:r w:rsidR="0042749A" w:rsidRPr="00196523">
        <w:rPr>
          <w:rFonts w:ascii="Times New Roman" w:eastAsia="宋体" w:hAnsi="Times New Roman" w:cs="Times New Roman" w:hint="eastAsia"/>
          <w:color w:val="000000" w:themeColor="text1"/>
        </w:rPr>
        <w:t>，但访问任一位置元素时，平均</w:t>
      </w:r>
      <w:r w:rsidR="00504DF0" w:rsidRPr="00196523">
        <w:rPr>
          <w:rFonts w:ascii="Times New Roman" w:eastAsia="宋体" w:hAnsi="Times New Roman" w:cs="Times New Roman" w:hint="eastAsia"/>
          <w:color w:val="000000" w:themeColor="text1"/>
        </w:rPr>
        <w:t>情况下，</w:t>
      </w:r>
      <w:r w:rsidR="0042749A" w:rsidRPr="00196523">
        <w:rPr>
          <w:rFonts w:ascii="Times New Roman" w:eastAsia="宋体" w:hAnsi="Times New Roman" w:cs="Times New Roman" w:hint="eastAsia"/>
          <w:color w:val="000000" w:themeColor="text1"/>
        </w:rPr>
        <w:t>仅能达到</w:t>
      </w:r>
      <w:r w:rsidR="0042749A" w:rsidRPr="00196523">
        <w:rPr>
          <w:rFonts w:ascii="Times New Roman" w:eastAsia="宋体" w:hAnsi="Times New Roman" w:cs="Times New Roman" w:hint="eastAsia"/>
          <w:i/>
          <w:color w:val="000000" w:themeColor="text1"/>
        </w:rPr>
        <w:t>O</w:t>
      </w:r>
      <w:r w:rsidR="0042749A" w:rsidRPr="00196523">
        <w:rPr>
          <w:rFonts w:ascii="Times New Roman" w:eastAsia="宋体" w:hAnsi="Times New Roman" w:cs="Times New Roman"/>
          <w:color w:val="000000" w:themeColor="text1"/>
        </w:rPr>
        <w:t>(</w:t>
      </w:r>
      <w:r w:rsidR="0042749A" w:rsidRPr="00196523">
        <w:rPr>
          <w:rFonts w:ascii="Times New Roman" w:eastAsia="宋体" w:hAnsi="Times New Roman" w:cs="Times New Roman"/>
          <w:i/>
          <w:color w:val="000000" w:themeColor="text1"/>
        </w:rPr>
        <w:t>n</w:t>
      </w:r>
      <w:r w:rsidR="0042749A" w:rsidRPr="00196523">
        <w:rPr>
          <w:rFonts w:ascii="Times New Roman" w:eastAsia="宋体" w:hAnsi="Times New Roman" w:cs="Times New Roman"/>
          <w:color w:val="000000" w:themeColor="text1"/>
        </w:rPr>
        <w:t>)</w:t>
      </w:r>
      <w:r w:rsidR="0042749A" w:rsidRPr="00196523">
        <w:rPr>
          <w:rFonts w:ascii="Times New Roman" w:eastAsia="宋体" w:hAnsi="Times New Roman" w:cs="Times New Roman" w:hint="eastAsia"/>
          <w:color w:val="000000" w:themeColor="text1"/>
        </w:rPr>
        <w:t>。综合来看，选择顺序表更合适。</w:t>
      </w:r>
    </w:p>
    <w:p w:rsidR="00092778" w:rsidRPr="00196523" w:rsidRDefault="00484067"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lastRenderedPageBreak/>
        <w:t>7</w:t>
      </w:r>
      <w:r w:rsidR="00092778" w:rsidRPr="00196523">
        <w:rPr>
          <w:rFonts w:ascii="Times New Roman" w:eastAsia="宋体" w:hAnsi="Times New Roman" w:cs="Times New Roman"/>
          <w:color w:val="000000" w:themeColor="text1"/>
        </w:rPr>
        <w:t>．线性表</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color w:val="000000" w:themeColor="text1"/>
        </w:rPr>
        <w:t>中最常用的操作是在最后一个元素之后插入一个元素和删除第一个元素，</w:t>
      </w:r>
      <w:r w:rsidR="00092778" w:rsidRPr="00196523">
        <w:rPr>
          <w:rFonts w:ascii="Times New Roman" w:eastAsia="宋体" w:hAnsi="Times New Roman" w:cs="Times New Roman" w:hint="eastAsia"/>
          <w:color w:val="000000" w:themeColor="text1"/>
        </w:rPr>
        <w:t>为使操作的时间复杂度好，</w:t>
      </w:r>
      <w:r w:rsidR="00092778" w:rsidRPr="00196523">
        <w:rPr>
          <w:rFonts w:ascii="Times New Roman" w:eastAsia="宋体" w:hAnsi="Times New Roman" w:cs="Times New Roman"/>
          <w:color w:val="000000" w:themeColor="text1"/>
        </w:rPr>
        <w:t>则</w:t>
      </w:r>
      <w:r w:rsidR="00092778" w:rsidRPr="00196523">
        <w:rPr>
          <w:rFonts w:ascii="Times New Roman" w:eastAsia="宋体" w:hAnsi="Times New Roman" w:cs="Times New Roman" w:hint="eastAsia"/>
          <w:color w:val="000000" w:themeColor="text1"/>
        </w:rPr>
        <w:t>下列选项中，为</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color w:val="000000" w:themeColor="text1"/>
        </w:rPr>
        <w:t>选择</w:t>
      </w:r>
      <w:r w:rsidR="00092778" w:rsidRPr="00196523">
        <w:rPr>
          <w:rFonts w:ascii="Times New Roman" w:eastAsia="宋体" w:hAnsi="Times New Roman" w:cs="Times New Roman" w:hint="eastAsia"/>
          <w:color w:val="000000" w:themeColor="text1"/>
        </w:rPr>
        <w:t>的存储结构为</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．单链表</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．仅有头指针的单循环链表</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．双</w:t>
      </w:r>
      <w:r w:rsidRPr="00196523">
        <w:rPr>
          <w:rFonts w:ascii="Times New Roman" w:eastAsia="宋体" w:hAnsi="Times New Roman" w:cs="Times New Roman" w:hint="eastAsia"/>
          <w:color w:val="000000" w:themeColor="text1"/>
          <w:szCs w:val="21"/>
        </w:rPr>
        <w:t>向</w:t>
      </w:r>
      <w:r w:rsidRPr="00196523">
        <w:rPr>
          <w:rFonts w:ascii="Times New Roman" w:eastAsia="宋体" w:hAnsi="Times New Roman" w:cs="Times New Roman"/>
          <w:color w:val="000000" w:themeColor="text1"/>
          <w:szCs w:val="21"/>
        </w:rPr>
        <w:t>链表</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．仅有尾指针的单循环链表</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427E5" w:rsidRPr="00196523">
        <w:rPr>
          <w:rFonts w:ascii="Times New Roman" w:eastAsia="宋体" w:hAnsi="Times New Roman" w:cs="Times New Roman" w:hint="eastAsia"/>
          <w:color w:val="000000" w:themeColor="text1"/>
        </w:rPr>
        <w:t>D</w:t>
      </w:r>
      <w:r w:rsidR="008427E5" w:rsidRPr="00196523">
        <w:rPr>
          <w:rFonts w:ascii="Times New Roman" w:eastAsia="宋体" w:hAnsi="Times New Roman" w:cs="Times New Roman" w:hint="eastAsia"/>
          <w:color w:val="000000" w:themeColor="text1"/>
        </w:rPr>
        <w:t>。</w:t>
      </w:r>
    </w:p>
    <w:p w:rsidR="008427E5" w:rsidRPr="00196523" w:rsidRDefault="008427E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个选项给出的都是链式存储结构。根据题意，操作的位置是表尾和表头，所以要选择能快速访问这两个位置的结构。</w:t>
      </w:r>
    </w:p>
    <w:p w:rsidR="008427E5" w:rsidRPr="00196523" w:rsidRDefault="008427E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单链表中仅有表头指针，能快速访问表头，但不能快速访问表尾。单循环链表中，通过头指针能快速访问表头位置，访问表尾也是不方便的。双向链表也是类似的。选项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给出的链表，通过尾指针可以快速访问到表尾结点，实现在其之后的插入，也能通过</w:t>
      </w:r>
      <w:r w:rsidR="00772DD3" w:rsidRPr="00196523">
        <w:rPr>
          <w:rFonts w:ascii="Times New Roman" w:eastAsia="宋体" w:hAnsi="Times New Roman" w:cs="Times New Roman" w:hint="eastAsia"/>
          <w:color w:val="000000" w:themeColor="text1"/>
        </w:rPr>
        <w:t>表</w:t>
      </w:r>
      <w:r w:rsidRPr="00196523">
        <w:rPr>
          <w:rFonts w:ascii="Times New Roman" w:eastAsia="宋体" w:hAnsi="Times New Roman" w:cs="Times New Roman" w:hint="eastAsia"/>
          <w:color w:val="000000" w:themeColor="text1"/>
        </w:rPr>
        <w:t>尾结点的</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ext</w:t>
      </w:r>
      <w:r w:rsidRPr="00196523">
        <w:rPr>
          <w:rFonts w:ascii="Times New Roman" w:eastAsia="宋体" w:hAnsi="Times New Roman" w:cs="Times New Roman" w:hint="eastAsia"/>
          <w:color w:val="000000" w:themeColor="text1"/>
        </w:rPr>
        <w:t>指针快速找到表头结点，实现删除操作。所以，</w:t>
      </w:r>
      <w:r w:rsidRPr="00196523">
        <w:rPr>
          <w:rFonts w:ascii="Times New Roman" w:eastAsia="宋体" w:hAnsi="Times New Roman" w:cs="Times New Roman"/>
          <w:color w:val="000000" w:themeColor="text1"/>
          <w:szCs w:val="21"/>
        </w:rPr>
        <w:t>仅有尾指针的单循环链表</w:t>
      </w:r>
      <w:r w:rsidRPr="00196523">
        <w:rPr>
          <w:rFonts w:ascii="Times New Roman" w:eastAsia="宋体" w:hAnsi="Times New Roman" w:cs="Times New Roman" w:hint="eastAsia"/>
          <w:color w:val="000000" w:themeColor="text1"/>
          <w:szCs w:val="21"/>
        </w:rPr>
        <w:t>是最合适的结构。</w:t>
      </w:r>
    </w:p>
    <w:p w:rsidR="00092778" w:rsidRPr="00196523" w:rsidRDefault="00484067" w:rsidP="001C30E9">
      <w:pPr>
        <w:ind w:left="315" w:hangingChars="150" w:hanging="315"/>
        <w:rPr>
          <w:rFonts w:ascii="Times New Roman" w:eastAsia="宋体" w:hAnsi="Times New Roman" w:cs="Times New Roman"/>
          <w:color w:val="000000" w:themeColor="text1"/>
        </w:rPr>
      </w:pPr>
      <w:bookmarkStart w:id="3" w:name="_Hlk129198949"/>
      <w:r>
        <w:rPr>
          <w:rFonts w:ascii="Times New Roman" w:eastAsia="宋体" w:hAnsi="Times New Roman" w:cs="Times New Roman"/>
          <w:color w:val="000000" w:themeColor="text1"/>
        </w:rPr>
        <w:t>8</w:t>
      </w:r>
      <w:r w:rsidR="00092778" w:rsidRPr="00196523">
        <w:rPr>
          <w:rFonts w:ascii="Times New Roman" w:eastAsia="宋体" w:hAnsi="Times New Roman" w:cs="Times New Roman" w:hint="eastAsia"/>
          <w:color w:val="000000" w:themeColor="text1"/>
        </w:rPr>
        <w:t>．为了提供全程对号</w:t>
      </w:r>
      <w:r w:rsidR="00E64228" w:rsidRPr="00196523">
        <w:rPr>
          <w:rFonts w:ascii="Times New Roman" w:eastAsia="宋体" w:hAnsi="Times New Roman" w:cs="Times New Roman" w:hint="eastAsia"/>
          <w:color w:val="000000" w:themeColor="text1"/>
        </w:rPr>
        <w:t>的高速铁路售票系统，</w:t>
      </w:r>
      <w:r w:rsidR="00A85DCF" w:rsidRPr="00196523">
        <w:rPr>
          <w:rFonts w:ascii="Times New Roman" w:eastAsia="宋体" w:hAnsi="Times New Roman" w:cs="Times New Roman" w:hint="eastAsia"/>
          <w:color w:val="000000" w:themeColor="text1"/>
        </w:rPr>
        <w:t>保证</w:t>
      </w:r>
      <w:r w:rsidR="00092778" w:rsidRPr="00196523">
        <w:rPr>
          <w:rFonts w:ascii="Times New Roman" w:eastAsia="宋体" w:hAnsi="Times New Roman" w:cs="Times New Roman" w:hint="eastAsia"/>
          <w:color w:val="000000" w:themeColor="text1"/>
        </w:rPr>
        <w:t>每一位旅客从上车到下车期间都有独立座位，短途乘客下车后该座位可以销售给其他乘客</w:t>
      </w:r>
      <w:r w:rsidR="00A85DCF" w:rsidRPr="00196523">
        <w:rPr>
          <w:rFonts w:ascii="Times New Roman" w:eastAsia="宋体" w:hAnsi="Times New Roman" w:cs="Times New Roman" w:hint="eastAsia"/>
          <w:color w:val="000000" w:themeColor="text1"/>
        </w:rPr>
        <w:t>，</w:t>
      </w:r>
      <w:r w:rsidR="00092778" w:rsidRPr="00196523">
        <w:rPr>
          <w:rFonts w:ascii="Times New Roman" w:eastAsia="宋体" w:hAnsi="Times New Roman" w:cs="Times New Roman" w:hint="eastAsia"/>
          <w:color w:val="000000" w:themeColor="text1"/>
        </w:rPr>
        <w:t>铁路公司设计了基于内存的系统，系统中需要描述座位信息和每个座位的售票情况。保存座位信息和每个座位售票情况的数据结构分别是</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bookmarkEnd w:id="3"/>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数组，数组</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数组，链表</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链表，数组</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链表，链表</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772DD3" w:rsidRPr="00196523">
        <w:rPr>
          <w:rFonts w:ascii="Times New Roman" w:eastAsia="宋体" w:hAnsi="Times New Roman" w:cs="Times New Roman" w:hint="eastAsia"/>
          <w:color w:val="000000" w:themeColor="text1"/>
        </w:rPr>
        <w:t>B</w:t>
      </w:r>
      <w:r w:rsidR="00772DD3" w:rsidRPr="00196523">
        <w:rPr>
          <w:rFonts w:ascii="Times New Roman" w:eastAsia="宋体" w:hAnsi="Times New Roman" w:cs="Times New Roman" w:hint="eastAsia"/>
          <w:color w:val="000000" w:themeColor="text1"/>
        </w:rPr>
        <w:t>。</w:t>
      </w:r>
    </w:p>
    <w:p w:rsidR="00772DD3" w:rsidRPr="00196523" w:rsidRDefault="00772DD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高铁上，每节车厢都有自己固定的座位数，不变化，所以可以使用数组来描述座位。但每个座位的售票情况是随时变化的，应</w:t>
      </w:r>
      <w:r w:rsidR="006E0A7E" w:rsidRPr="00196523">
        <w:rPr>
          <w:rFonts w:ascii="Times New Roman" w:eastAsia="宋体" w:hAnsi="Times New Roman" w:cs="Times New Roman" w:hint="eastAsia"/>
          <w:color w:val="000000" w:themeColor="text1"/>
        </w:rPr>
        <w:t>当</w:t>
      </w:r>
      <w:r w:rsidRPr="00196523">
        <w:rPr>
          <w:rFonts w:ascii="Times New Roman" w:eastAsia="宋体" w:hAnsi="Times New Roman" w:cs="Times New Roman" w:hint="eastAsia"/>
          <w:color w:val="000000" w:themeColor="text1"/>
        </w:rPr>
        <w:t>使用动态的结构来描述，故选用链表来描述。</w:t>
      </w:r>
    </w:p>
    <w:p w:rsidR="00092778" w:rsidRPr="00196523" w:rsidRDefault="00484067"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9</w:t>
      </w:r>
      <w:r w:rsidR="00092778" w:rsidRPr="00196523">
        <w:rPr>
          <w:rFonts w:ascii="Times New Roman" w:eastAsia="宋体" w:hAnsi="Times New Roman" w:cs="Times New Roman"/>
          <w:color w:val="000000" w:themeColor="text1"/>
        </w:rPr>
        <w:t>．若长度为</w:t>
      </w:r>
      <w:r w:rsidR="00092778" w:rsidRPr="00196523">
        <w:rPr>
          <w:rFonts w:ascii="Times New Roman" w:eastAsia="宋体" w:hAnsi="Times New Roman" w:cs="Times New Roman"/>
          <w:i/>
          <w:color w:val="000000" w:themeColor="text1"/>
        </w:rPr>
        <w:t>n</w:t>
      </w:r>
      <w:r w:rsidR="00092778" w:rsidRPr="00196523">
        <w:rPr>
          <w:rFonts w:ascii="Times New Roman" w:eastAsia="宋体" w:hAnsi="Times New Roman" w:cs="Times New Roman"/>
          <w:color w:val="000000" w:themeColor="text1"/>
        </w:rPr>
        <w:t>的线性表采用顺序存储结构，</w:t>
      </w:r>
      <w:r w:rsidR="00092778" w:rsidRPr="00196523">
        <w:rPr>
          <w:rFonts w:ascii="Times New Roman" w:eastAsia="宋体" w:hAnsi="Times New Roman" w:cs="Times New Roman" w:hint="eastAsia"/>
          <w:color w:val="000000" w:themeColor="text1"/>
        </w:rPr>
        <w:t>则</w:t>
      </w:r>
      <w:r w:rsidR="00092778" w:rsidRPr="00196523">
        <w:rPr>
          <w:rFonts w:ascii="Times New Roman" w:eastAsia="宋体" w:hAnsi="Times New Roman" w:cs="Times New Roman"/>
          <w:color w:val="000000" w:themeColor="text1"/>
        </w:rPr>
        <w:t>在其第</w:t>
      </w:r>
      <w:r w:rsidR="00092778" w:rsidRPr="00196523">
        <w:rPr>
          <w:rFonts w:ascii="Times New Roman" w:eastAsia="宋体" w:hAnsi="Times New Roman" w:cs="Times New Roman"/>
          <w:i/>
          <w:color w:val="000000" w:themeColor="text1"/>
        </w:rPr>
        <w:t>i</w:t>
      </w:r>
      <w:r w:rsidR="00092778" w:rsidRPr="00196523">
        <w:rPr>
          <w:rFonts w:ascii="Times New Roman" w:eastAsia="宋体" w:hAnsi="Times New Roman" w:cs="Times New Roman"/>
          <w:color w:val="000000" w:themeColor="text1"/>
        </w:rPr>
        <w:t>(0</w:t>
      </w:r>
      <w:r w:rsidR="00092778" w:rsidRPr="00196523">
        <w:rPr>
          <w:rFonts w:ascii="宋体" w:eastAsia="宋体" w:hAnsi="宋体" w:cs="Times New Roman"/>
          <w:color w:val="000000" w:themeColor="text1"/>
        </w:rPr>
        <w:t>≤</w:t>
      </w:r>
      <w:r w:rsidR="00092778" w:rsidRPr="00196523">
        <w:rPr>
          <w:rFonts w:ascii="Times New Roman" w:eastAsia="宋体" w:hAnsi="Times New Roman" w:cs="Times New Roman"/>
          <w:i/>
          <w:color w:val="000000" w:themeColor="text1"/>
        </w:rPr>
        <w:t>i</w:t>
      </w:r>
      <w:r w:rsidR="00092778" w:rsidRPr="00196523">
        <w:rPr>
          <w:rFonts w:ascii="宋体" w:eastAsia="宋体" w:hAnsi="宋体" w:cs="Times New Roman"/>
          <w:color w:val="000000" w:themeColor="text1"/>
        </w:rPr>
        <w:t>≤</w:t>
      </w:r>
      <w:r w:rsidR="00092778" w:rsidRPr="00196523">
        <w:rPr>
          <w:rFonts w:ascii="Times New Roman" w:eastAsia="宋体" w:hAnsi="Times New Roman" w:cs="Times New Roman"/>
          <w:i/>
          <w:color w:val="000000" w:themeColor="text1"/>
        </w:rPr>
        <w:t>n</w:t>
      </w:r>
      <w:r w:rsidR="00092778" w:rsidRPr="00196523">
        <w:rPr>
          <w:rFonts w:ascii="Times New Roman" w:eastAsia="宋体" w:hAnsi="Times New Roman" w:cs="Times New Roman"/>
          <w:color w:val="000000" w:themeColor="text1"/>
        </w:rPr>
        <w:t>)</w:t>
      </w:r>
      <w:proofErr w:type="gramStart"/>
      <w:r w:rsidR="00092778" w:rsidRPr="00196523">
        <w:rPr>
          <w:rFonts w:ascii="Times New Roman" w:eastAsia="宋体" w:hAnsi="Times New Roman" w:cs="Times New Roman"/>
          <w:color w:val="000000" w:themeColor="text1"/>
        </w:rPr>
        <w:t>个</w:t>
      </w:r>
      <w:proofErr w:type="gramEnd"/>
      <w:r w:rsidR="00092778" w:rsidRPr="00196523">
        <w:rPr>
          <w:rFonts w:ascii="Times New Roman" w:eastAsia="宋体" w:hAnsi="Times New Roman" w:cs="Times New Roman"/>
          <w:color w:val="000000" w:themeColor="text1"/>
        </w:rPr>
        <w:t>位置插入一个新元素的算法的时间复杂度为</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i/>
          <w:color w:val="000000" w:themeColor="text1"/>
          <w:szCs w:val="21"/>
        </w:rPr>
        <w:t>i</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perscript"/>
        </w:rPr>
        <w:t>2</w:t>
      </w:r>
      <w:r w:rsidRPr="00196523">
        <w:rPr>
          <w:rFonts w:ascii="Times New Roman" w:eastAsia="宋体" w:hAnsi="Times New Roman" w:cs="Times New Roman"/>
          <w:color w:val="000000" w:themeColor="text1"/>
          <w:szCs w:val="21"/>
        </w:rPr>
        <w:t>)</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772DD3" w:rsidRPr="00196523">
        <w:rPr>
          <w:rFonts w:ascii="Times New Roman" w:eastAsia="宋体" w:hAnsi="Times New Roman" w:cs="Times New Roman" w:hint="eastAsia"/>
          <w:color w:val="000000" w:themeColor="text1"/>
        </w:rPr>
        <w:t>C</w:t>
      </w:r>
      <w:r w:rsidR="00772DD3" w:rsidRPr="00196523">
        <w:rPr>
          <w:rFonts w:ascii="Times New Roman" w:eastAsia="宋体" w:hAnsi="Times New Roman" w:cs="Times New Roman" w:hint="eastAsia"/>
          <w:color w:val="000000" w:themeColor="text1"/>
        </w:rPr>
        <w:t>。</w:t>
      </w:r>
    </w:p>
    <w:p w:rsidR="00772DD3" w:rsidRPr="00196523" w:rsidRDefault="003F7D4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顺序表中，插入操作会导致从插入位置至表尾的全部元素依次后移一个位置。平均</w:t>
      </w:r>
      <w:r w:rsidR="00504DF0" w:rsidRPr="00196523">
        <w:rPr>
          <w:rFonts w:ascii="Times New Roman" w:eastAsia="宋体" w:hAnsi="Times New Roman" w:cs="Times New Roman" w:hint="eastAsia"/>
          <w:color w:val="000000" w:themeColor="text1"/>
        </w:rPr>
        <w:t>情况下</w:t>
      </w:r>
      <w:r w:rsidRPr="00196523">
        <w:rPr>
          <w:rFonts w:ascii="Times New Roman" w:eastAsia="宋体" w:hAnsi="Times New Roman" w:cs="Times New Roman" w:hint="eastAsia"/>
          <w:color w:val="000000" w:themeColor="text1"/>
        </w:rPr>
        <w:t>，要移动一半的元素，所以时间复杂度是</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w:t>
      </w:r>
    </w:p>
    <w:p w:rsidR="00F512AE" w:rsidRPr="00196523" w:rsidRDefault="00484067" w:rsidP="00F512AE">
      <w:pPr>
        <w:ind w:left="315" w:hangingChars="150" w:hanging="315"/>
        <w:rPr>
          <w:rFonts w:ascii="Times New Roman" w:eastAsia="宋体" w:hAnsi="Times New Roman" w:cs="Times New Roman"/>
          <w:color w:val="000000" w:themeColor="text1"/>
        </w:rPr>
      </w:pPr>
      <w:bookmarkStart w:id="4" w:name="_Hlk135169566"/>
      <w:r>
        <w:rPr>
          <w:rFonts w:ascii="Times New Roman" w:eastAsia="宋体" w:hAnsi="Times New Roman" w:cs="Times New Roman"/>
          <w:color w:val="000000" w:themeColor="text1"/>
        </w:rPr>
        <w:t>10</w:t>
      </w:r>
      <w:r w:rsidR="00F512AE" w:rsidRPr="00196523">
        <w:rPr>
          <w:rFonts w:ascii="Times New Roman" w:eastAsia="宋体" w:hAnsi="Times New Roman" w:cs="Times New Roman"/>
          <w:color w:val="000000" w:themeColor="text1"/>
        </w:rPr>
        <w:t>．对于</w:t>
      </w:r>
      <w:r w:rsidR="00F66C61" w:rsidRPr="00196523">
        <w:rPr>
          <w:rFonts w:ascii="Times New Roman" w:eastAsia="宋体" w:hAnsi="Times New Roman" w:cs="Times New Roman" w:hint="eastAsia"/>
          <w:color w:val="000000" w:themeColor="text1"/>
        </w:rPr>
        <w:t>含</w:t>
      </w:r>
      <w:r w:rsidR="00F66C61" w:rsidRPr="00196523">
        <w:rPr>
          <w:rFonts w:ascii="Times New Roman" w:eastAsia="宋体" w:hAnsi="Times New Roman" w:cs="Times New Roman" w:hint="eastAsia"/>
          <w:i/>
          <w:color w:val="000000" w:themeColor="text1"/>
        </w:rPr>
        <w:t>n</w:t>
      </w:r>
      <w:proofErr w:type="gramStart"/>
      <w:r w:rsidR="00F66C61" w:rsidRPr="00196523">
        <w:rPr>
          <w:rFonts w:ascii="Times New Roman" w:eastAsia="宋体" w:hAnsi="Times New Roman" w:cs="Times New Roman" w:hint="eastAsia"/>
          <w:color w:val="000000" w:themeColor="text1"/>
        </w:rPr>
        <w:t>个</w:t>
      </w:r>
      <w:proofErr w:type="gramEnd"/>
      <w:r w:rsidR="00F66C61" w:rsidRPr="00196523">
        <w:rPr>
          <w:rFonts w:ascii="Times New Roman" w:eastAsia="宋体" w:hAnsi="Times New Roman" w:cs="Times New Roman" w:hint="eastAsia"/>
          <w:color w:val="000000" w:themeColor="text1"/>
        </w:rPr>
        <w:t>元素采用</w:t>
      </w:r>
      <w:r w:rsidR="00F512AE" w:rsidRPr="00196523">
        <w:rPr>
          <w:rFonts w:ascii="Times New Roman" w:eastAsia="宋体" w:hAnsi="Times New Roman" w:cs="Times New Roman"/>
          <w:color w:val="000000" w:themeColor="text1"/>
        </w:rPr>
        <w:t>顺序存储的线性表，访问</w:t>
      </w:r>
      <w:r w:rsidR="00F512AE" w:rsidRPr="00196523">
        <w:rPr>
          <w:rFonts w:ascii="Times New Roman" w:eastAsia="宋体" w:hAnsi="Times New Roman" w:cs="Times New Roman" w:hint="eastAsia"/>
          <w:color w:val="000000" w:themeColor="text1"/>
        </w:rPr>
        <w:t>位置</w:t>
      </w:r>
      <w:r w:rsidR="00F66C61" w:rsidRPr="00196523">
        <w:rPr>
          <w:rFonts w:ascii="Times New Roman" w:eastAsia="宋体" w:hAnsi="Times New Roman" w:cs="Times New Roman" w:hint="eastAsia"/>
          <w:i/>
          <w:color w:val="000000" w:themeColor="text1"/>
        </w:rPr>
        <w:t>i</w:t>
      </w:r>
      <w:r w:rsidR="00F66C61" w:rsidRPr="00196523">
        <w:rPr>
          <w:rFonts w:ascii="Times New Roman" w:eastAsia="宋体" w:hAnsi="Times New Roman" w:cs="Times New Roman" w:hint="eastAsia"/>
          <w:color w:val="000000" w:themeColor="text1"/>
        </w:rPr>
        <w:t>（</w:t>
      </w:r>
      <w:r w:rsidR="00F66C61" w:rsidRPr="00196523">
        <w:rPr>
          <w:rFonts w:ascii="Times New Roman" w:eastAsia="宋体" w:hAnsi="Times New Roman" w:cs="Times New Roman" w:hint="eastAsia"/>
          <w:color w:val="000000" w:themeColor="text1"/>
        </w:rPr>
        <w:t>0</w:t>
      </w:r>
      <w:r w:rsidR="00F66C61" w:rsidRPr="00196523">
        <w:rPr>
          <w:rFonts w:ascii="Times New Roman" w:eastAsia="宋体" w:hAnsi="Times New Roman" w:cs="Times New Roman"/>
          <w:color w:val="000000" w:themeColor="text1"/>
        </w:rPr>
        <w:t>≤i≤n-1</w:t>
      </w:r>
      <w:r w:rsidR="00F66C61" w:rsidRPr="00196523">
        <w:rPr>
          <w:rFonts w:ascii="Times New Roman" w:eastAsia="宋体" w:hAnsi="Times New Roman" w:cs="Times New Roman" w:hint="eastAsia"/>
          <w:color w:val="000000" w:themeColor="text1"/>
        </w:rPr>
        <w:t>）</w:t>
      </w:r>
      <w:r w:rsidR="00F512AE" w:rsidRPr="00196523">
        <w:rPr>
          <w:rFonts w:ascii="Times New Roman" w:eastAsia="宋体" w:hAnsi="Times New Roman" w:cs="Times New Roman" w:hint="eastAsia"/>
          <w:color w:val="000000" w:themeColor="text1"/>
        </w:rPr>
        <w:t>处</w:t>
      </w:r>
      <w:r w:rsidR="00F66C61" w:rsidRPr="00196523">
        <w:rPr>
          <w:rFonts w:ascii="Times New Roman" w:eastAsia="宋体" w:hAnsi="Times New Roman" w:cs="Times New Roman" w:hint="eastAsia"/>
          <w:color w:val="000000" w:themeColor="text1"/>
        </w:rPr>
        <w:t>的</w:t>
      </w:r>
      <w:r w:rsidR="00F512AE" w:rsidRPr="00196523">
        <w:rPr>
          <w:rFonts w:ascii="Times New Roman" w:eastAsia="宋体" w:hAnsi="Times New Roman" w:cs="Times New Roman" w:hint="eastAsia"/>
          <w:color w:val="000000" w:themeColor="text1"/>
        </w:rPr>
        <w:t>元素</w:t>
      </w:r>
      <w:r w:rsidR="00F512AE" w:rsidRPr="00196523">
        <w:rPr>
          <w:rFonts w:ascii="Times New Roman" w:eastAsia="宋体" w:hAnsi="Times New Roman" w:cs="Times New Roman"/>
          <w:color w:val="000000" w:themeColor="text1"/>
        </w:rPr>
        <w:t>和</w:t>
      </w:r>
      <w:r w:rsidR="00F512AE" w:rsidRPr="00196523">
        <w:rPr>
          <w:rFonts w:ascii="Times New Roman" w:eastAsia="宋体" w:hAnsi="Times New Roman" w:cs="Times New Roman" w:hint="eastAsia"/>
          <w:color w:val="000000" w:themeColor="text1"/>
        </w:rPr>
        <w:t>在位置</w:t>
      </w:r>
      <w:r w:rsidR="00F66C61" w:rsidRPr="00196523">
        <w:rPr>
          <w:rFonts w:ascii="Times New Roman" w:eastAsia="宋体" w:hAnsi="Times New Roman" w:cs="Times New Roman" w:hint="eastAsia"/>
          <w:i/>
          <w:color w:val="000000" w:themeColor="text1"/>
        </w:rPr>
        <w:t>i</w:t>
      </w:r>
      <w:r w:rsidR="00F66C61" w:rsidRPr="00196523">
        <w:rPr>
          <w:rFonts w:ascii="Times New Roman" w:eastAsia="宋体" w:hAnsi="Times New Roman" w:cs="Times New Roman" w:hint="eastAsia"/>
          <w:color w:val="000000" w:themeColor="text1"/>
        </w:rPr>
        <w:t>（</w:t>
      </w:r>
      <w:r w:rsidR="00F66C61" w:rsidRPr="00196523">
        <w:rPr>
          <w:rFonts w:ascii="Times New Roman" w:eastAsia="宋体" w:hAnsi="Times New Roman" w:cs="Times New Roman" w:hint="eastAsia"/>
          <w:color w:val="000000" w:themeColor="text1"/>
        </w:rPr>
        <w:t>0</w:t>
      </w:r>
      <w:r w:rsidR="00F66C61" w:rsidRPr="00196523">
        <w:rPr>
          <w:rFonts w:ascii="Times New Roman" w:eastAsia="宋体" w:hAnsi="Times New Roman" w:cs="Times New Roman"/>
          <w:color w:val="000000" w:themeColor="text1"/>
        </w:rPr>
        <w:t>≤i≤n</w:t>
      </w:r>
      <w:r w:rsidR="00F66C61" w:rsidRPr="00196523">
        <w:rPr>
          <w:rFonts w:ascii="Times New Roman" w:eastAsia="宋体" w:hAnsi="Times New Roman" w:cs="Times New Roman" w:hint="eastAsia"/>
          <w:color w:val="000000" w:themeColor="text1"/>
        </w:rPr>
        <w:t>）</w:t>
      </w:r>
      <w:r w:rsidR="00F512AE" w:rsidRPr="00196523">
        <w:rPr>
          <w:rFonts w:ascii="Times New Roman" w:eastAsia="宋体" w:hAnsi="Times New Roman" w:cs="Times New Roman"/>
          <w:color w:val="000000" w:themeColor="text1"/>
        </w:rPr>
        <w:t>插入</w:t>
      </w:r>
      <w:r w:rsidR="00F512AE" w:rsidRPr="00196523">
        <w:rPr>
          <w:rFonts w:ascii="Times New Roman" w:eastAsia="宋体" w:hAnsi="Times New Roman" w:cs="Times New Roman" w:hint="eastAsia"/>
          <w:color w:val="000000" w:themeColor="text1"/>
        </w:rPr>
        <w:t>元素</w:t>
      </w:r>
      <w:r w:rsidR="00F512AE" w:rsidRPr="00196523">
        <w:rPr>
          <w:rFonts w:ascii="Times New Roman" w:eastAsia="宋体" w:hAnsi="Times New Roman" w:cs="Times New Roman"/>
          <w:color w:val="000000" w:themeColor="text1"/>
        </w:rPr>
        <w:t>的时间复杂度分别为</w:t>
      </w:r>
      <w:r w:rsidR="00F27B72" w:rsidRPr="00196523">
        <w:rPr>
          <w:rFonts w:ascii="Times New Roman" w:eastAsia="宋体" w:hAnsi="Times New Roman" w:cs="Times New Roman"/>
          <w:color w:val="000000" w:themeColor="text1"/>
        </w:rPr>
        <w:t>________</w:t>
      </w:r>
      <w:r w:rsidR="00F512AE" w:rsidRPr="00196523">
        <w:rPr>
          <w:rFonts w:ascii="Times New Roman" w:eastAsia="宋体" w:hAnsi="Times New Roman" w:cs="Times New Roman"/>
          <w:color w:val="000000" w:themeColor="text1"/>
        </w:rPr>
        <w:t>。</w:t>
      </w:r>
    </w:p>
    <w:bookmarkEnd w:id="4"/>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和</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和</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和</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和</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(1)</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512B95" w:rsidRPr="00196523">
        <w:rPr>
          <w:rFonts w:ascii="Times New Roman" w:eastAsia="宋体" w:hAnsi="Times New Roman" w:cs="Times New Roman" w:hint="eastAsia"/>
          <w:color w:val="000000" w:themeColor="text1"/>
        </w:rPr>
        <w:t>C</w:t>
      </w:r>
      <w:r w:rsidR="00512B95" w:rsidRPr="00196523">
        <w:rPr>
          <w:rFonts w:ascii="Times New Roman" w:eastAsia="宋体" w:hAnsi="Times New Roman" w:cs="Times New Roman" w:hint="eastAsia"/>
          <w:color w:val="000000" w:themeColor="text1"/>
        </w:rPr>
        <w:t>。</w:t>
      </w:r>
    </w:p>
    <w:p w:rsidR="003F7D47" w:rsidRPr="00196523" w:rsidRDefault="003F7D4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顺序表中，访问结点时可以根据下标直接计算地址，所以时间复杂度是</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。而插入结点的时间复杂度</w:t>
      </w:r>
      <w:r w:rsidRPr="00196523">
        <w:rPr>
          <w:rFonts w:ascii="Times New Roman" w:eastAsia="宋体" w:hAnsi="Times New Roman" w:cs="Times New Roman" w:hint="eastAsia"/>
          <w:color w:val="000000" w:themeColor="text1"/>
        </w:rPr>
        <w:t>是</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w:t>
      </w:r>
    </w:p>
    <w:p w:rsidR="00092778" w:rsidRPr="00196523" w:rsidRDefault="00484067"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11</w:t>
      </w:r>
      <w:r w:rsidR="00092778" w:rsidRPr="00196523">
        <w:rPr>
          <w:rFonts w:ascii="Times New Roman" w:eastAsia="宋体" w:hAnsi="Times New Roman" w:cs="Times New Roman"/>
          <w:color w:val="000000" w:themeColor="text1"/>
        </w:rPr>
        <w:t>．线性表</w:t>
      </w:r>
      <w:r w:rsidR="00092778" w:rsidRPr="00196523">
        <w:rPr>
          <w:rFonts w:ascii="Times New Roman" w:eastAsia="宋体" w:hAnsi="Times New Roman" w:cs="Times New Roman"/>
          <w:color w:val="000000" w:themeColor="text1"/>
        </w:rPr>
        <w:t>(a</w:t>
      </w:r>
      <w:r w:rsidR="00092778" w:rsidRPr="00196523">
        <w:rPr>
          <w:rFonts w:ascii="Times New Roman" w:eastAsia="宋体" w:hAnsi="Times New Roman" w:cs="Times New Roman"/>
          <w:color w:val="000000" w:themeColor="text1"/>
          <w:vertAlign w:val="subscript"/>
        </w:rPr>
        <w:t>0</w:t>
      </w:r>
      <w:r w:rsidR="00092778" w:rsidRPr="00196523">
        <w:rPr>
          <w:rFonts w:ascii="宋体" w:eastAsia="宋体" w:hAnsi="宋体" w:cs="Times New Roman"/>
          <w:color w:val="000000" w:themeColor="text1"/>
        </w:rPr>
        <w:t>,</w:t>
      </w:r>
      <w:r w:rsidR="00092778" w:rsidRPr="00196523">
        <w:rPr>
          <w:rFonts w:ascii="Times New Roman" w:eastAsia="宋体" w:hAnsi="Times New Roman" w:cs="Times New Roman"/>
          <w:color w:val="000000" w:themeColor="text1"/>
        </w:rPr>
        <w:t>a</w:t>
      </w:r>
      <w:r w:rsidR="00092778" w:rsidRPr="00196523">
        <w:rPr>
          <w:rFonts w:ascii="Times New Roman" w:eastAsia="宋体" w:hAnsi="Times New Roman" w:cs="Times New Roman"/>
          <w:color w:val="000000" w:themeColor="text1"/>
          <w:vertAlign w:val="subscript"/>
        </w:rPr>
        <w:t>1</w:t>
      </w:r>
      <w:r w:rsidR="00092778" w:rsidRPr="00196523">
        <w:rPr>
          <w:rFonts w:ascii="宋体" w:eastAsia="宋体" w:hAnsi="宋体" w:cs="Times New Roman"/>
          <w:color w:val="000000" w:themeColor="text1"/>
        </w:rPr>
        <w:t>,</w:t>
      </w:r>
      <w:r w:rsidR="00092778" w:rsidRPr="00196523">
        <w:rPr>
          <w:rFonts w:ascii="宋体" w:eastAsia="宋体" w:hAnsi="宋体" w:cs="Times New Roman" w:hint="eastAsia"/>
          <w:color w:val="000000" w:themeColor="text1"/>
        </w:rPr>
        <w:t>…</w:t>
      </w:r>
      <w:r w:rsidR="00092778" w:rsidRPr="00196523">
        <w:rPr>
          <w:rFonts w:ascii="宋体" w:eastAsia="宋体" w:hAnsi="宋体" w:cs="Times New Roman"/>
          <w:color w:val="000000" w:themeColor="text1"/>
        </w:rPr>
        <w:t>,</w:t>
      </w:r>
      <w:r w:rsidR="00092778" w:rsidRPr="00196523">
        <w:rPr>
          <w:rFonts w:ascii="Times New Roman" w:eastAsia="宋体" w:hAnsi="Times New Roman" w:cs="Times New Roman"/>
          <w:color w:val="000000" w:themeColor="text1"/>
        </w:rPr>
        <w:t>a</w:t>
      </w:r>
      <w:r w:rsidR="00092778" w:rsidRPr="00196523">
        <w:rPr>
          <w:rFonts w:ascii="Times New Roman" w:eastAsia="宋体" w:hAnsi="Times New Roman" w:cs="Times New Roman"/>
          <w:color w:val="000000" w:themeColor="text1"/>
          <w:vertAlign w:val="subscript"/>
        </w:rPr>
        <w:t>n-1</w:t>
      </w:r>
      <w:r w:rsidR="00092778" w:rsidRPr="00196523">
        <w:rPr>
          <w:rFonts w:ascii="Times New Roman" w:eastAsia="宋体" w:hAnsi="Times New Roman" w:cs="Times New Roman"/>
          <w:color w:val="000000" w:themeColor="text1"/>
        </w:rPr>
        <w:t>)</w:t>
      </w:r>
      <w:r w:rsidR="00092778" w:rsidRPr="00196523">
        <w:rPr>
          <w:rFonts w:ascii="Times New Roman" w:eastAsia="宋体" w:hAnsi="Times New Roman" w:cs="Times New Roman"/>
          <w:color w:val="000000" w:themeColor="text1"/>
        </w:rPr>
        <w:t>以链接方式存储时，访问位置</w:t>
      </w:r>
      <w:r w:rsidR="00092778" w:rsidRPr="00196523">
        <w:rPr>
          <w:rFonts w:ascii="Times New Roman" w:eastAsia="宋体" w:hAnsi="Times New Roman" w:cs="Times New Roman"/>
          <w:i/>
          <w:color w:val="000000" w:themeColor="text1"/>
        </w:rPr>
        <w:t>i</w:t>
      </w:r>
      <w:r w:rsidR="00092778" w:rsidRPr="00196523">
        <w:rPr>
          <w:rFonts w:ascii="Times New Roman" w:eastAsia="宋体" w:hAnsi="Times New Roman" w:cs="Times New Roman"/>
          <w:color w:val="000000" w:themeColor="text1"/>
        </w:rPr>
        <w:t>的元素的时间复杂</w:t>
      </w:r>
      <w:r w:rsidR="00092778" w:rsidRPr="00196523">
        <w:rPr>
          <w:rFonts w:ascii="Times New Roman" w:eastAsia="宋体" w:hAnsi="Times New Roman" w:cs="Times New Roman" w:hint="eastAsia"/>
          <w:color w:val="000000" w:themeColor="text1"/>
        </w:rPr>
        <w:t>度</w:t>
      </w:r>
      <w:r w:rsidR="00092778" w:rsidRPr="00196523">
        <w:rPr>
          <w:rFonts w:ascii="Times New Roman" w:eastAsia="宋体" w:hAnsi="Times New Roman" w:cs="Times New Roman"/>
          <w:color w:val="000000" w:themeColor="text1"/>
        </w:rPr>
        <w:t>为</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i</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i/>
          <w:color w:val="000000" w:themeColor="text1"/>
          <w:szCs w:val="21"/>
        </w:rPr>
        <w:t>i</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512B95" w:rsidRPr="00196523">
        <w:rPr>
          <w:rFonts w:ascii="Times New Roman" w:eastAsia="宋体" w:hAnsi="Times New Roman" w:cs="Times New Roman" w:hint="eastAsia"/>
          <w:color w:val="000000" w:themeColor="text1"/>
        </w:rPr>
        <w:t>D</w:t>
      </w:r>
      <w:r w:rsidR="00512B95" w:rsidRPr="00196523">
        <w:rPr>
          <w:rFonts w:ascii="Times New Roman" w:eastAsia="宋体" w:hAnsi="Times New Roman" w:cs="Times New Roman" w:hint="eastAsia"/>
          <w:color w:val="000000" w:themeColor="text1"/>
        </w:rPr>
        <w:t>。</w:t>
      </w:r>
    </w:p>
    <w:p w:rsidR="003F7D47" w:rsidRPr="00196523" w:rsidRDefault="0053250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链式存储线性表时，如果要访问表中的结点，通常会从表头开始，</w:t>
      </w:r>
      <w:r w:rsidR="00F65E81" w:rsidRPr="00196523">
        <w:rPr>
          <w:rFonts w:ascii="Times New Roman" w:eastAsia="宋体" w:hAnsi="Times New Roman" w:cs="Times New Roman" w:hint="eastAsia"/>
          <w:color w:val="000000" w:themeColor="text1"/>
        </w:rPr>
        <w:t>逐</w:t>
      </w:r>
      <w:r w:rsidRPr="00196523">
        <w:rPr>
          <w:rFonts w:ascii="Times New Roman" w:eastAsia="宋体" w:hAnsi="Times New Roman" w:cs="Times New Roman" w:hint="eastAsia"/>
          <w:color w:val="000000" w:themeColor="text1"/>
        </w:rPr>
        <w:t>个结点依次</w:t>
      </w:r>
      <w:r w:rsidR="00DE4146" w:rsidRPr="00196523">
        <w:rPr>
          <w:rFonts w:ascii="Times New Roman" w:eastAsia="宋体" w:hAnsi="Times New Roman" w:cs="Times New Roman" w:hint="eastAsia"/>
          <w:color w:val="000000" w:themeColor="text1"/>
        </w:rPr>
        <w:t>遍历过来，平均</w:t>
      </w:r>
      <w:r w:rsidR="00F65E81" w:rsidRPr="00196523">
        <w:rPr>
          <w:rFonts w:ascii="Times New Roman" w:eastAsia="宋体" w:hAnsi="Times New Roman" w:cs="Times New Roman" w:hint="eastAsia"/>
          <w:color w:val="000000" w:themeColor="text1"/>
        </w:rPr>
        <w:t>而言</w:t>
      </w:r>
      <w:r w:rsidR="00DE4146" w:rsidRPr="00196523">
        <w:rPr>
          <w:rFonts w:ascii="Times New Roman" w:eastAsia="宋体" w:hAnsi="Times New Roman" w:cs="Times New Roman" w:hint="eastAsia"/>
          <w:color w:val="000000" w:themeColor="text1"/>
        </w:rPr>
        <w:t>，要访问表中一半的元素。</w:t>
      </w:r>
    </w:p>
    <w:p w:rsidR="00092778" w:rsidRPr="00196523" w:rsidRDefault="00484067" w:rsidP="001C30E9">
      <w:pPr>
        <w:ind w:left="315" w:hangingChars="150" w:hanging="315"/>
        <w:rPr>
          <w:rFonts w:ascii="Times New Roman" w:eastAsia="宋体" w:hAnsi="Times New Roman" w:cs="Times New Roman"/>
          <w:color w:val="000000" w:themeColor="text1"/>
        </w:rPr>
      </w:pPr>
      <w:bookmarkStart w:id="5" w:name="_Hlk135175280"/>
      <w:r>
        <w:rPr>
          <w:rFonts w:ascii="Times New Roman" w:eastAsia="宋体" w:hAnsi="Times New Roman" w:cs="Times New Roman"/>
          <w:color w:val="000000" w:themeColor="text1"/>
        </w:rPr>
        <w:t>12</w:t>
      </w:r>
      <w:r w:rsidR="00092778" w:rsidRPr="00196523">
        <w:rPr>
          <w:rFonts w:ascii="Times New Roman" w:eastAsia="宋体" w:hAnsi="Times New Roman" w:cs="Times New Roman"/>
          <w:color w:val="000000" w:themeColor="text1"/>
        </w:rPr>
        <w:t>．</w:t>
      </w:r>
      <w:r w:rsidR="00F65E81" w:rsidRPr="00196523">
        <w:rPr>
          <w:rFonts w:ascii="Times New Roman" w:eastAsia="宋体" w:hAnsi="Times New Roman" w:cs="Times New Roman" w:hint="eastAsia"/>
          <w:color w:val="000000" w:themeColor="text1"/>
        </w:rPr>
        <w:t>在</w:t>
      </w:r>
      <w:r w:rsidR="00F957E4" w:rsidRPr="00196523">
        <w:rPr>
          <w:rFonts w:ascii="Times New Roman" w:eastAsia="宋体" w:hAnsi="Times New Roman" w:cs="Times New Roman" w:hint="eastAsia"/>
          <w:color w:val="000000" w:themeColor="text1"/>
        </w:rPr>
        <w:t>带头结点的</w:t>
      </w:r>
      <w:r w:rsidR="00092778" w:rsidRPr="00196523">
        <w:rPr>
          <w:rFonts w:ascii="Times New Roman" w:eastAsia="宋体" w:hAnsi="Times New Roman" w:cs="Times New Roman"/>
          <w:color w:val="000000" w:themeColor="text1"/>
        </w:rPr>
        <w:t>非空单循环链表</w:t>
      </w:r>
      <w:r w:rsidR="00092778" w:rsidRPr="00196523">
        <w:rPr>
          <w:rFonts w:ascii="Times New Roman" w:eastAsia="宋体" w:hAnsi="Times New Roman" w:cs="Times New Roman"/>
          <w:color w:val="000000" w:themeColor="text1"/>
        </w:rPr>
        <w:t>head</w:t>
      </w:r>
      <w:r w:rsidR="00F65E81" w:rsidRPr="00196523">
        <w:rPr>
          <w:rFonts w:ascii="Times New Roman" w:eastAsia="宋体" w:hAnsi="Times New Roman" w:cs="Times New Roman" w:hint="eastAsia"/>
          <w:color w:val="000000" w:themeColor="text1"/>
        </w:rPr>
        <w:t>中，指向</w:t>
      </w:r>
      <w:r w:rsidR="00092778" w:rsidRPr="00196523">
        <w:rPr>
          <w:rFonts w:ascii="Times New Roman" w:eastAsia="宋体" w:hAnsi="Times New Roman" w:cs="Times New Roman"/>
          <w:color w:val="000000" w:themeColor="text1"/>
        </w:rPr>
        <w:t>尾结点</w:t>
      </w:r>
      <w:r w:rsidR="00092778" w:rsidRPr="00196523">
        <w:rPr>
          <w:rFonts w:ascii="Times New Roman" w:eastAsia="宋体" w:hAnsi="Times New Roman" w:cs="Times New Roman" w:hint="eastAsia"/>
          <w:color w:val="000000" w:themeColor="text1"/>
        </w:rPr>
        <w:t>的指针</w:t>
      </w:r>
      <w:r w:rsidR="00092778" w:rsidRPr="00196523">
        <w:rPr>
          <w:rFonts w:ascii="Times New Roman" w:eastAsia="宋体" w:hAnsi="Times New Roman" w:cs="Times New Roman"/>
          <w:color w:val="000000" w:themeColor="text1"/>
        </w:rPr>
        <w:t>p</w:t>
      </w:r>
      <w:r w:rsidR="00092778" w:rsidRPr="00196523">
        <w:rPr>
          <w:rFonts w:ascii="Times New Roman" w:eastAsia="宋体" w:hAnsi="Times New Roman" w:cs="Times New Roman"/>
          <w:color w:val="000000" w:themeColor="text1"/>
        </w:rPr>
        <w:t>满足的条件是</w:t>
      </w:r>
      <w:r w:rsidR="00F27B72" w:rsidRPr="00196523">
        <w:rPr>
          <w:rFonts w:ascii="Times New Roman" w:eastAsia="宋体" w:hAnsi="Times New Roman" w:cs="Times New Roman"/>
          <w:color w:val="000000" w:themeColor="text1"/>
        </w:rPr>
        <w:t>________</w:t>
      </w:r>
      <w:r w:rsidR="00092778" w:rsidRPr="00196523">
        <w:rPr>
          <w:rFonts w:ascii="Times New Roman" w:eastAsia="宋体" w:hAnsi="Times New Roman" w:cs="Times New Roman"/>
          <w:color w:val="000000" w:themeColor="text1"/>
        </w:rPr>
        <w:t>。</w:t>
      </w:r>
    </w:p>
    <w:bookmarkEnd w:id="5"/>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p==NULL</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p==head</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p-&gt;next==head</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p-&gt;next==NULL</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512B95" w:rsidRPr="00196523">
        <w:rPr>
          <w:rFonts w:ascii="Times New Roman" w:eastAsia="宋体" w:hAnsi="Times New Roman" w:cs="Times New Roman" w:hint="eastAsia"/>
          <w:color w:val="000000" w:themeColor="text1"/>
        </w:rPr>
        <w:t>C</w:t>
      </w:r>
      <w:r w:rsidR="00512B95" w:rsidRPr="00196523">
        <w:rPr>
          <w:rFonts w:ascii="Times New Roman" w:eastAsia="宋体" w:hAnsi="Times New Roman" w:cs="Times New Roman" w:hint="eastAsia"/>
          <w:color w:val="000000" w:themeColor="text1"/>
        </w:rPr>
        <w:t>。</w:t>
      </w:r>
    </w:p>
    <w:p w:rsidR="00DE4146" w:rsidRPr="00196523" w:rsidRDefault="00DA54D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若单循环链表</w:t>
      </w:r>
      <w:r w:rsidRPr="00196523">
        <w:rPr>
          <w:rFonts w:ascii="Times New Roman" w:eastAsia="宋体" w:hAnsi="Times New Roman" w:cs="Times New Roman" w:hint="eastAsia"/>
          <w:color w:val="000000" w:themeColor="text1"/>
        </w:rPr>
        <w:t>h</w:t>
      </w:r>
      <w:r w:rsidRPr="00196523">
        <w:rPr>
          <w:rFonts w:ascii="Times New Roman" w:eastAsia="宋体" w:hAnsi="Times New Roman" w:cs="Times New Roman"/>
          <w:color w:val="000000" w:themeColor="text1"/>
        </w:rPr>
        <w:t>ead</w:t>
      </w:r>
      <w:r w:rsidRPr="00196523">
        <w:rPr>
          <w:rFonts w:ascii="Times New Roman" w:eastAsia="宋体" w:hAnsi="Times New Roman" w:cs="Times New Roman" w:hint="eastAsia"/>
          <w:color w:val="000000" w:themeColor="text1"/>
        </w:rPr>
        <w:t>非空，则必有尾结点，</w:t>
      </w:r>
      <w:r w:rsidR="00226D83" w:rsidRPr="00196523">
        <w:rPr>
          <w:rFonts w:ascii="Times New Roman" w:eastAsia="宋体" w:hAnsi="Times New Roman" w:cs="Times New Roman" w:hint="eastAsia"/>
          <w:color w:val="000000" w:themeColor="text1"/>
        </w:rPr>
        <w:t>尾结点的</w:t>
      </w:r>
      <w:r w:rsidR="00226D83" w:rsidRPr="00196523">
        <w:rPr>
          <w:rFonts w:ascii="Times New Roman" w:eastAsia="宋体" w:hAnsi="Times New Roman" w:cs="Times New Roman" w:hint="eastAsia"/>
          <w:color w:val="000000" w:themeColor="text1"/>
        </w:rPr>
        <w:t>n</w:t>
      </w:r>
      <w:r w:rsidR="00226D83" w:rsidRPr="00196523">
        <w:rPr>
          <w:rFonts w:ascii="Times New Roman" w:eastAsia="宋体" w:hAnsi="Times New Roman" w:cs="Times New Roman"/>
          <w:color w:val="000000" w:themeColor="text1"/>
        </w:rPr>
        <w:t>ext</w:t>
      </w:r>
      <w:r w:rsidR="00226D83" w:rsidRPr="00196523">
        <w:rPr>
          <w:rFonts w:ascii="Times New Roman" w:eastAsia="宋体" w:hAnsi="Times New Roman" w:cs="Times New Roman" w:hint="eastAsia"/>
          <w:color w:val="000000" w:themeColor="text1"/>
        </w:rPr>
        <w:t>指向头结点</w:t>
      </w:r>
      <w:r w:rsidRPr="00196523">
        <w:rPr>
          <w:rFonts w:ascii="Times New Roman" w:eastAsia="宋体" w:hAnsi="Times New Roman" w:cs="Times New Roman" w:hint="eastAsia"/>
          <w:color w:val="000000" w:themeColor="text1"/>
        </w:rPr>
        <w:t>，也就是说，</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指向结点的</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ext</w:t>
      </w:r>
      <w:r w:rsidRPr="00196523">
        <w:rPr>
          <w:rFonts w:ascii="Times New Roman" w:eastAsia="宋体" w:hAnsi="Times New Roman" w:cs="Times New Roman" w:hint="eastAsia"/>
          <w:color w:val="000000" w:themeColor="text1"/>
        </w:rPr>
        <w:t>值应该等于</w:t>
      </w:r>
      <w:r w:rsidRPr="00196523">
        <w:rPr>
          <w:rFonts w:ascii="Times New Roman" w:eastAsia="宋体" w:hAnsi="Times New Roman" w:cs="Times New Roman" w:hint="eastAsia"/>
          <w:color w:val="000000" w:themeColor="text1"/>
        </w:rPr>
        <w:t>h</w:t>
      </w:r>
      <w:r w:rsidRPr="00196523">
        <w:rPr>
          <w:rFonts w:ascii="Times New Roman" w:eastAsia="宋体" w:hAnsi="Times New Roman" w:cs="Times New Roman"/>
          <w:color w:val="000000" w:themeColor="text1"/>
        </w:rPr>
        <w:t>ead</w:t>
      </w:r>
      <w:r w:rsidRPr="00196523">
        <w:rPr>
          <w:rFonts w:ascii="Times New Roman" w:eastAsia="宋体" w:hAnsi="Times New Roman" w:cs="Times New Roman" w:hint="eastAsia"/>
          <w:color w:val="000000" w:themeColor="text1"/>
        </w:rPr>
        <w:t>的值</w:t>
      </w:r>
      <w:r w:rsidR="00226D83"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正确</w:t>
      </w:r>
      <w:r w:rsidR="00226D83" w:rsidRPr="00196523">
        <w:rPr>
          <w:rFonts w:ascii="Times New Roman" w:eastAsia="宋体" w:hAnsi="Times New Roman" w:cs="Times New Roman" w:hint="eastAsia"/>
          <w:color w:val="000000" w:themeColor="text1"/>
        </w:rPr>
        <w:t>）。</w:t>
      </w:r>
    </w:p>
    <w:p w:rsidR="00DE4146" w:rsidRPr="00196523" w:rsidRDefault="00DA54D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若</w:t>
      </w:r>
      <w:r w:rsidR="00226D83" w:rsidRPr="00196523">
        <w:rPr>
          <w:rFonts w:ascii="Times New Roman" w:eastAsia="宋体" w:hAnsi="Times New Roman" w:cs="Times New Roman" w:hint="eastAsia"/>
          <w:color w:val="000000" w:themeColor="text1"/>
        </w:rPr>
        <w:t>指针</w:t>
      </w:r>
      <w:r w:rsidR="00226D83" w:rsidRPr="00196523">
        <w:rPr>
          <w:rFonts w:ascii="Times New Roman" w:eastAsia="宋体" w:hAnsi="Times New Roman" w:cs="Times New Roman" w:hint="eastAsia"/>
          <w:color w:val="000000" w:themeColor="text1"/>
        </w:rPr>
        <w:t>p</w:t>
      </w:r>
      <w:r w:rsidR="00226D83" w:rsidRPr="00196523">
        <w:rPr>
          <w:rFonts w:ascii="Times New Roman" w:eastAsia="宋体" w:hAnsi="Times New Roman" w:cs="Times New Roman" w:hint="eastAsia"/>
          <w:color w:val="000000" w:themeColor="text1"/>
        </w:rPr>
        <w:t>的值是</w:t>
      </w:r>
      <w:r w:rsidR="00226D83" w:rsidRPr="00196523">
        <w:rPr>
          <w:rFonts w:ascii="Times New Roman" w:eastAsia="宋体" w:hAnsi="Times New Roman" w:cs="Times New Roman" w:hint="eastAsia"/>
          <w:color w:val="000000" w:themeColor="text1"/>
        </w:rPr>
        <w:t>N</w:t>
      </w:r>
      <w:r w:rsidR="00226D83" w:rsidRPr="00196523">
        <w:rPr>
          <w:rFonts w:ascii="Times New Roman" w:eastAsia="宋体" w:hAnsi="Times New Roman" w:cs="Times New Roman"/>
          <w:color w:val="000000" w:themeColor="text1"/>
        </w:rPr>
        <w:t>ULL</w:t>
      </w:r>
      <w:r w:rsidR="00226D83" w:rsidRPr="00196523">
        <w:rPr>
          <w:rFonts w:ascii="Times New Roman" w:eastAsia="宋体" w:hAnsi="Times New Roman" w:cs="Times New Roman" w:hint="eastAsia"/>
          <w:color w:val="000000" w:themeColor="text1"/>
        </w:rPr>
        <w:t>（选项</w:t>
      </w:r>
      <w:r w:rsidR="00226D83" w:rsidRPr="00196523">
        <w:rPr>
          <w:rFonts w:ascii="Times New Roman" w:eastAsia="宋体" w:hAnsi="Times New Roman" w:cs="Times New Roman" w:hint="eastAsia"/>
          <w:color w:val="000000" w:themeColor="text1"/>
        </w:rPr>
        <w:t>A</w:t>
      </w:r>
      <w:r w:rsidR="00226D83"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w:t>
      </w:r>
      <w:r w:rsidR="00265D9D" w:rsidRPr="00196523">
        <w:rPr>
          <w:rFonts w:ascii="Times New Roman" w:eastAsia="宋体" w:hAnsi="Times New Roman" w:cs="Times New Roman" w:hint="eastAsia"/>
          <w:color w:val="000000" w:themeColor="text1"/>
        </w:rPr>
        <w:t>则</w:t>
      </w:r>
      <w:r w:rsidRPr="00196523">
        <w:rPr>
          <w:rFonts w:ascii="Times New Roman" w:eastAsia="宋体" w:hAnsi="Times New Roman" w:cs="Times New Roman" w:hint="eastAsia"/>
          <w:color w:val="000000" w:themeColor="text1"/>
        </w:rPr>
        <w:t>表示指针</w:t>
      </w:r>
      <w:r w:rsidR="00F65E81"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没有指向任何结点</w:t>
      </w:r>
      <w:r w:rsidR="00226D83"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若</w:t>
      </w:r>
      <w:r w:rsidRPr="00196523">
        <w:rPr>
          <w:rFonts w:ascii="Times New Roman" w:eastAsia="宋体" w:hAnsi="Times New Roman" w:cs="Times New Roman"/>
          <w:color w:val="000000" w:themeColor="text1"/>
          <w:szCs w:val="21"/>
        </w:rPr>
        <w:t>p==head</w:t>
      </w:r>
      <w:r w:rsidRPr="00196523">
        <w:rPr>
          <w:rFonts w:ascii="Times New Roman" w:eastAsia="宋体" w:hAnsi="Times New Roman" w:cs="Times New Roman" w:hint="eastAsia"/>
          <w:color w:val="000000" w:themeColor="text1"/>
          <w:szCs w:val="21"/>
        </w:rPr>
        <w:t>（选项</w:t>
      </w:r>
      <w:r w:rsidRPr="00196523">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w:t>
      </w:r>
      <w:r w:rsidR="00AB5D3C" w:rsidRPr="00196523">
        <w:rPr>
          <w:rFonts w:ascii="Times New Roman" w:eastAsia="宋体" w:hAnsi="Times New Roman" w:cs="Times New Roman" w:hint="eastAsia"/>
          <w:color w:val="000000" w:themeColor="text1"/>
          <w:szCs w:val="21"/>
        </w:rPr>
        <w:t>则</w:t>
      </w:r>
      <w:r w:rsidRPr="00196523">
        <w:rPr>
          <w:rFonts w:ascii="Times New Roman" w:eastAsia="宋体" w:hAnsi="Times New Roman" w:cs="Times New Roman" w:hint="eastAsia"/>
          <w:color w:val="000000" w:themeColor="text1"/>
          <w:szCs w:val="21"/>
        </w:rPr>
        <w:t>表示</w:t>
      </w:r>
      <w:r w:rsidR="00F65E81" w:rsidRPr="00196523">
        <w:rPr>
          <w:rFonts w:ascii="Times New Roman" w:eastAsia="宋体" w:hAnsi="Times New Roman" w:cs="Times New Roman" w:hint="eastAsia"/>
          <w:color w:val="000000" w:themeColor="text1"/>
          <w:szCs w:val="21"/>
        </w:rPr>
        <w:t>p</w:t>
      </w:r>
      <w:r w:rsidRPr="00196523">
        <w:rPr>
          <w:rFonts w:ascii="Times New Roman" w:eastAsia="宋体" w:hAnsi="Times New Roman" w:cs="Times New Roman" w:hint="eastAsia"/>
          <w:color w:val="000000" w:themeColor="text1"/>
          <w:szCs w:val="21"/>
        </w:rPr>
        <w:t>与头指针指向相同，而头指针指向的是头结点（虚拟结点），在非空链表中，尾结点不是头结点。如果不是循环链表，则尾结点的</w:t>
      </w:r>
      <w:r w:rsidRPr="00196523">
        <w:rPr>
          <w:rFonts w:ascii="Times New Roman" w:eastAsia="宋体" w:hAnsi="Times New Roman" w:cs="Times New Roman" w:hint="eastAsia"/>
          <w:color w:val="000000" w:themeColor="text1"/>
          <w:szCs w:val="21"/>
        </w:rPr>
        <w:t>n</w:t>
      </w:r>
      <w:r w:rsidRPr="00196523">
        <w:rPr>
          <w:rFonts w:ascii="Times New Roman" w:eastAsia="宋体" w:hAnsi="Times New Roman" w:cs="Times New Roman"/>
          <w:color w:val="000000" w:themeColor="text1"/>
          <w:szCs w:val="21"/>
        </w:rPr>
        <w:t>ext</w:t>
      </w:r>
      <w:r w:rsidRPr="00196523">
        <w:rPr>
          <w:rFonts w:ascii="Times New Roman" w:eastAsia="宋体" w:hAnsi="Times New Roman" w:cs="Times New Roman" w:hint="eastAsia"/>
          <w:color w:val="000000" w:themeColor="text1"/>
          <w:szCs w:val="21"/>
        </w:rPr>
        <w:t>值为</w:t>
      </w:r>
      <w:r w:rsidRPr="00196523">
        <w:rPr>
          <w:rFonts w:ascii="Times New Roman" w:eastAsia="宋体" w:hAnsi="Times New Roman" w:cs="Times New Roman" w:hint="eastAsia"/>
          <w:color w:val="000000" w:themeColor="text1"/>
          <w:szCs w:val="21"/>
        </w:rPr>
        <w:t>N</w:t>
      </w:r>
      <w:r w:rsidRPr="00196523">
        <w:rPr>
          <w:rFonts w:ascii="Times New Roman" w:eastAsia="宋体" w:hAnsi="Times New Roman" w:cs="Times New Roman"/>
          <w:color w:val="000000" w:themeColor="text1"/>
          <w:szCs w:val="21"/>
        </w:rPr>
        <w:t>ULL</w:t>
      </w:r>
      <w:r w:rsidRPr="00196523">
        <w:rPr>
          <w:rFonts w:ascii="Times New Roman" w:eastAsia="宋体" w:hAnsi="Times New Roman" w:cs="Times New Roman" w:hint="eastAsia"/>
          <w:color w:val="000000" w:themeColor="text1"/>
          <w:szCs w:val="21"/>
        </w:rPr>
        <w:t>（选项</w:t>
      </w:r>
      <w:r w:rsidRPr="00196523">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84067">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．带头结点的单链表</w:t>
      </w:r>
      <w:r w:rsidRPr="00196523">
        <w:rPr>
          <w:rFonts w:ascii="Times New Roman" w:eastAsia="宋体" w:hAnsi="Times New Roman" w:cs="Times New Roman"/>
          <w:color w:val="000000" w:themeColor="text1"/>
        </w:rPr>
        <w:t>head</w:t>
      </w:r>
      <w:r w:rsidRPr="00196523">
        <w:rPr>
          <w:rFonts w:ascii="Times New Roman" w:eastAsia="宋体" w:hAnsi="Times New Roman" w:cs="Times New Roman"/>
          <w:color w:val="000000" w:themeColor="text1"/>
        </w:rPr>
        <w:t>为空的判定条件是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head==NULL</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head!=NULL</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head-&gt;next==head</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head-&gt;next==NULL</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F957E4" w:rsidRPr="00196523">
        <w:rPr>
          <w:rFonts w:ascii="Times New Roman" w:eastAsia="宋体" w:hAnsi="Times New Roman" w:cs="Times New Roman" w:hint="eastAsia"/>
          <w:color w:val="000000" w:themeColor="text1"/>
        </w:rPr>
        <w:t>D</w:t>
      </w:r>
      <w:r w:rsidR="00F957E4" w:rsidRPr="00196523">
        <w:rPr>
          <w:rFonts w:ascii="Times New Roman" w:eastAsia="宋体" w:hAnsi="Times New Roman" w:cs="Times New Roman" w:hint="eastAsia"/>
          <w:color w:val="000000" w:themeColor="text1"/>
        </w:rPr>
        <w:t>。</w:t>
      </w:r>
    </w:p>
    <w:p w:rsidR="00F957E4" w:rsidRPr="00196523" w:rsidRDefault="00F957E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带头结点的空单链表是仅含有头结点（虚拟结点）的链表，</w:t>
      </w:r>
      <w:r w:rsidR="002667A2" w:rsidRPr="00196523">
        <w:rPr>
          <w:rFonts w:ascii="Times New Roman" w:eastAsia="宋体" w:hAnsi="Times New Roman" w:cs="Times New Roman" w:hint="eastAsia"/>
          <w:color w:val="000000" w:themeColor="text1"/>
        </w:rPr>
        <w:t>头结点的</w:t>
      </w:r>
      <w:r w:rsidR="002667A2" w:rsidRPr="00196523">
        <w:rPr>
          <w:rFonts w:ascii="Times New Roman" w:eastAsia="宋体" w:hAnsi="Times New Roman" w:cs="Times New Roman" w:hint="eastAsia"/>
          <w:color w:val="000000" w:themeColor="text1"/>
        </w:rPr>
        <w:t>n</w:t>
      </w:r>
      <w:r w:rsidR="002667A2" w:rsidRPr="00196523">
        <w:rPr>
          <w:rFonts w:ascii="Times New Roman" w:eastAsia="宋体" w:hAnsi="Times New Roman" w:cs="Times New Roman"/>
          <w:color w:val="000000" w:themeColor="text1"/>
        </w:rPr>
        <w:t>ext</w:t>
      </w:r>
      <w:r w:rsidR="002667A2" w:rsidRPr="00196523">
        <w:rPr>
          <w:rFonts w:ascii="Times New Roman" w:eastAsia="宋体" w:hAnsi="Times New Roman" w:cs="Times New Roman" w:hint="eastAsia"/>
          <w:color w:val="000000" w:themeColor="text1"/>
        </w:rPr>
        <w:t>值为</w:t>
      </w:r>
      <w:r w:rsidR="002667A2" w:rsidRPr="00196523">
        <w:rPr>
          <w:rFonts w:ascii="Times New Roman" w:eastAsia="宋体" w:hAnsi="Times New Roman" w:cs="Times New Roman" w:hint="eastAsia"/>
          <w:color w:val="000000" w:themeColor="text1"/>
        </w:rPr>
        <w:t>N</w:t>
      </w:r>
      <w:r w:rsidR="002667A2" w:rsidRPr="00196523">
        <w:rPr>
          <w:rFonts w:ascii="Times New Roman" w:eastAsia="宋体" w:hAnsi="Times New Roman" w:cs="Times New Roman"/>
          <w:color w:val="000000" w:themeColor="text1"/>
        </w:rPr>
        <w:t>ULL</w:t>
      </w:r>
      <w:r w:rsidR="002667A2" w:rsidRPr="00196523">
        <w:rPr>
          <w:rFonts w:ascii="Times New Roman" w:eastAsia="宋体" w:hAnsi="Times New Roman" w:cs="Times New Roman" w:hint="eastAsia"/>
          <w:color w:val="000000" w:themeColor="text1"/>
        </w:rPr>
        <w:t>，即它没有后继结点。因为含有头结点，故头指针</w:t>
      </w:r>
      <w:r w:rsidR="002667A2" w:rsidRPr="00196523">
        <w:rPr>
          <w:rFonts w:ascii="Times New Roman" w:eastAsia="宋体" w:hAnsi="Times New Roman" w:cs="Times New Roman" w:hint="eastAsia"/>
          <w:color w:val="000000" w:themeColor="text1"/>
        </w:rPr>
        <w:t>h</w:t>
      </w:r>
      <w:r w:rsidR="002667A2" w:rsidRPr="00196523">
        <w:rPr>
          <w:rFonts w:ascii="Times New Roman" w:eastAsia="宋体" w:hAnsi="Times New Roman" w:cs="Times New Roman"/>
          <w:color w:val="000000" w:themeColor="text1"/>
        </w:rPr>
        <w:t>ead</w:t>
      </w:r>
      <w:r w:rsidR="002667A2" w:rsidRPr="00196523">
        <w:rPr>
          <w:rFonts w:ascii="Times New Roman" w:eastAsia="宋体" w:hAnsi="Times New Roman" w:cs="Times New Roman" w:hint="eastAsia"/>
          <w:color w:val="000000" w:themeColor="text1"/>
        </w:rPr>
        <w:t>在任何时刻都不能为空（选项</w:t>
      </w:r>
      <w:r w:rsidR="002667A2" w:rsidRPr="00196523">
        <w:rPr>
          <w:rFonts w:ascii="Times New Roman" w:eastAsia="宋体" w:hAnsi="Times New Roman" w:cs="Times New Roman" w:hint="eastAsia"/>
          <w:color w:val="000000" w:themeColor="text1"/>
        </w:rPr>
        <w:t>A</w:t>
      </w:r>
      <w:r w:rsidR="00830E7C">
        <w:rPr>
          <w:rFonts w:ascii="Times New Roman" w:eastAsia="宋体" w:hAnsi="Times New Roman" w:cs="Times New Roman" w:hint="eastAsia"/>
          <w:color w:val="000000" w:themeColor="text1"/>
        </w:rPr>
        <w:t>错误</w:t>
      </w:r>
      <w:r w:rsidR="002667A2" w:rsidRPr="00196523">
        <w:rPr>
          <w:rFonts w:ascii="Times New Roman" w:eastAsia="宋体" w:hAnsi="Times New Roman" w:cs="Times New Roman" w:hint="eastAsia"/>
          <w:color w:val="000000" w:themeColor="text1"/>
        </w:rPr>
        <w:t>）。对于空表与非空表，</w:t>
      </w:r>
      <w:r w:rsidR="002667A2" w:rsidRPr="00196523">
        <w:rPr>
          <w:rFonts w:ascii="Times New Roman" w:eastAsia="宋体" w:hAnsi="Times New Roman" w:cs="Times New Roman"/>
          <w:color w:val="000000" w:themeColor="text1"/>
          <w:szCs w:val="21"/>
        </w:rPr>
        <w:t>head!=NULL</w:t>
      </w:r>
      <w:r w:rsidR="002667A2" w:rsidRPr="00196523">
        <w:rPr>
          <w:rFonts w:ascii="Times New Roman" w:eastAsia="宋体" w:hAnsi="Times New Roman" w:cs="Times New Roman" w:hint="eastAsia"/>
          <w:color w:val="000000" w:themeColor="text1"/>
          <w:szCs w:val="21"/>
        </w:rPr>
        <w:t>（</w:t>
      </w:r>
      <w:r w:rsidR="002667A2" w:rsidRPr="00196523">
        <w:rPr>
          <w:rFonts w:ascii="Times New Roman" w:eastAsia="宋体" w:hAnsi="Times New Roman" w:cs="Times New Roman" w:hint="eastAsia"/>
          <w:color w:val="000000" w:themeColor="text1"/>
        </w:rPr>
        <w:t>选项</w:t>
      </w:r>
      <w:r w:rsidR="002667A2" w:rsidRPr="00196523">
        <w:rPr>
          <w:rFonts w:ascii="Times New Roman" w:eastAsia="宋体" w:hAnsi="Times New Roman" w:cs="Times New Roman" w:hint="eastAsia"/>
          <w:color w:val="000000" w:themeColor="text1"/>
        </w:rPr>
        <w:t>B</w:t>
      </w:r>
      <w:r w:rsidR="002667A2" w:rsidRPr="00196523">
        <w:rPr>
          <w:rFonts w:ascii="Times New Roman" w:eastAsia="宋体" w:hAnsi="Times New Roman" w:cs="Times New Roman" w:hint="eastAsia"/>
          <w:color w:val="000000" w:themeColor="text1"/>
        </w:rPr>
        <w:t>）都是成立的，所以用这个条件不能判定表是否为空。</w:t>
      </w:r>
      <w:r w:rsidR="002667A2" w:rsidRPr="00196523">
        <w:rPr>
          <w:rFonts w:ascii="Times New Roman" w:eastAsia="宋体" w:hAnsi="Times New Roman" w:cs="Times New Roman"/>
          <w:color w:val="000000" w:themeColor="text1"/>
          <w:szCs w:val="21"/>
        </w:rPr>
        <w:t>head-&gt;next==head</w:t>
      </w:r>
      <w:r w:rsidR="002667A2" w:rsidRPr="00196523">
        <w:rPr>
          <w:rFonts w:ascii="Times New Roman" w:eastAsia="宋体" w:hAnsi="Times New Roman" w:cs="Times New Roman" w:hint="eastAsia"/>
          <w:color w:val="000000" w:themeColor="text1"/>
          <w:szCs w:val="21"/>
        </w:rPr>
        <w:t>表明头结点的</w:t>
      </w:r>
      <w:r w:rsidR="002667A2" w:rsidRPr="00196523">
        <w:rPr>
          <w:rFonts w:ascii="Times New Roman" w:eastAsia="宋体" w:hAnsi="Times New Roman" w:cs="Times New Roman" w:hint="eastAsia"/>
          <w:color w:val="000000" w:themeColor="text1"/>
          <w:szCs w:val="21"/>
        </w:rPr>
        <w:t>n</w:t>
      </w:r>
      <w:r w:rsidR="002667A2" w:rsidRPr="00196523">
        <w:rPr>
          <w:rFonts w:ascii="Times New Roman" w:eastAsia="宋体" w:hAnsi="Times New Roman" w:cs="Times New Roman"/>
          <w:color w:val="000000" w:themeColor="text1"/>
          <w:szCs w:val="21"/>
        </w:rPr>
        <w:t>ext</w:t>
      </w:r>
      <w:r w:rsidR="002667A2" w:rsidRPr="00196523">
        <w:rPr>
          <w:rFonts w:ascii="Times New Roman" w:eastAsia="宋体" w:hAnsi="Times New Roman" w:cs="Times New Roman" w:hint="eastAsia"/>
          <w:color w:val="000000" w:themeColor="text1"/>
          <w:szCs w:val="21"/>
        </w:rPr>
        <w:t>指针又指向头结点，这是空循环链表的状态。</w:t>
      </w:r>
      <w:r w:rsidR="002667A2" w:rsidRPr="00196523">
        <w:rPr>
          <w:rFonts w:ascii="Times New Roman" w:eastAsia="宋体" w:hAnsi="Times New Roman" w:cs="Times New Roman"/>
          <w:color w:val="000000" w:themeColor="text1"/>
          <w:szCs w:val="21"/>
        </w:rPr>
        <w:t>head-&gt;next==NULL</w:t>
      </w:r>
      <w:r w:rsidR="002667A2" w:rsidRPr="00196523">
        <w:rPr>
          <w:rFonts w:ascii="Times New Roman" w:eastAsia="宋体" w:hAnsi="Times New Roman" w:cs="Times New Roman" w:hint="eastAsia"/>
          <w:color w:val="000000" w:themeColor="text1"/>
          <w:szCs w:val="21"/>
        </w:rPr>
        <w:t>表示的是头指针指向的结点没有后继结点，这正是空链表</w:t>
      </w:r>
      <w:r w:rsidR="00AB5D3C" w:rsidRPr="00196523">
        <w:rPr>
          <w:rFonts w:ascii="Times New Roman" w:eastAsia="宋体" w:hAnsi="Times New Roman" w:cs="Times New Roman" w:hint="eastAsia"/>
          <w:color w:val="000000" w:themeColor="text1"/>
          <w:szCs w:val="21"/>
        </w:rPr>
        <w:t>要满足</w:t>
      </w:r>
      <w:r w:rsidR="002667A2" w:rsidRPr="00196523">
        <w:rPr>
          <w:rFonts w:ascii="Times New Roman" w:eastAsia="宋体" w:hAnsi="Times New Roman" w:cs="Times New Roman" w:hint="eastAsia"/>
          <w:color w:val="000000" w:themeColor="text1"/>
          <w:szCs w:val="21"/>
        </w:rPr>
        <w:t>的条件。</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84067">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在</w:t>
      </w:r>
      <w:r w:rsidRPr="00196523">
        <w:rPr>
          <w:rFonts w:ascii="Times New Roman" w:eastAsia="宋体" w:hAnsi="Times New Roman" w:cs="Times New Roman"/>
          <w:color w:val="000000" w:themeColor="text1"/>
        </w:rPr>
        <w:t>双</w:t>
      </w:r>
      <w:r w:rsidRPr="00196523">
        <w:rPr>
          <w:rFonts w:ascii="Times New Roman" w:eastAsia="宋体" w:hAnsi="Times New Roman" w:cs="Times New Roman" w:hint="eastAsia"/>
          <w:color w:val="000000" w:themeColor="text1"/>
        </w:rPr>
        <w:t>向</w:t>
      </w:r>
      <w:r w:rsidRPr="00196523">
        <w:rPr>
          <w:rFonts w:ascii="Times New Roman" w:eastAsia="宋体" w:hAnsi="Times New Roman" w:cs="Times New Roman"/>
          <w:color w:val="000000" w:themeColor="text1"/>
        </w:rPr>
        <w:t>循环链表</w:t>
      </w:r>
      <w:r w:rsidRPr="00196523">
        <w:rPr>
          <w:rFonts w:ascii="Times New Roman" w:eastAsia="宋体" w:hAnsi="Times New Roman" w:cs="Times New Roman" w:hint="eastAsia"/>
          <w:color w:val="000000" w:themeColor="text1"/>
        </w:rPr>
        <w:t>中，在</w:t>
      </w:r>
      <w:bookmarkStart w:id="6" w:name="_Hlk124076035"/>
      <w:r w:rsidRPr="00196523">
        <w:rPr>
          <w:rFonts w:ascii="Times New Roman" w:eastAsia="宋体" w:hAnsi="Times New Roman" w:cs="Times New Roman" w:hint="eastAsia"/>
          <w:color w:val="000000" w:themeColor="text1"/>
        </w:rPr>
        <w:t>指针</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color w:val="000000" w:themeColor="text1"/>
        </w:rPr>
        <w:t>所指结点之后插入</w:t>
      </w:r>
      <w:r w:rsidRPr="00196523">
        <w:rPr>
          <w:rFonts w:ascii="Times New Roman" w:eastAsia="宋体" w:hAnsi="Times New Roman" w:cs="Times New Roman" w:hint="eastAsia"/>
          <w:color w:val="000000" w:themeColor="text1"/>
        </w:rPr>
        <w:t>指针</w:t>
      </w:r>
      <w:r w:rsidRPr="00196523">
        <w:rPr>
          <w:rFonts w:ascii="Times New Roman" w:eastAsia="宋体" w:hAnsi="Times New Roman" w:cs="Times New Roman"/>
          <w:color w:val="000000" w:themeColor="text1"/>
        </w:rPr>
        <w:t>s</w:t>
      </w:r>
      <w:r w:rsidRPr="00196523">
        <w:rPr>
          <w:rFonts w:ascii="Times New Roman" w:eastAsia="宋体" w:hAnsi="Times New Roman" w:cs="Times New Roman"/>
          <w:color w:val="000000" w:themeColor="text1"/>
        </w:rPr>
        <w:t>所指结点</w:t>
      </w:r>
      <w:bookmarkEnd w:id="6"/>
      <w:r w:rsidRPr="00196523">
        <w:rPr>
          <w:rFonts w:ascii="Times New Roman" w:eastAsia="宋体" w:hAnsi="Times New Roman" w:cs="Times New Roman"/>
          <w:color w:val="000000" w:themeColor="text1"/>
        </w:rPr>
        <w:t>的操作是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bookmarkStart w:id="7" w:name="_Hlk124075904"/>
      <w:r w:rsidRPr="00196523">
        <w:rPr>
          <w:rFonts w:ascii="Times New Roman" w:eastAsia="宋体" w:hAnsi="Times New Roman" w:cs="Times New Roman"/>
          <w:color w:val="000000" w:themeColor="text1"/>
          <w:szCs w:val="21"/>
        </w:rPr>
        <w:t>p-&gt;next=</w:t>
      </w:r>
      <w:proofErr w:type="gramStart"/>
      <w:r w:rsidRPr="00196523">
        <w:rPr>
          <w:rFonts w:ascii="Times New Roman" w:eastAsia="宋体" w:hAnsi="Times New Roman" w:cs="Times New Roman"/>
          <w:color w:val="000000" w:themeColor="text1"/>
          <w:szCs w:val="21"/>
        </w:rPr>
        <w:t>s;s</w:t>
      </w:r>
      <w:proofErr w:type="gramEnd"/>
      <w:r w:rsidRPr="00196523">
        <w:rPr>
          <w:rFonts w:ascii="Times New Roman" w:eastAsia="宋体" w:hAnsi="Times New Roman" w:cs="Times New Roman"/>
          <w:color w:val="000000" w:themeColor="text1"/>
          <w:szCs w:val="21"/>
        </w:rPr>
        <w:t>-&gt;prev=p;p-&gt;next-&gt;prev=s;s-&gt;next=p-&gt;next;</w:t>
      </w:r>
    </w:p>
    <w:bookmarkEnd w:id="7"/>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 =</w:t>
      </w:r>
      <w:proofErr w:type="gramStart"/>
      <w:r w:rsidRPr="00196523">
        <w:rPr>
          <w:rFonts w:ascii="Times New Roman" w:eastAsia="宋体" w:hAnsi="Times New Roman" w:cs="Times New Roman"/>
          <w:color w:val="000000" w:themeColor="text1"/>
          <w:szCs w:val="21"/>
        </w:rPr>
        <w:t>s;p</w:t>
      </w:r>
      <w:proofErr w:type="gramEnd"/>
      <w:r w:rsidRPr="00196523">
        <w:rPr>
          <w:rFonts w:ascii="Times New Roman" w:eastAsia="宋体" w:hAnsi="Times New Roman" w:cs="Times New Roman"/>
          <w:color w:val="000000" w:themeColor="text1"/>
          <w:szCs w:val="21"/>
        </w:rPr>
        <w:t>-&gt;next-&gt;prev=s; s-&gt;prev=p;s-&gt;next=p-&gt;next;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s-&gt;prev=p; s-&gt;next=p-&gt;next; p-&gt;next=s; p-&gt;next-&gt;prev=s;</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s-&gt;prev=p; s-&gt;next=p-&gt;</w:t>
      </w:r>
      <w:proofErr w:type="gramStart"/>
      <w:r w:rsidRPr="00196523">
        <w:rPr>
          <w:rFonts w:ascii="Times New Roman" w:eastAsia="宋体" w:hAnsi="Times New Roman" w:cs="Times New Roman"/>
          <w:color w:val="000000" w:themeColor="text1"/>
          <w:szCs w:val="21"/>
        </w:rPr>
        <w:t>next;p</w:t>
      </w:r>
      <w:proofErr w:type="gramEnd"/>
      <w:r w:rsidRPr="00196523">
        <w:rPr>
          <w:rFonts w:ascii="Times New Roman" w:eastAsia="宋体" w:hAnsi="Times New Roman" w:cs="Times New Roman"/>
          <w:color w:val="000000" w:themeColor="text1"/>
          <w:szCs w:val="21"/>
        </w:rPr>
        <w:t>-&gt;next-&gt;prev=s; p-&gt;next=s;</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667A2" w:rsidRPr="00196523">
        <w:rPr>
          <w:rFonts w:ascii="Times New Roman" w:eastAsia="宋体" w:hAnsi="Times New Roman" w:cs="Times New Roman" w:hint="eastAsia"/>
          <w:color w:val="000000" w:themeColor="text1"/>
        </w:rPr>
        <w:t>D</w:t>
      </w:r>
      <w:r w:rsidR="002667A2" w:rsidRPr="00196523">
        <w:rPr>
          <w:rFonts w:ascii="Times New Roman" w:eastAsia="宋体" w:hAnsi="Times New Roman" w:cs="Times New Roman" w:hint="eastAsia"/>
          <w:color w:val="000000" w:themeColor="text1"/>
        </w:rPr>
        <w:t>。</w:t>
      </w:r>
    </w:p>
    <w:p w:rsidR="002667A2" w:rsidRPr="00196523" w:rsidRDefault="003F359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解答</w:t>
      </w:r>
      <w:r w:rsidR="002667A2" w:rsidRPr="00196523">
        <w:rPr>
          <w:rFonts w:ascii="Times New Roman" w:eastAsia="宋体" w:hAnsi="Times New Roman" w:cs="Times New Roman" w:hint="eastAsia"/>
          <w:color w:val="000000" w:themeColor="text1"/>
        </w:rPr>
        <w:t>这样的题目时，画图</w:t>
      </w:r>
      <w:r w:rsidR="00A44D86" w:rsidRPr="00196523">
        <w:rPr>
          <w:rFonts w:ascii="Times New Roman" w:eastAsia="宋体" w:hAnsi="Times New Roman" w:cs="Times New Roman" w:hint="eastAsia"/>
          <w:color w:val="000000" w:themeColor="text1"/>
        </w:rPr>
        <w:t>是个不错的方法。</w:t>
      </w:r>
      <w:r w:rsidR="00960CBC" w:rsidRPr="00196523">
        <w:rPr>
          <w:rFonts w:ascii="Times New Roman" w:eastAsia="宋体" w:hAnsi="Times New Roman" w:cs="Times New Roman" w:hint="eastAsia"/>
          <w:color w:val="000000" w:themeColor="text1"/>
        </w:rPr>
        <w:t>比如，执行了选项</w:t>
      </w:r>
      <w:r w:rsidR="00960CBC" w:rsidRPr="00196523">
        <w:rPr>
          <w:rFonts w:ascii="Times New Roman" w:eastAsia="宋体" w:hAnsi="Times New Roman" w:cs="Times New Roman" w:hint="eastAsia"/>
          <w:color w:val="000000" w:themeColor="text1"/>
        </w:rPr>
        <w:t>A</w:t>
      </w:r>
      <w:r w:rsidR="00960CBC" w:rsidRPr="00196523">
        <w:rPr>
          <w:rFonts w:ascii="Times New Roman" w:eastAsia="宋体" w:hAnsi="Times New Roman" w:cs="Times New Roman" w:hint="eastAsia"/>
          <w:color w:val="000000" w:themeColor="text1"/>
        </w:rPr>
        <w:t>中前两个语句（</w:t>
      </w:r>
      <w:r w:rsidR="00960CBC" w:rsidRPr="00196523">
        <w:rPr>
          <w:rFonts w:ascii="Times New Roman" w:eastAsia="宋体" w:hAnsi="Times New Roman" w:cs="Times New Roman"/>
          <w:color w:val="000000" w:themeColor="text1"/>
          <w:szCs w:val="21"/>
        </w:rPr>
        <w:t>p-&gt;next=s;s-&gt;prev=p;</w:t>
      </w:r>
      <w:r w:rsidR="00960CBC" w:rsidRPr="00196523">
        <w:rPr>
          <w:rFonts w:ascii="Times New Roman" w:eastAsia="宋体" w:hAnsi="Times New Roman" w:cs="Times New Roman" w:hint="eastAsia"/>
          <w:color w:val="000000" w:themeColor="text1"/>
        </w:rPr>
        <w:t>）后，得到的链表状态如</w:t>
      </w:r>
      <w:r w:rsidR="00592EDA" w:rsidRPr="00196523">
        <w:rPr>
          <w:rFonts w:ascii="Times New Roman" w:eastAsia="宋体" w:hAnsi="Times New Roman" w:cs="Times New Roman" w:hint="eastAsia"/>
          <w:color w:val="000000" w:themeColor="text1"/>
        </w:rPr>
        <w:t>图</w:t>
      </w:r>
      <w:r w:rsidR="00592EDA" w:rsidRPr="00196523">
        <w:rPr>
          <w:rFonts w:ascii="Times New Roman" w:eastAsia="宋体" w:hAnsi="Times New Roman" w:cs="Times New Roman"/>
          <w:color w:val="000000" w:themeColor="text1"/>
        </w:rPr>
        <w:t>2</w:t>
      </w:r>
      <w:r w:rsidR="00100361">
        <w:rPr>
          <w:rFonts w:ascii="Times New Roman" w:eastAsia="宋体" w:hAnsi="Times New Roman" w:cs="Times New Roman" w:hint="eastAsia"/>
          <w:color w:val="000000" w:themeColor="text1"/>
        </w:rPr>
        <w:t>-</w:t>
      </w:r>
      <w:r w:rsidR="00592EDA" w:rsidRPr="00196523">
        <w:rPr>
          <w:rFonts w:ascii="Times New Roman" w:eastAsia="宋体" w:hAnsi="Times New Roman" w:cs="Times New Roman"/>
          <w:color w:val="000000" w:themeColor="text1"/>
        </w:rPr>
        <w:t>1</w:t>
      </w:r>
      <w:r w:rsidR="00960CBC" w:rsidRPr="00196523">
        <w:rPr>
          <w:rFonts w:ascii="Times New Roman" w:eastAsia="宋体" w:hAnsi="Times New Roman" w:cs="Times New Roman" w:hint="eastAsia"/>
          <w:color w:val="000000" w:themeColor="text1"/>
        </w:rPr>
        <w:t>所示</w:t>
      </w:r>
      <w:r w:rsidR="00FE1B8E" w:rsidRPr="00196523">
        <w:rPr>
          <w:rFonts w:ascii="Times New Roman" w:eastAsia="宋体" w:hAnsi="Times New Roman" w:cs="Times New Roman" w:hint="eastAsia"/>
          <w:color w:val="000000" w:themeColor="text1"/>
        </w:rPr>
        <w:t>。</w:t>
      </w:r>
    </w:p>
    <w:p w:rsidR="002667A2" w:rsidRPr="00196523" w:rsidRDefault="00FE1B8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454464" behindDoc="0" locked="0" layoutInCell="1" allowOverlap="1">
                <wp:simplePos x="0" y="0"/>
                <wp:positionH relativeFrom="column">
                  <wp:posOffset>1221537</wp:posOffset>
                </wp:positionH>
                <wp:positionV relativeFrom="paragraph">
                  <wp:posOffset>55163</wp:posOffset>
                </wp:positionV>
                <wp:extent cx="2541905" cy="1219240"/>
                <wp:effectExtent l="0" t="0" r="10795" b="0"/>
                <wp:wrapNone/>
                <wp:docPr id="2787" name="组合 2787"/>
                <wp:cNvGraphicFramePr/>
                <a:graphic xmlns:a="http://schemas.openxmlformats.org/drawingml/2006/main">
                  <a:graphicData uri="http://schemas.microsoft.com/office/word/2010/wordprocessingGroup">
                    <wpg:wgp>
                      <wpg:cNvGrpSpPr/>
                      <wpg:grpSpPr>
                        <a:xfrm>
                          <a:off x="0" y="0"/>
                          <a:ext cx="2541905" cy="1219240"/>
                          <a:chOff x="0" y="0"/>
                          <a:chExt cx="2541905" cy="1219240"/>
                        </a:xfrm>
                      </wpg:grpSpPr>
                      <wpg:grpSp>
                        <wpg:cNvPr id="11" name="组合 11"/>
                        <wpg:cNvGrpSpPr/>
                        <wpg:grpSpPr>
                          <a:xfrm>
                            <a:off x="0" y="0"/>
                            <a:ext cx="2541905" cy="912185"/>
                            <a:chOff x="0" y="0"/>
                            <a:chExt cx="2541905" cy="912185"/>
                          </a:xfrm>
                        </wpg:grpSpPr>
                        <wps:wsp>
                          <wps:cNvPr id="1" name="Text Box 22"/>
                          <wps:cNvSpPr txBox="1">
                            <a:spLocks noChangeArrowheads="1"/>
                          </wps:cNvSpPr>
                          <wps:spPr bwMode="auto">
                            <a:xfrm>
                              <a:off x="557368" y="0"/>
                              <a:ext cx="227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53C34" w:rsidRDefault="008E537A" w:rsidP="00960CBC">
                                <w:pPr>
                                  <w:ind w:firstLineChars="0" w:firstLine="0"/>
                                  <w:jc w:val="center"/>
                                  <w:rPr>
                                    <w:rFonts w:ascii="Times New Roman" w:hAnsi="Times New Roman" w:cs="Times New Roman"/>
                                    <w:sz w:val="18"/>
                                    <w:szCs w:val="18"/>
                                  </w:rPr>
                                </w:pPr>
                                <w:r w:rsidRPr="00453C34">
                                  <w:rPr>
                                    <w:rFonts w:ascii="Times New Roman" w:hAnsi="Times New Roman" w:cs="Times New Roman"/>
                                    <w:sz w:val="18"/>
                                    <w:szCs w:val="18"/>
                                  </w:rPr>
                                  <w:t>p</w:t>
                                </w:r>
                              </w:p>
                            </w:txbxContent>
                          </wps:txbx>
                          <wps:bodyPr rot="0" vert="horz" wrap="square" lIns="0" tIns="0" rIns="0" bIns="0" anchor="t" anchorCtr="0" upright="1">
                            <a:noAutofit/>
                          </wps:bodyPr>
                        </wps:wsp>
                        <wps:wsp>
                          <wps:cNvPr id="2" name="Freeform 26"/>
                          <wps:cNvSpPr>
                            <a:spLocks/>
                          </wps:cNvSpPr>
                          <wps:spPr bwMode="auto">
                            <a:xfrm>
                              <a:off x="771587" y="146780"/>
                              <a:ext cx="168275" cy="169545"/>
                            </a:xfrm>
                            <a:custGeom>
                              <a:avLst/>
                              <a:gdLst>
                                <a:gd name="T0" fmla="*/ 0 w 266"/>
                                <a:gd name="T1" fmla="*/ 0 h 267"/>
                                <a:gd name="T2" fmla="*/ 168910 w 266"/>
                                <a:gd name="T3" fmla="*/ 169545 h 267"/>
                                <a:gd name="T4" fmla="*/ 0 60000 65536"/>
                                <a:gd name="T5" fmla="*/ 0 60000 65536"/>
                              </a:gdLst>
                              <a:ahLst/>
                              <a:cxnLst>
                                <a:cxn ang="T4">
                                  <a:pos x="T0" y="T1"/>
                                </a:cxn>
                                <a:cxn ang="T5">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 name="组合 10"/>
                          <wpg:cNvGrpSpPr/>
                          <wpg:grpSpPr>
                            <a:xfrm>
                              <a:off x="0" y="317362"/>
                              <a:ext cx="2541905" cy="594823"/>
                              <a:chOff x="0" y="0"/>
                              <a:chExt cx="2541905" cy="594823"/>
                            </a:xfrm>
                          </wpg:grpSpPr>
                          <wpg:grpSp>
                            <wpg:cNvPr id="12032" name="Group 11158"/>
                            <wpg:cNvGrpSpPr>
                              <a:grpSpLocks/>
                            </wpg:cNvGrpSpPr>
                            <wpg:grpSpPr bwMode="auto">
                              <a:xfrm>
                                <a:off x="0" y="0"/>
                                <a:ext cx="2541905" cy="198755"/>
                                <a:chOff x="5529" y="9492"/>
                                <a:chExt cx="4003" cy="313"/>
                              </a:xfrm>
                            </wpg:grpSpPr>
                            <wpg:grpSp>
                              <wpg:cNvPr id="12033" name="Group 11109"/>
                              <wpg:cNvGrpSpPr>
                                <a:grpSpLocks/>
                              </wpg:cNvGrpSpPr>
                              <wpg:grpSpPr bwMode="auto">
                                <a:xfrm>
                                  <a:off x="5529" y="9493"/>
                                  <a:ext cx="719" cy="312"/>
                                  <a:chOff x="3217" y="10284"/>
                                  <a:chExt cx="719" cy="312"/>
                                </a:xfrm>
                              </wpg:grpSpPr>
                              <wps:wsp>
                                <wps:cNvPr id="12034" name="Text Box 11110"/>
                                <wps:cNvSpPr txBox="1">
                                  <a:spLocks noChangeArrowheads="1"/>
                                </wps:cNvSpPr>
                                <wps:spPr bwMode="auto">
                                  <a:xfrm>
                                    <a:off x="3396" y="10284"/>
                                    <a:ext cx="36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D111C">
                                      <w:pPr>
                                        <w:spacing w:line="0" w:lineRule="atLeast"/>
                                        <w:ind w:firstLineChars="0" w:firstLine="0"/>
                                        <w:jc w:val="center"/>
                                      </w:pPr>
                                      <w:r>
                                        <w:rPr>
                                          <w:rFonts w:hint="eastAsia"/>
                                        </w:rPr>
                                        <w:t>…</w:t>
                                      </w:r>
                                    </w:p>
                                  </w:txbxContent>
                                </wps:txbx>
                                <wps:bodyPr rot="0" vert="horz" wrap="square" lIns="0" tIns="0" rIns="0" bIns="0" anchor="t" anchorCtr="0" upright="1">
                                  <a:noAutofit/>
                                </wps:bodyPr>
                              </wps:wsp>
                              <wps:wsp>
                                <wps:cNvPr id="12035" name="Text Box 11111"/>
                                <wps:cNvSpPr txBox="1">
                                  <a:spLocks noChangeArrowheads="1"/>
                                </wps:cNvSpPr>
                                <wps:spPr bwMode="auto">
                                  <a:xfrm>
                                    <a:off x="3756"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67AD9" w:rsidRDefault="008E537A" w:rsidP="00960CBC">
                                      <w:pPr>
                                        <w:spacing w:line="0" w:lineRule="atLeast"/>
                                        <w:ind w:firstLineChars="0" w:firstLine="0"/>
                                        <w:jc w:val="center"/>
                                        <w:rPr>
                                          <w:sz w:val="18"/>
                                          <w:szCs w:val="18"/>
                                        </w:rPr>
                                      </w:pPr>
                                    </w:p>
                                  </w:txbxContent>
                                </wps:txbx>
                                <wps:bodyPr rot="0" vert="horz" wrap="square" lIns="0" tIns="0" rIns="0" bIns="0" anchor="t" anchorCtr="0" upright="1">
                                  <a:noAutofit/>
                                </wps:bodyPr>
                              </wps:wsp>
                              <wps:wsp>
                                <wps:cNvPr id="12036" name="Text Box 11112"/>
                                <wps:cNvSpPr txBox="1">
                                  <a:spLocks noChangeArrowheads="1"/>
                                </wps:cNvSpPr>
                                <wps:spPr bwMode="auto">
                                  <a:xfrm>
                                    <a:off x="3217"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60CBC">
                                      <w:pPr>
                                        <w:ind w:firstLine="420"/>
                                        <w:jc w:val="center"/>
                                      </w:pPr>
                                    </w:p>
                                  </w:txbxContent>
                                </wps:txbx>
                                <wps:bodyPr rot="0" vert="horz" wrap="square" lIns="0" tIns="0" rIns="0" bIns="0" anchor="t" anchorCtr="0" upright="1">
                                  <a:noAutofit/>
                                </wps:bodyPr>
                              </wps:wsp>
                            </wpg:grpSp>
                            <wpg:grpSp>
                              <wpg:cNvPr id="12037" name="Group 11113"/>
                              <wpg:cNvGrpSpPr>
                                <a:grpSpLocks/>
                              </wpg:cNvGrpSpPr>
                              <wpg:grpSpPr bwMode="auto">
                                <a:xfrm>
                                  <a:off x="6630" y="9492"/>
                                  <a:ext cx="719" cy="312"/>
                                  <a:chOff x="3217" y="10284"/>
                                  <a:chExt cx="719" cy="312"/>
                                </a:xfrm>
                              </wpg:grpSpPr>
                              <wps:wsp>
                                <wps:cNvPr id="12038" name="Text Box 11114"/>
                                <wps:cNvSpPr txBox="1">
                                  <a:spLocks noChangeArrowheads="1"/>
                                </wps:cNvSpPr>
                                <wps:spPr bwMode="auto">
                                  <a:xfrm>
                                    <a:off x="3396" y="10284"/>
                                    <a:ext cx="36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9F4395" w:rsidRDefault="008E537A" w:rsidP="00960CBC">
                                      <w:pPr>
                                        <w:ind w:firstLineChars="0" w:firstLine="0"/>
                                        <w:jc w:val="center"/>
                                        <w:rPr>
                                          <w:rFonts w:ascii="Times New Roman" w:hAnsi="Times New Roman" w:cs="Times New Roman"/>
                                          <w:sz w:val="18"/>
                                          <w:szCs w:val="18"/>
                                        </w:rPr>
                                      </w:pPr>
                                      <w:r w:rsidRPr="009F4395">
                                        <w:rPr>
                                          <w:rFonts w:ascii="Times New Roman" w:hAnsi="Times New Roman" w:cs="Times New Roman"/>
                                          <w:sz w:val="18"/>
                                          <w:szCs w:val="18"/>
                                        </w:rPr>
                                        <w:t>A</w:t>
                                      </w:r>
                                    </w:p>
                                  </w:txbxContent>
                                </wps:txbx>
                                <wps:bodyPr rot="0" vert="horz" wrap="square" lIns="0" tIns="0" rIns="0" bIns="0" anchor="t" anchorCtr="0" upright="1">
                                  <a:noAutofit/>
                                </wps:bodyPr>
                              </wps:wsp>
                              <wps:wsp>
                                <wps:cNvPr id="12039" name="Text Box 11115"/>
                                <wps:cNvSpPr txBox="1">
                                  <a:spLocks noChangeArrowheads="1"/>
                                </wps:cNvSpPr>
                                <wps:spPr bwMode="auto">
                                  <a:xfrm>
                                    <a:off x="3756"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67AD9" w:rsidRDefault="008E537A" w:rsidP="00960CBC">
                                      <w:pPr>
                                        <w:spacing w:line="0" w:lineRule="atLeast"/>
                                        <w:ind w:firstLineChars="0" w:firstLine="0"/>
                                        <w:jc w:val="center"/>
                                        <w:rPr>
                                          <w:sz w:val="18"/>
                                          <w:szCs w:val="18"/>
                                        </w:rPr>
                                      </w:pPr>
                                    </w:p>
                                  </w:txbxContent>
                                </wps:txbx>
                                <wps:bodyPr rot="0" vert="horz" wrap="square" lIns="0" tIns="0" rIns="0" bIns="0" anchor="t" anchorCtr="0" upright="1">
                                  <a:noAutofit/>
                                </wps:bodyPr>
                              </wps:wsp>
                              <wps:wsp>
                                <wps:cNvPr id="12040" name="Text Box 11116"/>
                                <wps:cNvSpPr txBox="1">
                                  <a:spLocks noChangeArrowheads="1"/>
                                </wps:cNvSpPr>
                                <wps:spPr bwMode="auto">
                                  <a:xfrm>
                                    <a:off x="3217"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60CBC">
                                      <w:pPr>
                                        <w:ind w:firstLine="420"/>
                                        <w:jc w:val="center"/>
                                      </w:pPr>
                                    </w:p>
                                  </w:txbxContent>
                                </wps:txbx>
                                <wps:bodyPr rot="0" vert="horz" wrap="square" lIns="0" tIns="0" rIns="0" bIns="0" anchor="t" anchorCtr="0" upright="1">
                                  <a:noAutofit/>
                                </wps:bodyPr>
                              </wps:wsp>
                            </wpg:grpSp>
                            <wpg:grpSp>
                              <wpg:cNvPr id="12041" name="Group 11117"/>
                              <wpg:cNvGrpSpPr>
                                <a:grpSpLocks/>
                              </wpg:cNvGrpSpPr>
                              <wpg:grpSpPr bwMode="auto">
                                <a:xfrm>
                                  <a:off x="7733" y="9492"/>
                                  <a:ext cx="719" cy="312"/>
                                  <a:chOff x="3217" y="10284"/>
                                  <a:chExt cx="719" cy="312"/>
                                </a:xfrm>
                              </wpg:grpSpPr>
                              <wps:wsp>
                                <wps:cNvPr id="12042" name="Text Box 11118"/>
                                <wps:cNvSpPr txBox="1">
                                  <a:spLocks noChangeArrowheads="1"/>
                                </wps:cNvSpPr>
                                <wps:spPr bwMode="auto">
                                  <a:xfrm>
                                    <a:off x="3396" y="10284"/>
                                    <a:ext cx="36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9F4395" w:rsidRDefault="008E537A" w:rsidP="00960CBC">
                                      <w:pPr>
                                        <w:ind w:firstLineChars="0" w:firstLine="0"/>
                                        <w:jc w:val="center"/>
                                        <w:rPr>
                                          <w:rFonts w:ascii="Times New Roman" w:hAnsi="Times New Roman" w:cs="Times New Roman"/>
                                          <w:sz w:val="18"/>
                                          <w:szCs w:val="18"/>
                                        </w:rPr>
                                      </w:pPr>
                                      <w:r w:rsidRPr="009F4395">
                                        <w:rPr>
                                          <w:rFonts w:ascii="Times New Roman" w:hAnsi="Times New Roman" w:cs="Times New Roman" w:hint="eastAsia"/>
                                          <w:sz w:val="18"/>
                                          <w:szCs w:val="18"/>
                                        </w:rPr>
                                        <w:t>B</w:t>
                                      </w:r>
                                    </w:p>
                                  </w:txbxContent>
                                </wps:txbx>
                                <wps:bodyPr rot="0" vert="horz" wrap="square" lIns="0" tIns="0" rIns="0" bIns="0" anchor="t" anchorCtr="0" upright="1">
                                  <a:noAutofit/>
                                </wps:bodyPr>
                              </wps:wsp>
                              <wps:wsp>
                                <wps:cNvPr id="12043" name="Text Box 11119"/>
                                <wps:cNvSpPr txBox="1">
                                  <a:spLocks noChangeArrowheads="1"/>
                                </wps:cNvSpPr>
                                <wps:spPr bwMode="auto">
                                  <a:xfrm>
                                    <a:off x="3756"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67AD9" w:rsidRDefault="008E537A" w:rsidP="00960CBC">
                                      <w:pPr>
                                        <w:spacing w:line="0" w:lineRule="atLeast"/>
                                        <w:ind w:firstLineChars="0" w:firstLine="0"/>
                                        <w:jc w:val="center"/>
                                        <w:rPr>
                                          <w:sz w:val="18"/>
                                          <w:szCs w:val="18"/>
                                        </w:rPr>
                                      </w:pPr>
                                    </w:p>
                                  </w:txbxContent>
                                </wps:txbx>
                                <wps:bodyPr rot="0" vert="horz" wrap="square" lIns="0" tIns="0" rIns="0" bIns="0" anchor="t" anchorCtr="0" upright="1">
                                  <a:noAutofit/>
                                </wps:bodyPr>
                              </wps:wsp>
                              <wps:wsp>
                                <wps:cNvPr id="12044" name="Text Box 11120"/>
                                <wps:cNvSpPr txBox="1">
                                  <a:spLocks noChangeArrowheads="1"/>
                                </wps:cNvSpPr>
                                <wps:spPr bwMode="auto">
                                  <a:xfrm>
                                    <a:off x="3217"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60CBC">
                                      <w:pPr>
                                        <w:ind w:firstLine="420"/>
                                        <w:jc w:val="center"/>
                                      </w:pPr>
                                    </w:p>
                                  </w:txbxContent>
                                </wps:txbx>
                                <wps:bodyPr rot="0" vert="horz" wrap="square" lIns="0" tIns="0" rIns="0" bIns="0" anchor="t" anchorCtr="0" upright="1">
                                  <a:noAutofit/>
                                </wps:bodyPr>
                              </wps:wsp>
                            </wpg:grpSp>
                            <wpg:grpSp>
                              <wpg:cNvPr id="12047" name="Group 11122"/>
                              <wpg:cNvGrpSpPr>
                                <a:grpSpLocks/>
                              </wpg:cNvGrpSpPr>
                              <wpg:grpSpPr bwMode="auto">
                                <a:xfrm>
                                  <a:off x="6183" y="9610"/>
                                  <a:ext cx="504" cy="77"/>
                                  <a:chOff x="6183" y="9625"/>
                                  <a:chExt cx="504" cy="77"/>
                                </a:xfrm>
                              </wpg:grpSpPr>
                              <wps:wsp>
                                <wps:cNvPr id="12048" name="Line 11074"/>
                                <wps:cNvCnPr>
                                  <a:cxnSpLocks noChangeShapeType="1"/>
                                </wps:cNvCnPr>
                                <wps:spPr bwMode="auto">
                                  <a:xfrm>
                                    <a:off x="6183" y="9625"/>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9" name="Line 11121"/>
                                <wps:cNvCnPr>
                                  <a:cxnSpLocks noChangeShapeType="1"/>
                                </wps:cNvCnPr>
                                <wps:spPr bwMode="auto">
                                  <a:xfrm flipH="1">
                                    <a:off x="6257" y="9701"/>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052" name="Line 11125"/>
                              <wps:cNvCnPr>
                                <a:cxnSpLocks noChangeShapeType="1"/>
                              </wps:cNvCnPr>
                              <wps:spPr bwMode="auto">
                                <a:xfrm flipH="1">
                                  <a:off x="7367" y="9686"/>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053" name="Group 11126"/>
                              <wpg:cNvGrpSpPr>
                                <a:grpSpLocks/>
                              </wpg:cNvGrpSpPr>
                              <wpg:grpSpPr bwMode="auto">
                                <a:xfrm>
                                  <a:off x="8813" y="9492"/>
                                  <a:ext cx="719" cy="312"/>
                                  <a:chOff x="3217" y="10284"/>
                                  <a:chExt cx="719" cy="312"/>
                                </a:xfrm>
                              </wpg:grpSpPr>
                              <wps:wsp>
                                <wps:cNvPr id="12054" name="Text Box 11127"/>
                                <wps:cNvSpPr txBox="1">
                                  <a:spLocks noChangeArrowheads="1"/>
                                </wps:cNvSpPr>
                                <wps:spPr bwMode="auto">
                                  <a:xfrm>
                                    <a:off x="3396" y="10284"/>
                                    <a:ext cx="36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9F4395"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w:t>
                                      </w:r>
                                    </w:p>
                                  </w:txbxContent>
                                </wps:txbx>
                                <wps:bodyPr rot="0" vert="horz" wrap="square" lIns="0" tIns="0" rIns="0" bIns="0" anchor="t" anchorCtr="0" upright="1">
                                  <a:noAutofit/>
                                </wps:bodyPr>
                              </wps:wsp>
                              <wps:wsp>
                                <wps:cNvPr id="12055" name="Text Box 11128"/>
                                <wps:cNvSpPr txBox="1">
                                  <a:spLocks noChangeArrowheads="1"/>
                                </wps:cNvSpPr>
                                <wps:spPr bwMode="auto">
                                  <a:xfrm>
                                    <a:off x="3756"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67AD9" w:rsidRDefault="008E537A" w:rsidP="00960CBC">
                                      <w:pPr>
                                        <w:spacing w:line="0" w:lineRule="atLeast"/>
                                        <w:ind w:firstLineChars="0" w:firstLine="0"/>
                                        <w:jc w:val="center"/>
                                        <w:rPr>
                                          <w:sz w:val="18"/>
                                          <w:szCs w:val="18"/>
                                        </w:rPr>
                                      </w:pPr>
                                    </w:p>
                                  </w:txbxContent>
                                </wps:txbx>
                                <wps:bodyPr rot="0" vert="horz" wrap="square" lIns="0" tIns="0" rIns="0" bIns="0" anchor="t" anchorCtr="0" upright="1">
                                  <a:noAutofit/>
                                </wps:bodyPr>
                              </wps:wsp>
                              <wps:wsp>
                                <wps:cNvPr id="12056" name="Text Box 11129"/>
                                <wps:cNvSpPr txBox="1">
                                  <a:spLocks noChangeArrowheads="1"/>
                                </wps:cNvSpPr>
                                <wps:spPr bwMode="auto">
                                  <a:xfrm>
                                    <a:off x="3217" y="10284"/>
                                    <a:ext cx="180" cy="3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60CBC">
                                      <w:pPr>
                                        <w:ind w:firstLine="420"/>
                                        <w:jc w:val="center"/>
                                      </w:pPr>
                                    </w:p>
                                  </w:txbxContent>
                                </wps:txbx>
                                <wps:bodyPr rot="0" vert="horz" wrap="square" lIns="0" tIns="0" rIns="0" bIns="0" anchor="t" anchorCtr="0" upright="1">
                                  <a:noAutofit/>
                                </wps:bodyPr>
                              </wps:wsp>
                            </wpg:grpSp>
                            <wpg:grpSp>
                              <wpg:cNvPr id="12057" name="Group 11130"/>
                              <wpg:cNvGrpSpPr>
                                <a:grpSpLocks/>
                              </wpg:cNvGrpSpPr>
                              <wpg:grpSpPr bwMode="auto">
                                <a:xfrm>
                                  <a:off x="8373" y="9610"/>
                                  <a:ext cx="504" cy="77"/>
                                  <a:chOff x="6183" y="9625"/>
                                  <a:chExt cx="504" cy="77"/>
                                </a:xfrm>
                              </wpg:grpSpPr>
                              <wps:wsp>
                                <wps:cNvPr id="12058" name="Line 11131"/>
                                <wps:cNvCnPr>
                                  <a:cxnSpLocks noChangeShapeType="1"/>
                                </wps:cNvCnPr>
                                <wps:spPr bwMode="auto">
                                  <a:xfrm>
                                    <a:off x="6183" y="9625"/>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9" name="Line 11132"/>
                                <wps:cNvCnPr>
                                  <a:cxnSpLocks noChangeShapeType="1"/>
                                </wps:cNvCnPr>
                                <wps:spPr bwMode="auto">
                                  <a:xfrm flipH="1">
                                    <a:off x="6257" y="9701"/>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3" name="Text Box 11114"/>
                            <wps:cNvSpPr txBox="1">
                              <a:spLocks noChangeArrowheads="1"/>
                            </wps:cNvSpPr>
                            <wps:spPr bwMode="auto">
                              <a:xfrm>
                                <a:off x="1162339" y="396703"/>
                                <a:ext cx="228600" cy="198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9F4395"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sz w:val="18"/>
                                      <w:szCs w:val="18"/>
                                    </w:rPr>
                                    <w:t>X</w:t>
                                  </w:r>
                                </w:p>
                              </w:txbxContent>
                            </wps:txbx>
                            <wps:bodyPr rot="0" vert="horz" wrap="square" lIns="0" tIns="0" rIns="0" bIns="0" anchor="t" anchorCtr="0" upright="1">
                              <a:noAutofit/>
                            </wps:bodyPr>
                          </wps:wsp>
                          <wps:wsp>
                            <wps:cNvPr id="4" name="Text Box 11115"/>
                            <wps:cNvSpPr txBox="1">
                              <a:spLocks noChangeArrowheads="1"/>
                            </wps:cNvSpPr>
                            <wps:spPr bwMode="auto">
                              <a:xfrm>
                                <a:off x="1390444" y="396703"/>
                                <a:ext cx="114300" cy="198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67AD9" w:rsidRDefault="008E537A" w:rsidP="00960CBC">
                                  <w:pPr>
                                    <w:spacing w:line="0" w:lineRule="atLeast"/>
                                    <w:ind w:firstLineChars="0" w:firstLine="0"/>
                                    <w:jc w:val="center"/>
                                    <w:rPr>
                                      <w:sz w:val="18"/>
                                      <w:szCs w:val="18"/>
                                    </w:rPr>
                                  </w:pPr>
                                </w:p>
                              </w:txbxContent>
                            </wps:txbx>
                            <wps:bodyPr rot="0" vert="horz" wrap="square" lIns="0" tIns="0" rIns="0" bIns="0" anchor="t" anchorCtr="0" upright="1">
                              <a:noAutofit/>
                            </wps:bodyPr>
                          </wps:wsp>
                          <wps:wsp>
                            <wps:cNvPr id="5" name="Text Box 11116"/>
                            <wps:cNvSpPr txBox="1">
                              <a:spLocks noChangeArrowheads="1"/>
                            </wps:cNvSpPr>
                            <wps:spPr bwMode="auto">
                              <a:xfrm>
                                <a:off x="1049279" y="396703"/>
                                <a:ext cx="114300" cy="198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960CBC">
                                  <w:pPr>
                                    <w:ind w:firstLine="420"/>
                                    <w:jc w:val="center"/>
                                  </w:pPr>
                                </w:p>
                              </w:txbxContent>
                            </wps:txbx>
                            <wps:bodyPr rot="0" vert="horz" wrap="square" lIns="0" tIns="0" rIns="0" bIns="0" anchor="t" anchorCtr="0" upright="1">
                              <a:noAutofit/>
                            </wps:bodyPr>
                          </wps:wsp>
                          <wps:wsp>
                            <wps:cNvPr id="6" name="Text Box 22"/>
                            <wps:cNvSpPr txBox="1">
                              <a:spLocks noChangeArrowheads="1"/>
                            </wps:cNvSpPr>
                            <wps:spPr bwMode="auto">
                              <a:xfrm>
                                <a:off x="585470" y="368812"/>
                                <a:ext cx="227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53C34"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sz w:val="18"/>
                                      <w:szCs w:val="18"/>
                                    </w:rPr>
                                    <w:t>s</w:t>
                                  </w:r>
                                </w:p>
                              </w:txbxContent>
                            </wps:txbx>
                            <wps:bodyPr rot="0" vert="horz" wrap="square" lIns="0" tIns="0" rIns="0" bIns="0" anchor="t" anchorCtr="0" upright="1">
                              <a:noAutofit/>
                            </wps:bodyPr>
                          </wps:wsp>
                          <wps:wsp>
                            <wps:cNvPr id="7" name="Freeform 26"/>
                            <wps:cNvSpPr>
                              <a:spLocks/>
                            </wps:cNvSpPr>
                            <wps:spPr bwMode="auto">
                              <a:xfrm flipV="1">
                                <a:off x="800378" y="488824"/>
                                <a:ext cx="233680" cy="0"/>
                              </a:xfrm>
                              <a:custGeom>
                                <a:avLst/>
                                <a:gdLst>
                                  <a:gd name="T0" fmla="*/ 0 w 266"/>
                                  <a:gd name="T1" fmla="*/ 0 h 267"/>
                                  <a:gd name="T2" fmla="*/ 168910 w 266"/>
                                  <a:gd name="T3" fmla="*/ 169545 h 267"/>
                                  <a:gd name="T4" fmla="*/ 0 60000 65536"/>
                                  <a:gd name="T5" fmla="*/ 0 60000 65536"/>
                                </a:gdLst>
                                <a:ahLst/>
                                <a:cxnLst>
                                  <a:cxn ang="T4">
                                    <a:pos x="T0" y="T1"/>
                                  </a:cxn>
                                  <a:cxn ang="T5">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 name="Line 10705"/>
                            <wps:cNvCnPr>
                              <a:cxnSpLocks noChangeShapeType="1"/>
                            </wps:cNvCnPr>
                            <wps:spPr bwMode="auto">
                              <a:xfrm>
                                <a:off x="1096884" y="138846"/>
                                <a:ext cx="91241" cy="2479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705"/>
                            <wps:cNvCnPr>
                              <a:cxnSpLocks noChangeShapeType="1"/>
                            </wps:cNvCnPr>
                            <wps:spPr bwMode="auto">
                              <a:xfrm>
                                <a:off x="983823" y="204302"/>
                                <a:ext cx="91241" cy="247940"/>
                              </a:xfrm>
                              <a:prstGeom prst="line">
                                <a:avLst/>
                              </a:prstGeom>
                              <a:noFill/>
                              <a:ln w="9525">
                                <a:solidFill>
                                  <a:srgbClr val="000000"/>
                                </a:solidFill>
                                <a:round/>
                                <a:headEnd type="triangle"/>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3" name="文本框 2"/>
                        <wps:cNvSpPr txBox="1">
                          <a:spLocks noChangeArrowheads="1"/>
                        </wps:cNvSpPr>
                        <wps:spPr bwMode="auto">
                          <a:xfrm>
                            <a:off x="216708" y="1062395"/>
                            <a:ext cx="2104390" cy="156845"/>
                          </a:xfrm>
                          <a:prstGeom prst="rect">
                            <a:avLst/>
                          </a:prstGeom>
                          <a:noFill/>
                          <a:ln w="9525">
                            <a:noFill/>
                            <a:miter lim="800000"/>
                            <a:headEnd/>
                            <a:tailEnd/>
                          </a:ln>
                        </wps:spPr>
                        <wps:txbx>
                          <w:txbxContent>
                            <w:p w:rsidR="008E537A" w:rsidRPr="00592EDA" w:rsidRDefault="008E537A" w:rsidP="00592EDA">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sidRPr="00592EDA">
                                <w:rPr>
                                  <w:rFonts w:ascii="Times New Roman" w:eastAsia="宋体" w:hAnsi="Times New Roman" w:cs="Times New Roman"/>
                                  <w:sz w:val="18"/>
                                  <w:szCs w:val="18"/>
                                  <w14:textOutline w14:w="9525" w14:cap="rnd" w14:cmpd="sng" w14:algn="ctr">
                                    <w14:noFill/>
                                    <w14:prstDash w14:val="solid"/>
                                    <w14:bevel/>
                                  </w14:textOutline>
                                </w:rPr>
                                <w:t>2</w:t>
                              </w:r>
                              <w:r>
                                <w:rPr>
                                  <w:rFonts w:ascii="Times New Roman" w:eastAsia="宋体" w:hAnsi="Times New Roman" w:cs="Times New Roman"/>
                                  <w:sz w:val="18"/>
                                  <w:szCs w:val="18"/>
                                  <w14:textOutline w14:w="9525" w14:cap="rnd" w14:cmpd="sng" w14:algn="ctr">
                                    <w14:noFill/>
                                    <w14:prstDash w14:val="solid"/>
                                    <w14:bevel/>
                                  </w14:textOutline>
                                </w:rPr>
                                <w:t>-</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1 </w:t>
                              </w:r>
                              <w:r w:rsidRPr="00592EDA">
                                <w:rPr>
                                  <w:rFonts w:ascii="Times New Roman" w:eastAsia="宋体" w:hAnsi="Times New Roman" w:cs="Times New Roman"/>
                                  <w:sz w:val="18"/>
                                  <w:szCs w:val="18"/>
                                  <w14:textOutline w14:w="9525" w14:cap="rnd" w14:cmpd="sng" w14:algn="ctr">
                                    <w14:noFill/>
                                    <w14:prstDash w14:val="solid"/>
                                    <w14:bevel/>
                                  </w14:textOutline>
                                </w:rPr>
                                <w:t>对应于选项</w:t>
                              </w:r>
                              <w:r w:rsidRPr="00592EDA">
                                <w:rPr>
                                  <w:rFonts w:ascii="Times New Roman" w:eastAsia="宋体" w:hAnsi="Times New Roman" w:cs="Times New Roman"/>
                                  <w:sz w:val="18"/>
                                  <w:szCs w:val="18"/>
                                  <w14:textOutline w14:w="9525" w14:cap="rnd" w14:cmpd="sng" w14:algn="ctr">
                                    <w14:noFill/>
                                    <w14:prstDash w14:val="solid"/>
                                    <w14:bevel/>
                                  </w14:textOutline>
                                </w:rPr>
                                <w:t>A</w:t>
                              </w:r>
                              <w:r w:rsidRPr="00592EDA">
                                <w:rPr>
                                  <w:rFonts w:ascii="Times New Roman" w:eastAsia="宋体" w:hAnsi="Times New Roman" w:cs="Times New Roman"/>
                                  <w:sz w:val="18"/>
                                  <w:szCs w:val="18"/>
                                  <w14:textOutline w14:w="9525" w14:cap="rnd" w14:cmpd="sng" w14:algn="ctr">
                                    <w14:noFill/>
                                    <w14:prstDash w14:val="solid"/>
                                    <w14:bevel/>
                                  </w14:textOutline>
                                </w:rPr>
                                <w:t>的单链表</w:t>
                              </w:r>
                            </w:p>
                          </w:txbxContent>
                        </wps:txbx>
                        <wps:bodyPr rot="0" vert="horz" wrap="square" lIns="0" tIns="0" rIns="0" bIns="0" anchor="t" anchorCtr="0">
                          <a:spAutoFit/>
                        </wps:bodyPr>
                      </wps:wsp>
                    </wpg:wgp>
                  </a:graphicData>
                </a:graphic>
              </wp:anchor>
            </w:drawing>
          </mc:Choice>
          <mc:Fallback>
            <w:pict>
              <v:group id="组合 2787" o:spid="_x0000_s1026" style="position:absolute;left:0;text-align:left;margin-left:96.2pt;margin-top:4.35pt;width:200.15pt;height:96pt;z-index:251454464" coordsize="25419,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">
                <v:group id="组合 11" o:spid="_x0000_s1027" style="position:absolute;width:25419;height:9121" coordsize="25419,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Text Box 22" o:spid="_x0000_s1028" type="#_x0000_t202" style="position:absolute;left:5573;width:22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rsidR="008E537A" w:rsidRPr="00453C34" w:rsidRDefault="008E537A" w:rsidP="00960CBC">
                          <w:pPr>
                            <w:ind w:firstLineChars="0" w:firstLine="0"/>
                            <w:jc w:val="center"/>
                            <w:rPr>
                              <w:rFonts w:ascii="Times New Roman" w:hAnsi="Times New Roman" w:cs="Times New Roman"/>
                              <w:sz w:val="18"/>
                              <w:szCs w:val="18"/>
                            </w:rPr>
                          </w:pPr>
                          <w:r w:rsidRPr="00453C34">
                            <w:rPr>
                              <w:rFonts w:ascii="Times New Roman" w:hAnsi="Times New Roman" w:cs="Times New Roman"/>
                              <w:sz w:val="18"/>
                              <w:szCs w:val="18"/>
                            </w:rPr>
                            <w:t>p</w:t>
                          </w:r>
                        </w:p>
                      </w:txbxContent>
                    </v:textbox>
                  </v:shape>
                  <v:shape id="Freeform 26" o:spid="_x0000_s1029" style="position:absolute;left:7715;top:1467;width:1683;height:1696;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" path="m,l266,267e" filled="f">
                    <v:stroke endarrow="block"/>
                    <v:path arrowok="t" o:connecttype="custom" o:connectlocs="0,0;106854625,107661075" o:connectangles="0,0"/>
                  </v:shape>
                  <v:group id="组合 10" o:spid="_x0000_s1030" style="position:absolute;top:3173;width:25419;height:5948" coordsize="25419,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158" o:spid="_x0000_s1031" style="position:absolute;width:25419;height:1987" coordorigin="5529,9492" coordsize="400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">
                      <v:group id="Group 11109" o:spid="_x0000_s1032" style="position:absolute;left:5529;top:9493;width:719;height:312" coordorigin="3217,10284" coordsize="71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">
                        <v:shape id="Text Box 11110" o:spid="_x0000_s1033" type="#_x0000_t202" style="position:absolute;left:3396;top:10284;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" filled="f">
                          <v:textbox inset="0,0,0,0">
                            <w:txbxContent>
                              <w:p w:rsidR="008E537A" w:rsidRDefault="008E537A" w:rsidP="009D111C">
                                <w:pPr>
                                  <w:spacing w:line="0" w:lineRule="atLeast"/>
                                  <w:ind w:firstLineChars="0" w:firstLine="0"/>
                                  <w:jc w:val="center"/>
                                </w:pPr>
                                <w:r>
                                  <w:rPr>
                                    <w:rFonts w:hint="eastAsia"/>
                                  </w:rPr>
                                  <w:t>…</w:t>
                                </w:r>
                              </w:p>
                            </w:txbxContent>
                          </v:textbox>
                        </v:shape>
                        <v:shape id="Text Box 11111" o:spid="_x0000_s1034" type="#_x0000_t202" style="position:absolute;left:3756;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" filled="f">
                          <v:textbox inset="0,0,0,0">
                            <w:txbxContent>
                              <w:p w:rsidR="008E537A" w:rsidRPr="00867AD9" w:rsidRDefault="008E537A" w:rsidP="00960CBC">
                                <w:pPr>
                                  <w:spacing w:line="0" w:lineRule="atLeast"/>
                                  <w:ind w:firstLineChars="0" w:firstLine="0"/>
                                  <w:jc w:val="center"/>
                                  <w:rPr>
                                    <w:sz w:val="18"/>
                                    <w:szCs w:val="18"/>
                                  </w:rPr>
                                </w:pPr>
                              </w:p>
                            </w:txbxContent>
                          </v:textbox>
                        </v:shape>
                        <v:shape id="Text Box 11112" o:spid="_x0000_s1035" type="#_x0000_t202" style="position:absolute;left:3217;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" filled="f">
                          <v:textbox inset="0,0,0,0">
                            <w:txbxContent>
                              <w:p w:rsidR="008E537A" w:rsidRDefault="008E537A" w:rsidP="00960CBC">
                                <w:pPr>
                                  <w:ind w:firstLine="420"/>
                                  <w:jc w:val="center"/>
                                </w:pPr>
                              </w:p>
                            </w:txbxContent>
                          </v:textbox>
                        </v:shape>
                      </v:group>
                      <v:group id="Group 11113" o:spid="_x0000_s1036" style="position:absolute;left:6630;top:9492;width:719;height:312" coordorigin="3217,10284" coordsize="71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">
                        <v:shape id="Text Box 11114" o:spid="_x0000_s1037" type="#_x0000_t202" style="position:absolute;left:3396;top:10284;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" filled="f">
                          <v:textbox inset="0,0,0,0">
                            <w:txbxContent>
                              <w:p w:rsidR="008E537A" w:rsidRPr="009F4395" w:rsidRDefault="008E537A" w:rsidP="00960CBC">
                                <w:pPr>
                                  <w:ind w:firstLineChars="0" w:firstLine="0"/>
                                  <w:jc w:val="center"/>
                                  <w:rPr>
                                    <w:rFonts w:ascii="Times New Roman" w:hAnsi="Times New Roman" w:cs="Times New Roman"/>
                                    <w:sz w:val="18"/>
                                    <w:szCs w:val="18"/>
                                  </w:rPr>
                                </w:pPr>
                                <w:r w:rsidRPr="009F4395">
                                  <w:rPr>
                                    <w:rFonts w:ascii="Times New Roman" w:hAnsi="Times New Roman" w:cs="Times New Roman"/>
                                    <w:sz w:val="18"/>
                                    <w:szCs w:val="18"/>
                                  </w:rPr>
                                  <w:t>A</w:t>
                                </w:r>
                              </w:p>
                            </w:txbxContent>
                          </v:textbox>
                        </v:shape>
                        <v:shape id="Text Box 11115" o:spid="_x0000_s1038" type="#_x0000_t202" style="position:absolute;left:3756;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" filled="f">
                          <v:textbox inset="0,0,0,0">
                            <w:txbxContent>
                              <w:p w:rsidR="008E537A" w:rsidRPr="00867AD9" w:rsidRDefault="008E537A" w:rsidP="00960CBC">
                                <w:pPr>
                                  <w:spacing w:line="0" w:lineRule="atLeast"/>
                                  <w:ind w:firstLineChars="0" w:firstLine="0"/>
                                  <w:jc w:val="center"/>
                                  <w:rPr>
                                    <w:sz w:val="18"/>
                                    <w:szCs w:val="18"/>
                                  </w:rPr>
                                </w:pPr>
                              </w:p>
                            </w:txbxContent>
                          </v:textbox>
                        </v:shape>
                        <v:shape id="Text Box 11116" o:spid="_x0000_s1039" type="#_x0000_t202" style="position:absolute;left:3217;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" filled="f">
                          <v:textbox inset="0,0,0,0">
                            <w:txbxContent>
                              <w:p w:rsidR="008E537A" w:rsidRDefault="008E537A" w:rsidP="00960CBC">
                                <w:pPr>
                                  <w:ind w:firstLine="420"/>
                                  <w:jc w:val="center"/>
                                </w:pPr>
                              </w:p>
                            </w:txbxContent>
                          </v:textbox>
                        </v:shape>
                      </v:group>
                      <v:group id="Group 11117" o:spid="_x0000_s1040" style="position:absolute;left:7733;top:9492;width:719;height:312" coordorigin="3217,10284" coordsize="71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">
                        <v:shape id="Text Box 11118" o:spid="_x0000_s1041" type="#_x0000_t202" style="position:absolute;left:3396;top:10284;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" filled="f">
                          <v:textbox inset="0,0,0,0">
                            <w:txbxContent>
                              <w:p w:rsidR="008E537A" w:rsidRPr="009F4395" w:rsidRDefault="008E537A" w:rsidP="00960CBC">
                                <w:pPr>
                                  <w:ind w:firstLineChars="0" w:firstLine="0"/>
                                  <w:jc w:val="center"/>
                                  <w:rPr>
                                    <w:rFonts w:ascii="Times New Roman" w:hAnsi="Times New Roman" w:cs="Times New Roman"/>
                                    <w:sz w:val="18"/>
                                    <w:szCs w:val="18"/>
                                  </w:rPr>
                                </w:pPr>
                                <w:r w:rsidRPr="009F4395">
                                  <w:rPr>
                                    <w:rFonts w:ascii="Times New Roman" w:hAnsi="Times New Roman" w:cs="Times New Roman" w:hint="eastAsia"/>
                                    <w:sz w:val="18"/>
                                    <w:szCs w:val="18"/>
                                  </w:rPr>
                                  <w:t>B</w:t>
                                </w:r>
                              </w:p>
                            </w:txbxContent>
                          </v:textbox>
                        </v:shape>
                        <v:shape id="Text Box 11119" o:spid="_x0000_s1042" type="#_x0000_t202" style="position:absolute;left:3756;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" filled="f">
                          <v:textbox inset="0,0,0,0">
                            <w:txbxContent>
                              <w:p w:rsidR="008E537A" w:rsidRPr="00867AD9" w:rsidRDefault="008E537A" w:rsidP="00960CBC">
                                <w:pPr>
                                  <w:spacing w:line="0" w:lineRule="atLeast"/>
                                  <w:ind w:firstLineChars="0" w:firstLine="0"/>
                                  <w:jc w:val="center"/>
                                  <w:rPr>
                                    <w:sz w:val="18"/>
                                    <w:szCs w:val="18"/>
                                  </w:rPr>
                                </w:pPr>
                              </w:p>
                            </w:txbxContent>
                          </v:textbox>
                        </v:shape>
                        <v:shape id="Text Box 11120" o:spid="_x0000_s1043" type="#_x0000_t202" style="position:absolute;left:3217;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" filled="f">
                          <v:textbox inset="0,0,0,0">
                            <w:txbxContent>
                              <w:p w:rsidR="008E537A" w:rsidRDefault="008E537A" w:rsidP="00960CBC">
                                <w:pPr>
                                  <w:ind w:firstLine="420"/>
                                  <w:jc w:val="center"/>
                                </w:pPr>
                              </w:p>
                            </w:txbxContent>
                          </v:textbox>
                        </v:shape>
                      </v:group>
                      <v:group id="Group 11122" o:spid="_x0000_s1044" style="position:absolute;left:6183;top:9610;width:504;height:77" coordorigin="6183,9625" coordsize="5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">
                        <v:line id="Line 11074" o:spid="_x0000_s1045" style="position:absolute;visibility:visible;mso-wrap-style:square" from="6183,9625" to="661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">
                          <v:stroke endarrow="block"/>
                        </v:line>
                        <v:line id="Line 11121" o:spid="_x0000_s1046" style="position:absolute;flip:x;visibility:visible;mso-wrap-style:square" from="6257,9701" to="6687,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">
                          <v:stroke endarrow="block"/>
                        </v:line>
                      </v:group>
                      <v:line id="Line 11125" o:spid="_x0000_s1047" style="position:absolute;flip:x;visibility:visible;mso-wrap-style:square" from="7367,9686" to="7797,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">
                        <v:stroke endarrow="block"/>
                      </v:line>
                      <v:group id="Group 11126" o:spid="_x0000_s1048" style="position:absolute;left:8813;top:9492;width:719;height:312" coordorigin="3217,10284" coordsize="71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">
                        <v:shape id="Text Box 11127" o:spid="_x0000_s1049" type="#_x0000_t202" style="position:absolute;left:3396;top:10284;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" filled="f">
                          <v:textbox inset="0,0,0,0">
                            <w:txbxContent>
                              <w:p w:rsidR="008E537A" w:rsidRPr="009F4395"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w:t>
                                </w:r>
                              </w:p>
                            </w:txbxContent>
                          </v:textbox>
                        </v:shape>
                        <v:shape id="Text Box 11128" o:spid="_x0000_s1050" type="#_x0000_t202" style="position:absolute;left:3756;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" filled="f">
                          <v:textbox inset="0,0,0,0">
                            <w:txbxContent>
                              <w:p w:rsidR="008E537A" w:rsidRPr="00867AD9" w:rsidRDefault="008E537A" w:rsidP="00960CBC">
                                <w:pPr>
                                  <w:spacing w:line="0" w:lineRule="atLeast"/>
                                  <w:ind w:firstLineChars="0" w:firstLine="0"/>
                                  <w:jc w:val="center"/>
                                  <w:rPr>
                                    <w:sz w:val="18"/>
                                    <w:szCs w:val="18"/>
                                  </w:rPr>
                                </w:pPr>
                              </w:p>
                            </w:txbxContent>
                          </v:textbox>
                        </v:shape>
                        <v:shape id="Text Box 11129" o:spid="_x0000_s1051" type="#_x0000_t202" style="position:absolute;left:3217;top:10284;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" filled="f">
                          <v:textbox inset="0,0,0,0">
                            <w:txbxContent>
                              <w:p w:rsidR="008E537A" w:rsidRDefault="008E537A" w:rsidP="00960CBC">
                                <w:pPr>
                                  <w:ind w:firstLine="420"/>
                                  <w:jc w:val="center"/>
                                </w:pPr>
                              </w:p>
                            </w:txbxContent>
                          </v:textbox>
                        </v:shape>
                      </v:group>
                      <v:group id="Group 11130" o:spid="_x0000_s1052" style="position:absolute;left:8373;top:9610;width:504;height:77" coordorigin="6183,9625" coordsize="5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">
                        <v:line id="Line 11131" o:spid="_x0000_s1053" style="position:absolute;visibility:visible;mso-wrap-style:square" from="6183,9625" to="661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">
                          <v:stroke endarrow="block"/>
                        </v:line>
                        <v:line id="Line 11132" o:spid="_x0000_s1054" style="position:absolute;flip:x;visibility:visible;mso-wrap-style:square" from="6257,9701" to="6687,9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">
                          <v:stroke endarrow="block"/>
                        </v:line>
                      </v:group>
                    </v:group>
                    <v:shape id="Text Box 11114" o:spid="_x0000_s1055" type="#_x0000_t202" style="position:absolute;left:11623;top:3967;width:228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GTCxAAAANoAAAAPAAAAZHJzL2Rvd25yZXYueG1sRI9Ba8JA&#10;FITvQv/D8gq9iG5soY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DakZMLEAAAA2gAAAA8A&#10;AAAAAAAAAAAAAAAABwIAAGRycy9kb3ducmV2LnhtbFBLBQYAAAAAAwADALcAAAD4AgAAAAA=&#10;" filled="f">
                      <v:textbox inset="0,0,0,0">
                        <w:txbxContent>
                          <w:p w:rsidR="008E537A" w:rsidRPr="009F4395"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sz w:val="18"/>
                                <w:szCs w:val="18"/>
                              </w:rPr>
                              <w:t>X</w:t>
                            </w:r>
                          </w:p>
                        </w:txbxContent>
                      </v:textbox>
                    </v:shape>
                    <v:shape id="Text Box 11115" o:spid="_x0000_s1056" type="#_x0000_t202" style="position:absolute;left:13904;top:3967;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y2xAAAANoAAAAPAAAAZHJzL2Rvd25yZXYueG1sRI9Ba8JA&#10;FITvQv/D8gq9iG4spY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LlN/LbEAAAA2gAAAA8A&#10;AAAAAAAAAAAAAAAABwIAAGRycy9kb3ducmV2LnhtbFBLBQYAAAAAAwADALcAAAD4AgAAAAA=&#10;" filled="f">
                      <v:textbox inset="0,0,0,0">
                        <w:txbxContent>
                          <w:p w:rsidR="008E537A" w:rsidRPr="00867AD9" w:rsidRDefault="008E537A" w:rsidP="00960CBC">
                            <w:pPr>
                              <w:spacing w:line="0" w:lineRule="atLeast"/>
                              <w:ind w:firstLineChars="0" w:firstLine="0"/>
                              <w:jc w:val="center"/>
                              <w:rPr>
                                <w:sz w:val="18"/>
                                <w:szCs w:val="18"/>
                              </w:rPr>
                            </w:pPr>
                          </w:p>
                        </w:txbxContent>
                      </v:textbox>
                    </v:shape>
                    <v:shape id="Text Box 11116" o:spid="_x0000_s1057" type="#_x0000_t202" style="position:absolute;left:10492;top:3967;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" filled="f">
                      <v:textbox inset="0,0,0,0">
                        <w:txbxContent>
                          <w:p w:rsidR="008E537A" w:rsidRDefault="008E537A" w:rsidP="00960CBC">
                            <w:pPr>
                              <w:ind w:firstLine="420"/>
                              <w:jc w:val="center"/>
                            </w:pPr>
                          </w:p>
                        </w:txbxContent>
                      </v:textbox>
                    </v:shape>
                    <v:shape id="Text Box 22" o:spid="_x0000_s1058" type="#_x0000_t202" style="position:absolute;left:5854;top:3688;width:22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8E537A" w:rsidRPr="00453C34" w:rsidRDefault="008E537A" w:rsidP="00960CBC">
                            <w:pPr>
                              <w:ind w:firstLineChars="0" w:firstLine="0"/>
                              <w:jc w:val="center"/>
                              <w:rPr>
                                <w:rFonts w:ascii="Times New Roman" w:hAnsi="Times New Roman" w:cs="Times New Roman"/>
                                <w:sz w:val="18"/>
                                <w:szCs w:val="18"/>
                              </w:rPr>
                            </w:pPr>
                            <w:r>
                              <w:rPr>
                                <w:rFonts w:ascii="Times New Roman" w:hAnsi="Times New Roman" w:cs="Times New Roman"/>
                                <w:sz w:val="18"/>
                                <w:szCs w:val="18"/>
                              </w:rPr>
                              <w:t>s</w:t>
                            </w:r>
                          </w:p>
                        </w:txbxContent>
                      </v:textbox>
                    </v:shape>
                    <v:shape id="Freeform 26" o:spid="_x0000_s1059" style="position:absolute;left:8003;top:4888;width:2337;height:0;flip:y;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" path="m,l266,267e" filled="f">
                      <v:stroke endarrow="block"/>
                      <v:path arrowok="t" o:connecttype="custom" o:connectlocs="0,0;148386800,635" o:connectangles="0,0"/>
                    </v:shape>
                    <v:line id="Line 10705" o:spid="_x0000_s1060" style="position:absolute;visibility:visible;mso-wrap-style:square" from="10968,1388" to="11881,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0705" o:spid="_x0000_s1061" style="position:absolute;visibility:visible;mso-wrap-style:square" from="9838,2043" to="10750,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">
                      <v:stroke startarrow="block"/>
                    </v:line>
                  </v:group>
                </v:group>
                <v:shape id="_x0000_s1062" type="#_x0000_t202" style="position:absolute;left:2167;top:10623;width:2104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ztwQAAANsAAAAPAAAAZHJzL2Rvd25yZXYueG1sRE9Na8JA&#10;EL0L/odlhF6kbpJC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GO+3O3BAAAA2wAAAA8AAAAA&#10;AAAAAAAAAAAABwIAAGRycy9kb3ducmV2LnhtbFBLBQYAAAAAAwADALcAAAD1AgAAAAA=&#10;" filled="f" stroked="f">
                  <v:textbox style="mso-fit-shape-to-text:t" inset="0,0,0,0">
                    <w:txbxContent>
                      <w:p w:rsidR="008E537A" w:rsidRPr="00592EDA" w:rsidRDefault="008E537A" w:rsidP="00592EDA">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sidRPr="00592EDA">
                          <w:rPr>
                            <w:rFonts w:ascii="Times New Roman" w:eastAsia="宋体" w:hAnsi="Times New Roman" w:cs="Times New Roman"/>
                            <w:sz w:val="18"/>
                            <w:szCs w:val="18"/>
                            <w14:textOutline w14:w="9525" w14:cap="rnd" w14:cmpd="sng" w14:algn="ctr">
                              <w14:noFill/>
                              <w14:prstDash w14:val="solid"/>
                              <w14:bevel/>
                            </w14:textOutline>
                          </w:rPr>
                          <w:t>2</w:t>
                        </w:r>
                        <w:r>
                          <w:rPr>
                            <w:rFonts w:ascii="Times New Roman" w:eastAsia="宋体" w:hAnsi="Times New Roman" w:cs="Times New Roman"/>
                            <w:sz w:val="18"/>
                            <w:szCs w:val="18"/>
                            <w14:textOutline w14:w="9525" w14:cap="rnd" w14:cmpd="sng" w14:algn="ctr">
                              <w14:noFill/>
                              <w14:prstDash w14:val="solid"/>
                              <w14:bevel/>
                            </w14:textOutline>
                          </w:rPr>
                          <w:t>-</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1 </w:t>
                        </w:r>
                        <w:r w:rsidRPr="00592EDA">
                          <w:rPr>
                            <w:rFonts w:ascii="Times New Roman" w:eastAsia="宋体" w:hAnsi="Times New Roman" w:cs="Times New Roman"/>
                            <w:sz w:val="18"/>
                            <w:szCs w:val="18"/>
                            <w14:textOutline w14:w="9525" w14:cap="rnd" w14:cmpd="sng" w14:algn="ctr">
                              <w14:noFill/>
                              <w14:prstDash w14:val="solid"/>
                              <w14:bevel/>
                            </w14:textOutline>
                          </w:rPr>
                          <w:t>对应于选项</w:t>
                        </w:r>
                        <w:r w:rsidRPr="00592EDA">
                          <w:rPr>
                            <w:rFonts w:ascii="Times New Roman" w:eastAsia="宋体" w:hAnsi="Times New Roman" w:cs="Times New Roman"/>
                            <w:sz w:val="18"/>
                            <w:szCs w:val="18"/>
                            <w14:textOutline w14:w="9525" w14:cap="rnd" w14:cmpd="sng" w14:algn="ctr">
                              <w14:noFill/>
                              <w14:prstDash w14:val="solid"/>
                              <w14:bevel/>
                            </w14:textOutline>
                          </w:rPr>
                          <w:t>A</w:t>
                        </w:r>
                        <w:r w:rsidRPr="00592EDA">
                          <w:rPr>
                            <w:rFonts w:ascii="Times New Roman" w:eastAsia="宋体" w:hAnsi="Times New Roman" w:cs="Times New Roman"/>
                            <w:sz w:val="18"/>
                            <w:szCs w:val="18"/>
                            <w14:textOutline w14:w="9525" w14:cap="rnd" w14:cmpd="sng" w14:algn="ctr">
                              <w14:noFill/>
                              <w14:prstDash w14:val="solid"/>
                              <w14:bevel/>
                            </w14:textOutline>
                          </w:rPr>
                          <w:t>的单链表</w:t>
                        </w:r>
                      </w:p>
                    </w:txbxContent>
                  </v:textbox>
                </v:shape>
              </v:group>
            </w:pict>
          </mc:Fallback>
        </mc:AlternateContent>
      </w: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960CBC" w:rsidP="001C30E9">
      <w:pPr>
        <w:ind w:left="315" w:hangingChars="150" w:hanging="315"/>
        <w:rPr>
          <w:rFonts w:ascii="Times New Roman" w:eastAsia="宋体" w:hAnsi="Times New Roman" w:cs="Times New Roman"/>
          <w:color w:val="000000" w:themeColor="text1"/>
        </w:rPr>
      </w:pPr>
    </w:p>
    <w:p w:rsidR="00960CBC" w:rsidRPr="00196523" w:rsidRDefault="00FE1B8E" w:rsidP="00D7017B">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其中，</w:t>
      </w:r>
      <w:r w:rsidR="00960CBC" w:rsidRPr="00196523">
        <w:rPr>
          <w:rFonts w:ascii="Times New Roman" w:eastAsia="宋体" w:hAnsi="Times New Roman" w:cs="Times New Roman" w:hint="eastAsia"/>
          <w:color w:val="000000" w:themeColor="text1"/>
        </w:rPr>
        <w:t>第</w:t>
      </w:r>
      <w:r w:rsidR="00960CBC" w:rsidRPr="00196523">
        <w:rPr>
          <w:rFonts w:ascii="Times New Roman" w:eastAsia="宋体" w:hAnsi="Times New Roman" w:cs="Times New Roman" w:hint="eastAsia"/>
          <w:color w:val="000000" w:themeColor="text1"/>
        </w:rPr>
        <w:t>3</w:t>
      </w:r>
      <w:r w:rsidR="00960CBC" w:rsidRPr="00196523">
        <w:rPr>
          <w:rFonts w:ascii="Times New Roman" w:eastAsia="宋体" w:hAnsi="Times New Roman" w:cs="Times New Roman" w:hint="eastAsia"/>
          <w:color w:val="000000" w:themeColor="text1"/>
        </w:rPr>
        <w:t>个语句“</w:t>
      </w:r>
      <w:r w:rsidR="00960CBC" w:rsidRPr="00196523">
        <w:rPr>
          <w:rFonts w:ascii="Times New Roman" w:eastAsia="宋体" w:hAnsi="Times New Roman" w:cs="Times New Roman"/>
          <w:color w:val="000000" w:themeColor="text1"/>
          <w:szCs w:val="21"/>
        </w:rPr>
        <w:t>p-&gt;next-&gt;prev=s;</w:t>
      </w:r>
      <w:r w:rsidR="00960CBC" w:rsidRPr="00196523">
        <w:rPr>
          <w:rFonts w:ascii="Times New Roman" w:eastAsia="宋体" w:hAnsi="Times New Roman" w:cs="Times New Roman" w:hint="eastAsia"/>
          <w:color w:val="000000" w:themeColor="text1"/>
          <w:szCs w:val="21"/>
        </w:rPr>
        <w:t>”是将结点</w:t>
      </w:r>
      <w:r w:rsidR="00960CBC" w:rsidRPr="00196523">
        <w:rPr>
          <w:rFonts w:ascii="Times New Roman" w:eastAsia="宋体" w:hAnsi="Times New Roman" w:cs="Times New Roman" w:hint="eastAsia"/>
          <w:color w:val="000000" w:themeColor="text1"/>
          <w:szCs w:val="21"/>
        </w:rPr>
        <w:t>X</w:t>
      </w:r>
      <w:r w:rsidR="00960CBC" w:rsidRPr="00196523">
        <w:rPr>
          <w:rFonts w:ascii="Times New Roman" w:eastAsia="宋体" w:hAnsi="Times New Roman" w:cs="Times New Roman" w:hint="eastAsia"/>
          <w:color w:val="000000" w:themeColor="text1"/>
          <w:szCs w:val="21"/>
        </w:rPr>
        <w:t>的</w:t>
      </w:r>
      <w:r w:rsidR="00960CBC" w:rsidRPr="00196523">
        <w:rPr>
          <w:rFonts w:ascii="Times New Roman" w:eastAsia="宋体" w:hAnsi="Times New Roman" w:cs="Times New Roman" w:hint="eastAsia"/>
          <w:color w:val="000000" w:themeColor="text1"/>
          <w:szCs w:val="21"/>
        </w:rPr>
        <w:t>p</w:t>
      </w:r>
      <w:r w:rsidR="00960CBC" w:rsidRPr="00196523">
        <w:rPr>
          <w:rFonts w:ascii="Times New Roman" w:eastAsia="宋体" w:hAnsi="Times New Roman" w:cs="Times New Roman"/>
          <w:color w:val="000000" w:themeColor="text1"/>
          <w:szCs w:val="21"/>
        </w:rPr>
        <w:t>rev</w:t>
      </w:r>
      <w:r w:rsidR="00960CBC" w:rsidRPr="00196523">
        <w:rPr>
          <w:rFonts w:ascii="Times New Roman" w:eastAsia="宋体" w:hAnsi="Times New Roman" w:cs="Times New Roman" w:hint="eastAsia"/>
          <w:color w:val="000000" w:themeColor="text1"/>
          <w:szCs w:val="21"/>
        </w:rPr>
        <w:t>指针又指回自己，这显然是错误的。其他的</w:t>
      </w:r>
      <w:r w:rsidR="00960CBC" w:rsidRPr="00196523">
        <w:rPr>
          <w:rFonts w:ascii="Times New Roman" w:eastAsia="宋体" w:hAnsi="Times New Roman" w:cs="Times New Roman" w:hint="eastAsia"/>
          <w:color w:val="000000" w:themeColor="text1"/>
          <w:szCs w:val="21"/>
        </w:rPr>
        <w:t>3</w:t>
      </w:r>
      <w:r w:rsidR="00960CBC" w:rsidRPr="00196523">
        <w:rPr>
          <w:rFonts w:ascii="Times New Roman" w:eastAsia="宋体" w:hAnsi="Times New Roman" w:cs="Times New Roman" w:hint="eastAsia"/>
          <w:color w:val="000000" w:themeColor="text1"/>
          <w:szCs w:val="21"/>
        </w:rPr>
        <w:t>个选项，可以画出类似的链表状态。</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84067">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．在一个单链表中，已知</w:t>
      </w:r>
      <w:r w:rsidRPr="00196523">
        <w:rPr>
          <w:rFonts w:ascii="Times New Roman" w:eastAsia="宋体" w:hAnsi="Times New Roman" w:cs="Times New Roman"/>
          <w:color w:val="000000" w:themeColor="text1"/>
        </w:rPr>
        <w:t>q</w:t>
      </w:r>
      <w:r w:rsidRPr="00196523">
        <w:rPr>
          <w:rFonts w:ascii="Times New Roman" w:eastAsia="宋体" w:hAnsi="Times New Roman" w:cs="Times New Roman"/>
          <w:color w:val="000000" w:themeColor="text1"/>
        </w:rPr>
        <w:t>所指结点是</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color w:val="000000" w:themeColor="text1"/>
        </w:rPr>
        <w:t>所指结点的前驱结点，若在</w:t>
      </w:r>
      <w:r w:rsidRPr="00196523">
        <w:rPr>
          <w:rFonts w:ascii="Times New Roman" w:eastAsia="宋体" w:hAnsi="Times New Roman" w:cs="Times New Roman"/>
          <w:color w:val="000000" w:themeColor="text1"/>
        </w:rPr>
        <w:t>q</w:t>
      </w:r>
      <w:r w:rsidRPr="00196523">
        <w:rPr>
          <w:rFonts w:ascii="Times New Roman" w:eastAsia="宋体" w:hAnsi="Times New Roman" w:cs="Times New Roman"/>
          <w:color w:val="000000" w:themeColor="text1"/>
        </w:rPr>
        <w:t>和</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color w:val="000000" w:themeColor="text1"/>
        </w:rPr>
        <w:t>之间插入</w:t>
      </w:r>
      <w:r w:rsidRPr="00196523">
        <w:rPr>
          <w:rFonts w:ascii="Times New Roman" w:eastAsia="宋体" w:hAnsi="Times New Roman" w:cs="Times New Roman"/>
          <w:color w:val="000000" w:themeColor="text1"/>
        </w:rPr>
        <w:t>s</w:t>
      </w:r>
      <w:r w:rsidRPr="00196523">
        <w:rPr>
          <w:rFonts w:ascii="Times New Roman" w:eastAsia="宋体" w:hAnsi="Times New Roman" w:cs="Times New Roman"/>
          <w:color w:val="000000" w:themeColor="text1"/>
        </w:rPr>
        <w:t>结点，则执行的操作是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s-&gt;next=p-&gt;next;p-&gt;next=s;</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p-&gt;next=s-&gt;next; s-&gt;next=p;</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q-&gt;next=s;s-&gt;next=p;</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w:t>
      </w:r>
      <w:proofErr w:type="gramStart"/>
      <w:r w:rsidRPr="00196523">
        <w:rPr>
          <w:rFonts w:ascii="Times New Roman" w:eastAsia="宋体" w:hAnsi="Times New Roman" w:cs="Times New Roman"/>
          <w:color w:val="000000" w:themeColor="text1"/>
          <w:szCs w:val="21"/>
        </w:rPr>
        <w:t>s;s</w:t>
      </w:r>
      <w:proofErr w:type="gramEnd"/>
      <w:r w:rsidRPr="00196523">
        <w:rPr>
          <w:rFonts w:ascii="Times New Roman" w:eastAsia="宋体" w:hAnsi="Times New Roman" w:cs="Times New Roman"/>
          <w:color w:val="000000" w:themeColor="text1"/>
          <w:szCs w:val="21"/>
        </w:rPr>
        <w:t xml:space="preserve">-&gt;next=q; </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3AFC" w:rsidRPr="00196523">
        <w:rPr>
          <w:rFonts w:ascii="Times New Roman" w:eastAsia="宋体" w:hAnsi="Times New Roman" w:cs="Times New Roman" w:hint="eastAsia"/>
          <w:color w:val="000000" w:themeColor="text1"/>
        </w:rPr>
        <w:t>C</w:t>
      </w:r>
      <w:r w:rsidR="00243AFC" w:rsidRPr="00196523">
        <w:rPr>
          <w:rFonts w:ascii="Times New Roman" w:eastAsia="宋体" w:hAnsi="Times New Roman" w:cs="Times New Roman" w:hint="eastAsia"/>
          <w:color w:val="000000" w:themeColor="text1"/>
        </w:rPr>
        <w:t>。</w:t>
      </w:r>
    </w:p>
    <w:p w:rsidR="00243AFC" w:rsidRPr="00196523" w:rsidRDefault="00BD77F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以选项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为例，执行了其中的两条语句后，单链表的状态如</w:t>
      </w:r>
      <w:r w:rsidR="00592EDA" w:rsidRPr="00196523">
        <w:rPr>
          <w:rFonts w:ascii="Times New Roman" w:eastAsia="宋体" w:hAnsi="Times New Roman" w:cs="Times New Roman" w:hint="eastAsia"/>
          <w:color w:val="000000" w:themeColor="text1"/>
        </w:rPr>
        <w:t>图</w:t>
      </w:r>
      <w:r w:rsidR="00592EDA" w:rsidRPr="00196523">
        <w:rPr>
          <w:rFonts w:ascii="Times New Roman" w:eastAsia="宋体" w:hAnsi="Times New Roman" w:cs="Times New Roman" w:hint="eastAsia"/>
          <w:color w:val="000000" w:themeColor="text1"/>
        </w:rPr>
        <w:t>2</w:t>
      </w:r>
      <w:r w:rsidR="00EC6620">
        <w:rPr>
          <w:rFonts w:ascii="Times New Roman" w:eastAsia="宋体" w:hAnsi="Times New Roman" w:cs="Times New Roman" w:hint="eastAsia"/>
          <w:color w:val="000000" w:themeColor="text1"/>
        </w:rPr>
        <w:t>-</w:t>
      </w:r>
      <w:r w:rsidR="00592EDA"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所示。这表明，结点</w:t>
      </w:r>
      <w:r w:rsidRPr="00196523">
        <w:rPr>
          <w:rFonts w:ascii="Times New Roman" w:eastAsia="宋体" w:hAnsi="Times New Roman" w:cs="Times New Roman" w:hint="eastAsia"/>
          <w:color w:val="000000" w:themeColor="text1"/>
        </w:rPr>
        <w:t>s</w:t>
      </w:r>
      <w:r w:rsidRPr="00196523">
        <w:rPr>
          <w:rFonts w:ascii="Times New Roman" w:eastAsia="宋体" w:hAnsi="Times New Roman" w:cs="Times New Roman" w:hint="eastAsia"/>
          <w:color w:val="000000" w:themeColor="text1"/>
        </w:rPr>
        <w:t>插入在了结点</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的后面，而不是插入在</w:t>
      </w:r>
      <w:r w:rsidRPr="00196523">
        <w:rPr>
          <w:rFonts w:ascii="Times New Roman" w:eastAsia="宋体" w:hAnsi="Times New Roman" w:cs="Times New Roman" w:hint="eastAsia"/>
          <w:color w:val="000000" w:themeColor="text1"/>
        </w:rPr>
        <w:t>q</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hint="eastAsia"/>
          <w:color w:val="000000" w:themeColor="text1"/>
        </w:rPr>
        <w:t>之间。</w:t>
      </w:r>
    </w:p>
    <w:p w:rsidR="00243AFC" w:rsidRPr="00196523" w:rsidRDefault="00FE1B8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451392" behindDoc="0" locked="0" layoutInCell="1" allowOverlap="1">
                <wp:simplePos x="0" y="0"/>
                <wp:positionH relativeFrom="column">
                  <wp:posOffset>1754470</wp:posOffset>
                </wp:positionH>
                <wp:positionV relativeFrom="paragraph">
                  <wp:posOffset>4301</wp:posOffset>
                </wp:positionV>
                <wp:extent cx="2104390" cy="1229811"/>
                <wp:effectExtent l="0" t="0" r="10160" b="8890"/>
                <wp:wrapNone/>
                <wp:docPr id="336" name="组合 336"/>
                <wp:cNvGraphicFramePr/>
                <a:graphic xmlns:a="http://schemas.openxmlformats.org/drawingml/2006/main">
                  <a:graphicData uri="http://schemas.microsoft.com/office/word/2010/wordprocessingGroup">
                    <wpg:wgp>
                      <wpg:cNvGrpSpPr/>
                      <wpg:grpSpPr>
                        <a:xfrm>
                          <a:off x="0" y="0"/>
                          <a:ext cx="2104390" cy="1229811"/>
                          <a:chOff x="0" y="0"/>
                          <a:chExt cx="2104390" cy="1229811"/>
                        </a:xfrm>
                      </wpg:grpSpPr>
                      <wpg:grpSp>
                        <wpg:cNvPr id="12212" name="Group 10723"/>
                        <wpg:cNvGrpSpPr>
                          <a:grpSpLocks/>
                        </wpg:cNvGrpSpPr>
                        <wpg:grpSpPr bwMode="auto">
                          <a:xfrm>
                            <a:off x="42284" y="0"/>
                            <a:ext cx="2018030" cy="918210"/>
                            <a:chOff x="4034" y="6043"/>
                            <a:chExt cx="3178" cy="1446"/>
                          </a:xfrm>
                        </wpg:grpSpPr>
                        <wpg:grpSp>
                          <wpg:cNvPr id="12213" name="组合 27"/>
                          <wpg:cNvGrpSpPr>
                            <a:grpSpLocks/>
                          </wpg:cNvGrpSpPr>
                          <wpg:grpSpPr bwMode="auto">
                            <a:xfrm>
                              <a:off x="4290" y="6043"/>
                              <a:ext cx="1499" cy="1417"/>
                              <a:chOff x="-569397" y="-4034"/>
                              <a:chExt cx="952235" cy="899797"/>
                            </a:xfrm>
                          </wpg:grpSpPr>
                          <wps:wsp>
                            <wps:cNvPr id="12214" name="Text Box 22"/>
                            <wps:cNvSpPr txBox="1">
                              <a:spLocks noChangeArrowheads="1"/>
                            </wps:cNvSpPr>
                            <wps:spPr bwMode="auto">
                              <a:xfrm>
                                <a:off x="-92" y="-224"/>
                                <a:ext cx="228589" cy="19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53C34" w:rsidRDefault="008E537A" w:rsidP="00AD3204">
                                  <w:pPr>
                                    <w:ind w:firstLineChars="0" w:firstLine="0"/>
                                    <w:jc w:val="center"/>
                                    <w:rPr>
                                      <w:rFonts w:ascii="Times New Roman" w:hAnsi="Times New Roman" w:cs="Times New Roman"/>
                                      <w:sz w:val="18"/>
                                      <w:szCs w:val="18"/>
                                    </w:rPr>
                                  </w:pPr>
                                  <w:r w:rsidRPr="00453C34">
                                    <w:rPr>
                                      <w:rFonts w:ascii="Times New Roman" w:hAnsi="Times New Roman" w:cs="Times New Roman"/>
                                      <w:sz w:val="18"/>
                                      <w:szCs w:val="18"/>
                                    </w:rPr>
                                    <w:t>p</w:t>
                                  </w:r>
                                </w:p>
                              </w:txbxContent>
                            </wps:txbx>
                            <wps:bodyPr rot="0" vert="horz" wrap="square" lIns="0" tIns="0" rIns="0" bIns="0" anchor="t" anchorCtr="0" upright="1">
                              <a:noAutofit/>
                            </wps:bodyPr>
                          </wps:wsp>
                          <wps:wsp>
                            <wps:cNvPr id="12215" name="Freeform 26"/>
                            <wps:cNvSpPr>
                              <a:spLocks/>
                            </wps:cNvSpPr>
                            <wps:spPr bwMode="auto">
                              <a:xfrm>
                                <a:off x="213907" y="145878"/>
                                <a:ext cx="168931" cy="169501"/>
                              </a:xfrm>
                              <a:custGeom>
                                <a:avLst/>
                                <a:gdLst>
                                  <a:gd name="T0" fmla="*/ 0 w 266"/>
                                  <a:gd name="T1" fmla="*/ 0 h 267"/>
                                  <a:gd name="T2" fmla="*/ 168910 w 266"/>
                                  <a:gd name="T3" fmla="*/ 169545 h 267"/>
                                  <a:gd name="T4" fmla="*/ 0 60000 65536"/>
                                  <a:gd name="T5" fmla="*/ 0 60000 65536"/>
                                </a:gdLst>
                                <a:ahLst/>
                                <a:cxnLst>
                                  <a:cxn ang="T4">
                                    <a:pos x="T0" y="T1"/>
                                  </a:cxn>
                                  <a:cxn ang="T5">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Text Box 22"/>
                            <wps:cNvSpPr txBox="1">
                              <a:spLocks noChangeArrowheads="1"/>
                            </wps:cNvSpPr>
                            <wps:spPr bwMode="auto">
                              <a:xfrm>
                                <a:off x="-569397" y="-4034"/>
                                <a:ext cx="228589" cy="19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53C34"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q</w:t>
                                  </w:r>
                                </w:p>
                              </w:txbxContent>
                            </wps:txbx>
                            <wps:bodyPr rot="0" vert="horz" wrap="square" lIns="0" tIns="0" rIns="0" bIns="0" anchor="t" anchorCtr="0" upright="1">
                              <a:noAutofit/>
                            </wps:bodyPr>
                          </wps:wsp>
                          <wps:wsp>
                            <wps:cNvPr id="104" name="Freeform 26"/>
                            <wps:cNvSpPr>
                              <a:spLocks/>
                            </wps:cNvSpPr>
                            <wps:spPr bwMode="auto">
                              <a:xfrm>
                                <a:off x="-355582" y="142068"/>
                                <a:ext cx="168931" cy="169501"/>
                              </a:xfrm>
                              <a:custGeom>
                                <a:avLst/>
                                <a:gdLst>
                                  <a:gd name="T0" fmla="*/ 0 w 266"/>
                                  <a:gd name="T1" fmla="*/ 0 h 267"/>
                                  <a:gd name="T2" fmla="*/ 168910 w 266"/>
                                  <a:gd name="T3" fmla="*/ 169545 h 267"/>
                                  <a:gd name="T4" fmla="*/ 0 60000 65536"/>
                                  <a:gd name="T5" fmla="*/ 0 60000 65536"/>
                                </a:gdLst>
                                <a:ahLst/>
                                <a:cxnLst>
                                  <a:cxn ang="T4">
                                    <a:pos x="T0" y="T1"/>
                                  </a:cxn>
                                  <a:cxn ang="T5">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Text Box 22"/>
                            <wps:cNvSpPr txBox="1">
                              <a:spLocks noChangeArrowheads="1"/>
                            </wps:cNvSpPr>
                            <wps:spPr bwMode="auto">
                              <a:xfrm>
                                <a:off x="-383244" y="697553"/>
                                <a:ext cx="228589" cy="19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53C34"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s</w:t>
                                  </w:r>
                                </w:p>
                              </w:txbxContent>
                            </wps:txbx>
                            <wps:bodyPr rot="0" vert="horz" wrap="square" lIns="0" tIns="0" rIns="0" bIns="0" anchor="t" anchorCtr="0" upright="1">
                              <a:noAutofit/>
                            </wps:bodyPr>
                          </wps:wsp>
                        </wpg:grpSp>
                        <wpg:grpSp>
                          <wpg:cNvPr id="12216" name="Group 10693"/>
                          <wpg:cNvGrpSpPr>
                            <a:grpSpLocks/>
                          </wpg:cNvGrpSpPr>
                          <wpg:grpSpPr bwMode="auto">
                            <a:xfrm>
                              <a:off x="4034" y="6540"/>
                              <a:ext cx="540" cy="312"/>
                              <a:chOff x="2820" y="9992"/>
                              <a:chExt cx="470" cy="272"/>
                            </a:xfrm>
                          </wpg:grpSpPr>
                          <wps:wsp>
                            <wps:cNvPr id="12217" name="Text Box 10694"/>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AD3204">
                                  <w:pPr>
                                    <w:ind w:firstLineChars="0" w:firstLine="0"/>
                                    <w:jc w:val="center"/>
                                    <w:rPr>
                                      <w:rFonts w:ascii="Times New Roman" w:hAnsi="Times New Roman" w:cs="Times New Roman"/>
                                      <w:sz w:val="18"/>
                                      <w:szCs w:val="18"/>
                                    </w:rPr>
                                  </w:pPr>
                                  <w:r w:rsidRPr="00BD77F1">
                                    <w:rPr>
                                      <w:rFonts w:ascii="宋体" w:eastAsia="宋体" w:hAnsi="宋体" w:cs="Times New Roman"/>
                                      <w:sz w:val="18"/>
                                      <w:szCs w:val="18"/>
                                    </w:rPr>
                                    <w:t>…</w:t>
                                  </w:r>
                                  <w:r>
                                    <w:rPr>
                                      <w:rFonts w:ascii="Times New Roman" w:hAnsi="Times New Roman" w:cs="Times New Roman"/>
                                      <w:sz w:val="18"/>
                                      <w:szCs w:val="18"/>
                                    </w:rPr>
                                    <w:t>……</w:t>
                                  </w:r>
                                </w:p>
                              </w:txbxContent>
                            </wps:txbx>
                            <wps:bodyPr rot="0" vert="horz" wrap="square" lIns="0" tIns="0" rIns="0" bIns="0" anchor="t" anchorCtr="0" upright="1">
                              <a:noAutofit/>
                            </wps:bodyPr>
                          </wps:wsp>
                          <wps:wsp>
                            <wps:cNvPr id="12218" name="Text Box 10695"/>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AD3204">
                                  <w:pPr>
                                    <w:ind w:firstLineChars="0" w:firstLine="0"/>
                                    <w:jc w:val="center"/>
                                  </w:pPr>
                                </w:p>
                              </w:txbxContent>
                            </wps:txbx>
                            <wps:bodyPr rot="0" vert="horz" wrap="square" lIns="0" tIns="0" rIns="0" bIns="0" anchor="t" anchorCtr="0" upright="1">
                              <a:noAutofit/>
                            </wps:bodyPr>
                          </wps:wsp>
                        </wpg:grpSp>
                        <wpg:grpSp>
                          <wpg:cNvPr id="12221" name="Group 10698"/>
                          <wpg:cNvGrpSpPr>
                            <a:grpSpLocks/>
                          </wpg:cNvGrpSpPr>
                          <wpg:grpSpPr bwMode="auto">
                            <a:xfrm>
                              <a:off x="4886" y="6540"/>
                              <a:ext cx="540" cy="312"/>
                              <a:chOff x="2820" y="9992"/>
                              <a:chExt cx="470" cy="272"/>
                            </a:xfrm>
                          </wpg:grpSpPr>
                          <wps:wsp>
                            <wps:cNvPr id="12222" name="Text Box 10699"/>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B</w:t>
                                  </w:r>
                                </w:p>
                              </w:txbxContent>
                            </wps:txbx>
                            <wps:bodyPr rot="0" vert="horz" wrap="square" lIns="0" tIns="0" rIns="0" bIns="0" anchor="t" anchorCtr="0" upright="1">
                              <a:noAutofit/>
                            </wps:bodyPr>
                          </wps:wsp>
                          <wps:wsp>
                            <wps:cNvPr id="12223" name="Text Box 10700"/>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AD3204">
                                  <w:pPr>
                                    <w:ind w:firstLineChars="0" w:firstLine="0"/>
                                    <w:jc w:val="center"/>
                                  </w:pPr>
                                </w:p>
                              </w:txbxContent>
                            </wps:txbx>
                            <wps:bodyPr rot="0" vert="horz" wrap="square" lIns="0" tIns="0" rIns="0" bIns="0" anchor="t" anchorCtr="0" upright="1">
                              <a:noAutofit/>
                            </wps:bodyPr>
                          </wps:wsp>
                        </wpg:grpSp>
                        <wps:wsp>
                          <wps:cNvPr id="12224" name="Line 10701"/>
                          <wps:cNvCnPr>
                            <a:cxnSpLocks noChangeShapeType="1"/>
                          </wps:cNvCnPr>
                          <wps:spPr bwMode="auto">
                            <a:xfrm>
                              <a:off x="4456" y="6696"/>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225" name="Group 10702"/>
                          <wpg:cNvGrpSpPr>
                            <a:grpSpLocks/>
                          </wpg:cNvGrpSpPr>
                          <wpg:grpSpPr bwMode="auto">
                            <a:xfrm>
                              <a:off x="5770" y="6546"/>
                              <a:ext cx="540" cy="312"/>
                              <a:chOff x="2820" y="9992"/>
                              <a:chExt cx="470" cy="272"/>
                            </a:xfrm>
                          </wpg:grpSpPr>
                          <wps:wsp>
                            <wps:cNvPr id="12226" name="Text Box 10703"/>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C</w:t>
                                  </w:r>
                                </w:p>
                              </w:txbxContent>
                            </wps:txbx>
                            <wps:bodyPr rot="0" vert="horz" wrap="square" lIns="0" tIns="0" rIns="0" bIns="0" anchor="t" anchorCtr="0" upright="1">
                              <a:noAutofit/>
                            </wps:bodyPr>
                          </wps:wsp>
                          <wps:wsp>
                            <wps:cNvPr id="12227" name="Text Box 10704"/>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AD3204">
                                  <w:pPr>
                                    <w:ind w:firstLineChars="0" w:firstLine="0"/>
                                    <w:jc w:val="center"/>
                                  </w:pPr>
                                </w:p>
                              </w:txbxContent>
                            </wps:txbx>
                            <wps:bodyPr rot="0" vert="horz" wrap="square" lIns="0" tIns="0" rIns="0" bIns="0" anchor="t" anchorCtr="0" upright="1">
                              <a:noAutofit/>
                            </wps:bodyPr>
                          </wps:wsp>
                        </wpg:grpSp>
                        <wps:wsp>
                          <wps:cNvPr id="12228" name="Line 10705"/>
                          <wps:cNvCnPr>
                            <a:cxnSpLocks noChangeShapeType="1"/>
                            <a:endCxn id="12226" idx="1"/>
                          </wps:cNvCnPr>
                          <wps:spPr bwMode="auto">
                            <a:xfrm>
                              <a:off x="5340" y="6702"/>
                              <a:ext cx="4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9" name="Line 10706"/>
                          <wps:cNvCnPr>
                            <a:cxnSpLocks noChangeShapeType="1"/>
                            <a:endCxn id="12235" idx="0"/>
                          </wps:cNvCnPr>
                          <wps:spPr bwMode="auto">
                            <a:xfrm flipH="1">
                              <a:off x="5820" y="6696"/>
                              <a:ext cx="398" cy="48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230" name="Group 10707"/>
                          <wpg:cNvGrpSpPr>
                            <a:grpSpLocks/>
                          </wpg:cNvGrpSpPr>
                          <wpg:grpSpPr bwMode="auto">
                            <a:xfrm>
                              <a:off x="6672" y="6536"/>
                              <a:ext cx="540" cy="312"/>
                              <a:chOff x="2820" y="9992"/>
                              <a:chExt cx="470" cy="272"/>
                            </a:xfrm>
                          </wpg:grpSpPr>
                          <wps:wsp>
                            <wps:cNvPr id="12231" name="Text Box 10708"/>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AD3204">
                                  <w:pPr>
                                    <w:ind w:firstLineChars="0" w:firstLine="0"/>
                                    <w:jc w:val="center"/>
                                    <w:rPr>
                                      <w:rFonts w:ascii="Times New Roman" w:hAnsi="Times New Roman" w:cs="Times New Roman"/>
                                      <w:sz w:val="18"/>
                                      <w:szCs w:val="18"/>
                                    </w:rPr>
                                  </w:pPr>
                                  <w:r w:rsidRPr="00BD77F1">
                                    <w:rPr>
                                      <w:rFonts w:ascii="宋体" w:eastAsia="宋体" w:hAnsi="宋体" w:cs="Times New Roman"/>
                                      <w:sz w:val="18"/>
                                      <w:szCs w:val="18"/>
                                    </w:rPr>
                                    <w:t>…</w:t>
                                  </w:r>
                                </w:p>
                              </w:txbxContent>
                            </wps:txbx>
                            <wps:bodyPr rot="0" vert="horz" wrap="square" lIns="0" tIns="0" rIns="0" bIns="0" anchor="t" anchorCtr="0" upright="1">
                              <a:noAutofit/>
                            </wps:bodyPr>
                          </wps:wsp>
                          <wps:wsp>
                            <wps:cNvPr id="12232" name="Text Box 10709"/>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AD3204">
                                  <w:pPr>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grpSp>
                        <wpg:grpSp>
                          <wpg:cNvPr id="12233" name="Group 10710"/>
                          <wpg:cNvGrpSpPr>
                            <a:grpSpLocks/>
                          </wpg:cNvGrpSpPr>
                          <wpg:grpSpPr bwMode="auto">
                            <a:xfrm>
                              <a:off x="5370" y="7177"/>
                              <a:ext cx="540" cy="312"/>
                              <a:chOff x="2820" y="9992"/>
                              <a:chExt cx="470" cy="272"/>
                            </a:xfrm>
                          </wpg:grpSpPr>
                          <wps:wsp>
                            <wps:cNvPr id="12234" name="Text Box 10711"/>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X</w:t>
                                  </w:r>
                                </w:p>
                              </w:txbxContent>
                            </wps:txbx>
                            <wps:bodyPr rot="0" vert="horz" wrap="square" lIns="0" tIns="0" rIns="0" bIns="0" anchor="t" anchorCtr="0" upright="1">
                              <a:noAutofit/>
                            </wps:bodyPr>
                          </wps:wsp>
                          <wps:wsp>
                            <wps:cNvPr id="12235" name="Text Box 10712"/>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AD3204">
                                  <w:pPr>
                                    <w:ind w:firstLineChars="0" w:firstLine="0"/>
                                    <w:jc w:val="center"/>
                                  </w:pPr>
                                </w:p>
                              </w:txbxContent>
                            </wps:txbx>
                            <wps:bodyPr rot="0" vert="horz" wrap="square" lIns="0" tIns="0" rIns="0" bIns="0" anchor="t" anchorCtr="0" upright="1">
                              <a:noAutofit/>
                            </wps:bodyPr>
                          </wps:wsp>
                        </wpg:grpSp>
                        <wps:wsp>
                          <wps:cNvPr id="12236" name="Line 10717"/>
                          <wps:cNvCnPr>
                            <a:cxnSpLocks noChangeShapeType="1"/>
                          </wps:cNvCnPr>
                          <wps:spPr bwMode="auto">
                            <a:xfrm flipV="1">
                              <a:off x="5840" y="6874"/>
                              <a:ext cx="824" cy="4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17" name="文本框 2"/>
                        <wps:cNvSpPr txBox="1">
                          <a:spLocks noChangeArrowheads="1"/>
                        </wps:cNvSpPr>
                        <wps:spPr bwMode="auto">
                          <a:xfrm>
                            <a:off x="0" y="1072966"/>
                            <a:ext cx="2104390" cy="156845"/>
                          </a:xfrm>
                          <a:prstGeom prst="rect">
                            <a:avLst/>
                          </a:prstGeom>
                          <a:noFill/>
                          <a:ln w="9525">
                            <a:noFill/>
                            <a:miter lim="800000"/>
                            <a:headEnd/>
                            <a:tailEnd/>
                          </a:ln>
                        </wps:spPr>
                        <wps:txbx>
                          <w:txbxContent>
                            <w:p w:rsidR="008E537A" w:rsidRPr="00592EDA" w:rsidRDefault="008E537A" w:rsidP="00070FC0">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sidRPr="00592EDA">
                                <w:rPr>
                                  <w:rFonts w:ascii="Times New Roman" w:eastAsia="宋体" w:hAnsi="Times New Roman" w:cs="Times New Roman"/>
                                  <w:sz w:val="18"/>
                                  <w:szCs w:val="18"/>
                                  <w14:textOutline w14:w="9525" w14:cap="rnd" w14:cmpd="sng" w14:algn="ctr">
                                    <w14:noFill/>
                                    <w14:prstDash w14:val="solid"/>
                                    <w14:bevel/>
                                  </w14:textOutline>
                                </w:rPr>
                                <w:t>2</w:t>
                              </w:r>
                              <w:r>
                                <w:rPr>
                                  <w:rFonts w:ascii="Times New Roman" w:eastAsia="宋体" w:hAnsi="Times New Roman" w:cs="Times New Roman"/>
                                  <w:sz w:val="18"/>
                                  <w:szCs w:val="18"/>
                                  <w14:textOutline w14:w="9525" w14:cap="rnd" w14:cmpd="sng" w14:algn="ctr">
                                    <w14:noFill/>
                                    <w14:prstDash w14:val="solid"/>
                                    <w14:bevel/>
                                  </w14:textOutline>
                                </w:rPr>
                                <w:t>-2</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sidRPr="00592EDA">
                                <w:rPr>
                                  <w:rFonts w:ascii="Times New Roman" w:eastAsia="宋体" w:hAnsi="Times New Roman" w:cs="Times New Roman"/>
                                  <w:sz w:val="18"/>
                                  <w:szCs w:val="18"/>
                                  <w14:textOutline w14:w="9525" w14:cap="rnd" w14:cmpd="sng" w14:algn="ctr">
                                    <w14:noFill/>
                                    <w14:prstDash w14:val="solid"/>
                                    <w14:bevel/>
                                  </w14:textOutline>
                                </w:rPr>
                                <w:t>对应于选项</w:t>
                              </w:r>
                              <w:r w:rsidRPr="00592EDA">
                                <w:rPr>
                                  <w:rFonts w:ascii="Times New Roman" w:eastAsia="宋体" w:hAnsi="Times New Roman" w:cs="Times New Roman"/>
                                  <w:sz w:val="18"/>
                                  <w:szCs w:val="18"/>
                                  <w14:textOutline w14:w="9525" w14:cap="rnd" w14:cmpd="sng" w14:algn="ctr">
                                    <w14:noFill/>
                                    <w14:prstDash w14:val="solid"/>
                                    <w14:bevel/>
                                  </w14:textOutline>
                                </w:rPr>
                                <w:t>A</w:t>
                              </w:r>
                              <w:r w:rsidRPr="00592EDA">
                                <w:rPr>
                                  <w:rFonts w:ascii="Times New Roman" w:eastAsia="宋体" w:hAnsi="Times New Roman" w:cs="Times New Roman"/>
                                  <w:sz w:val="18"/>
                                  <w:szCs w:val="18"/>
                                  <w14:textOutline w14:w="9525" w14:cap="rnd" w14:cmpd="sng" w14:algn="ctr">
                                    <w14:noFill/>
                                    <w14:prstDash w14:val="solid"/>
                                    <w14:bevel/>
                                  </w14:textOutline>
                                </w:rPr>
                                <w:t>的单链表</w:t>
                              </w:r>
                            </w:p>
                          </w:txbxContent>
                        </wps:txbx>
                        <wps:bodyPr rot="0" vert="horz" wrap="square" lIns="0" tIns="0" rIns="0" bIns="0" anchor="t" anchorCtr="0">
                          <a:spAutoFit/>
                        </wps:bodyPr>
                      </wps:wsp>
                    </wpg:wgp>
                  </a:graphicData>
                </a:graphic>
              </wp:anchor>
            </w:drawing>
          </mc:Choice>
          <mc:Fallback>
            <w:pict>
              <v:group id="组合 336" o:spid="_x0000_s1063" style="position:absolute;left:0;text-align:left;margin-left:138.15pt;margin-top:.35pt;width:165.7pt;height:96.85pt;z-index:251451392" coordsize="21043,1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">
                <v:group id="Group 10723" o:spid="_x0000_s1064" style="position:absolute;left:422;width:20181;height:9182" coordorigin="4034,6043" coordsize="3178,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">
                  <v:group id="组合 27" o:spid="_x0000_s1065" style="position:absolute;left:4290;top:6043;width:1499;height:1417" coordorigin="-5693,-40" coordsize="9522,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">
                    <v:shape id="Text Box 22" o:spid="_x0000_s1066" type="#_x0000_t202" style="position:absolute;top:-2;width:228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" filled="f" stroked="f">
                      <v:textbox inset="0,0,0,0">
                        <w:txbxContent>
                          <w:p w:rsidR="008E537A" w:rsidRPr="00453C34" w:rsidRDefault="008E537A" w:rsidP="00AD3204">
                            <w:pPr>
                              <w:ind w:firstLineChars="0" w:firstLine="0"/>
                              <w:jc w:val="center"/>
                              <w:rPr>
                                <w:rFonts w:ascii="Times New Roman" w:hAnsi="Times New Roman" w:cs="Times New Roman"/>
                                <w:sz w:val="18"/>
                                <w:szCs w:val="18"/>
                              </w:rPr>
                            </w:pPr>
                            <w:r w:rsidRPr="00453C34">
                              <w:rPr>
                                <w:rFonts w:ascii="Times New Roman" w:hAnsi="Times New Roman" w:cs="Times New Roman"/>
                                <w:sz w:val="18"/>
                                <w:szCs w:val="18"/>
                              </w:rPr>
                              <w:t>p</w:t>
                            </w:r>
                          </w:p>
                        </w:txbxContent>
                      </v:textbox>
                    </v:shape>
                    <v:shape id="Freeform 26" o:spid="_x0000_s1067" style="position:absolute;left:2139;top:1458;width:1689;height:1695;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" path="m,l266,267e" filled="f">
                      <v:stroke endarrow="block"/>
                      <v:path arrowok="t" o:connecttype="custom" o:connectlocs="0,0;107271185,107633135" o:connectangles="0,0"/>
                    </v:shape>
                    <v:shape id="Text Box 22" o:spid="_x0000_s1068" type="#_x0000_t202" style="position:absolute;left:-5693;top:-40;width:228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8E537A" w:rsidRPr="00453C34"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q</w:t>
                            </w:r>
                          </w:p>
                        </w:txbxContent>
                      </v:textbox>
                    </v:shape>
                    <v:shape id="Freeform 26" o:spid="_x0000_s1069" style="position:absolute;left:-3555;top:1420;width:1689;height:1695;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" path="m,l266,267e" filled="f">
                      <v:stroke endarrow="block"/>
                      <v:path arrowok="t" o:connecttype="custom" o:connectlocs="0,0;107271185,107633135" o:connectangles="0,0"/>
                    </v:shape>
                    <v:shape id="Text Box 22" o:spid="_x0000_s1070" type="#_x0000_t202" style="position:absolute;left:-3832;top:6975;width:2286;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8E537A" w:rsidRPr="00453C34"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s</w:t>
                            </w:r>
                          </w:p>
                        </w:txbxContent>
                      </v:textbox>
                    </v:shape>
                  </v:group>
                  <v:group id="Group 10693" o:spid="_x0000_s1071" style="position:absolute;left:4034;top:6540;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">
                    <v:shape id="Text Box 10694" o:spid="_x0000_s1072"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" filled="f">
                      <v:textbox inset="0,0,0,0">
                        <w:txbxContent>
                          <w:p w:rsidR="008E537A" w:rsidRPr="0040546C" w:rsidRDefault="008E537A" w:rsidP="00AD3204">
                            <w:pPr>
                              <w:ind w:firstLineChars="0" w:firstLine="0"/>
                              <w:jc w:val="center"/>
                              <w:rPr>
                                <w:rFonts w:ascii="Times New Roman" w:hAnsi="Times New Roman" w:cs="Times New Roman"/>
                                <w:sz w:val="18"/>
                                <w:szCs w:val="18"/>
                              </w:rPr>
                            </w:pPr>
                            <w:r w:rsidRPr="00BD77F1">
                              <w:rPr>
                                <w:rFonts w:ascii="宋体" w:eastAsia="宋体" w:hAnsi="宋体" w:cs="Times New Roman"/>
                                <w:sz w:val="18"/>
                                <w:szCs w:val="18"/>
                              </w:rPr>
                              <w:t>…</w:t>
                            </w:r>
                            <w:r>
                              <w:rPr>
                                <w:rFonts w:ascii="Times New Roman" w:hAnsi="Times New Roman" w:cs="Times New Roman"/>
                                <w:sz w:val="18"/>
                                <w:szCs w:val="18"/>
                              </w:rPr>
                              <w:t>……</w:t>
                            </w:r>
                          </w:p>
                        </w:txbxContent>
                      </v:textbox>
                    </v:shape>
                    <v:shape id="Text Box 10695" o:spid="_x0000_s1073"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" filled="f">
                      <v:textbox inset="0,0,0,0">
                        <w:txbxContent>
                          <w:p w:rsidR="008E537A" w:rsidRDefault="008E537A" w:rsidP="00AD3204">
                            <w:pPr>
                              <w:ind w:firstLineChars="0" w:firstLine="0"/>
                              <w:jc w:val="center"/>
                            </w:pPr>
                          </w:p>
                        </w:txbxContent>
                      </v:textbox>
                    </v:shape>
                  </v:group>
                  <v:group id="Group 10698" o:spid="_x0000_s1074" style="position:absolute;left:4886;top:6540;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">
                    <v:shape id="Text Box 10699" o:spid="_x0000_s1075"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" filled="f">
                      <v:textbox inset="0,0,0,0">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B</w:t>
                            </w:r>
                          </w:p>
                        </w:txbxContent>
                      </v:textbox>
                    </v:shape>
                    <v:shape id="Text Box 10700" o:spid="_x0000_s1076"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" filled="f">
                      <v:textbox inset="0,0,0,0">
                        <w:txbxContent>
                          <w:p w:rsidR="008E537A" w:rsidRDefault="008E537A" w:rsidP="00AD3204">
                            <w:pPr>
                              <w:ind w:firstLineChars="0" w:firstLine="0"/>
                              <w:jc w:val="center"/>
                            </w:pPr>
                          </w:p>
                        </w:txbxContent>
                      </v:textbox>
                    </v:shape>
                  </v:group>
                  <v:line id="Line 10701" o:spid="_x0000_s1077" style="position:absolute;visibility:visible;mso-wrap-style:square" from="4456,6696" to="4886,6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">
                    <v:stroke endarrow="block"/>
                  </v:line>
                  <v:group id="Group 10702" o:spid="_x0000_s1078" style="position:absolute;left:5770;top:6546;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">
                    <v:shape id="Text Box 10703" o:spid="_x0000_s1079"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" filled="f">
                      <v:textbox inset="0,0,0,0">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sz w:val="18"/>
                                <w:szCs w:val="18"/>
                              </w:rPr>
                              <w:t>C</w:t>
                            </w:r>
                          </w:p>
                        </w:txbxContent>
                      </v:textbox>
                    </v:shape>
                    <v:shape id="Text Box 10704" o:spid="_x0000_s1080"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" filled="f">
                      <v:textbox inset="0,0,0,0">
                        <w:txbxContent>
                          <w:p w:rsidR="008E537A" w:rsidRDefault="008E537A" w:rsidP="00AD3204">
                            <w:pPr>
                              <w:ind w:firstLineChars="0" w:firstLine="0"/>
                              <w:jc w:val="center"/>
                            </w:pPr>
                          </w:p>
                        </w:txbxContent>
                      </v:textbox>
                    </v:shape>
                  </v:group>
                  <v:line id="Line 10705" o:spid="_x0000_s1081" style="position:absolute;visibility:visible;mso-wrap-style:square" from="5340,6702" to="5770,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">
                    <v:stroke endarrow="block"/>
                  </v:line>
                  <v:line id="Line 10706" o:spid="_x0000_s1082" style="position:absolute;flip:x;visibility:visible;mso-wrap-style:square" from="5820,6696" to="6218,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">
                    <v:stroke endarrow="block"/>
                  </v:line>
                  <v:group id="Group 10707" o:spid="_x0000_s1083" style="position:absolute;left:6672;top:6536;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">
                    <v:shape id="Text Box 10708" o:spid="_x0000_s1084"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" filled="f">
                      <v:textbox inset="0,0,0,0">
                        <w:txbxContent>
                          <w:p w:rsidR="008E537A" w:rsidRPr="0040546C" w:rsidRDefault="008E537A" w:rsidP="00AD3204">
                            <w:pPr>
                              <w:ind w:firstLineChars="0" w:firstLine="0"/>
                              <w:jc w:val="center"/>
                              <w:rPr>
                                <w:rFonts w:ascii="Times New Roman" w:hAnsi="Times New Roman" w:cs="Times New Roman"/>
                                <w:sz w:val="18"/>
                                <w:szCs w:val="18"/>
                              </w:rPr>
                            </w:pPr>
                            <w:r w:rsidRPr="00BD77F1">
                              <w:rPr>
                                <w:rFonts w:ascii="宋体" w:eastAsia="宋体" w:hAnsi="宋体" w:cs="Times New Roman"/>
                                <w:sz w:val="18"/>
                                <w:szCs w:val="18"/>
                              </w:rPr>
                              <w:t>…</w:t>
                            </w:r>
                          </w:p>
                        </w:txbxContent>
                      </v:textbox>
                    </v:shape>
                    <v:shape id="Text Box 10709" o:spid="_x0000_s1085"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" filled="f">
                      <v:textbox inset="0,0,0,0">
                        <w:txbxContent>
                          <w:p w:rsidR="008E537A" w:rsidRPr="004405BF" w:rsidRDefault="008E537A" w:rsidP="00AD3204">
                            <w:pPr>
                              <w:ind w:firstLineChars="0" w:firstLine="0"/>
                              <w:jc w:val="center"/>
                              <w:rPr>
                                <w:rFonts w:ascii="Times New Roman" w:eastAsia="宋体" w:hAnsi="Times New Roman" w:cs="Times New Roman"/>
                                <w:sz w:val="18"/>
                                <w:szCs w:val="18"/>
                              </w:rPr>
                            </w:pPr>
                          </w:p>
                        </w:txbxContent>
                      </v:textbox>
                    </v:shape>
                  </v:group>
                  <v:group id="Group 10710" o:spid="_x0000_s1086" style="position:absolute;left:5370;top:7177;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">
                    <v:shape id="Text Box 10711" o:spid="_x0000_s1087"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" filled="f">
                      <v:textbox inset="0,0,0,0">
                        <w:txbxContent>
                          <w:p w:rsidR="008E537A" w:rsidRPr="0040546C" w:rsidRDefault="008E537A" w:rsidP="00AD3204">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X</w:t>
                            </w:r>
                          </w:p>
                        </w:txbxContent>
                      </v:textbox>
                    </v:shape>
                    <v:shape id="Text Box 10712" o:spid="_x0000_s1088"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" filled="f">
                      <v:textbox inset="0,0,0,0">
                        <w:txbxContent>
                          <w:p w:rsidR="008E537A" w:rsidRDefault="008E537A" w:rsidP="00AD3204">
                            <w:pPr>
                              <w:ind w:firstLineChars="0" w:firstLine="0"/>
                              <w:jc w:val="center"/>
                            </w:pPr>
                          </w:p>
                        </w:txbxContent>
                      </v:textbox>
                    </v:shape>
                  </v:group>
                  <v:line id="Line 10717" o:spid="_x0000_s1089" style="position:absolute;flip:y;visibility:visible;mso-wrap-style:square" from="5840,6874" to="6664,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">
                    <v:stroke endarrow="block"/>
                  </v:line>
                </v:group>
                <v:shape id="_x0000_s1090" type="#_x0000_t202" style="position:absolute;top:10729;width:2104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" filled="f" stroked="f">
                  <v:textbox style="mso-fit-shape-to-text:t" inset="0,0,0,0">
                    <w:txbxContent>
                      <w:p w:rsidR="008E537A" w:rsidRPr="00592EDA" w:rsidRDefault="008E537A" w:rsidP="00070FC0">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sidRPr="00592EDA">
                          <w:rPr>
                            <w:rFonts w:ascii="Times New Roman" w:eastAsia="宋体" w:hAnsi="Times New Roman" w:cs="Times New Roman"/>
                            <w:sz w:val="18"/>
                            <w:szCs w:val="18"/>
                            <w14:textOutline w14:w="9525" w14:cap="rnd" w14:cmpd="sng" w14:algn="ctr">
                              <w14:noFill/>
                              <w14:prstDash w14:val="solid"/>
                              <w14:bevel/>
                            </w14:textOutline>
                          </w:rPr>
                          <w:t>2</w:t>
                        </w:r>
                        <w:r>
                          <w:rPr>
                            <w:rFonts w:ascii="Times New Roman" w:eastAsia="宋体" w:hAnsi="Times New Roman" w:cs="Times New Roman"/>
                            <w:sz w:val="18"/>
                            <w:szCs w:val="18"/>
                            <w14:textOutline w14:w="9525" w14:cap="rnd" w14:cmpd="sng" w14:algn="ctr">
                              <w14:noFill/>
                              <w14:prstDash w14:val="solid"/>
                              <w14:bevel/>
                            </w14:textOutline>
                          </w:rPr>
                          <w:t>-2</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sidRPr="00592EDA">
                          <w:rPr>
                            <w:rFonts w:ascii="Times New Roman" w:eastAsia="宋体" w:hAnsi="Times New Roman" w:cs="Times New Roman"/>
                            <w:sz w:val="18"/>
                            <w:szCs w:val="18"/>
                            <w14:textOutline w14:w="9525" w14:cap="rnd" w14:cmpd="sng" w14:algn="ctr">
                              <w14:noFill/>
                              <w14:prstDash w14:val="solid"/>
                              <w14:bevel/>
                            </w14:textOutline>
                          </w:rPr>
                          <w:t>对应于选项</w:t>
                        </w:r>
                        <w:r w:rsidRPr="00592EDA">
                          <w:rPr>
                            <w:rFonts w:ascii="Times New Roman" w:eastAsia="宋体" w:hAnsi="Times New Roman" w:cs="Times New Roman"/>
                            <w:sz w:val="18"/>
                            <w:szCs w:val="18"/>
                            <w14:textOutline w14:w="9525" w14:cap="rnd" w14:cmpd="sng" w14:algn="ctr">
                              <w14:noFill/>
                              <w14:prstDash w14:val="solid"/>
                              <w14:bevel/>
                            </w14:textOutline>
                          </w:rPr>
                          <w:t>A</w:t>
                        </w:r>
                        <w:r w:rsidRPr="00592EDA">
                          <w:rPr>
                            <w:rFonts w:ascii="Times New Roman" w:eastAsia="宋体" w:hAnsi="Times New Roman" w:cs="Times New Roman"/>
                            <w:sz w:val="18"/>
                            <w:szCs w:val="18"/>
                            <w14:textOutline w14:w="9525" w14:cap="rnd" w14:cmpd="sng" w14:algn="ctr">
                              <w14:noFill/>
                              <w14:prstDash w14:val="solid"/>
                              <w14:bevel/>
                            </w14:textOutline>
                          </w:rPr>
                          <w:t>的单链表</w:t>
                        </w:r>
                      </w:p>
                    </w:txbxContent>
                  </v:textbox>
                </v:shape>
              </v:group>
            </w:pict>
          </mc:Fallback>
        </mc:AlternateContent>
      </w:r>
    </w:p>
    <w:p w:rsidR="00DF67E3" w:rsidRPr="00196523" w:rsidRDefault="00DF67E3" w:rsidP="001C30E9">
      <w:pPr>
        <w:ind w:left="315" w:hangingChars="150" w:hanging="315"/>
        <w:rPr>
          <w:rFonts w:ascii="Times New Roman" w:eastAsia="宋体" w:hAnsi="Times New Roman" w:cs="Times New Roman"/>
          <w:color w:val="000000" w:themeColor="text1"/>
        </w:rPr>
      </w:pPr>
    </w:p>
    <w:p w:rsidR="00DF67E3" w:rsidRPr="00196523" w:rsidRDefault="00DF67E3" w:rsidP="001C30E9">
      <w:pPr>
        <w:ind w:left="315" w:hangingChars="150" w:hanging="315"/>
        <w:rPr>
          <w:rFonts w:ascii="Times New Roman" w:eastAsia="宋体" w:hAnsi="Times New Roman" w:cs="Times New Roman"/>
          <w:color w:val="000000" w:themeColor="text1"/>
        </w:rPr>
      </w:pPr>
    </w:p>
    <w:p w:rsidR="00DF67E3" w:rsidRPr="00196523" w:rsidRDefault="00DF67E3" w:rsidP="001C30E9">
      <w:pPr>
        <w:ind w:left="315" w:hangingChars="150" w:hanging="315"/>
        <w:rPr>
          <w:rFonts w:ascii="Times New Roman" w:eastAsia="宋体" w:hAnsi="Times New Roman" w:cs="Times New Roman"/>
          <w:color w:val="000000" w:themeColor="text1"/>
        </w:rPr>
      </w:pPr>
    </w:p>
    <w:p w:rsidR="00DF67E3" w:rsidRPr="00196523" w:rsidRDefault="00BD77F1"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448320" behindDoc="0" locked="0" layoutInCell="1" allowOverlap="1" wp14:anchorId="49212C0B" wp14:editId="18A388E0">
                <wp:simplePos x="0" y="0"/>
                <wp:positionH relativeFrom="column">
                  <wp:posOffset>2377833</wp:posOffset>
                </wp:positionH>
                <wp:positionV relativeFrom="paragraph">
                  <wp:posOffset>28723</wp:posOffset>
                </wp:positionV>
                <wp:extent cx="233680" cy="0"/>
                <wp:effectExtent l="0" t="0" r="0" b="0"/>
                <wp:wrapNone/>
                <wp:docPr id="47"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3680" cy="0"/>
                        </a:xfrm>
                        <a:custGeom>
                          <a:avLst/>
                          <a:gdLst>
                            <a:gd name="T0" fmla="*/ 0 w 266"/>
                            <a:gd name="T1" fmla="*/ 0 h 267"/>
                            <a:gd name="T2" fmla="*/ 168910 w 266"/>
                            <a:gd name="T3" fmla="*/ 169545 h 267"/>
                            <a:gd name="T4" fmla="*/ 0 60000 65536"/>
                            <a:gd name="T5" fmla="*/ 0 60000 65536"/>
                          </a:gdLst>
                          <a:ahLst/>
                          <a:cxnLst>
                            <a:cxn ang="T4">
                              <a:pos x="T0" y="T1"/>
                            </a:cxn>
                            <a:cxn ang="T5">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w14:anchorId="08E8A216" id="Freeform 26" o:spid="_x0000_s1026" style="position:absolute;left:0;text-align:left;margin-left:187.25pt;margin-top:2.25pt;width:18.4pt;height:0;flip:y;z-index:251448320;visibility:visible;mso-wrap-style:square;mso-wrap-distance-left:9pt;mso-wrap-distance-top:0;mso-wrap-distance-right:9pt;mso-wrap-distance-bottom:0;mso-position-horizontal:absolute;mso-position-horizontal-relative:text;mso-position-vertical:absolute;mso-position-vertical-relative:text;v-text-anchor:top" coordsize="26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" path="m,l266,267e" filled="f">
                <v:stroke endarrow="block"/>
                <v:path arrowok="t" o:connecttype="custom" o:connectlocs="0,0;148386800,635" o:connectangles="0,0"/>
              </v:shape>
            </w:pict>
          </mc:Fallback>
        </mc:AlternateContent>
      </w:r>
    </w:p>
    <w:p w:rsidR="00446B31" w:rsidRPr="00196523" w:rsidRDefault="00446B31" w:rsidP="001C30E9">
      <w:pPr>
        <w:ind w:left="315" w:hangingChars="150" w:hanging="315"/>
        <w:rPr>
          <w:rFonts w:ascii="Times New Roman" w:eastAsia="宋体" w:hAnsi="Times New Roman" w:cs="Times New Roman"/>
          <w:color w:val="000000" w:themeColor="text1"/>
        </w:rPr>
      </w:pPr>
    </w:p>
    <w:p w:rsidR="00446B31" w:rsidRPr="00196523" w:rsidRDefault="00446B31" w:rsidP="001C30E9">
      <w:pPr>
        <w:ind w:left="315" w:hangingChars="150" w:hanging="315"/>
        <w:rPr>
          <w:rFonts w:ascii="Times New Roman" w:eastAsia="宋体" w:hAnsi="Times New Roman" w:cs="Times New Roman"/>
          <w:color w:val="000000" w:themeColor="text1"/>
        </w:rPr>
      </w:pP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84067">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．在一个单链表中，若</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color w:val="000000" w:themeColor="text1"/>
        </w:rPr>
        <w:t>所指结点不是</w:t>
      </w:r>
      <w:r w:rsidRPr="00196523">
        <w:rPr>
          <w:rFonts w:ascii="Times New Roman" w:eastAsia="宋体" w:hAnsi="Times New Roman" w:cs="Times New Roman" w:hint="eastAsia"/>
          <w:color w:val="000000" w:themeColor="text1"/>
        </w:rPr>
        <w:t>终端</w:t>
      </w:r>
      <w:r w:rsidRPr="00196523">
        <w:rPr>
          <w:rFonts w:ascii="Times New Roman" w:eastAsia="宋体" w:hAnsi="Times New Roman" w:cs="Times New Roman"/>
          <w:color w:val="000000" w:themeColor="text1"/>
        </w:rPr>
        <w:t>结点，在</w:t>
      </w:r>
      <w:r w:rsidRPr="00196523">
        <w:rPr>
          <w:rFonts w:ascii="Times New Roman" w:eastAsia="宋体" w:hAnsi="Times New Roman" w:cs="Times New Roman"/>
          <w:color w:val="000000" w:themeColor="text1"/>
        </w:rPr>
        <w:t>p</w:t>
      </w:r>
      <w:r w:rsidRPr="00196523">
        <w:rPr>
          <w:rFonts w:ascii="Times New Roman" w:eastAsia="宋体" w:hAnsi="Times New Roman" w:cs="Times New Roman" w:hint="eastAsia"/>
          <w:color w:val="000000" w:themeColor="text1"/>
        </w:rPr>
        <w:t>所指结点</w:t>
      </w:r>
      <w:r w:rsidRPr="00196523">
        <w:rPr>
          <w:rFonts w:ascii="Times New Roman" w:eastAsia="宋体" w:hAnsi="Times New Roman" w:cs="Times New Roman"/>
          <w:color w:val="000000" w:themeColor="text1"/>
        </w:rPr>
        <w:t>之后插入</w:t>
      </w:r>
      <w:r w:rsidRPr="00196523">
        <w:rPr>
          <w:rFonts w:ascii="Times New Roman" w:eastAsia="宋体" w:hAnsi="Times New Roman" w:cs="Times New Roman"/>
          <w:color w:val="000000" w:themeColor="text1"/>
        </w:rPr>
        <w:t>s</w:t>
      </w:r>
      <w:r w:rsidRPr="00196523">
        <w:rPr>
          <w:rFonts w:ascii="Times New Roman" w:eastAsia="宋体" w:hAnsi="Times New Roman" w:cs="Times New Roman"/>
          <w:color w:val="000000" w:themeColor="text1"/>
        </w:rPr>
        <w:t>所指结点，则</w:t>
      </w:r>
      <w:r w:rsidRPr="00196523">
        <w:rPr>
          <w:rFonts w:ascii="Times New Roman" w:eastAsia="宋体" w:hAnsi="Times New Roman" w:cs="Times New Roman"/>
          <w:color w:val="000000" w:themeColor="text1"/>
        </w:rPr>
        <w:lastRenderedPageBreak/>
        <w:t>执行</w:t>
      </w:r>
      <w:r w:rsidRPr="00196523">
        <w:rPr>
          <w:rFonts w:ascii="Times New Roman" w:eastAsia="宋体" w:hAnsi="Times New Roman" w:cs="Times New Roman" w:hint="eastAsia"/>
          <w:color w:val="000000" w:themeColor="text1"/>
        </w:rPr>
        <w:t>的操作是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s-&gt;next=p;p-&gt;next=s;</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s-&gt;next=p-&gt;next; p-&gt;next=s;</w:t>
      </w:r>
    </w:p>
    <w:p w:rsidR="00092778" w:rsidRPr="00196523" w:rsidRDefault="0009277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s-&gt;next=p-&gt;next; p=s;</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p-&gt;next=</w:t>
      </w:r>
      <w:proofErr w:type="gramStart"/>
      <w:r w:rsidRPr="00196523">
        <w:rPr>
          <w:rFonts w:ascii="Times New Roman" w:eastAsia="宋体" w:hAnsi="Times New Roman" w:cs="Times New Roman"/>
          <w:color w:val="000000" w:themeColor="text1"/>
          <w:szCs w:val="21"/>
        </w:rPr>
        <w:t>s;s</w:t>
      </w:r>
      <w:proofErr w:type="gramEnd"/>
      <w:r w:rsidRPr="00196523">
        <w:rPr>
          <w:rFonts w:ascii="Times New Roman" w:eastAsia="宋体" w:hAnsi="Times New Roman" w:cs="Times New Roman"/>
          <w:color w:val="000000" w:themeColor="text1"/>
          <w:szCs w:val="21"/>
        </w:rPr>
        <w:t xml:space="preserve">-&gt;next=p; </w:t>
      </w:r>
    </w:p>
    <w:p w:rsidR="00106B84" w:rsidRPr="00196523" w:rsidRDefault="00106B8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D77F1" w:rsidRPr="00196523">
        <w:rPr>
          <w:rFonts w:ascii="Times New Roman" w:eastAsia="宋体" w:hAnsi="Times New Roman" w:cs="Times New Roman" w:hint="eastAsia"/>
          <w:color w:val="000000" w:themeColor="text1"/>
        </w:rPr>
        <w:t>B</w:t>
      </w:r>
      <w:r w:rsidR="00BD77F1" w:rsidRPr="00196523">
        <w:rPr>
          <w:rFonts w:ascii="Times New Roman" w:eastAsia="宋体" w:hAnsi="Times New Roman" w:cs="Times New Roman" w:hint="eastAsia"/>
          <w:color w:val="000000" w:themeColor="text1"/>
        </w:rPr>
        <w:t>。</w:t>
      </w:r>
    </w:p>
    <w:p w:rsidR="00484067" w:rsidRPr="00706C1F" w:rsidRDefault="00484067" w:rsidP="00484067">
      <w:pPr>
        <w:ind w:left="315" w:hangingChars="150" w:hanging="315"/>
        <w:rPr>
          <w:rFonts w:ascii="Times New Roman" w:eastAsia="宋体" w:hAnsi="Times New Roman" w:cs="Times New Roman"/>
          <w:color w:val="000000"/>
        </w:rPr>
      </w:pPr>
      <w:r w:rsidRPr="00C813BA">
        <w:rPr>
          <w:rFonts w:ascii="Times New Roman" w:eastAsia="宋体" w:hAnsi="Times New Roman" w:cs="Times New Roman"/>
          <w:color w:val="000000"/>
        </w:rPr>
        <w:t>1</w:t>
      </w:r>
      <w:r>
        <w:rPr>
          <w:rFonts w:ascii="Times New Roman" w:eastAsia="宋体" w:hAnsi="Times New Roman" w:cs="Times New Roman"/>
          <w:color w:val="000000"/>
        </w:rPr>
        <w:t>7</w:t>
      </w:r>
      <w:r w:rsidRPr="00C813BA">
        <w:rPr>
          <w:rFonts w:ascii="Times New Roman" w:eastAsia="宋体" w:hAnsi="Times New Roman" w:cs="Times New Roman"/>
          <w:color w:val="000000"/>
        </w:rPr>
        <w:t>．</w:t>
      </w:r>
      <w:r w:rsidRPr="00706C1F">
        <w:rPr>
          <w:rFonts w:ascii="Times New Roman" w:eastAsia="宋体" w:hAnsi="Times New Roman" w:cs="Times New Roman" w:hint="eastAsia"/>
          <w:color w:val="000000"/>
        </w:rPr>
        <w:t>下列关于带头结点的单向循环链表</w:t>
      </w:r>
      <w:r w:rsidRPr="00706C1F">
        <w:rPr>
          <w:rFonts w:ascii="Times New Roman" w:eastAsia="宋体" w:hAnsi="Times New Roman" w:cs="Times New Roman" w:hint="eastAsia"/>
          <w:color w:val="000000"/>
        </w:rPr>
        <w:t>L</w:t>
      </w:r>
      <w:r w:rsidRPr="00706C1F">
        <w:rPr>
          <w:rFonts w:ascii="Times New Roman" w:eastAsia="宋体" w:hAnsi="Times New Roman" w:cs="Times New Roman" w:hint="eastAsia"/>
          <w:color w:val="000000"/>
        </w:rPr>
        <w:t>的叙述中，正确的是</w:t>
      </w:r>
      <w:r w:rsidRPr="00706C1F">
        <w:rPr>
          <w:rFonts w:ascii="Times New Roman" w:eastAsia="宋体" w:hAnsi="Times New Roman" w:cs="Times New Roman" w:hint="eastAsia"/>
          <w:color w:val="000000"/>
        </w:rPr>
        <w:t>_</w:t>
      </w:r>
      <w:r w:rsidRPr="00706C1F">
        <w:rPr>
          <w:rFonts w:ascii="Times New Roman" w:eastAsia="宋体" w:hAnsi="Times New Roman" w:cs="Times New Roman"/>
          <w:color w:val="000000"/>
        </w:rPr>
        <w:t>_______</w:t>
      </w:r>
      <w:r w:rsidRPr="00706C1F">
        <w:rPr>
          <w:rFonts w:ascii="Times New Roman" w:eastAsia="宋体" w:hAnsi="Times New Roman" w:cs="Times New Roman" w:hint="eastAsia"/>
          <w:color w:val="000000"/>
        </w:rPr>
        <w:t>。</w:t>
      </w:r>
    </w:p>
    <w:p w:rsidR="00484067" w:rsidRPr="00C813BA"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A</w:t>
      </w:r>
      <w:r w:rsidRPr="00C813BA">
        <w:rPr>
          <w:rFonts w:ascii="Times New Roman" w:eastAsia="宋体" w:hAnsi="Times New Roman" w:cs="Times New Roman"/>
          <w:color w:val="000000"/>
          <w:szCs w:val="21"/>
        </w:rPr>
        <w:t>．</w:t>
      </w:r>
      <w:r w:rsidRPr="00706C1F">
        <w:rPr>
          <w:rFonts w:ascii="Times New Roman" w:eastAsia="宋体" w:hAnsi="Times New Roman" w:cs="Times New Roman" w:hint="eastAsia"/>
          <w:color w:val="000000"/>
          <w:szCs w:val="21"/>
        </w:rPr>
        <w:t>L</w:t>
      </w:r>
      <w:r w:rsidRPr="00706C1F">
        <w:rPr>
          <w:rFonts w:ascii="Times New Roman" w:eastAsia="宋体" w:hAnsi="Times New Roman" w:cs="Times New Roman" w:hint="eastAsia"/>
          <w:color w:val="000000"/>
          <w:szCs w:val="21"/>
        </w:rPr>
        <w:t>中最后一个结点的指针域要指向头结点</w:t>
      </w:r>
    </w:p>
    <w:p w:rsidR="00484067" w:rsidRPr="00C813BA"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B</w:t>
      </w:r>
      <w:r w:rsidRPr="00C813BA">
        <w:rPr>
          <w:rFonts w:ascii="Times New Roman" w:eastAsia="宋体" w:hAnsi="Times New Roman" w:cs="Times New Roman"/>
          <w:color w:val="000000"/>
          <w:szCs w:val="21"/>
        </w:rPr>
        <w:t>．</w:t>
      </w:r>
      <w:r w:rsidRPr="00706C1F">
        <w:rPr>
          <w:rFonts w:ascii="Times New Roman" w:eastAsia="宋体" w:hAnsi="Times New Roman" w:cs="Times New Roman" w:hint="eastAsia"/>
          <w:color w:val="000000"/>
          <w:szCs w:val="21"/>
        </w:rPr>
        <w:t>循环链表的长度为</w:t>
      </w:r>
      <w:r w:rsidRPr="00706C1F">
        <w:rPr>
          <w:rFonts w:ascii="Times New Roman" w:eastAsia="宋体" w:hAnsi="Times New Roman" w:cs="Times New Roman" w:hint="eastAsia"/>
          <w:color w:val="000000"/>
          <w:szCs w:val="21"/>
        </w:rPr>
        <w:t>L</w:t>
      </w:r>
      <w:r w:rsidRPr="00706C1F">
        <w:rPr>
          <w:rFonts w:ascii="Times New Roman" w:eastAsia="宋体" w:hAnsi="Times New Roman" w:cs="Times New Roman" w:hint="eastAsia"/>
          <w:color w:val="000000"/>
          <w:szCs w:val="21"/>
        </w:rPr>
        <w:t>中数据元素个数加</w:t>
      </w:r>
      <w:r w:rsidRPr="00706C1F">
        <w:rPr>
          <w:rFonts w:ascii="Times New Roman" w:eastAsia="宋体" w:hAnsi="Times New Roman" w:cs="Times New Roman" w:hint="eastAsia"/>
          <w:color w:val="000000"/>
          <w:szCs w:val="21"/>
        </w:rPr>
        <w:t>1</w:t>
      </w:r>
    </w:p>
    <w:p w:rsidR="00484067"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szCs w:val="21"/>
        </w:rPr>
        <w:t>．</w:t>
      </w:r>
      <w:r w:rsidRPr="00706C1F">
        <w:rPr>
          <w:rFonts w:ascii="Times New Roman" w:eastAsia="宋体" w:hAnsi="Times New Roman" w:cs="Times New Roman" w:hint="eastAsia"/>
          <w:color w:val="000000"/>
          <w:szCs w:val="21"/>
        </w:rPr>
        <w:t>因为</w:t>
      </w:r>
      <w:r w:rsidRPr="00706C1F">
        <w:rPr>
          <w:rFonts w:ascii="Times New Roman" w:eastAsia="宋体" w:hAnsi="Times New Roman" w:cs="Times New Roman" w:hint="eastAsia"/>
          <w:color w:val="000000"/>
          <w:szCs w:val="21"/>
        </w:rPr>
        <w:t>L</w:t>
      </w:r>
      <w:r w:rsidRPr="00706C1F">
        <w:rPr>
          <w:rFonts w:ascii="Times New Roman" w:eastAsia="宋体" w:hAnsi="Times New Roman" w:cs="Times New Roman" w:hint="eastAsia"/>
          <w:color w:val="000000"/>
          <w:szCs w:val="21"/>
        </w:rPr>
        <w:t>是环形的，所以无法计算链表长度</w:t>
      </w:r>
    </w:p>
    <w:p w:rsidR="00484067" w:rsidRPr="00706C1F" w:rsidRDefault="00484067" w:rsidP="00484067">
      <w:pPr>
        <w:tabs>
          <w:tab w:val="left" w:pos="2310"/>
          <w:tab w:val="left" w:pos="4200"/>
          <w:tab w:val="left" w:pos="6090"/>
        </w:tabs>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D</w:t>
      </w:r>
      <w:r w:rsidRPr="00C813BA">
        <w:rPr>
          <w:rFonts w:ascii="Times New Roman" w:eastAsia="宋体" w:hAnsi="Times New Roman" w:cs="Times New Roman"/>
          <w:color w:val="000000"/>
          <w:szCs w:val="21"/>
        </w:rPr>
        <w:t>．</w:t>
      </w:r>
      <w:r w:rsidRPr="00706C1F">
        <w:rPr>
          <w:rFonts w:ascii="Times New Roman" w:eastAsia="宋体" w:hAnsi="Times New Roman" w:cs="Times New Roman" w:hint="eastAsia"/>
          <w:color w:val="000000"/>
          <w:szCs w:val="21"/>
        </w:rPr>
        <w:t>L</w:t>
      </w:r>
      <w:r w:rsidRPr="00706C1F">
        <w:rPr>
          <w:rFonts w:ascii="Times New Roman" w:eastAsia="宋体" w:hAnsi="Times New Roman" w:cs="Times New Roman" w:hint="eastAsia"/>
          <w:color w:val="000000"/>
          <w:szCs w:val="21"/>
        </w:rPr>
        <w:t>中最后一个结点的指针域指向首个数据结点</w:t>
      </w:r>
    </w:p>
    <w:p w:rsidR="00484067" w:rsidRDefault="00484067" w:rsidP="00484067">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rPr>
        <w:t>答案：</w:t>
      </w:r>
      <w:r>
        <w:rPr>
          <w:rFonts w:ascii="Times New Roman" w:eastAsia="宋体" w:hAnsi="Times New Roman" w:cs="Times New Roman" w:hint="eastAsia"/>
        </w:rPr>
        <w:t>A</w:t>
      </w:r>
      <w:r>
        <w:rPr>
          <w:rFonts w:ascii="Times New Roman" w:eastAsia="宋体" w:hAnsi="Times New Roman" w:cs="Times New Roman" w:hint="eastAsia"/>
        </w:rPr>
        <w:t>。</w:t>
      </w:r>
    </w:p>
    <w:p w:rsidR="00484067" w:rsidRPr="00706C1F" w:rsidRDefault="00484067" w:rsidP="00484067">
      <w:pPr>
        <w:ind w:firstLine="420"/>
        <w:rPr>
          <w:rFonts w:ascii="Times New Roman" w:eastAsia="宋体" w:hAnsi="Times New Roman" w:cs="Times New Roman"/>
          <w:color w:val="000000"/>
        </w:rPr>
      </w:pPr>
      <w:r w:rsidRPr="00706C1F">
        <w:rPr>
          <w:rFonts w:ascii="Times New Roman" w:eastAsia="宋体" w:hAnsi="Times New Roman" w:cs="Times New Roman" w:hint="eastAsia"/>
          <w:color w:val="000000"/>
        </w:rPr>
        <w:t>带头结点的单向循环链表</w:t>
      </w:r>
      <w:r>
        <w:rPr>
          <w:rFonts w:ascii="Times New Roman" w:eastAsia="宋体" w:hAnsi="Times New Roman" w:cs="Times New Roman" w:hint="eastAsia"/>
          <w:color w:val="000000"/>
        </w:rPr>
        <w:t>的基本形态如图</w:t>
      </w:r>
      <w:r w:rsidR="00EC6620">
        <w:rPr>
          <w:rFonts w:ascii="Times New Roman" w:eastAsia="宋体" w:hAnsi="Times New Roman" w:cs="Times New Roman" w:hint="eastAsia"/>
          <w:color w:val="000000"/>
        </w:rPr>
        <w:t>2-3</w:t>
      </w:r>
      <w:r>
        <w:rPr>
          <w:rFonts w:ascii="Times New Roman" w:eastAsia="宋体" w:hAnsi="Times New Roman" w:cs="Times New Roman" w:hint="eastAsia"/>
          <w:color w:val="000000"/>
        </w:rPr>
        <w:t>所示，不论是否有数据结点，最后一个结点的指针均是指向头结点的（选项</w:t>
      </w:r>
      <w:r>
        <w:rPr>
          <w:rFonts w:ascii="Times New Roman" w:eastAsia="宋体" w:hAnsi="Times New Roman" w:cs="Times New Roman" w:hint="eastAsia"/>
          <w:color w:val="000000"/>
        </w:rPr>
        <w:t>A</w:t>
      </w:r>
      <w:r>
        <w:rPr>
          <w:rFonts w:ascii="Times New Roman" w:eastAsia="宋体" w:hAnsi="Times New Roman" w:cs="Times New Roman" w:hint="eastAsia"/>
          <w:color w:val="000000"/>
        </w:rPr>
        <w:t>正确，选项</w:t>
      </w:r>
      <w:r>
        <w:rPr>
          <w:rFonts w:ascii="Times New Roman" w:eastAsia="宋体" w:hAnsi="Times New Roman" w:cs="Times New Roman"/>
          <w:color w:val="000000"/>
        </w:rPr>
        <w:t>D</w:t>
      </w:r>
      <w:r>
        <w:rPr>
          <w:rFonts w:ascii="Times New Roman" w:eastAsia="宋体" w:hAnsi="Times New Roman" w:cs="Times New Roman" w:hint="eastAsia"/>
          <w:color w:val="000000"/>
        </w:rPr>
        <w:t>错误）。</w:t>
      </w:r>
      <w:r w:rsidRPr="00706C1F">
        <w:rPr>
          <w:rFonts w:ascii="Times New Roman" w:eastAsia="宋体" w:hAnsi="Times New Roman" w:cs="Times New Roman" w:hint="eastAsia"/>
          <w:color w:val="000000"/>
          <w:szCs w:val="21"/>
        </w:rPr>
        <w:t>链表的长度为</w:t>
      </w:r>
      <w:r>
        <w:rPr>
          <w:rFonts w:ascii="Times New Roman" w:eastAsia="宋体" w:hAnsi="Times New Roman" w:cs="Times New Roman" w:hint="eastAsia"/>
          <w:color w:val="000000"/>
          <w:szCs w:val="21"/>
        </w:rPr>
        <w:t>所包含的</w:t>
      </w:r>
      <w:r w:rsidRPr="00706C1F">
        <w:rPr>
          <w:rFonts w:ascii="Times New Roman" w:eastAsia="宋体" w:hAnsi="Times New Roman" w:cs="Times New Roman" w:hint="eastAsia"/>
          <w:color w:val="000000"/>
          <w:szCs w:val="21"/>
        </w:rPr>
        <w:t>数据元素</w:t>
      </w:r>
      <w:r>
        <w:rPr>
          <w:rFonts w:ascii="Times New Roman" w:eastAsia="宋体" w:hAnsi="Times New Roman" w:cs="Times New Roman" w:hint="eastAsia"/>
          <w:color w:val="000000"/>
          <w:szCs w:val="21"/>
        </w:rPr>
        <w:t>的</w:t>
      </w:r>
      <w:r w:rsidRPr="00706C1F">
        <w:rPr>
          <w:rFonts w:ascii="Times New Roman" w:eastAsia="宋体" w:hAnsi="Times New Roman" w:cs="Times New Roman" w:hint="eastAsia"/>
          <w:color w:val="000000"/>
          <w:szCs w:val="21"/>
        </w:rPr>
        <w:t>个数</w:t>
      </w:r>
      <w:r>
        <w:rPr>
          <w:rFonts w:ascii="Times New Roman" w:eastAsia="宋体" w:hAnsi="Times New Roman" w:cs="Times New Roman" w:hint="eastAsia"/>
          <w:color w:val="000000"/>
          <w:szCs w:val="21"/>
        </w:rPr>
        <w:t>，与</w:t>
      </w:r>
      <w:r w:rsidRPr="00706C1F">
        <w:rPr>
          <w:rFonts w:ascii="Times New Roman" w:eastAsia="宋体" w:hAnsi="Times New Roman" w:cs="Times New Roman" w:hint="eastAsia"/>
          <w:color w:val="000000"/>
          <w:szCs w:val="21"/>
        </w:rPr>
        <w:t>链表的长度为</w:t>
      </w:r>
      <w:r w:rsidRPr="00706C1F">
        <w:rPr>
          <w:rFonts w:ascii="Times New Roman" w:eastAsia="宋体" w:hAnsi="Times New Roman" w:cs="Times New Roman" w:hint="eastAsia"/>
          <w:color w:val="000000"/>
          <w:szCs w:val="21"/>
        </w:rPr>
        <w:t>L</w:t>
      </w:r>
      <w:r w:rsidRPr="00706C1F">
        <w:rPr>
          <w:rFonts w:ascii="Times New Roman" w:eastAsia="宋体" w:hAnsi="Times New Roman" w:cs="Times New Roman" w:hint="eastAsia"/>
          <w:color w:val="000000"/>
          <w:szCs w:val="21"/>
        </w:rPr>
        <w:t>中数据元素个数加</w:t>
      </w:r>
      <w:r w:rsidRPr="00706C1F">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是否有头结点无关（</w:t>
      </w:r>
      <w:r>
        <w:rPr>
          <w:rFonts w:ascii="Times New Roman" w:eastAsia="宋体" w:hAnsi="Times New Roman" w:cs="Times New Roman" w:hint="eastAsia"/>
          <w:color w:val="000000"/>
        </w:rPr>
        <w:t>选项</w:t>
      </w:r>
      <w:r>
        <w:rPr>
          <w:rFonts w:ascii="Times New Roman" w:eastAsia="宋体" w:hAnsi="Times New Roman" w:cs="Times New Roman" w:hint="eastAsia"/>
          <w:color w:val="000000"/>
          <w:szCs w:val="21"/>
        </w:rPr>
        <w:t>B</w:t>
      </w:r>
      <w:r>
        <w:rPr>
          <w:rFonts w:ascii="Times New Roman" w:eastAsia="宋体" w:hAnsi="Times New Roman" w:cs="Times New Roman" w:hint="eastAsia"/>
          <w:color w:val="000000"/>
          <w:szCs w:val="21"/>
        </w:rPr>
        <w:t>错误），与链表中是否有环无关（</w:t>
      </w:r>
      <w:r>
        <w:rPr>
          <w:rFonts w:ascii="Times New Roman" w:eastAsia="宋体" w:hAnsi="Times New Roman" w:cs="Times New Roman" w:hint="eastAsia"/>
          <w:color w:val="000000"/>
        </w:rPr>
        <w:t>选项</w:t>
      </w:r>
      <w:r>
        <w:rPr>
          <w:rFonts w:ascii="Times New Roman" w:eastAsia="宋体" w:hAnsi="Times New Roman" w:cs="Times New Roman"/>
          <w:color w:val="000000"/>
          <w:szCs w:val="21"/>
        </w:rPr>
        <w:t>C</w:t>
      </w:r>
      <w:r>
        <w:rPr>
          <w:rFonts w:ascii="Times New Roman" w:eastAsia="宋体" w:hAnsi="Times New Roman" w:cs="Times New Roman" w:hint="eastAsia"/>
          <w:color w:val="000000"/>
          <w:szCs w:val="21"/>
        </w:rPr>
        <w:t>错误）。</w:t>
      </w:r>
    </w:p>
    <w:p w:rsidR="00484067" w:rsidRDefault="00484067" w:rsidP="00484067">
      <w:pPr>
        <w:pStyle w:val="a3"/>
        <w:spacing w:line="240" w:lineRule="auto"/>
        <w:ind w:firstLineChars="0" w:firstLine="0"/>
        <w:rPr>
          <w:rFonts w:ascii="Times New Roman" w:eastAsia="宋体" w:hAnsi="Times New Roman" w:cs="Times New Roman"/>
        </w:rPr>
      </w:pPr>
      <w:r w:rsidRPr="00C813BA">
        <w:rPr>
          <w:rFonts w:ascii="Times New Roman" w:eastAsia="宋体" w:hAnsi="Times New Roman" w:cs="Times New Roman"/>
          <w:noProof/>
        </w:rPr>
        <mc:AlternateContent>
          <mc:Choice Requires="wpg">
            <w:drawing>
              <wp:anchor distT="0" distB="0" distL="114300" distR="114300" simplePos="0" relativeHeight="252059648" behindDoc="0" locked="0" layoutInCell="1" allowOverlap="1" wp14:anchorId="545339E7" wp14:editId="17E14496">
                <wp:simplePos x="0" y="0"/>
                <wp:positionH relativeFrom="margin">
                  <wp:align>center</wp:align>
                </wp:positionH>
                <wp:positionV relativeFrom="paragraph">
                  <wp:posOffset>30480</wp:posOffset>
                </wp:positionV>
                <wp:extent cx="4902200" cy="1163320"/>
                <wp:effectExtent l="0" t="0" r="12700" b="17780"/>
                <wp:wrapNone/>
                <wp:docPr id="54" name="Group 1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2200" cy="1163320"/>
                          <a:chOff x="2146" y="2538"/>
                          <a:chExt cx="7720" cy="1832"/>
                        </a:xfrm>
                      </wpg:grpSpPr>
                      <wpg:grpSp>
                        <wpg:cNvPr id="55" name="Group 10990"/>
                        <wpg:cNvGrpSpPr>
                          <a:grpSpLocks/>
                        </wpg:cNvGrpSpPr>
                        <wpg:grpSpPr bwMode="auto">
                          <a:xfrm>
                            <a:off x="4864" y="2538"/>
                            <a:ext cx="5002" cy="1448"/>
                            <a:chOff x="3439" y="2691"/>
                            <a:chExt cx="5002" cy="1448"/>
                          </a:xfrm>
                        </wpg:grpSpPr>
                        <wps:wsp>
                          <wps:cNvPr id="56" name="Text Box 10959"/>
                          <wps:cNvSpPr txBox="1">
                            <a:spLocks noChangeArrowheads="1"/>
                          </wps:cNvSpPr>
                          <wps:spPr bwMode="auto">
                            <a:xfrm>
                              <a:off x="4399" y="3827"/>
                              <a:ext cx="3083"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537A" w:rsidRPr="0040546C" w:rsidRDefault="008E537A" w:rsidP="00484067">
                                <w:pPr>
                                  <w:pStyle w:val="a6"/>
                                  <w:tabs>
                                    <w:tab w:val="left" w:pos="2460"/>
                                  </w:tabs>
                                  <w:ind w:firstLineChars="0" w:firstLine="0"/>
                                  <w:rPr>
                                    <w:rFonts w:ascii="Times New Roman" w:eastAsia="宋体"/>
                                    <w:b w:val="0"/>
                                  </w:rPr>
                                </w:pPr>
                                <w:r>
                                  <w:rPr>
                                    <w:rFonts w:ascii="Times New Roman" w:eastAsia="宋体"/>
                                    <w:b w:val="0"/>
                                  </w:rPr>
                                  <w:t>b)</w:t>
                                </w:r>
                                <w:r w:rsidRPr="00142117">
                                  <w:rPr>
                                    <w:rFonts w:ascii="Times New Roman" w:eastAsia="宋体" w:hint="eastAsia"/>
                                    <w:b w:val="0"/>
                                  </w:rPr>
                                  <w:t>带头结点的</w:t>
                                </w:r>
                                <w:r>
                                  <w:rPr>
                                    <w:rFonts w:ascii="Times New Roman" w:eastAsia="宋体" w:hint="eastAsia"/>
                                    <w:b w:val="0"/>
                                  </w:rPr>
                                  <w:t>非</w:t>
                                </w:r>
                                <w:r w:rsidRPr="00142117">
                                  <w:rPr>
                                    <w:rFonts w:ascii="Times New Roman" w:eastAsia="宋体" w:hint="eastAsia"/>
                                    <w:b w:val="0"/>
                                  </w:rPr>
                                  <w:t>空</w:t>
                                </w:r>
                                <w:r>
                                  <w:rPr>
                                    <w:rFonts w:ascii="Times New Roman" w:eastAsia="宋体" w:hint="eastAsia"/>
                                    <w:b w:val="0"/>
                                  </w:rPr>
                                  <w:t>单向循环</w:t>
                                </w:r>
                                <w:r w:rsidRPr="00142117">
                                  <w:rPr>
                                    <w:rFonts w:ascii="Times New Roman" w:eastAsia="宋体" w:hint="eastAsia"/>
                                    <w:b w:val="0"/>
                                  </w:rPr>
                                  <w:t>链表</w:t>
                                </w:r>
                              </w:p>
                              <w:p w:rsidR="008E537A" w:rsidRDefault="008E537A" w:rsidP="00484067">
                                <w:pPr>
                                  <w:ind w:firstLine="420"/>
                                </w:pPr>
                              </w:p>
                            </w:txbxContent>
                          </wps:txbx>
                          <wps:bodyPr rot="0" vert="horz" wrap="square" lIns="0" tIns="0" rIns="0" bIns="0" anchor="t" anchorCtr="0" upright="1">
                            <a:noAutofit/>
                          </wps:bodyPr>
                        </wps:wsp>
                        <wpg:grpSp>
                          <wpg:cNvPr id="57" name="Group 10989"/>
                          <wpg:cNvGrpSpPr>
                            <a:grpSpLocks/>
                          </wpg:cNvGrpSpPr>
                          <wpg:grpSpPr bwMode="auto">
                            <a:xfrm>
                              <a:off x="3439" y="2691"/>
                              <a:ext cx="5002" cy="983"/>
                              <a:chOff x="3439" y="2691"/>
                              <a:chExt cx="5002" cy="983"/>
                            </a:xfrm>
                          </wpg:grpSpPr>
                          <wps:wsp>
                            <wps:cNvPr id="58" name="Freeform 10957"/>
                            <wps:cNvSpPr>
                              <a:spLocks/>
                            </wps:cNvSpPr>
                            <wps:spPr bwMode="auto">
                              <a:xfrm>
                                <a:off x="4359" y="3322"/>
                                <a:ext cx="4082" cy="352"/>
                              </a:xfrm>
                              <a:custGeom>
                                <a:avLst/>
                                <a:gdLst>
                                  <a:gd name="T0" fmla="*/ 3689 w 3963"/>
                                  <a:gd name="T1" fmla="*/ 0 h 352"/>
                                  <a:gd name="T2" fmla="*/ 3963 w 3963"/>
                                  <a:gd name="T3" fmla="*/ 3 h 352"/>
                                  <a:gd name="T4" fmla="*/ 3960 w 3963"/>
                                  <a:gd name="T5" fmla="*/ 352 h 352"/>
                                  <a:gd name="T6" fmla="*/ 0 w 3963"/>
                                  <a:gd name="T7" fmla="*/ 352 h 352"/>
                                  <a:gd name="T8" fmla="*/ 0 w 3963"/>
                                  <a:gd name="T9" fmla="*/ 144 h 352"/>
                                </a:gdLst>
                                <a:ahLst/>
                                <a:cxnLst>
                                  <a:cxn ang="0">
                                    <a:pos x="T0" y="T1"/>
                                  </a:cxn>
                                  <a:cxn ang="0">
                                    <a:pos x="T2" y="T3"/>
                                  </a:cxn>
                                  <a:cxn ang="0">
                                    <a:pos x="T4" y="T5"/>
                                  </a:cxn>
                                  <a:cxn ang="0">
                                    <a:pos x="T6" y="T7"/>
                                  </a:cxn>
                                  <a:cxn ang="0">
                                    <a:pos x="T8" y="T9"/>
                                  </a:cxn>
                                </a:cxnLst>
                                <a:rect l="0" t="0" r="r" b="b"/>
                                <a:pathLst>
                                  <a:path w="3963" h="352">
                                    <a:moveTo>
                                      <a:pt x="3689" y="0"/>
                                    </a:moveTo>
                                    <a:lnTo>
                                      <a:pt x="3963" y="3"/>
                                    </a:lnTo>
                                    <a:lnTo>
                                      <a:pt x="3960" y="352"/>
                                    </a:lnTo>
                                    <a:lnTo>
                                      <a:pt x="0" y="352"/>
                                    </a:lnTo>
                                    <a:lnTo>
                                      <a:pt x="0" y="144"/>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 name="Group 10964"/>
                            <wpg:cNvGrpSpPr>
                              <a:grpSpLocks/>
                            </wpg:cNvGrpSpPr>
                            <wpg:grpSpPr bwMode="auto">
                              <a:xfrm>
                                <a:off x="4128" y="3150"/>
                                <a:ext cx="540" cy="312"/>
                                <a:chOff x="2820" y="9992"/>
                                <a:chExt cx="470" cy="272"/>
                              </a:xfrm>
                            </wpg:grpSpPr>
                            <wps:wsp>
                              <wps:cNvPr id="60" name="Text Box 10965"/>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shd w:val="clear" w:color="auto" w:fill="D9D9D9"/>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s:wsp>
                              <wps:cNvPr id="61" name="Text Box 10966"/>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484067">
                                    <w:pPr>
                                      <w:ind w:firstLineChars="0" w:firstLine="0"/>
                                      <w:jc w:val="center"/>
                                    </w:pPr>
                                  </w:p>
                                </w:txbxContent>
                              </wps:txbx>
                              <wps:bodyPr rot="0" vert="horz" wrap="square" lIns="0" tIns="0" rIns="0" bIns="0" anchor="t" anchorCtr="0" upright="1">
                                <a:noAutofit/>
                              </wps:bodyPr>
                            </wps:wsp>
                          </wpg:grpSp>
                          <wps:wsp>
                            <wps:cNvPr id="62" name="Text Box 10967"/>
                            <wps:cNvSpPr txBox="1">
                              <a:spLocks noChangeArrowheads="1"/>
                            </wps:cNvSpPr>
                            <wps:spPr bwMode="auto">
                              <a:xfrm>
                                <a:off x="3439" y="2691"/>
                                <a:ext cx="3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L</w:t>
                                  </w:r>
                                </w:p>
                              </w:txbxContent>
                            </wps:txbx>
                            <wps:bodyPr rot="0" vert="horz" wrap="square" lIns="0" tIns="0" rIns="0" bIns="0" anchor="t" anchorCtr="0" upright="1">
                              <a:noAutofit/>
                            </wps:bodyPr>
                          </wps:wsp>
                          <wps:wsp>
                            <wps:cNvPr id="337" name="Freeform 10968"/>
                            <wps:cNvSpPr>
                              <a:spLocks/>
                            </wps:cNvSpPr>
                            <wps:spPr bwMode="auto">
                              <a:xfrm>
                                <a:off x="3852" y="2892"/>
                                <a:ext cx="266" cy="267"/>
                              </a:xfrm>
                              <a:custGeom>
                                <a:avLst/>
                                <a:gdLst>
                                  <a:gd name="T0" fmla="*/ 0 w 266"/>
                                  <a:gd name="T1" fmla="*/ 0 h 267"/>
                                  <a:gd name="T2" fmla="*/ 266 w 266"/>
                                  <a:gd name="T3" fmla="*/ 267 h 267"/>
                                </a:gdLst>
                                <a:ahLst/>
                                <a:cxnLst>
                                  <a:cxn ang="0">
                                    <a:pos x="T0" y="T1"/>
                                  </a:cxn>
                                  <a:cxn ang="0">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338" name="Group 10969"/>
                            <wpg:cNvGrpSpPr>
                              <a:grpSpLocks/>
                            </wpg:cNvGrpSpPr>
                            <wpg:grpSpPr bwMode="auto">
                              <a:xfrm>
                                <a:off x="4980" y="3150"/>
                                <a:ext cx="540" cy="312"/>
                                <a:chOff x="2820" y="9992"/>
                                <a:chExt cx="470" cy="272"/>
                              </a:xfrm>
                            </wpg:grpSpPr>
                            <wps:wsp>
                              <wps:cNvPr id="339" name="Text Box 10970"/>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A</w:t>
                                    </w:r>
                                  </w:p>
                                </w:txbxContent>
                              </wps:txbx>
                              <wps:bodyPr rot="0" vert="horz" wrap="square" lIns="0" tIns="0" rIns="0" bIns="0" anchor="t" anchorCtr="0" upright="1">
                                <a:noAutofit/>
                              </wps:bodyPr>
                            </wps:wsp>
                            <wps:wsp>
                              <wps:cNvPr id="340" name="Text Box 10971"/>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484067">
                                    <w:pPr>
                                      <w:ind w:firstLineChars="0" w:firstLine="0"/>
                                      <w:jc w:val="center"/>
                                    </w:pPr>
                                  </w:p>
                                </w:txbxContent>
                              </wps:txbx>
                              <wps:bodyPr rot="0" vert="horz" wrap="square" lIns="0" tIns="0" rIns="0" bIns="0" anchor="t" anchorCtr="0" upright="1">
                                <a:noAutofit/>
                              </wps:bodyPr>
                            </wps:wsp>
                          </wpg:grpSp>
                          <wps:wsp>
                            <wps:cNvPr id="341" name="Line 10972"/>
                            <wps:cNvCnPr>
                              <a:cxnSpLocks noChangeShapeType="1"/>
                            </wps:cNvCnPr>
                            <wps:spPr bwMode="auto">
                              <a:xfrm>
                                <a:off x="4550" y="3306"/>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42" name="Group 10973"/>
                            <wpg:cNvGrpSpPr>
                              <a:grpSpLocks/>
                            </wpg:cNvGrpSpPr>
                            <wpg:grpSpPr bwMode="auto">
                              <a:xfrm>
                                <a:off x="5864" y="3150"/>
                                <a:ext cx="540" cy="312"/>
                                <a:chOff x="2820" y="9992"/>
                                <a:chExt cx="470" cy="272"/>
                              </a:xfrm>
                            </wpg:grpSpPr>
                            <wps:wsp>
                              <wps:cNvPr id="343" name="Text Box 10974"/>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B</w:t>
                                    </w:r>
                                  </w:p>
                                </w:txbxContent>
                              </wps:txbx>
                              <wps:bodyPr rot="0" vert="horz" wrap="square" lIns="0" tIns="0" rIns="0" bIns="0" anchor="t" anchorCtr="0" upright="1">
                                <a:noAutofit/>
                              </wps:bodyPr>
                            </wps:wsp>
                            <wps:wsp>
                              <wps:cNvPr id="344" name="Text Box 10975"/>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484067">
                                    <w:pPr>
                                      <w:ind w:firstLineChars="0" w:firstLine="0"/>
                                      <w:jc w:val="center"/>
                                    </w:pPr>
                                  </w:p>
                                </w:txbxContent>
                              </wps:txbx>
                              <wps:bodyPr rot="0" vert="horz" wrap="square" lIns="0" tIns="0" rIns="0" bIns="0" anchor="t" anchorCtr="0" upright="1">
                                <a:noAutofit/>
                              </wps:bodyPr>
                            </wps:wsp>
                          </wpg:grpSp>
                          <wps:wsp>
                            <wps:cNvPr id="345" name="Line 10976"/>
                            <wps:cNvCnPr>
                              <a:cxnSpLocks noChangeShapeType="1"/>
                            </wps:cNvCnPr>
                            <wps:spPr bwMode="auto">
                              <a:xfrm>
                                <a:off x="5434" y="3306"/>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46" name="Group 10977"/>
                            <wpg:cNvGrpSpPr>
                              <a:grpSpLocks/>
                            </wpg:cNvGrpSpPr>
                            <wpg:grpSpPr bwMode="auto">
                              <a:xfrm>
                                <a:off x="6312" y="3150"/>
                                <a:ext cx="994" cy="312"/>
                                <a:chOff x="6192" y="5013"/>
                                <a:chExt cx="994" cy="312"/>
                              </a:xfrm>
                            </wpg:grpSpPr>
                            <wps:wsp>
                              <wps:cNvPr id="347" name="Line 10978"/>
                              <wps:cNvCnPr>
                                <a:cxnSpLocks noChangeShapeType="1"/>
                              </wps:cNvCnPr>
                              <wps:spPr bwMode="auto">
                                <a:xfrm>
                                  <a:off x="6192" y="5173"/>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48" name="Group 10979"/>
                              <wpg:cNvGrpSpPr>
                                <a:grpSpLocks/>
                              </wpg:cNvGrpSpPr>
                              <wpg:grpSpPr bwMode="auto">
                                <a:xfrm>
                                  <a:off x="6646" y="5013"/>
                                  <a:ext cx="540" cy="312"/>
                                  <a:chOff x="2820" y="9992"/>
                                  <a:chExt cx="470" cy="272"/>
                                </a:xfrm>
                              </wpg:grpSpPr>
                              <wps:wsp>
                                <wps:cNvPr id="349" name="Text Box 10980"/>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C</w:t>
                                      </w:r>
                                    </w:p>
                                  </w:txbxContent>
                                </wps:txbx>
                                <wps:bodyPr rot="0" vert="horz" wrap="square" lIns="0" tIns="0" rIns="0" bIns="0" anchor="t" anchorCtr="0" upright="1">
                                  <a:noAutofit/>
                                </wps:bodyPr>
                              </wps:wsp>
                              <wps:wsp>
                                <wps:cNvPr id="350" name="Text Box 10981"/>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grpSp>
                          </wpg:grpSp>
                          <wpg:grpSp>
                            <wpg:cNvPr id="351" name="Group 10982"/>
                            <wpg:cNvGrpSpPr>
                              <a:grpSpLocks/>
                            </wpg:cNvGrpSpPr>
                            <wpg:grpSpPr bwMode="auto">
                              <a:xfrm>
                                <a:off x="7222" y="3150"/>
                                <a:ext cx="994" cy="312"/>
                                <a:chOff x="6192" y="5013"/>
                                <a:chExt cx="994" cy="312"/>
                              </a:xfrm>
                            </wpg:grpSpPr>
                            <wps:wsp>
                              <wps:cNvPr id="352" name="Line 10983"/>
                              <wps:cNvCnPr>
                                <a:cxnSpLocks noChangeShapeType="1"/>
                              </wps:cNvCnPr>
                              <wps:spPr bwMode="auto">
                                <a:xfrm>
                                  <a:off x="6192" y="5173"/>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53" name="Group 10984"/>
                              <wpg:cNvGrpSpPr>
                                <a:grpSpLocks/>
                              </wpg:cNvGrpSpPr>
                              <wpg:grpSpPr bwMode="auto">
                                <a:xfrm>
                                  <a:off x="6646" y="5013"/>
                                  <a:ext cx="540" cy="312"/>
                                  <a:chOff x="2820" y="9992"/>
                                  <a:chExt cx="470" cy="272"/>
                                </a:xfrm>
                              </wpg:grpSpPr>
                              <wps:wsp>
                                <wps:cNvPr id="354" name="Text Box 10985"/>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D</w:t>
                                      </w:r>
                                    </w:p>
                                  </w:txbxContent>
                                </wps:txbx>
                                <wps:bodyPr rot="0" vert="horz" wrap="square" lIns="0" tIns="0" rIns="0" bIns="0" anchor="t" anchorCtr="0" upright="1">
                                  <a:noAutofit/>
                                </wps:bodyPr>
                              </wps:wsp>
                              <wps:wsp>
                                <wps:cNvPr id="355" name="Text Box 10986"/>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grpSp>
                          </wpg:grpSp>
                        </wpg:grpSp>
                      </wpg:grpSp>
                      <wpg:grpSp>
                        <wpg:cNvPr id="356" name="Group 11001"/>
                        <wpg:cNvGrpSpPr>
                          <a:grpSpLocks/>
                        </wpg:cNvGrpSpPr>
                        <wpg:grpSpPr bwMode="auto">
                          <a:xfrm>
                            <a:off x="2146" y="2538"/>
                            <a:ext cx="2913" cy="1448"/>
                            <a:chOff x="2146" y="2538"/>
                            <a:chExt cx="2913" cy="1448"/>
                          </a:xfrm>
                        </wpg:grpSpPr>
                        <wps:wsp>
                          <wps:cNvPr id="357" name="Text Box 10992"/>
                          <wps:cNvSpPr txBox="1">
                            <a:spLocks noChangeArrowheads="1"/>
                          </wps:cNvSpPr>
                          <wps:spPr bwMode="auto">
                            <a:xfrm>
                              <a:off x="2146" y="3674"/>
                              <a:ext cx="2913"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b w:val="0"/>
                                  </w:rPr>
                                  <w:t>a)</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空单向</w:t>
                                </w:r>
                                <w:r w:rsidRPr="000112BE">
                                  <w:rPr>
                                    <w:rFonts w:ascii="Times New Roman" w:eastAsia="宋体" w:hAnsi="Times New Roman" w:cs="Times New Roman"/>
                                    <w:b w:val="0"/>
                                  </w:rPr>
                                  <w:t>循环链表</w:t>
                                </w:r>
                              </w:p>
                              <w:p w:rsidR="008E537A" w:rsidRDefault="008E537A" w:rsidP="00484067">
                                <w:pPr>
                                  <w:ind w:firstLine="420"/>
                                </w:pPr>
                              </w:p>
                            </w:txbxContent>
                          </wps:txbx>
                          <wps:bodyPr rot="0" vert="horz" wrap="square" lIns="0" tIns="0" rIns="0" bIns="0" anchor="t" anchorCtr="0" upright="1">
                            <a:noAutofit/>
                          </wps:bodyPr>
                        </wps:wsp>
                        <wpg:grpSp>
                          <wpg:cNvPr id="360" name="Group 10993"/>
                          <wpg:cNvGrpSpPr>
                            <a:grpSpLocks/>
                          </wpg:cNvGrpSpPr>
                          <wpg:grpSpPr bwMode="auto">
                            <a:xfrm>
                              <a:off x="2956" y="2538"/>
                              <a:ext cx="1080" cy="981"/>
                              <a:chOff x="3420" y="12048"/>
                              <a:chExt cx="1080" cy="981"/>
                            </a:xfrm>
                          </wpg:grpSpPr>
                          <wpg:grpSp>
                            <wpg:cNvPr id="361" name="Group 10994"/>
                            <wpg:cNvGrpSpPr>
                              <a:grpSpLocks/>
                            </wpg:cNvGrpSpPr>
                            <wpg:grpSpPr bwMode="auto">
                              <a:xfrm>
                                <a:off x="3919" y="12516"/>
                                <a:ext cx="540" cy="312"/>
                                <a:chOff x="2820" y="9992"/>
                                <a:chExt cx="470" cy="272"/>
                              </a:xfrm>
                            </wpg:grpSpPr>
                            <wps:wsp>
                              <wps:cNvPr id="363" name="Text Box 10995"/>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484067">
                                    <w:pPr>
                                      <w:shd w:val="clear" w:color="auto" w:fill="CCCCCC"/>
                                      <w:spacing w:line="0" w:lineRule="atLeast"/>
                                      <w:ind w:firstLineChars="0" w:firstLine="0"/>
                                      <w:jc w:val="center"/>
                                    </w:pPr>
                                  </w:p>
                                </w:txbxContent>
                              </wps:txbx>
                              <wps:bodyPr rot="0" vert="horz" wrap="square" lIns="0" tIns="0" rIns="0" bIns="0" anchor="t" anchorCtr="0" upright="1">
                                <a:noAutofit/>
                              </wps:bodyPr>
                            </wps:wsp>
                            <wps:wsp>
                              <wps:cNvPr id="364" name="Text Box 10996"/>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484067">
                                    <w:pPr>
                                      <w:ind w:firstLine="420"/>
                                      <w:jc w:val="center"/>
                                    </w:pPr>
                                  </w:p>
                                </w:txbxContent>
                              </wps:txbx>
                              <wps:bodyPr rot="0" vert="horz" wrap="square" lIns="0" tIns="0" rIns="0" bIns="0" anchor="t" anchorCtr="0" upright="1">
                                <a:noAutofit/>
                              </wps:bodyPr>
                            </wps:wsp>
                          </wpg:grpSp>
                          <wps:wsp>
                            <wps:cNvPr id="365" name="Text Box 10997"/>
                            <wps:cNvSpPr txBox="1">
                              <a:spLocks noChangeArrowheads="1"/>
                            </wps:cNvSpPr>
                            <wps:spPr bwMode="auto">
                              <a:xfrm>
                                <a:off x="3420" y="12048"/>
                                <a:ext cx="39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112BE" w:rsidRDefault="008E537A" w:rsidP="00EA23FD">
                                  <w:pPr>
                                    <w:ind w:firstLineChars="0" w:firstLine="0"/>
                                    <w:jc w:val="center"/>
                                    <w:rPr>
                                      <w:rFonts w:ascii="Times New Roman" w:hAnsi="Times New Roman" w:cs="Times New Roman"/>
                                      <w:sz w:val="18"/>
                                      <w:szCs w:val="18"/>
                                    </w:rPr>
                                  </w:pPr>
                                  <w:r>
                                    <w:rPr>
                                      <w:rFonts w:ascii="Times New Roman" w:hAnsi="Times New Roman" w:cs="Times New Roman"/>
                                      <w:sz w:val="18"/>
                                      <w:szCs w:val="18"/>
                                    </w:rPr>
                                    <w:t>L</w:t>
                                  </w:r>
                                </w:p>
                              </w:txbxContent>
                            </wps:txbx>
                            <wps:bodyPr rot="0" vert="horz" wrap="square" lIns="0" tIns="0" rIns="0" bIns="0" anchor="t" anchorCtr="0" upright="1">
                              <a:noAutofit/>
                            </wps:bodyPr>
                          </wps:wsp>
                          <wps:wsp>
                            <wps:cNvPr id="371" name="Freeform 10998"/>
                            <wps:cNvSpPr>
                              <a:spLocks/>
                            </wps:cNvSpPr>
                            <wps:spPr bwMode="auto">
                              <a:xfrm>
                                <a:off x="3833" y="12249"/>
                                <a:ext cx="266" cy="267"/>
                              </a:xfrm>
                              <a:custGeom>
                                <a:avLst/>
                                <a:gdLst>
                                  <a:gd name="T0" fmla="*/ 0 w 266"/>
                                  <a:gd name="T1" fmla="*/ 0 h 267"/>
                                  <a:gd name="T2" fmla="*/ 266 w 266"/>
                                  <a:gd name="T3" fmla="*/ 267 h 267"/>
                                </a:gdLst>
                                <a:ahLst/>
                                <a:cxnLst>
                                  <a:cxn ang="0">
                                    <a:pos x="T0" y="T1"/>
                                  </a:cxn>
                                  <a:cxn ang="0">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 name="Freeform 10999"/>
                            <wps:cNvSpPr>
                              <a:spLocks/>
                            </wps:cNvSpPr>
                            <wps:spPr bwMode="auto">
                              <a:xfrm>
                                <a:off x="4140" y="12677"/>
                                <a:ext cx="360" cy="352"/>
                              </a:xfrm>
                              <a:custGeom>
                                <a:avLst/>
                                <a:gdLst>
                                  <a:gd name="T0" fmla="*/ 263 w 360"/>
                                  <a:gd name="T1" fmla="*/ 0 h 352"/>
                                  <a:gd name="T2" fmla="*/ 360 w 360"/>
                                  <a:gd name="T3" fmla="*/ 3 h 352"/>
                                  <a:gd name="T4" fmla="*/ 360 w 360"/>
                                  <a:gd name="T5" fmla="*/ 352 h 352"/>
                                  <a:gd name="T6" fmla="*/ 0 w 360"/>
                                  <a:gd name="T7" fmla="*/ 352 h 352"/>
                                  <a:gd name="T8" fmla="*/ 0 w 360"/>
                                  <a:gd name="T9" fmla="*/ 144 h 352"/>
                                </a:gdLst>
                                <a:ahLst/>
                                <a:cxnLst>
                                  <a:cxn ang="0">
                                    <a:pos x="T0" y="T1"/>
                                  </a:cxn>
                                  <a:cxn ang="0">
                                    <a:pos x="T2" y="T3"/>
                                  </a:cxn>
                                  <a:cxn ang="0">
                                    <a:pos x="T4" y="T5"/>
                                  </a:cxn>
                                  <a:cxn ang="0">
                                    <a:pos x="T6" y="T7"/>
                                  </a:cxn>
                                  <a:cxn ang="0">
                                    <a:pos x="T8" y="T9"/>
                                  </a:cxn>
                                </a:cxnLst>
                                <a:rect l="0" t="0" r="r" b="b"/>
                                <a:pathLst>
                                  <a:path w="360" h="352">
                                    <a:moveTo>
                                      <a:pt x="263" y="0"/>
                                    </a:moveTo>
                                    <a:lnTo>
                                      <a:pt x="360" y="3"/>
                                    </a:lnTo>
                                    <a:lnTo>
                                      <a:pt x="360" y="352"/>
                                    </a:lnTo>
                                    <a:lnTo>
                                      <a:pt x="0" y="352"/>
                                    </a:lnTo>
                                    <a:lnTo>
                                      <a:pt x="0" y="144"/>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73" name="Text Box 11000"/>
                        <wps:cNvSpPr txBox="1">
                          <a:spLocks noChangeArrowheads="1"/>
                        </wps:cNvSpPr>
                        <wps:spPr bwMode="auto">
                          <a:xfrm>
                            <a:off x="4276" y="4058"/>
                            <a:ext cx="3081"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2</w:t>
                              </w:r>
                              <w:r>
                                <w:rPr>
                                  <w:rFonts w:ascii="Times New Roman" w:eastAsia="宋体" w:hAnsi="Times New Roman" w:cs="Times New Roman"/>
                                  <w:b w:val="0"/>
                                </w:rPr>
                                <w:t xml:space="preserve">-3 </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单向</w:t>
                              </w:r>
                              <w:r w:rsidRPr="000112BE">
                                <w:rPr>
                                  <w:rFonts w:ascii="Times New Roman" w:eastAsia="宋体" w:hAnsi="Times New Roman" w:cs="Times New Roman"/>
                                  <w:b w:val="0"/>
                                </w:rPr>
                                <w:t>循环链表</w:t>
                              </w:r>
                            </w:p>
                            <w:p w:rsidR="008E537A" w:rsidRDefault="008E537A" w:rsidP="00484067">
                              <w:pPr>
                                <w:ind w:firstLine="42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339E7" id="Group 11002" o:spid="_x0000_s1091" style="position:absolute;left:0;text-align:left;margin-left:0;margin-top:2.4pt;width:386pt;height:91.6pt;z-index:252059648;mso-position-horizontal:center;mso-position-horizontal-relative:margin" coordorigin="2146,2538" coordsize="7720,1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">
                <v:group id="Group 10990" o:spid="_x0000_s1092" style="position:absolute;left:4864;top:2538;width:5002;height:1448" coordorigin="3439,2691" coordsize="500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10959" o:spid="_x0000_s1093" type="#_x0000_t202" style="position:absolute;left:4399;top:3827;width:308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8E537A" w:rsidRPr="0040546C" w:rsidRDefault="008E537A" w:rsidP="00484067">
                          <w:pPr>
                            <w:pStyle w:val="a6"/>
                            <w:tabs>
                              <w:tab w:val="left" w:pos="2460"/>
                            </w:tabs>
                            <w:ind w:firstLineChars="0" w:firstLine="0"/>
                            <w:rPr>
                              <w:rFonts w:ascii="Times New Roman" w:eastAsia="宋体"/>
                              <w:b w:val="0"/>
                            </w:rPr>
                          </w:pPr>
                          <w:r>
                            <w:rPr>
                              <w:rFonts w:ascii="Times New Roman" w:eastAsia="宋体"/>
                              <w:b w:val="0"/>
                            </w:rPr>
                            <w:t>b)</w:t>
                          </w:r>
                          <w:r w:rsidRPr="00142117">
                            <w:rPr>
                              <w:rFonts w:ascii="Times New Roman" w:eastAsia="宋体" w:hint="eastAsia"/>
                              <w:b w:val="0"/>
                            </w:rPr>
                            <w:t>带头结点的</w:t>
                          </w:r>
                          <w:r>
                            <w:rPr>
                              <w:rFonts w:ascii="Times New Roman" w:eastAsia="宋体" w:hint="eastAsia"/>
                              <w:b w:val="0"/>
                            </w:rPr>
                            <w:t>非</w:t>
                          </w:r>
                          <w:r w:rsidRPr="00142117">
                            <w:rPr>
                              <w:rFonts w:ascii="Times New Roman" w:eastAsia="宋体" w:hint="eastAsia"/>
                              <w:b w:val="0"/>
                            </w:rPr>
                            <w:t>空</w:t>
                          </w:r>
                          <w:r>
                            <w:rPr>
                              <w:rFonts w:ascii="Times New Roman" w:eastAsia="宋体" w:hint="eastAsia"/>
                              <w:b w:val="0"/>
                            </w:rPr>
                            <w:t>单向循环</w:t>
                          </w:r>
                          <w:r w:rsidRPr="00142117">
                            <w:rPr>
                              <w:rFonts w:ascii="Times New Roman" w:eastAsia="宋体" w:hint="eastAsia"/>
                              <w:b w:val="0"/>
                            </w:rPr>
                            <w:t>链表</w:t>
                          </w:r>
                        </w:p>
                        <w:p w:rsidR="008E537A" w:rsidRDefault="008E537A" w:rsidP="00484067">
                          <w:pPr>
                            <w:ind w:firstLine="420"/>
                          </w:pPr>
                        </w:p>
                      </w:txbxContent>
                    </v:textbox>
                  </v:shape>
                  <v:group id="Group 10989" o:spid="_x0000_s1094" style="position:absolute;left:3439;top:2691;width:5002;height:983" coordorigin="3439,2691" coordsize="50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10957" o:spid="_x0000_s1095" style="position:absolute;left:4359;top:3322;width:4082;height:352;visibility:visible;mso-wrap-style:square;v-text-anchor:top" coordsize="396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" path="m3689,r274,3l3960,352,,352,,144e" filled="f">
                      <v:stroke endarrow="block"/>
                      <v:path arrowok="t" o:connecttype="custom" o:connectlocs="3800,0;4082,3;4079,352;0,352;0,144" o:connectangles="0,0,0,0,0"/>
                    </v:shape>
                    <v:group id="Group 10964" o:spid="_x0000_s1096" style="position:absolute;left:4128;top:3150;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10965" o:spid="_x0000_s1097"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" filled="f">
                        <v:textbox inset="0,0,0,0">
                          <w:txbxContent>
                            <w:p w:rsidR="008E537A" w:rsidRPr="0040546C" w:rsidRDefault="008E537A" w:rsidP="00484067">
                              <w:pPr>
                                <w:shd w:val="clear" w:color="auto" w:fill="D9D9D9"/>
                                <w:spacing w:line="0" w:lineRule="atLeast"/>
                                <w:ind w:firstLineChars="0" w:firstLine="0"/>
                                <w:jc w:val="center"/>
                                <w:rPr>
                                  <w:rFonts w:ascii="Times New Roman" w:hAnsi="Times New Roman" w:cs="Times New Roman"/>
                                  <w:sz w:val="18"/>
                                  <w:szCs w:val="18"/>
                                </w:rPr>
                              </w:pPr>
                            </w:p>
                          </w:txbxContent>
                        </v:textbox>
                      </v:shape>
                      <v:shape id="Text Box 10966" o:spid="_x0000_s1098"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" filled="f">
                        <v:textbox inset="0,0,0,0">
                          <w:txbxContent>
                            <w:p w:rsidR="008E537A" w:rsidRDefault="008E537A" w:rsidP="00484067">
                              <w:pPr>
                                <w:ind w:firstLineChars="0" w:firstLine="0"/>
                                <w:jc w:val="center"/>
                              </w:pPr>
                            </w:p>
                          </w:txbxContent>
                        </v:textbox>
                      </v:shape>
                    </v:group>
                    <v:shape id="Text Box 10967" o:spid="_x0000_s1099" type="#_x0000_t202" style="position:absolute;left:3439;top:2691;width:39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L</w:t>
                            </w:r>
                          </w:p>
                        </w:txbxContent>
                      </v:textbox>
                    </v:shape>
                    <v:shape id="Freeform 10968" o:spid="_x0000_s1100" style="position:absolute;left:3852;top:2892;width:266;height:267;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" path="m,l266,267e" filled="f">
                      <v:stroke endarrow="block"/>
                      <v:path arrowok="t" o:connecttype="custom" o:connectlocs="0,0;266,267" o:connectangles="0,0"/>
                    </v:shape>
                    <v:group id="Group 10969" o:spid="_x0000_s1101" style="position:absolute;left:4980;top:3150;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Text Box 10970" o:spid="_x0000_s1102"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A</w:t>
                              </w:r>
                            </w:p>
                          </w:txbxContent>
                        </v:textbox>
                      </v:shape>
                      <v:shape id="Text Box 10971" o:spid="_x0000_s1103"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" filled="f">
                        <v:textbox inset="0,0,0,0">
                          <w:txbxContent>
                            <w:p w:rsidR="008E537A" w:rsidRDefault="008E537A" w:rsidP="00484067">
                              <w:pPr>
                                <w:ind w:firstLineChars="0" w:firstLine="0"/>
                                <w:jc w:val="center"/>
                              </w:pPr>
                            </w:p>
                          </w:txbxContent>
                        </v:textbox>
                      </v:shape>
                    </v:group>
                    <v:line id="Line 10972" o:spid="_x0000_s1104" style="position:absolute;visibility:visible;mso-wrap-style:square" from="4550,3306" to="4980,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6LwxQAAANwAAAAPAAAAZHJzL2Rvd25yZXYueG1sRI9BawIx&#10;FITvBf9DeIK3ml1bqq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DeI6LwxQAAANwAAAAP&#10;AAAAAAAAAAAAAAAAAAcCAABkcnMvZG93bnJldi54bWxQSwUGAAAAAAMAAwC3AAAA+QIAAAAA&#10;">
                      <v:stroke endarrow="block"/>
                    </v:line>
                    <v:group id="Group 10973" o:spid="_x0000_s1105" style="position:absolute;left:5864;top:3150;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Text Box 10974" o:spid="_x0000_s1106"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B</w:t>
                              </w:r>
                            </w:p>
                          </w:txbxContent>
                        </v:textbox>
                      </v:shape>
                      <v:shape id="Text Box 10975" o:spid="_x0000_s1107"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" filled="f">
                        <v:textbox inset="0,0,0,0">
                          <w:txbxContent>
                            <w:p w:rsidR="008E537A" w:rsidRDefault="008E537A" w:rsidP="00484067">
                              <w:pPr>
                                <w:ind w:firstLineChars="0" w:firstLine="0"/>
                                <w:jc w:val="center"/>
                              </w:pPr>
                            </w:p>
                          </w:txbxContent>
                        </v:textbox>
                      </v:shape>
                    </v:group>
                    <v:line id="Line 10976" o:spid="_x0000_s1108" style="position:absolute;visibility:visible;mso-wrap-style:square" from="5434,3306" to="5864,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">
                      <v:stroke endarrow="block"/>
                    </v:line>
                    <v:group id="Group 10977" o:spid="_x0000_s1109" style="position:absolute;left:6312;top:3150;width:994;height:312" coordorigin="6192,5013" coordsize="99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line id="Line 10978" o:spid="_x0000_s1110" style="position:absolute;visibility:visible;mso-wrap-style:square" from="6192,5173" to="6622,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">
                        <v:stroke endarrow="block"/>
                      </v:line>
                      <v:group id="Group 10979" o:spid="_x0000_s1111"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Text Box 10980" o:spid="_x0000_s1112"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C</w:t>
                                </w:r>
                              </w:p>
                            </w:txbxContent>
                          </v:textbox>
                        </v:shape>
                        <v:shape id="Text Box 10981" o:spid="_x0000_s1113"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" filled="f">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p>
                            </w:txbxContent>
                          </v:textbox>
                        </v:shape>
                      </v:group>
                    </v:group>
                    <v:group id="Group 10982" o:spid="_x0000_s1114" style="position:absolute;left:7222;top:3150;width:994;height:312" coordorigin="6192,5013" coordsize="99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line id="Line 10983" o:spid="_x0000_s1115" style="position:absolute;visibility:visible;mso-wrap-style:square" from="6192,5173" to="6622,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paxQAAANwAAAAPAAAAZHJzL2Rvd25yZXYueG1sRI9PawIx&#10;FMTvBb9DeIXealZL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CrKKpaxQAAANwAAAAP&#10;AAAAAAAAAAAAAAAAAAcCAABkcnMvZG93bnJldi54bWxQSwUGAAAAAAMAAwC3AAAA+QIAAAAA&#10;">
                        <v:stroke endarrow="block"/>
                      </v:line>
                      <v:group id="Group 10984" o:spid="_x0000_s1116"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Text Box 10985" o:spid="_x0000_s1117"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D</w:t>
                                </w:r>
                              </w:p>
                            </w:txbxContent>
                          </v:textbox>
                        </v:shape>
                        <v:shape id="Text Box 10986" o:spid="_x0000_s1118"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" filled="f">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p>
                            </w:txbxContent>
                          </v:textbox>
                        </v:shape>
                      </v:group>
                    </v:group>
                  </v:group>
                </v:group>
                <v:group id="Group 11001" o:spid="_x0000_s1119" style="position:absolute;left:2146;top:2538;width:2913;height:1448" coordorigin="2146,2538" coordsize="2913,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Text Box 10992" o:spid="_x0000_s1120" type="#_x0000_t202" style="position:absolute;left:2146;top:3674;width:291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b w:val="0"/>
                            </w:rPr>
                            <w:t>a)</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空单向</w:t>
                          </w:r>
                          <w:r w:rsidRPr="000112BE">
                            <w:rPr>
                              <w:rFonts w:ascii="Times New Roman" w:eastAsia="宋体" w:hAnsi="Times New Roman" w:cs="Times New Roman"/>
                              <w:b w:val="0"/>
                            </w:rPr>
                            <w:t>循环链表</w:t>
                          </w:r>
                        </w:p>
                        <w:p w:rsidR="008E537A" w:rsidRDefault="008E537A" w:rsidP="00484067">
                          <w:pPr>
                            <w:ind w:firstLine="420"/>
                          </w:pPr>
                        </w:p>
                      </w:txbxContent>
                    </v:textbox>
                  </v:shape>
                  <v:group id="Group 10993" o:spid="_x0000_s1121" style="position:absolute;left:2956;top:2538;width:1080;height:981" coordorigin="3420,12048" coordsize="108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group id="Group 10994" o:spid="_x0000_s1122" style="position:absolute;left:3919;top:12516;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Text Box 10995" o:spid="_x0000_s1123"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" filled="f">
                        <v:textbox inset="0,0,0,0">
                          <w:txbxContent>
                            <w:p w:rsidR="008E537A" w:rsidRDefault="008E537A" w:rsidP="00484067">
                              <w:pPr>
                                <w:shd w:val="clear" w:color="auto" w:fill="CCCCCC"/>
                                <w:spacing w:line="0" w:lineRule="atLeast"/>
                                <w:ind w:firstLineChars="0" w:firstLine="0"/>
                                <w:jc w:val="center"/>
                              </w:pPr>
                            </w:p>
                          </w:txbxContent>
                        </v:textbox>
                      </v:shape>
                      <v:shape id="Text Box 10996" o:spid="_x0000_s1124"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" filled="f">
                        <v:textbox inset="0,0,0,0">
                          <w:txbxContent>
                            <w:p w:rsidR="008E537A" w:rsidRDefault="008E537A" w:rsidP="00484067">
                              <w:pPr>
                                <w:ind w:firstLine="420"/>
                                <w:jc w:val="center"/>
                              </w:pPr>
                            </w:p>
                          </w:txbxContent>
                        </v:textbox>
                      </v:shape>
                    </v:group>
                    <v:shape id="Text Box 10997" o:spid="_x0000_s1125" type="#_x0000_t202" style="position:absolute;left:3420;top:12048;width:39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8E537A" w:rsidRPr="000112BE" w:rsidRDefault="008E537A" w:rsidP="00EA23FD">
                            <w:pPr>
                              <w:ind w:firstLineChars="0" w:firstLine="0"/>
                              <w:jc w:val="center"/>
                              <w:rPr>
                                <w:rFonts w:ascii="Times New Roman" w:hAnsi="Times New Roman" w:cs="Times New Roman"/>
                                <w:sz w:val="18"/>
                                <w:szCs w:val="18"/>
                              </w:rPr>
                            </w:pPr>
                            <w:r>
                              <w:rPr>
                                <w:rFonts w:ascii="Times New Roman" w:hAnsi="Times New Roman" w:cs="Times New Roman"/>
                                <w:sz w:val="18"/>
                                <w:szCs w:val="18"/>
                              </w:rPr>
                              <w:t>L</w:t>
                            </w:r>
                          </w:p>
                        </w:txbxContent>
                      </v:textbox>
                    </v:shape>
                    <v:shape id="Freeform 10998" o:spid="_x0000_s1126" style="position:absolute;left:3833;top:12249;width:266;height:267;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" path="m,l266,267e" filled="f">
                      <v:stroke endarrow="block"/>
                      <v:path arrowok="t" o:connecttype="custom" o:connectlocs="0,0;266,267" o:connectangles="0,0"/>
                    </v:shape>
                    <v:shape id="Freeform 10999" o:spid="_x0000_s1127" style="position:absolute;left:4140;top:12677;width:360;height:352;visibility:visible;mso-wrap-style:square;v-text-anchor:top" coordsize="36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" path="m263,r97,3l360,352,,352,,144e" filled="f">
                      <v:stroke endarrow="block"/>
                      <v:path arrowok="t" o:connecttype="custom" o:connectlocs="263,0;360,3;360,352;0,352;0,144" o:connectangles="0,0,0,0,0"/>
                    </v:shape>
                  </v:group>
                </v:group>
                <v:shape id="_x0000_s1128" type="#_x0000_t202" style="position:absolute;left:4276;top:4058;width:308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2</w:t>
                        </w:r>
                        <w:r>
                          <w:rPr>
                            <w:rFonts w:ascii="Times New Roman" w:eastAsia="宋体" w:hAnsi="Times New Roman" w:cs="Times New Roman"/>
                            <w:b w:val="0"/>
                          </w:rPr>
                          <w:t xml:space="preserve">-3 </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单向</w:t>
                        </w:r>
                        <w:r w:rsidRPr="000112BE">
                          <w:rPr>
                            <w:rFonts w:ascii="Times New Roman" w:eastAsia="宋体" w:hAnsi="Times New Roman" w:cs="Times New Roman"/>
                            <w:b w:val="0"/>
                          </w:rPr>
                          <w:t>循环链表</w:t>
                        </w:r>
                      </w:p>
                      <w:p w:rsidR="008E537A" w:rsidRDefault="008E537A" w:rsidP="00484067">
                        <w:pPr>
                          <w:ind w:firstLine="420"/>
                        </w:pPr>
                      </w:p>
                    </w:txbxContent>
                  </v:textbox>
                </v:shape>
                <w10:wrap anchorx="margin"/>
              </v:group>
            </w:pict>
          </mc:Fallback>
        </mc:AlternateContent>
      </w:r>
    </w:p>
    <w:p w:rsidR="00484067" w:rsidRDefault="00484067" w:rsidP="00484067">
      <w:pPr>
        <w:pStyle w:val="a3"/>
        <w:spacing w:line="240" w:lineRule="auto"/>
        <w:ind w:firstLineChars="0" w:firstLine="0"/>
        <w:rPr>
          <w:rFonts w:ascii="Times New Roman" w:eastAsia="宋体" w:hAnsi="Times New Roman" w:cs="Times New Roman"/>
        </w:rPr>
      </w:pPr>
    </w:p>
    <w:p w:rsidR="00484067" w:rsidRDefault="00484067" w:rsidP="00484067">
      <w:pPr>
        <w:pStyle w:val="a3"/>
        <w:spacing w:line="240" w:lineRule="auto"/>
        <w:ind w:firstLineChars="0" w:firstLine="0"/>
        <w:rPr>
          <w:rFonts w:ascii="Times New Roman" w:eastAsia="宋体" w:hAnsi="Times New Roman" w:cs="Times New Roman"/>
        </w:rPr>
      </w:pPr>
    </w:p>
    <w:p w:rsidR="00484067" w:rsidRDefault="00484067" w:rsidP="00484067">
      <w:pPr>
        <w:pStyle w:val="a3"/>
        <w:spacing w:line="240" w:lineRule="auto"/>
        <w:ind w:firstLineChars="0" w:firstLine="0"/>
        <w:rPr>
          <w:rFonts w:ascii="Times New Roman" w:eastAsia="宋体" w:hAnsi="Times New Roman" w:cs="Times New Roman"/>
        </w:rPr>
      </w:pPr>
    </w:p>
    <w:p w:rsidR="00484067" w:rsidRDefault="00484067" w:rsidP="00484067">
      <w:pPr>
        <w:pStyle w:val="a3"/>
        <w:spacing w:line="240" w:lineRule="auto"/>
        <w:ind w:firstLineChars="0" w:firstLine="0"/>
        <w:rPr>
          <w:rFonts w:ascii="Times New Roman" w:eastAsia="宋体" w:hAnsi="Times New Roman" w:cs="Times New Roman"/>
        </w:rPr>
      </w:pPr>
    </w:p>
    <w:p w:rsidR="00484067" w:rsidRDefault="00484067" w:rsidP="00484067">
      <w:pPr>
        <w:pStyle w:val="a3"/>
        <w:spacing w:line="240" w:lineRule="auto"/>
        <w:ind w:firstLineChars="0" w:firstLine="0"/>
        <w:rPr>
          <w:rFonts w:ascii="Times New Roman" w:eastAsia="宋体" w:hAnsi="Times New Roman" w:cs="Times New Roman"/>
        </w:rPr>
      </w:pPr>
    </w:p>
    <w:p w:rsidR="00484067" w:rsidRPr="004A3A20" w:rsidRDefault="00484067" w:rsidP="00484067">
      <w:pPr>
        <w:snapToGrid w:val="0"/>
        <w:spacing w:line="380" w:lineRule="exact"/>
        <w:ind w:left="315" w:hangingChars="150" w:hanging="315"/>
        <w:rPr>
          <w:rFonts w:ascii="Times New Roman" w:eastAsia="宋体" w:hAnsi="Times New Roman" w:cs="Times New Roman"/>
          <w:color w:val="FF0000"/>
          <w:szCs w:val="21"/>
        </w:rPr>
      </w:pPr>
      <w:r w:rsidRPr="00C813BA">
        <w:rPr>
          <w:rFonts w:ascii="Times New Roman" w:eastAsia="宋体" w:hAnsi="Times New Roman" w:cs="Times New Roman"/>
          <w:color w:val="000000"/>
        </w:rPr>
        <w:t>1</w:t>
      </w:r>
      <w:r>
        <w:rPr>
          <w:rFonts w:ascii="Times New Roman" w:eastAsia="宋体" w:hAnsi="Times New Roman" w:cs="Times New Roman"/>
          <w:color w:val="000000"/>
        </w:rPr>
        <w:t>8</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含</w:t>
      </w:r>
      <w:r>
        <w:rPr>
          <w:rFonts w:ascii="Times New Roman" w:eastAsia="宋体" w:hAnsi="Times New Roman" w:cs="Times New Roman" w:hint="eastAsia"/>
          <w:color w:val="000000"/>
        </w:rPr>
        <w:t>6</w:t>
      </w:r>
      <w:r>
        <w:rPr>
          <w:rFonts w:ascii="Times New Roman" w:eastAsia="宋体" w:hAnsi="Times New Roman" w:cs="Times New Roman" w:hint="eastAsia"/>
          <w:color w:val="000000"/>
        </w:rPr>
        <w:t>个元素的线性表保存在如下所示的数组中，它表示的是一个静态</w:t>
      </w:r>
      <w:r>
        <w:rPr>
          <w:rFonts w:ascii="Times New Roman" w:eastAsia="宋体" w:hAnsi="Times New Roman" w:cs="Times New Roman"/>
          <w:color w:val="000000"/>
        </w:rPr>
        <w:t>________</w:t>
      </w:r>
      <w:r w:rsidRPr="004A3A20">
        <w:rPr>
          <w:rFonts w:ascii="Times New Roman" w:eastAsia="宋体" w:hAnsi="Times New Roman" w:cs="Times New Roman"/>
          <w:color w:val="000000"/>
          <w:szCs w:val="21"/>
        </w:rPr>
        <w:t>。</w:t>
      </w:r>
    </w:p>
    <w:tbl>
      <w:tblPr>
        <w:tblpPr w:leftFromText="180" w:rightFromText="180" w:vertAnchor="text" w:horzAnchor="margin" w:tblpXSpec="center" w:tblpY="115"/>
        <w:tblOverlap w:val="never"/>
        <w:tblW w:w="4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9"/>
        <w:gridCol w:w="1800"/>
        <w:gridCol w:w="2196"/>
      </w:tblGrid>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表元素关键字</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表元素之间的联系</w:t>
            </w:r>
          </w:p>
        </w:tc>
      </w:tr>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0</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6</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3</w:t>
            </w:r>
          </w:p>
        </w:tc>
      </w:tr>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1</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618</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5</w:t>
            </w:r>
          </w:p>
        </w:tc>
      </w:tr>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2</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205</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1</w:t>
            </w:r>
          </w:p>
        </w:tc>
      </w:tr>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3</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103</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4</w:t>
            </w:r>
          </w:p>
        </w:tc>
      </w:tr>
      <w:tr w:rsidR="00484067" w:rsidRPr="004A3A20" w:rsidTr="00100361">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4</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501</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2</w:t>
            </w:r>
          </w:p>
        </w:tc>
      </w:tr>
      <w:tr w:rsidR="00484067" w:rsidRPr="004A3A20" w:rsidTr="00100361">
        <w:trPr>
          <w:cantSplit/>
          <w:trHeight w:val="315"/>
        </w:trPr>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5</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781</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6</w:t>
            </w:r>
          </w:p>
        </w:tc>
      </w:tr>
      <w:tr w:rsidR="00484067" w:rsidRPr="004A3A20" w:rsidTr="00100361">
        <w:trPr>
          <w:cantSplit/>
          <w:trHeight w:val="315"/>
        </w:trPr>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6</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sidRPr="004A3A20">
              <w:rPr>
                <w:rFonts w:ascii="Times New Roman" w:eastAsia="宋体" w:hAnsi="Times New Roman" w:cs="Times New Roman"/>
                <w:kern w:val="0"/>
                <w:sz w:val="18"/>
                <w:szCs w:val="18"/>
              </w:rPr>
              <w:t>910</w:t>
            </w:r>
          </w:p>
        </w:tc>
        <w:tc>
          <w:tcPr>
            <w:tcW w:w="2196"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Pr>
                <w:rFonts w:ascii="Times New Roman" w:eastAsia="宋体" w:hAnsi="Times New Roman" w:cs="Times New Roman"/>
                <w:kern w:val="0"/>
                <w:sz w:val="18"/>
                <w:szCs w:val="18"/>
              </w:rPr>
              <w:t>0</w:t>
            </w:r>
          </w:p>
        </w:tc>
      </w:tr>
      <w:tr w:rsidR="00484067" w:rsidRPr="004A3A20" w:rsidTr="00100361">
        <w:trPr>
          <w:cantSplit/>
          <w:trHeight w:val="315"/>
        </w:trPr>
        <w:tc>
          <w:tcPr>
            <w:tcW w:w="839" w:type="dxa"/>
            <w:tcBorders>
              <w:top w:val="nil"/>
              <w:left w:val="nil"/>
              <w:bottom w:val="nil"/>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7</w:t>
            </w:r>
          </w:p>
        </w:tc>
        <w:tc>
          <w:tcPr>
            <w:tcW w:w="1800" w:type="dxa"/>
            <w:tcBorders>
              <w:top w:val="single" w:sz="4" w:space="0" w:color="auto"/>
              <w:left w:val="single" w:sz="4" w:space="0" w:color="auto"/>
              <w:bottom w:val="single" w:sz="4" w:space="0" w:color="auto"/>
              <w:right w:val="single" w:sz="4" w:space="0" w:color="auto"/>
            </w:tcBorders>
          </w:tcPr>
          <w:p w:rsidR="00484067" w:rsidRPr="004A3A20"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p>
        </w:tc>
        <w:tc>
          <w:tcPr>
            <w:tcW w:w="2196" w:type="dxa"/>
            <w:tcBorders>
              <w:top w:val="single" w:sz="4" w:space="0" w:color="auto"/>
              <w:left w:val="single" w:sz="4" w:space="0" w:color="auto"/>
              <w:bottom w:val="single" w:sz="4" w:space="0" w:color="auto"/>
              <w:right w:val="single" w:sz="4" w:space="0" w:color="auto"/>
            </w:tcBorders>
          </w:tcPr>
          <w:p w:rsidR="00484067" w:rsidRDefault="00484067" w:rsidP="00100361">
            <w:pPr>
              <w:widowControl/>
              <w:spacing w:before="100" w:beforeAutospacing="1" w:after="100" w:afterAutospacing="1"/>
              <w:ind w:firstLineChars="0" w:firstLine="0"/>
              <w:jc w:val="center"/>
              <w:rPr>
                <w:rFonts w:ascii="Times New Roman" w:eastAsia="宋体" w:hAnsi="Times New Roman" w:cs="Times New Roman"/>
                <w:kern w:val="0"/>
                <w:sz w:val="18"/>
                <w:szCs w:val="18"/>
              </w:rPr>
            </w:pPr>
          </w:p>
        </w:tc>
      </w:tr>
    </w:tbl>
    <w:p w:rsidR="00484067" w:rsidRPr="004A3A20" w:rsidRDefault="00484067" w:rsidP="00484067">
      <w:pPr>
        <w:snapToGrid w:val="0"/>
        <w:spacing w:line="380" w:lineRule="exact"/>
        <w:ind w:left="315" w:hangingChars="150" w:hanging="315"/>
        <w:rPr>
          <w:rFonts w:ascii="Times New Roman" w:eastAsia="宋体" w:hAnsi="Times New Roman" w:cs="Times New Roman"/>
          <w:color w:val="FF0000"/>
          <w:szCs w:val="21"/>
        </w:rPr>
      </w:pPr>
    </w:p>
    <w:p w:rsidR="00484067" w:rsidRPr="004A3A20" w:rsidRDefault="00484067" w:rsidP="00484067">
      <w:pPr>
        <w:snapToGrid w:val="0"/>
        <w:spacing w:line="380" w:lineRule="exact"/>
        <w:ind w:left="315" w:hangingChars="150" w:hanging="315"/>
        <w:rPr>
          <w:rFonts w:ascii="Times New Roman" w:eastAsia="宋体" w:hAnsi="Times New Roman" w:cs="Times New Roman"/>
          <w:color w:val="FF0000"/>
          <w:szCs w:val="21"/>
        </w:rPr>
      </w:pPr>
    </w:p>
    <w:p w:rsidR="00484067" w:rsidRPr="004A3A20" w:rsidRDefault="00484067" w:rsidP="00484067">
      <w:pPr>
        <w:snapToGrid w:val="0"/>
        <w:spacing w:line="380" w:lineRule="exact"/>
        <w:ind w:left="315" w:hangingChars="150" w:hanging="315"/>
        <w:rPr>
          <w:rFonts w:ascii="Times New Roman" w:eastAsia="宋体" w:hAnsi="Times New Roman" w:cs="Times New Roman"/>
          <w:color w:val="FF0000"/>
          <w:szCs w:val="21"/>
        </w:rPr>
      </w:pPr>
    </w:p>
    <w:p w:rsidR="00484067" w:rsidRPr="004A3A20" w:rsidRDefault="00484067" w:rsidP="00484067">
      <w:pPr>
        <w:snapToGrid w:val="0"/>
        <w:spacing w:line="380" w:lineRule="exact"/>
        <w:ind w:left="315" w:hangingChars="150" w:hanging="315"/>
        <w:rPr>
          <w:rFonts w:ascii="Times New Roman" w:eastAsia="宋体" w:hAnsi="Times New Roman" w:cs="Times New Roman"/>
          <w:szCs w:val="21"/>
        </w:rPr>
      </w:pPr>
    </w:p>
    <w:p w:rsidR="00484067" w:rsidRPr="004A3A20" w:rsidRDefault="00484067" w:rsidP="00484067">
      <w:pPr>
        <w:ind w:firstLine="420"/>
        <w:rPr>
          <w:rFonts w:ascii="Times New Roman" w:eastAsia="宋体" w:hAnsi="Times New Roman" w:cs="Times New Roman"/>
          <w:szCs w:val="21"/>
        </w:rPr>
      </w:pPr>
    </w:p>
    <w:p w:rsidR="00484067" w:rsidRPr="004A3A20" w:rsidRDefault="00484067" w:rsidP="00484067">
      <w:pPr>
        <w:ind w:firstLine="420"/>
        <w:rPr>
          <w:rFonts w:ascii="Times New Roman" w:eastAsia="宋体" w:hAnsi="Times New Roman" w:cs="Times New Roman"/>
          <w:szCs w:val="21"/>
        </w:rPr>
      </w:pPr>
    </w:p>
    <w:p w:rsidR="00484067" w:rsidRPr="004A3A20" w:rsidRDefault="00484067" w:rsidP="00484067">
      <w:pPr>
        <w:ind w:firstLine="420"/>
        <w:rPr>
          <w:rFonts w:ascii="Times New Roman" w:eastAsia="宋体" w:hAnsi="Times New Roman" w:cs="Times New Roman"/>
          <w:szCs w:val="21"/>
        </w:rPr>
      </w:pPr>
    </w:p>
    <w:p w:rsidR="00484067"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p>
    <w:p w:rsidR="00484067"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p>
    <w:p w:rsidR="00484067"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p>
    <w:p w:rsidR="00484067" w:rsidRPr="004A3A20"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4A3A20">
        <w:rPr>
          <w:rFonts w:ascii="Times New Roman" w:eastAsia="宋体" w:hAnsi="Times New Roman" w:cs="Times New Roman"/>
          <w:color w:val="000000"/>
          <w:szCs w:val="21"/>
        </w:rPr>
        <w:t>A</w:t>
      </w:r>
      <w:r w:rsidRPr="004A3A20">
        <w:rPr>
          <w:rFonts w:ascii="Times New Roman" w:eastAsia="宋体" w:hAnsi="Times New Roman" w:cs="Times New Roman"/>
          <w:color w:val="000000"/>
          <w:szCs w:val="21"/>
        </w:rPr>
        <w:t>．单链</w:t>
      </w:r>
      <w:r w:rsidR="000F3441">
        <w:rPr>
          <w:rFonts w:ascii="Times New Roman" w:eastAsia="宋体" w:hAnsi="Times New Roman" w:cs="Times New Roman" w:hint="eastAsia"/>
          <w:color w:val="000000"/>
          <w:szCs w:val="21"/>
        </w:rPr>
        <w:t>表</w:t>
      </w:r>
      <w:r w:rsidRPr="004A3A20">
        <w:rPr>
          <w:rFonts w:ascii="Times New Roman" w:eastAsia="宋体" w:hAnsi="Times New Roman" w:cs="Times New Roman"/>
          <w:color w:val="000000"/>
          <w:szCs w:val="21"/>
        </w:rPr>
        <w:tab/>
      </w:r>
      <w:r w:rsidRPr="004A3A20">
        <w:rPr>
          <w:rFonts w:ascii="Times New Roman" w:eastAsia="宋体" w:hAnsi="Times New Roman" w:cs="Times New Roman"/>
          <w:color w:val="000000"/>
          <w:szCs w:val="21"/>
        </w:rPr>
        <w:tab/>
        <w:t>B</w:t>
      </w:r>
      <w:r w:rsidRPr="004A3A20">
        <w:rPr>
          <w:rFonts w:ascii="Times New Roman" w:eastAsia="宋体" w:hAnsi="Times New Roman" w:cs="Times New Roman"/>
          <w:color w:val="000000"/>
          <w:szCs w:val="21"/>
        </w:rPr>
        <w:t>．双向链</w:t>
      </w:r>
      <w:r w:rsidR="000F3441">
        <w:rPr>
          <w:rFonts w:ascii="Times New Roman" w:eastAsia="宋体" w:hAnsi="Times New Roman" w:cs="Times New Roman" w:hint="eastAsia"/>
          <w:color w:val="000000"/>
          <w:szCs w:val="21"/>
        </w:rPr>
        <w:t>表</w:t>
      </w:r>
    </w:p>
    <w:p w:rsidR="00484067" w:rsidRPr="004A3A20" w:rsidRDefault="00484067" w:rsidP="00484067">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9B7CA8">
        <w:rPr>
          <w:rFonts w:ascii="Times New Roman" w:eastAsia="宋体" w:hAnsi="Times New Roman" w:cs="Times New Roman"/>
          <w:color w:val="FF0000"/>
          <w:szCs w:val="21"/>
        </w:rPr>
        <w:t>C</w:t>
      </w:r>
      <w:r w:rsidRPr="009B7CA8">
        <w:rPr>
          <w:rFonts w:ascii="Times New Roman" w:eastAsia="宋体" w:hAnsi="Times New Roman" w:cs="Times New Roman"/>
          <w:color w:val="FF0000"/>
          <w:szCs w:val="21"/>
        </w:rPr>
        <w:t>．</w:t>
      </w:r>
      <w:r w:rsidRPr="009B7CA8">
        <w:rPr>
          <w:rFonts w:ascii="Times New Roman" w:eastAsia="宋体" w:hAnsi="Times New Roman" w:cs="Times New Roman" w:hint="eastAsia"/>
          <w:color w:val="FF0000"/>
          <w:szCs w:val="21"/>
        </w:rPr>
        <w:t>单向</w:t>
      </w:r>
      <w:r w:rsidRPr="009B7CA8">
        <w:rPr>
          <w:rFonts w:ascii="Times New Roman" w:eastAsia="宋体" w:hAnsi="Times New Roman" w:cs="Times New Roman"/>
          <w:color w:val="FF0000"/>
          <w:szCs w:val="21"/>
        </w:rPr>
        <w:t>循环链</w:t>
      </w:r>
      <w:r w:rsidR="000F3441">
        <w:rPr>
          <w:rFonts w:ascii="Times New Roman" w:eastAsia="宋体" w:hAnsi="Times New Roman" w:cs="Times New Roman" w:hint="eastAsia"/>
          <w:color w:val="FF0000"/>
          <w:szCs w:val="21"/>
        </w:rPr>
        <w:t>表</w:t>
      </w:r>
      <w:r w:rsidRPr="009B7CA8">
        <w:rPr>
          <w:rFonts w:ascii="Times New Roman" w:eastAsia="宋体" w:hAnsi="Times New Roman" w:cs="Times New Roman"/>
          <w:color w:val="FF0000"/>
          <w:szCs w:val="21"/>
        </w:rPr>
        <w:tab/>
      </w:r>
      <w:r w:rsidRPr="004A3A20">
        <w:rPr>
          <w:rFonts w:ascii="Times New Roman" w:eastAsia="宋体" w:hAnsi="Times New Roman" w:cs="Times New Roman"/>
          <w:color w:val="000000"/>
          <w:szCs w:val="21"/>
        </w:rPr>
        <w:tab/>
        <w:t>D</w:t>
      </w:r>
      <w:r w:rsidRPr="004A3A20">
        <w:rPr>
          <w:rFonts w:ascii="Times New Roman" w:eastAsia="宋体" w:hAnsi="Times New Roman" w:cs="Times New Roman"/>
          <w:color w:val="000000"/>
          <w:szCs w:val="21"/>
        </w:rPr>
        <w:t>．双向循环链</w:t>
      </w:r>
      <w:r w:rsidR="000F3441">
        <w:rPr>
          <w:rFonts w:ascii="Times New Roman" w:eastAsia="宋体" w:hAnsi="Times New Roman" w:cs="Times New Roman" w:hint="eastAsia"/>
          <w:color w:val="000000"/>
          <w:szCs w:val="21"/>
        </w:rPr>
        <w:t>表</w:t>
      </w:r>
    </w:p>
    <w:p w:rsidR="00484067" w:rsidRDefault="00484067" w:rsidP="00484067">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rPr>
        <w:t>答案：</w:t>
      </w:r>
      <w:r w:rsidR="002C6530">
        <w:rPr>
          <w:rFonts w:ascii="Times New Roman" w:eastAsia="宋体" w:hAnsi="Times New Roman" w:cs="Times New Roman" w:hint="eastAsia"/>
        </w:rPr>
        <w:t>C</w:t>
      </w:r>
      <w:r>
        <w:rPr>
          <w:rFonts w:ascii="Times New Roman" w:eastAsia="宋体" w:hAnsi="Times New Roman" w:cs="Times New Roman" w:hint="eastAsia"/>
        </w:rPr>
        <w:t>。</w:t>
      </w:r>
    </w:p>
    <w:p w:rsidR="00484067" w:rsidRDefault="00484067"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静态链表是使用一维数</w:t>
      </w:r>
      <w:proofErr w:type="gramStart"/>
      <w:r>
        <w:rPr>
          <w:rFonts w:ascii="Times New Roman" w:eastAsia="宋体" w:hAnsi="Times New Roman" w:cs="Times New Roman" w:hint="eastAsia"/>
        </w:rPr>
        <w:t>组实现</w:t>
      </w:r>
      <w:proofErr w:type="gramEnd"/>
      <w:r>
        <w:rPr>
          <w:rFonts w:ascii="Times New Roman" w:eastAsia="宋体" w:hAnsi="Times New Roman" w:cs="Times New Roman" w:hint="eastAsia"/>
        </w:rPr>
        <w:t>的链表。在本题中，使用“表元素之间的联系”来反映各个结点之间的关系（链接），其作用类似链表中的</w:t>
      </w:r>
      <w:r>
        <w:rPr>
          <w:rFonts w:ascii="Times New Roman" w:eastAsia="宋体" w:hAnsi="Times New Roman" w:cs="Times New Roman" w:hint="eastAsia"/>
        </w:rPr>
        <w:t>n</w:t>
      </w:r>
      <w:r>
        <w:rPr>
          <w:rFonts w:ascii="Times New Roman" w:eastAsia="宋体" w:hAnsi="Times New Roman" w:cs="Times New Roman"/>
        </w:rPr>
        <w:t>ext</w:t>
      </w:r>
      <w:r>
        <w:rPr>
          <w:rFonts w:ascii="Times New Roman" w:eastAsia="宋体" w:hAnsi="Times New Roman" w:cs="Times New Roman" w:hint="eastAsia"/>
        </w:rPr>
        <w:t>。</w:t>
      </w:r>
      <w:r w:rsidR="003E71EA">
        <w:rPr>
          <w:rFonts w:ascii="Times New Roman" w:eastAsia="宋体" w:hAnsi="Times New Roman" w:cs="Times New Roman" w:hint="eastAsia"/>
        </w:rPr>
        <w:t>数组中保存了</w:t>
      </w:r>
      <w:r w:rsidR="003E71EA">
        <w:rPr>
          <w:rFonts w:ascii="Times New Roman" w:eastAsia="宋体" w:hAnsi="Times New Roman" w:cs="Times New Roman" w:hint="eastAsia"/>
        </w:rPr>
        <w:t>7</w:t>
      </w:r>
      <w:r w:rsidR="003E71EA">
        <w:rPr>
          <w:rFonts w:ascii="Times New Roman" w:eastAsia="宋体" w:hAnsi="Times New Roman" w:cs="Times New Roman" w:hint="eastAsia"/>
        </w:rPr>
        <w:t>个值，线性表中的元素值是</w:t>
      </w:r>
      <w:r w:rsidR="003E71EA">
        <w:rPr>
          <w:rFonts w:ascii="Times New Roman" w:eastAsia="宋体" w:hAnsi="Times New Roman" w:cs="Times New Roman" w:hint="eastAsia"/>
        </w:rPr>
        <w:t>6</w:t>
      </w:r>
      <w:r w:rsidR="003E71EA">
        <w:rPr>
          <w:rFonts w:ascii="Times New Roman" w:eastAsia="宋体" w:hAnsi="Times New Roman" w:cs="Times New Roman" w:hint="eastAsia"/>
        </w:rPr>
        <w:t>个，表明数组下标</w:t>
      </w:r>
      <w:r w:rsidR="003E71EA">
        <w:rPr>
          <w:rFonts w:ascii="Times New Roman" w:eastAsia="宋体" w:hAnsi="Times New Roman" w:cs="Times New Roman" w:hint="eastAsia"/>
        </w:rPr>
        <w:t>0</w:t>
      </w:r>
      <w:r w:rsidR="003E71EA">
        <w:rPr>
          <w:rFonts w:ascii="Times New Roman" w:eastAsia="宋体" w:hAnsi="Times New Roman" w:cs="Times New Roman" w:hint="eastAsia"/>
        </w:rPr>
        <w:t>处保存的特殊结点。</w:t>
      </w:r>
      <w:r>
        <w:rPr>
          <w:rFonts w:ascii="Times New Roman" w:eastAsia="宋体" w:hAnsi="Times New Roman" w:cs="Times New Roman" w:hint="eastAsia"/>
        </w:rPr>
        <w:t>根据给出的表元素之间的关系，可以</w:t>
      </w:r>
      <w:r w:rsidR="0098111B">
        <w:rPr>
          <w:rFonts w:ascii="Times New Roman" w:eastAsia="宋体" w:hAnsi="Times New Roman" w:cs="Times New Roman" w:hint="eastAsia"/>
        </w:rPr>
        <w:t>画出如</w:t>
      </w:r>
      <w:r w:rsidR="00EC6620">
        <w:rPr>
          <w:rFonts w:ascii="Times New Roman" w:eastAsia="宋体" w:hAnsi="Times New Roman" w:cs="Times New Roman" w:hint="eastAsia"/>
        </w:rPr>
        <w:t>图</w:t>
      </w:r>
      <w:r w:rsidR="00EC6620">
        <w:rPr>
          <w:rFonts w:ascii="Times New Roman" w:eastAsia="宋体" w:hAnsi="Times New Roman" w:cs="Times New Roman" w:hint="eastAsia"/>
        </w:rPr>
        <w:t>2</w:t>
      </w:r>
      <w:r w:rsidR="00EC6620">
        <w:rPr>
          <w:rFonts w:ascii="Times New Roman" w:eastAsia="宋体" w:hAnsi="Times New Roman" w:cs="Times New Roman"/>
        </w:rPr>
        <w:t>-4</w:t>
      </w:r>
      <w:r w:rsidR="0098111B">
        <w:rPr>
          <w:rFonts w:ascii="Times New Roman" w:eastAsia="宋体" w:hAnsi="Times New Roman" w:cs="Times New Roman" w:hint="eastAsia"/>
        </w:rPr>
        <w:t>所示的</w:t>
      </w:r>
      <w:r>
        <w:rPr>
          <w:rFonts w:ascii="Times New Roman" w:eastAsia="宋体" w:hAnsi="Times New Roman" w:cs="Times New Roman" w:hint="eastAsia"/>
        </w:rPr>
        <w:t>链表。</w:t>
      </w:r>
    </w:p>
    <w:p w:rsidR="00484067" w:rsidRDefault="0098111B"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noProof/>
        </w:rPr>
        <mc:AlternateContent>
          <mc:Choice Requires="wpg">
            <w:drawing>
              <wp:anchor distT="0" distB="0" distL="114300" distR="114300" simplePos="0" relativeHeight="252072960" behindDoc="0" locked="0" layoutInCell="1" allowOverlap="1">
                <wp:simplePos x="0" y="0"/>
                <wp:positionH relativeFrom="column">
                  <wp:posOffset>328860</wp:posOffset>
                </wp:positionH>
                <wp:positionV relativeFrom="paragraph">
                  <wp:posOffset>72886</wp:posOffset>
                </wp:positionV>
                <wp:extent cx="4892249" cy="628528"/>
                <wp:effectExtent l="0" t="0" r="22860" b="19685"/>
                <wp:wrapNone/>
                <wp:docPr id="374" name="组合 374"/>
                <wp:cNvGraphicFramePr/>
                <a:graphic xmlns:a="http://schemas.openxmlformats.org/drawingml/2006/main">
                  <a:graphicData uri="http://schemas.microsoft.com/office/word/2010/wordprocessingGroup">
                    <wpg:wgp>
                      <wpg:cNvGrpSpPr/>
                      <wpg:grpSpPr>
                        <a:xfrm>
                          <a:off x="0" y="0"/>
                          <a:ext cx="4892249" cy="628528"/>
                          <a:chOff x="0" y="0"/>
                          <a:chExt cx="4892249" cy="628528"/>
                        </a:xfrm>
                      </wpg:grpSpPr>
                      <wps:wsp>
                        <wps:cNvPr id="378" name="Freeform 10957"/>
                        <wps:cNvSpPr>
                          <a:spLocks/>
                        </wps:cNvSpPr>
                        <wps:spPr bwMode="auto">
                          <a:xfrm>
                            <a:off x="503129" y="405008"/>
                            <a:ext cx="4389120" cy="223520"/>
                          </a:xfrm>
                          <a:custGeom>
                            <a:avLst/>
                            <a:gdLst>
                              <a:gd name="T0" fmla="*/ 3689 w 3963"/>
                              <a:gd name="T1" fmla="*/ 0 h 352"/>
                              <a:gd name="T2" fmla="*/ 3963 w 3963"/>
                              <a:gd name="T3" fmla="*/ 3 h 352"/>
                              <a:gd name="T4" fmla="*/ 3960 w 3963"/>
                              <a:gd name="T5" fmla="*/ 352 h 352"/>
                              <a:gd name="T6" fmla="*/ 0 w 3963"/>
                              <a:gd name="T7" fmla="*/ 352 h 352"/>
                              <a:gd name="T8" fmla="*/ 0 w 3963"/>
                              <a:gd name="T9" fmla="*/ 144 h 352"/>
                            </a:gdLst>
                            <a:ahLst/>
                            <a:cxnLst>
                              <a:cxn ang="0">
                                <a:pos x="T0" y="T1"/>
                              </a:cxn>
                              <a:cxn ang="0">
                                <a:pos x="T2" y="T3"/>
                              </a:cxn>
                              <a:cxn ang="0">
                                <a:pos x="T4" y="T5"/>
                              </a:cxn>
                              <a:cxn ang="0">
                                <a:pos x="T6" y="T7"/>
                              </a:cxn>
                              <a:cxn ang="0">
                                <a:pos x="T8" y="T9"/>
                              </a:cxn>
                            </a:cxnLst>
                            <a:rect l="0" t="0" r="r" b="b"/>
                            <a:pathLst>
                              <a:path w="3963" h="352">
                                <a:moveTo>
                                  <a:pt x="3689" y="0"/>
                                </a:moveTo>
                                <a:lnTo>
                                  <a:pt x="3963" y="3"/>
                                </a:lnTo>
                                <a:lnTo>
                                  <a:pt x="3960" y="352"/>
                                </a:lnTo>
                                <a:lnTo>
                                  <a:pt x="0" y="352"/>
                                </a:lnTo>
                                <a:lnTo>
                                  <a:pt x="0" y="144"/>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Text Box 10967"/>
                        <wps:cNvSpPr txBox="1">
                          <a:spLocks noChangeArrowheads="1"/>
                        </wps:cNvSpPr>
                        <wps:spPr bwMode="auto">
                          <a:xfrm>
                            <a:off x="0" y="0"/>
                            <a:ext cx="3003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sidRPr="0040546C">
                                <w:rPr>
                                  <w:rFonts w:ascii="Times New Roman" w:hAnsi="Times New Roman" w:cs="Times New Roman"/>
                                  <w:sz w:val="18"/>
                                  <w:szCs w:val="18"/>
                                </w:rPr>
                                <w:t>head</w:t>
                              </w:r>
                            </w:p>
                          </w:txbxContent>
                        </wps:txbx>
                        <wps:bodyPr rot="0" vert="horz" wrap="square" lIns="0" tIns="0" rIns="0" bIns="0" anchor="t" anchorCtr="0" upright="1">
                          <a:noAutofit/>
                        </wps:bodyPr>
                      </wps:wsp>
                      <wps:wsp>
                        <wps:cNvPr id="383" name="Freeform 10968"/>
                        <wps:cNvSpPr>
                          <a:spLocks/>
                        </wps:cNvSpPr>
                        <wps:spPr bwMode="auto">
                          <a:xfrm>
                            <a:off x="288098" y="127348"/>
                            <a:ext cx="201295" cy="169545"/>
                          </a:xfrm>
                          <a:custGeom>
                            <a:avLst/>
                            <a:gdLst>
                              <a:gd name="T0" fmla="*/ 0 w 266"/>
                              <a:gd name="T1" fmla="*/ 0 h 267"/>
                              <a:gd name="T2" fmla="*/ 266 w 266"/>
                              <a:gd name="T3" fmla="*/ 267 h 267"/>
                            </a:gdLst>
                            <a:ahLst/>
                            <a:cxnLst>
                              <a:cxn ang="0">
                                <a:pos x="T0" y="T1"/>
                              </a:cxn>
                              <a:cxn ang="0">
                                <a:pos x="T2" y="T3"/>
                              </a:cxn>
                            </a:cxnLst>
                            <a:rect l="0" t="0" r="r" b="b"/>
                            <a:pathLst>
                              <a:path w="266" h="267">
                                <a:moveTo>
                                  <a:pt x="0" y="0"/>
                                </a:moveTo>
                                <a:lnTo>
                                  <a:pt x="266" y="267"/>
                                </a:lnTo>
                              </a:path>
                            </a:pathLst>
                          </a:custGeom>
                          <a:noFill/>
                          <a:ln w="9525">
                            <a:solidFill>
                              <a:srgbClr val="000000"/>
                            </a:solidFill>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60" name="Group 10969"/>
                        <wpg:cNvGrpSpPr>
                          <a:grpSpLocks/>
                        </wpg:cNvGrpSpPr>
                        <wpg:grpSpPr bwMode="auto">
                          <a:xfrm>
                            <a:off x="2296438" y="292274"/>
                            <a:ext cx="408798" cy="198120"/>
                            <a:chOff x="2820" y="9992"/>
                            <a:chExt cx="470" cy="272"/>
                          </a:xfrm>
                        </wpg:grpSpPr>
                        <wps:wsp>
                          <wps:cNvPr id="961" name="Text Box 10970"/>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205</w:t>
                                </w:r>
                              </w:p>
                            </w:txbxContent>
                          </wps:txbx>
                          <wps:bodyPr rot="0" vert="horz" wrap="square" lIns="0" tIns="0" rIns="0" bIns="0" anchor="t" anchorCtr="0" upright="1">
                            <a:noAutofit/>
                          </wps:bodyPr>
                        </wps:wsp>
                        <wps:wsp>
                          <wps:cNvPr id="962" name="Text Box 10971"/>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1</w:t>
                                </w:r>
                              </w:p>
                            </w:txbxContent>
                          </wps:txbx>
                          <wps:bodyPr rot="0" vert="horz" wrap="square" lIns="0" tIns="0" rIns="0" bIns="0" anchor="t" anchorCtr="0" upright="1">
                            <a:noAutofit/>
                          </wps:bodyPr>
                        </wps:wsp>
                      </wpg:grpSp>
                      <wps:wsp>
                        <wps:cNvPr id="963" name="Line 10972"/>
                        <wps:cNvCnPr>
                          <a:cxnSpLocks noChangeShapeType="1"/>
                        </wps:cNvCnPr>
                        <wps:spPr bwMode="auto">
                          <a:xfrm flipV="1">
                            <a:off x="2050093" y="390394"/>
                            <a:ext cx="245110" cy="6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64" name="Group 10973"/>
                        <wpg:cNvGrpSpPr>
                          <a:grpSpLocks/>
                        </wpg:cNvGrpSpPr>
                        <wpg:grpSpPr bwMode="auto">
                          <a:xfrm>
                            <a:off x="2964493" y="292274"/>
                            <a:ext cx="408798" cy="198120"/>
                            <a:chOff x="2820" y="9992"/>
                            <a:chExt cx="470" cy="272"/>
                          </a:xfrm>
                        </wpg:grpSpPr>
                        <wps:wsp>
                          <wps:cNvPr id="965" name="Text Box 10974"/>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6</w:t>
                                </w:r>
                                <w:r>
                                  <w:rPr>
                                    <w:rFonts w:ascii="Times New Roman" w:hAnsi="Times New Roman" w:cs="Times New Roman" w:hint="eastAsia"/>
                                    <w:sz w:val="18"/>
                                    <w:szCs w:val="18"/>
                                  </w:rPr>
                                  <w:t>1</w:t>
                                </w:r>
                                <w:r>
                                  <w:rPr>
                                    <w:rFonts w:ascii="Times New Roman" w:hAnsi="Times New Roman" w:cs="Times New Roman"/>
                                    <w:sz w:val="18"/>
                                    <w:szCs w:val="18"/>
                                  </w:rPr>
                                  <w:t>8</w:t>
                                </w:r>
                              </w:p>
                            </w:txbxContent>
                          </wps:txbx>
                          <wps:bodyPr rot="0" vert="horz" wrap="square" lIns="0" tIns="0" rIns="0" bIns="0" anchor="t" anchorCtr="0" upright="1">
                            <a:noAutofit/>
                          </wps:bodyPr>
                        </wps:wsp>
                        <wps:wsp>
                          <wps:cNvPr id="966" name="Text Box 10975"/>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5</w:t>
                                </w:r>
                              </w:p>
                            </w:txbxContent>
                          </wps:txbx>
                          <wps:bodyPr rot="0" vert="horz" wrap="square" lIns="0" tIns="0" rIns="0" bIns="0" anchor="t" anchorCtr="0" upright="1">
                            <a:noAutofit/>
                          </wps:bodyPr>
                        </wps:wsp>
                      </wpg:grpSp>
                      <wps:wsp>
                        <wps:cNvPr id="967" name="Line 10976"/>
                        <wps:cNvCnPr>
                          <a:cxnSpLocks noChangeShapeType="1"/>
                        </wps:cNvCnPr>
                        <wps:spPr bwMode="auto">
                          <a:xfrm>
                            <a:off x="2697271" y="400833"/>
                            <a:ext cx="259080" cy="444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20" name="Group 10982"/>
                        <wpg:cNvGrpSpPr>
                          <a:grpSpLocks/>
                        </wpg:cNvGrpSpPr>
                        <wpg:grpSpPr bwMode="auto">
                          <a:xfrm>
                            <a:off x="4037556" y="290186"/>
                            <a:ext cx="690377" cy="198120"/>
                            <a:chOff x="6274" y="5013"/>
                            <a:chExt cx="912" cy="312"/>
                          </a:xfrm>
                        </wpg:grpSpPr>
                        <wps:wsp>
                          <wps:cNvPr id="1021" name="Line 10983"/>
                          <wps:cNvCnPr>
                            <a:cxnSpLocks noChangeShapeType="1"/>
                          </wps:cNvCnPr>
                          <wps:spPr bwMode="auto">
                            <a:xfrm flipV="1">
                              <a:off x="6274" y="5174"/>
                              <a:ext cx="363" cy="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3" name="Group 10984"/>
                          <wpg:cNvGrpSpPr>
                            <a:grpSpLocks/>
                          </wpg:cNvGrpSpPr>
                          <wpg:grpSpPr bwMode="auto">
                            <a:xfrm>
                              <a:off x="6646" y="5013"/>
                              <a:ext cx="540" cy="312"/>
                              <a:chOff x="2820" y="9992"/>
                              <a:chExt cx="470" cy="272"/>
                            </a:xfrm>
                          </wpg:grpSpPr>
                          <wps:wsp>
                            <wps:cNvPr id="1162" name="Text Box 10985"/>
                            <wps:cNvSpPr txBox="1">
                              <a:spLocks noChangeArrowheads="1"/>
                            </wps:cNvSpPr>
                            <wps:spPr bwMode="auto">
                              <a:xfrm>
                                <a:off x="2820" y="9992"/>
                                <a:ext cx="313" cy="272"/>
                              </a:xfrm>
                              <a:prstGeom prst="rect">
                                <a:avLst/>
                              </a:prstGeom>
                              <a:solidFill>
                                <a:schemeClr val="bg1"/>
                              </a:solidFill>
                              <a:ln w="9525">
                                <a:solidFill>
                                  <a:srgbClr val="000000"/>
                                </a:solidFill>
                                <a:miter lim="800000"/>
                                <a:headEnd/>
                                <a:tailEnd/>
                              </a:ln>
                              <a:extLst/>
                            </wps:spPr>
                            <wps:txbx>
                              <w:txbxContent>
                                <w:p w:rsidR="008E537A" w:rsidRPr="00280F28" w:rsidRDefault="008E537A" w:rsidP="00484067">
                                  <w:pPr>
                                    <w:ind w:firstLineChars="0" w:firstLine="0"/>
                                    <w:jc w:val="center"/>
                                    <w:rPr>
                                      <w:rFonts w:ascii="Times New Roman" w:hAnsi="Times New Roman" w:cs="Times New Roman"/>
                                      <w:color w:val="FFFFFF" w:themeColor="background1"/>
                                      <w:sz w:val="18"/>
                                      <w:szCs w:val="18"/>
                                      <w14:textFill>
                                        <w14:noFill/>
                                      </w14:textFill>
                                    </w:rPr>
                                  </w:pPr>
                                  <w:r>
                                    <w:rPr>
                                      <w:rFonts w:ascii="Times New Roman" w:hAnsi="Times New Roman" w:cs="Times New Roman"/>
                                      <w:sz w:val="18"/>
                                      <w:szCs w:val="18"/>
                                    </w:rPr>
                                    <w:t>9</w:t>
                                  </w:r>
                                  <w:r>
                                    <w:rPr>
                                      <w:rFonts w:ascii="Times New Roman" w:hAnsi="Times New Roman" w:cs="Times New Roman" w:hint="eastAsia"/>
                                      <w:sz w:val="18"/>
                                      <w:szCs w:val="18"/>
                                    </w:rPr>
                                    <w:t>1</w:t>
                                  </w:r>
                                  <w:r>
                                    <w:rPr>
                                      <w:rFonts w:ascii="Times New Roman" w:hAnsi="Times New Roman" w:cs="Times New Roman"/>
                                      <w:sz w:val="18"/>
                                      <w:szCs w:val="18"/>
                                    </w:rPr>
                                    <w:t>0</w:t>
                                  </w:r>
                                </w:p>
                              </w:txbxContent>
                            </wps:txbx>
                            <wps:bodyPr rot="0" vert="horz" wrap="square" lIns="0" tIns="0" rIns="0" bIns="0" anchor="t" anchorCtr="0" upright="1">
                              <a:noAutofit/>
                            </wps:bodyPr>
                          </wps:wsp>
                          <wps:wsp>
                            <wps:cNvPr id="1163" name="Text Box 10986"/>
                            <wps:cNvSpPr txBox="1">
                              <a:spLocks noChangeArrowheads="1"/>
                            </wps:cNvSpPr>
                            <wps:spPr bwMode="auto">
                              <a:xfrm>
                                <a:off x="3133" y="9992"/>
                                <a:ext cx="157" cy="272"/>
                              </a:xfrm>
                              <a:prstGeom prst="rect">
                                <a:avLst/>
                              </a:prstGeom>
                              <a:solidFill>
                                <a:schemeClr val="bg1"/>
                              </a:solidFill>
                              <a:ln w="9525">
                                <a:solidFill>
                                  <a:srgbClr val="000000"/>
                                </a:solidFill>
                                <a:miter lim="800000"/>
                                <a:headEnd/>
                                <a:tailEnd/>
                              </a:ln>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0</w:t>
                                  </w:r>
                                </w:p>
                              </w:txbxContent>
                            </wps:txbx>
                            <wps:bodyPr rot="0" vert="horz" wrap="square" lIns="0" tIns="0" rIns="0" bIns="0" anchor="t" anchorCtr="0" upright="1">
                              <a:noAutofit/>
                            </wps:bodyPr>
                          </wps:wsp>
                        </wpg:grpSp>
                      </wpg:grpSp>
                      <wpg:grpSp>
                        <wpg:cNvPr id="981" name="Group 10977"/>
                        <wpg:cNvGrpSpPr>
                          <a:grpSpLocks/>
                        </wpg:cNvGrpSpPr>
                        <wpg:grpSpPr bwMode="auto">
                          <a:xfrm>
                            <a:off x="3375764" y="290186"/>
                            <a:ext cx="660583" cy="198120"/>
                            <a:chOff x="6204" y="5013"/>
                            <a:chExt cx="982" cy="312"/>
                          </a:xfrm>
                        </wpg:grpSpPr>
                        <wps:wsp>
                          <wps:cNvPr id="1009" name="Line 10978"/>
                          <wps:cNvCnPr>
                            <a:cxnSpLocks noChangeShapeType="1"/>
                          </wps:cNvCnPr>
                          <wps:spPr bwMode="auto">
                            <a:xfrm>
                              <a:off x="6204" y="5173"/>
                              <a:ext cx="43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17" name="Group 10979"/>
                          <wpg:cNvGrpSpPr>
                            <a:grpSpLocks/>
                          </wpg:cNvGrpSpPr>
                          <wpg:grpSpPr bwMode="auto">
                            <a:xfrm>
                              <a:off x="6646" y="5013"/>
                              <a:ext cx="540" cy="312"/>
                              <a:chOff x="2820" y="9992"/>
                              <a:chExt cx="470" cy="272"/>
                            </a:xfrm>
                          </wpg:grpSpPr>
                          <wps:wsp>
                            <wps:cNvPr id="1018" name="Text Box 10980"/>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781</w:t>
                                  </w:r>
                                </w:p>
                              </w:txbxContent>
                            </wps:txbx>
                            <wps:bodyPr rot="0" vert="horz" wrap="square" lIns="0" tIns="0" rIns="0" bIns="0" anchor="t" anchorCtr="0" upright="1">
                              <a:noAutofit/>
                            </wps:bodyPr>
                          </wps:wsp>
                          <wps:wsp>
                            <wps:cNvPr id="1019" name="Text Box 10981"/>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6</w:t>
                                  </w:r>
                                </w:p>
                              </w:txbxContent>
                            </wps:txbx>
                            <wps:bodyPr rot="0" vert="horz" wrap="square" lIns="0" tIns="0" rIns="0" bIns="0" anchor="t" anchorCtr="0" upright="1">
                              <a:noAutofit/>
                            </wps:bodyPr>
                          </wps:wsp>
                        </wpg:grpSp>
                      </wpg:grpSp>
                      <wpg:grpSp>
                        <wpg:cNvPr id="1181" name="组合 1181"/>
                        <wpg:cNvGrpSpPr/>
                        <wpg:grpSpPr>
                          <a:xfrm>
                            <a:off x="1645085" y="290186"/>
                            <a:ext cx="408409" cy="198120"/>
                            <a:chOff x="0" y="0"/>
                            <a:chExt cx="408409" cy="198120"/>
                          </a:xfrm>
                        </wpg:grpSpPr>
                        <wps:wsp>
                          <wps:cNvPr id="381" name="Text Box 10966"/>
                          <wps:cNvSpPr txBox="1">
                            <a:spLocks noChangeArrowheads="1"/>
                          </wps:cNvSpPr>
                          <wps:spPr bwMode="auto">
                            <a:xfrm>
                              <a:off x="272143" y="0"/>
                              <a:ext cx="136266" cy="198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2</w:t>
                                </w:r>
                              </w:p>
                            </w:txbxContent>
                          </wps:txbx>
                          <wps:bodyPr rot="0" vert="horz" wrap="square" lIns="0" tIns="0" rIns="0" bIns="0" anchor="t" anchorCtr="0" upright="1">
                            <a:noAutofit/>
                          </wps:bodyPr>
                        </wps:wsp>
                        <wps:wsp>
                          <wps:cNvPr id="1180" name="Text Box 10970"/>
                          <wps:cNvSpPr txBox="1">
                            <a:spLocks noChangeArrowheads="1"/>
                          </wps:cNvSpPr>
                          <wps:spPr bwMode="auto">
                            <a:xfrm>
                              <a:off x="0" y="0"/>
                              <a:ext cx="272230" cy="198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501</w:t>
                                </w:r>
                              </w:p>
                            </w:txbxContent>
                          </wps:txbx>
                          <wps:bodyPr rot="0" vert="horz" wrap="square" lIns="0" tIns="0" rIns="0" bIns="0" anchor="t" anchorCtr="0" upright="1">
                            <a:noAutofit/>
                          </wps:bodyPr>
                        </wps:wsp>
                      </wpg:grpSp>
                      <wpg:grpSp>
                        <wpg:cNvPr id="1182" name="Group 10982"/>
                        <wpg:cNvGrpSpPr>
                          <a:grpSpLocks/>
                        </wpg:cNvGrpSpPr>
                        <wpg:grpSpPr bwMode="auto">
                          <a:xfrm>
                            <a:off x="993731" y="298537"/>
                            <a:ext cx="647753" cy="198120"/>
                            <a:chOff x="6646" y="5013"/>
                            <a:chExt cx="856" cy="312"/>
                          </a:xfrm>
                        </wpg:grpSpPr>
                        <wps:wsp>
                          <wps:cNvPr id="1183" name="Line 10983"/>
                          <wps:cNvCnPr>
                            <a:cxnSpLocks noChangeShapeType="1"/>
                            <a:stCxn id="1186" idx="3"/>
                          </wps:cNvCnPr>
                          <wps:spPr bwMode="auto">
                            <a:xfrm>
                              <a:off x="7186" y="5169"/>
                              <a:ext cx="316" cy="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84" name="Group 10984"/>
                          <wpg:cNvGrpSpPr>
                            <a:grpSpLocks/>
                          </wpg:cNvGrpSpPr>
                          <wpg:grpSpPr bwMode="auto">
                            <a:xfrm>
                              <a:off x="6646" y="5013"/>
                              <a:ext cx="540" cy="312"/>
                              <a:chOff x="2820" y="9992"/>
                              <a:chExt cx="470" cy="272"/>
                            </a:xfrm>
                          </wpg:grpSpPr>
                          <wps:wsp>
                            <wps:cNvPr id="1185" name="Text Box 10985"/>
                            <wps:cNvSpPr txBox="1">
                              <a:spLocks noChangeArrowheads="1"/>
                            </wps:cNvSpPr>
                            <wps:spPr bwMode="auto">
                              <a:xfrm>
                                <a:off x="2820" y="9992"/>
                                <a:ext cx="313"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03</w:t>
                                  </w:r>
                                </w:p>
                              </w:txbxContent>
                            </wps:txbx>
                            <wps:bodyPr rot="0" vert="horz" wrap="square" lIns="0" tIns="0" rIns="0" bIns="0" anchor="t" anchorCtr="0" upright="1">
                              <a:noAutofit/>
                            </wps:bodyPr>
                          </wps:wsp>
                          <wps:wsp>
                            <wps:cNvPr id="1186" name="Text Box 10986"/>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4</w:t>
                                  </w:r>
                                </w:p>
                              </w:txbxContent>
                            </wps:txbx>
                            <wps:bodyPr rot="0" vert="horz" wrap="square" lIns="0" tIns="0" rIns="0" bIns="0" anchor="t" anchorCtr="0" upright="1">
                              <a:noAutofit/>
                            </wps:bodyPr>
                          </wps:wsp>
                        </wpg:grpSp>
                      </wpg:grpSp>
                      <wpg:grpSp>
                        <wpg:cNvPr id="1187" name="Group 10982"/>
                        <wpg:cNvGrpSpPr>
                          <a:grpSpLocks/>
                        </wpg:cNvGrpSpPr>
                        <wpg:grpSpPr bwMode="auto">
                          <a:xfrm>
                            <a:off x="331940" y="302712"/>
                            <a:ext cx="655320" cy="198120"/>
                            <a:chOff x="6646" y="5013"/>
                            <a:chExt cx="866" cy="312"/>
                          </a:xfrm>
                        </wpg:grpSpPr>
                        <wps:wsp>
                          <wps:cNvPr id="1188" name="Line 10983"/>
                          <wps:cNvCnPr>
                            <a:cxnSpLocks noChangeShapeType="1"/>
                            <a:stCxn id="10241" idx="3"/>
                          </wps:cNvCnPr>
                          <wps:spPr bwMode="auto">
                            <a:xfrm>
                              <a:off x="7186" y="5169"/>
                              <a:ext cx="32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89" name="Group 10984"/>
                          <wpg:cNvGrpSpPr>
                            <a:grpSpLocks/>
                          </wpg:cNvGrpSpPr>
                          <wpg:grpSpPr bwMode="auto">
                            <a:xfrm>
                              <a:off x="6646" y="5013"/>
                              <a:ext cx="540" cy="312"/>
                              <a:chOff x="2820" y="9992"/>
                              <a:chExt cx="470" cy="272"/>
                            </a:xfrm>
                          </wpg:grpSpPr>
                          <wps:wsp>
                            <wps:cNvPr id="10240" name="Text Box 10985"/>
                            <wps:cNvSpPr txBox="1">
                              <a:spLocks noChangeArrowheads="1"/>
                            </wps:cNvSpPr>
                            <wps:spPr bwMode="auto">
                              <a:xfrm>
                                <a:off x="2820" y="9992"/>
                                <a:ext cx="313" cy="272"/>
                              </a:xfrm>
                              <a:prstGeom prst="rect">
                                <a:avLst/>
                              </a:prstGeom>
                              <a:solidFill>
                                <a:schemeClr val="bg2">
                                  <a:lumMod val="90000"/>
                                </a:schemeClr>
                              </a:solidFill>
                              <a:ln w="9525">
                                <a:solidFill>
                                  <a:srgbClr val="000000"/>
                                </a:solidFill>
                                <a:miter lim="800000"/>
                                <a:headEnd/>
                                <a:tailEnd/>
                              </a:ln>
                              <a:extLst/>
                            </wps:spPr>
                            <wps:txbx>
                              <w:txbxContent>
                                <w:p w:rsidR="008E537A" w:rsidRPr="00840AD3" w:rsidRDefault="008E537A" w:rsidP="00484067">
                                  <w:pPr>
                                    <w:ind w:firstLineChars="0" w:firstLine="0"/>
                                    <w:jc w:val="center"/>
                                    <w:rPr>
                                      <w:rFonts w:ascii="Times New Roman" w:hAnsi="Times New Roman" w:cs="Times New Roman"/>
                                      <w:color w:val="000000" w:themeColor="text1"/>
                                      <w:sz w:val="18"/>
                                      <w:szCs w:val="18"/>
                                      <w14:textFill>
                                        <w14:solidFill>
                                          <w14:schemeClr w14:val="tx1">
                                            <w14:alpha w14:val="19000"/>
                                          </w14:schemeClr>
                                        </w14:solidFill>
                                      </w14:textFill>
                                    </w:rPr>
                                  </w:pPr>
                                  <w:r w:rsidRPr="00840AD3">
                                    <w:rPr>
                                      <w:rFonts w:ascii="Times New Roman" w:hAnsi="Times New Roman" w:cs="Times New Roman"/>
                                      <w:color w:val="000000" w:themeColor="text1"/>
                                      <w:sz w:val="18"/>
                                      <w:szCs w:val="18"/>
                                      <w14:textFill>
                                        <w14:solidFill>
                                          <w14:schemeClr w14:val="tx1">
                                            <w14:alpha w14:val="19000"/>
                                          </w14:schemeClr>
                                        </w14:solidFill>
                                      </w14:textFill>
                                    </w:rPr>
                                    <w:t>6</w:t>
                                  </w:r>
                                </w:p>
                              </w:txbxContent>
                            </wps:txbx>
                            <wps:bodyPr rot="0" vert="horz" wrap="square" lIns="0" tIns="0" rIns="0" bIns="0" anchor="t" anchorCtr="0" upright="1">
                              <a:noAutofit/>
                            </wps:bodyPr>
                          </wps:wsp>
                          <wps:wsp>
                            <wps:cNvPr id="10241" name="Text Box 10986"/>
                            <wps:cNvSpPr txBox="1">
                              <a:spLocks noChangeArrowheads="1"/>
                            </wps:cNvSpPr>
                            <wps:spPr bwMode="auto">
                              <a:xfrm>
                                <a:off x="3133" y="9992"/>
                                <a:ext cx="157" cy="2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3</w:t>
                                  </w:r>
                                </w:p>
                              </w:txbxContent>
                            </wps:txbx>
                            <wps:bodyPr rot="0" vert="horz" wrap="square" lIns="0" tIns="0" rIns="0" bIns="0" anchor="t" anchorCtr="0" upright="1">
                              <a:noAutofit/>
                            </wps:bodyPr>
                          </wps:wsp>
                        </wpg:grpSp>
                      </wpg:grpSp>
                    </wpg:wgp>
                  </a:graphicData>
                </a:graphic>
              </wp:anchor>
            </w:drawing>
          </mc:Choice>
          <mc:Fallback>
            <w:pict>
              <v:group id="组合 374" o:spid="_x0000_s1129" style="position:absolute;left:0;text-align:left;margin-left:25.9pt;margin-top:5.75pt;width:385.2pt;height:49.5pt;z-index:252072960" coordsize="48922,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">
                <v:shape id="Freeform 10957" o:spid="_x0000_s1130" style="position:absolute;left:5031;top:4050;width:43891;height:2235;visibility:visible;mso-wrap-style:square;v-text-anchor:top" coordsize="396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" path="m3689,r274,3l3960,352,,352,,144e" filled="f">
                  <v:stroke endarrow="block"/>
                  <v:path arrowok="t" o:connecttype="custom" o:connectlocs="4085658,0;4389120,1905;4385797,223520;0,223520;0,91440" o:connectangles="0,0,0,0,0"/>
                </v:shape>
                <v:shape id="Text Box 10967" o:spid="_x0000_s1131" type="#_x0000_t202" style="position:absolute;width:300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rsidR="008E537A" w:rsidRPr="0040546C" w:rsidRDefault="008E537A" w:rsidP="00484067">
                        <w:pPr>
                          <w:ind w:firstLineChars="0" w:firstLine="0"/>
                          <w:jc w:val="center"/>
                          <w:rPr>
                            <w:rFonts w:ascii="Times New Roman" w:hAnsi="Times New Roman" w:cs="Times New Roman"/>
                            <w:sz w:val="18"/>
                            <w:szCs w:val="18"/>
                          </w:rPr>
                        </w:pPr>
                        <w:r w:rsidRPr="0040546C">
                          <w:rPr>
                            <w:rFonts w:ascii="Times New Roman" w:hAnsi="Times New Roman" w:cs="Times New Roman"/>
                            <w:sz w:val="18"/>
                            <w:szCs w:val="18"/>
                          </w:rPr>
                          <w:t>head</w:t>
                        </w:r>
                      </w:p>
                    </w:txbxContent>
                  </v:textbox>
                </v:shape>
                <v:shape id="Freeform 10968" o:spid="_x0000_s1132" style="position:absolute;left:2880;top:1273;width:2013;height:1695;visibility:visible;mso-wrap-style:square;v-text-anchor:top" coordsize="2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" path="m,l266,267e" filled="f">
                  <v:stroke endarrow="block"/>
                  <v:path arrowok="t" o:connecttype="custom" o:connectlocs="0,0;201295,169545" o:connectangles="0,0"/>
                </v:shape>
                <v:group id="Group 10969" o:spid="_x0000_s1133" style="position:absolute;left:22964;top:2922;width:4088;height:1981"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shape id="Text Box 10970" o:spid="_x0000_s1134"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205</w:t>
                          </w:r>
                        </w:p>
                      </w:txbxContent>
                    </v:textbox>
                  </v:shape>
                  <v:shape id="Text Box 10971" o:spid="_x0000_s1135"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" filled="f">
                    <v:textbox inset="0,0,0,0">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1</w:t>
                          </w:r>
                        </w:p>
                      </w:txbxContent>
                    </v:textbox>
                  </v:shape>
                </v:group>
                <v:line id="Line 10972" o:spid="_x0000_s1136" style="position:absolute;flip:y;visibility:visible;mso-wrap-style:square" from="20500,3903" to="22952,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">
                  <v:stroke endarrow="block"/>
                </v:line>
                <v:group id="Group 10973" o:spid="_x0000_s1137" style="position:absolute;left:29644;top:2922;width:4088;height:1981"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shape id="Text Box 10974" o:spid="_x0000_s1138"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6</w:t>
                          </w:r>
                          <w:r>
                            <w:rPr>
                              <w:rFonts w:ascii="Times New Roman" w:hAnsi="Times New Roman" w:cs="Times New Roman" w:hint="eastAsia"/>
                              <w:sz w:val="18"/>
                              <w:szCs w:val="18"/>
                            </w:rPr>
                            <w:t>1</w:t>
                          </w:r>
                          <w:r>
                            <w:rPr>
                              <w:rFonts w:ascii="Times New Roman" w:hAnsi="Times New Roman" w:cs="Times New Roman"/>
                              <w:sz w:val="18"/>
                              <w:szCs w:val="18"/>
                            </w:rPr>
                            <w:t>8</w:t>
                          </w:r>
                        </w:p>
                      </w:txbxContent>
                    </v:textbox>
                  </v:shape>
                  <v:shape id="Text Box 10975" o:spid="_x0000_s1139"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" filled="f">
                    <v:textbox inset="0,0,0,0">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5</w:t>
                          </w:r>
                        </w:p>
                      </w:txbxContent>
                    </v:textbox>
                  </v:shape>
                </v:group>
                <v:line id="Line 10976" o:spid="_x0000_s1140" style="position:absolute;visibility:visible;mso-wrap-style:square" from="26972,4008" to="29563,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">
                  <v:stroke endarrow="block"/>
                </v:line>
                <v:group id="Group 10982" o:spid="_x0000_s1141" style="position:absolute;left:40375;top:2901;width:6904;height:1982" coordorigin="6274,5013" coordsize="91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line id="Line 10983" o:spid="_x0000_s1142" style="position:absolute;flip:y;visibility:visible;mso-wrap-style:square" from="6274,5174" to="6637,5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">
                    <v:stroke endarrow="block"/>
                  </v:line>
                  <v:group id="Group 10984" o:spid="_x0000_s1143"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Text Box 10985" o:spid="_x0000_s1144"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" fillcolor="white [3212]">
                      <v:textbox inset="0,0,0,0">
                        <w:txbxContent>
                          <w:p w:rsidR="008E537A" w:rsidRPr="00280F28" w:rsidRDefault="008E537A" w:rsidP="00484067">
                            <w:pPr>
                              <w:ind w:firstLineChars="0" w:firstLine="0"/>
                              <w:jc w:val="center"/>
                              <w:rPr>
                                <w:rFonts w:ascii="Times New Roman" w:hAnsi="Times New Roman" w:cs="Times New Roman"/>
                                <w:color w:val="FFFFFF" w:themeColor="background1"/>
                                <w:sz w:val="18"/>
                                <w:szCs w:val="18"/>
                                <w14:textFill>
                                  <w14:noFill/>
                                </w14:textFill>
                              </w:rPr>
                            </w:pPr>
                            <w:r>
                              <w:rPr>
                                <w:rFonts w:ascii="Times New Roman" w:hAnsi="Times New Roman" w:cs="Times New Roman"/>
                                <w:sz w:val="18"/>
                                <w:szCs w:val="18"/>
                              </w:rPr>
                              <w:t>9</w:t>
                            </w:r>
                            <w:r>
                              <w:rPr>
                                <w:rFonts w:ascii="Times New Roman" w:hAnsi="Times New Roman" w:cs="Times New Roman" w:hint="eastAsia"/>
                                <w:sz w:val="18"/>
                                <w:szCs w:val="18"/>
                              </w:rPr>
                              <w:t>1</w:t>
                            </w:r>
                            <w:r>
                              <w:rPr>
                                <w:rFonts w:ascii="Times New Roman" w:hAnsi="Times New Roman" w:cs="Times New Roman"/>
                                <w:sz w:val="18"/>
                                <w:szCs w:val="18"/>
                              </w:rPr>
                              <w:t>0</w:t>
                            </w:r>
                          </w:p>
                        </w:txbxContent>
                      </v:textbox>
                    </v:shape>
                    <v:shape id="Text Box 10986" o:spid="_x0000_s1145"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" fillcolor="white [3212]">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0</w:t>
                            </w:r>
                          </w:p>
                        </w:txbxContent>
                      </v:textbox>
                    </v:shape>
                  </v:group>
                </v:group>
                <v:group id="Group 10977" o:spid="_x0000_s1146" style="position:absolute;left:33757;top:2901;width:6606;height:1982" coordorigin="6204,5013" coordsize="98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line id="Line 10978" o:spid="_x0000_s1147" style="position:absolute;visibility:visible;mso-wrap-style:square" from="6204,5173" to="6634,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">
                    <v:stroke endarrow="block"/>
                  </v:line>
                  <v:group id="Group 10979" o:spid="_x0000_s1148"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shape id="Text Box 10980" o:spid="_x0000_s1149"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781</w:t>
                            </w:r>
                          </w:p>
                        </w:txbxContent>
                      </v:textbox>
                    </v:shape>
                    <v:shape id="Text Box 10981" o:spid="_x0000_s1150"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" filled="f">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6</w:t>
                            </w:r>
                          </w:p>
                        </w:txbxContent>
                      </v:textbox>
                    </v:shape>
                  </v:group>
                </v:group>
                <v:group id="组合 1181" o:spid="_x0000_s1151" style="position:absolute;left:16450;top:2901;width:4084;height:1982" coordsize="40840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Text Box 10966" o:spid="_x0000_s1152" type="#_x0000_t202" style="position:absolute;left:272143;width:136266;height:198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" filled="f">
                    <v:textbox inset="0,0,0,0">
                      <w:txbxContent>
                        <w:p w:rsidR="008E537A" w:rsidRPr="00840AD3" w:rsidRDefault="008E537A" w:rsidP="00484067">
                          <w:pPr>
                            <w:ind w:firstLineChars="0" w:firstLine="0"/>
                            <w:jc w:val="center"/>
                            <w:rPr>
                              <w:rFonts w:ascii="Times New Roman" w:hAnsi="Times New Roman" w:cs="Times New Roman"/>
                              <w:sz w:val="18"/>
                            </w:rPr>
                          </w:pPr>
                          <w:r w:rsidRPr="00840AD3">
                            <w:rPr>
                              <w:rFonts w:ascii="Times New Roman" w:hAnsi="Times New Roman" w:cs="Times New Roman"/>
                              <w:sz w:val="18"/>
                            </w:rPr>
                            <w:t>2</w:t>
                          </w:r>
                        </w:p>
                      </w:txbxContent>
                    </v:textbox>
                  </v:shape>
                  <v:shape id="Text Box 10970" o:spid="_x0000_s1153" type="#_x0000_t202" style="position:absolute;width:272230;height:198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sz w:val="18"/>
                              <w:szCs w:val="18"/>
                            </w:rPr>
                            <w:t>501</w:t>
                          </w:r>
                        </w:p>
                      </w:txbxContent>
                    </v:textbox>
                  </v:shape>
                </v:group>
                <v:group id="Group 10982" o:spid="_x0000_s1154" style="position:absolute;left:9937;top:2985;width:6477;height:1981" coordorigin="6646,5013" coordsize="85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line id="Line 10983" o:spid="_x0000_s1155" style="position:absolute;visibility:visible;mso-wrap-style:square" from="7186,5169" to="7502,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">
                    <v:stroke endarrow="block"/>
                  </v:line>
                  <v:group id="Group 10984" o:spid="_x0000_s1156"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Text Box 10985" o:spid="_x0000_s1157"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" filled="f">
                      <v:textbox inset="0,0,0,0">
                        <w:txbxContent>
                          <w:p w:rsidR="008E537A" w:rsidRPr="0040546C" w:rsidRDefault="008E537A" w:rsidP="00484067">
                            <w:pPr>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03</w:t>
                            </w:r>
                          </w:p>
                        </w:txbxContent>
                      </v:textbox>
                    </v:shape>
                    <v:shape id="Text Box 10986" o:spid="_x0000_s1158"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" filled="f">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4</w:t>
                            </w:r>
                          </w:p>
                        </w:txbxContent>
                      </v:textbox>
                    </v:shape>
                  </v:group>
                </v:group>
                <v:group id="Group 10982" o:spid="_x0000_s1159" style="position:absolute;left:3319;top:3027;width:6553;height:1981" coordorigin="6646,5013" coordsize="86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line id="Line 10983" o:spid="_x0000_s1160" style="position:absolute;visibility:visible;mso-wrap-style:square" from="7186,5169" to="7512,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">
                    <v:stroke endarrow="block"/>
                  </v:line>
                  <v:group id="Group 10984" o:spid="_x0000_s1161" style="position:absolute;left:6646;top:5013;width:540;height:312" coordorigin="2820,9992" coordsize="47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Text Box 10985" o:spid="_x0000_s1162" type="#_x0000_t202" style="position:absolute;left:2820;top:9992;width:31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" fillcolor="#cfcdcd [2894]">
                      <v:textbox inset="0,0,0,0">
                        <w:txbxContent>
                          <w:p w:rsidR="008E537A" w:rsidRPr="00840AD3" w:rsidRDefault="008E537A" w:rsidP="00484067">
                            <w:pPr>
                              <w:ind w:firstLineChars="0" w:firstLine="0"/>
                              <w:jc w:val="center"/>
                              <w:rPr>
                                <w:rFonts w:ascii="Times New Roman" w:hAnsi="Times New Roman" w:cs="Times New Roman"/>
                                <w:color w:val="000000" w:themeColor="text1"/>
                                <w:sz w:val="18"/>
                                <w:szCs w:val="18"/>
                                <w14:textFill>
                                  <w14:solidFill>
                                    <w14:schemeClr w14:val="tx1">
                                      <w14:alpha w14:val="19000"/>
                                    </w14:schemeClr>
                                  </w14:solidFill>
                                </w14:textFill>
                              </w:rPr>
                            </w:pPr>
                            <w:r w:rsidRPr="00840AD3">
                              <w:rPr>
                                <w:rFonts w:ascii="Times New Roman" w:hAnsi="Times New Roman" w:cs="Times New Roman"/>
                                <w:color w:val="000000" w:themeColor="text1"/>
                                <w:sz w:val="18"/>
                                <w:szCs w:val="18"/>
                                <w14:textFill>
                                  <w14:solidFill>
                                    <w14:schemeClr w14:val="tx1">
                                      <w14:alpha w14:val="19000"/>
                                    </w14:schemeClr>
                                  </w14:solidFill>
                                </w14:textFill>
                              </w:rPr>
                              <w:t>6</w:t>
                            </w:r>
                          </w:p>
                        </w:txbxContent>
                      </v:textbox>
                    </v:shape>
                    <v:shape id="Text Box 10986" o:spid="_x0000_s1163" type="#_x0000_t202" style="position:absolute;left:3133;top:9992;width:15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" filled="f">
                      <v:textbox inset="0,0,0,0">
                        <w:txbxContent>
                          <w:p w:rsidR="008E537A" w:rsidRPr="004405BF" w:rsidRDefault="008E537A" w:rsidP="00484067">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3</w:t>
                            </w:r>
                          </w:p>
                        </w:txbxContent>
                      </v:textbox>
                    </v:shape>
                  </v:group>
                </v:group>
              </v:group>
            </w:pict>
          </mc:Fallback>
        </mc:AlternateContent>
      </w:r>
    </w:p>
    <w:p w:rsidR="00484067" w:rsidRDefault="00484067" w:rsidP="00484067">
      <w:pPr>
        <w:pStyle w:val="a3"/>
        <w:spacing w:line="240" w:lineRule="auto"/>
        <w:ind w:firstLine="420"/>
        <w:rPr>
          <w:rFonts w:ascii="Times New Roman" w:eastAsia="宋体" w:hAnsi="Times New Roman" w:cs="Times New Roman"/>
        </w:rPr>
      </w:pPr>
    </w:p>
    <w:p w:rsidR="00484067" w:rsidRDefault="00484067" w:rsidP="00484067">
      <w:pPr>
        <w:pStyle w:val="a3"/>
        <w:spacing w:line="240" w:lineRule="auto"/>
        <w:ind w:firstLine="420"/>
        <w:rPr>
          <w:rFonts w:ascii="Times New Roman" w:eastAsia="宋体" w:hAnsi="Times New Roman" w:cs="Times New Roman"/>
        </w:rPr>
      </w:pPr>
    </w:p>
    <w:p w:rsidR="00484067" w:rsidRDefault="00484067" w:rsidP="00484067">
      <w:pPr>
        <w:pStyle w:val="a3"/>
        <w:spacing w:line="240" w:lineRule="auto"/>
        <w:ind w:firstLine="420"/>
        <w:rPr>
          <w:rFonts w:ascii="Times New Roman" w:eastAsia="宋体" w:hAnsi="Times New Roman" w:cs="Times New Roman"/>
        </w:rPr>
      </w:pPr>
    </w:p>
    <w:p w:rsidR="00484067" w:rsidRDefault="00484067" w:rsidP="00484067">
      <w:pPr>
        <w:pStyle w:val="a3"/>
        <w:spacing w:line="240" w:lineRule="auto"/>
        <w:ind w:firstLine="420"/>
        <w:rPr>
          <w:rFonts w:ascii="Times New Roman" w:eastAsia="宋体" w:hAnsi="Times New Roman" w:cs="Times New Roman"/>
        </w:rPr>
      </w:pPr>
      <w:r>
        <w:rPr>
          <w:rFonts w:ascii="Times New Roman" w:eastAsia="宋体" w:hAnsi="Times New Roman" w:cs="Times New Roman"/>
          <w:noProof/>
        </w:rPr>
        <mc:AlternateContent>
          <mc:Choice Requires="wps">
            <w:drawing>
              <wp:anchor distT="0" distB="0" distL="114300" distR="114300" simplePos="0" relativeHeight="252068864" behindDoc="0" locked="0" layoutInCell="1" allowOverlap="1" wp14:anchorId="12C9D601" wp14:editId="6423A09B">
                <wp:simplePos x="0" y="0"/>
                <wp:positionH relativeFrom="margin">
                  <wp:align>center</wp:align>
                </wp:positionH>
                <wp:positionV relativeFrom="paragraph">
                  <wp:posOffset>4717</wp:posOffset>
                </wp:positionV>
                <wp:extent cx="2332422" cy="198120"/>
                <wp:effectExtent l="0" t="0" r="10795" b="11430"/>
                <wp:wrapNone/>
                <wp:docPr id="1179" name="Text Box 1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422" cy="1981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2</w:t>
                            </w:r>
                            <w:r>
                              <w:rPr>
                                <w:rFonts w:ascii="Times New Roman" w:eastAsia="宋体" w:hAnsi="Times New Roman" w:cs="Times New Roman"/>
                                <w:b w:val="0"/>
                              </w:rPr>
                              <w:t xml:space="preserve">-4 </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单向</w:t>
                            </w:r>
                            <w:r w:rsidRPr="000112BE">
                              <w:rPr>
                                <w:rFonts w:ascii="Times New Roman" w:eastAsia="宋体" w:hAnsi="Times New Roman" w:cs="Times New Roman"/>
                                <w:b w:val="0"/>
                              </w:rPr>
                              <w:t>循环链表</w:t>
                            </w:r>
                          </w:p>
                          <w:p w:rsidR="008E537A" w:rsidRDefault="008E537A" w:rsidP="00484067">
                            <w:pPr>
                              <w:ind w:firstLine="420"/>
                            </w:pPr>
                          </w:p>
                        </w:txbxContent>
                      </wps:txbx>
                      <wps:bodyPr rot="0" vert="horz" wrap="square" lIns="0" tIns="0" rIns="0" bIns="0" anchor="t" anchorCtr="0" upright="1">
                        <a:noAutofit/>
                      </wps:bodyPr>
                    </wps:wsp>
                  </a:graphicData>
                </a:graphic>
              </wp:anchor>
            </w:drawing>
          </mc:Choice>
          <mc:Fallback>
            <w:pict>
              <v:shape w14:anchorId="12C9D601" id="Text Box 11000" o:spid="_x0000_s1164" type="#_x0000_t202" style="position:absolute;left:0;text-align:left;margin-left:0;margin-top:.35pt;width:183.65pt;height:15.6pt;z-index:252068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" filled="f" stroked="f">
                <v:textbox inset="0,0,0,0">
                  <w:txbxContent>
                    <w:p w:rsidR="008E537A" w:rsidRPr="000112BE" w:rsidRDefault="008E537A" w:rsidP="00484067">
                      <w:pPr>
                        <w:pStyle w:val="a6"/>
                        <w:tabs>
                          <w:tab w:val="left" w:pos="2460"/>
                        </w:tabs>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2</w:t>
                      </w:r>
                      <w:r>
                        <w:rPr>
                          <w:rFonts w:ascii="Times New Roman" w:eastAsia="宋体" w:hAnsi="Times New Roman" w:cs="Times New Roman"/>
                          <w:b w:val="0"/>
                        </w:rPr>
                        <w:t xml:space="preserve">-4 </w:t>
                      </w:r>
                      <w:r w:rsidRPr="000112BE">
                        <w:rPr>
                          <w:rFonts w:ascii="Times New Roman" w:eastAsia="宋体" w:hAnsi="Times New Roman" w:cs="Times New Roman"/>
                          <w:b w:val="0"/>
                        </w:rPr>
                        <w:t>带头结点的</w:t>
                      </w:r>
                      <w:r>
                        <w:rPr>
                          <w:rFonts w:ascii="Times New Roman" w:eastAsia="宋体" w:hAnsi="Times New Roman" w:cs="Times New Roman" w:hint="eastAsia"/>
                          <w:b w:val="0"/>
                        </w:rPr>
                        <w:t>单向</w:t>
                      </w:r>
                      <w:r w:rsidRPr="000112BE">
                        <w:rPr>
                          <w:rFonts w:ascii="Times New Roman" w:eastAsia="宋体" w:hAnsi="Times New Roman" w:cs="Times New Roman"/>
                          <w:b w:val="0"/>
                        </w:rPr>
                        <w:t>循环链表</w:t>
                      </w:r>
                    </w:p>
                    <w:p w:rsidR="008E537A" w:rsidRDefault="008E537A" w:rsidP="00484067">
                      <w:pPr>
                        <w:ind w:firstLine="420"/>
                      </w:pPr>
                    </w:p>
                  </w:txbxContent>
                </v:textbox>
                <w10:wrap anchorx="margin"/>
              </v:shape>
            </w:pict>
          </mc:Fallback>
        </mc:AlternateContent>
      </w:r>
    </w:p>
    <w:p w:rsidR="00484067" w:rsidRDefault="00484067" w:rsidP="00484067">
      <w:pPr>
        <w:pStyle w:val="a3"/>
        <w:spacing w:line="240" w:lineRule="auto"/>
        <w:ind w:firstLineChars="0" w:firstLine="0"/>
        <w:rPr>
          <w:rFonts w:ascii="Times New Roman" w:eastAsia="宋体" w:hAnsi="Times New Roman" w:cs="Times New Roman"/>
          <w:color w:val="000000" w:themeColor="text1"/>
        </w:rPr>
      </w:pPr>
      <w:r>
        <w:rPr>
          <w:rFonts w:ascii="Times New Roman" w:eastAsia="宋体" w:hAnsi="Times New Roman" w:cs="Times New Roman" w:hint="eastAsia"/>
        </w:rPr>
        <w:t>根据图示，链表为带有头结点的单向循环链表，头结点（虚拟结点）</w:t>
      </w:r>
      <w:r w:rsidR="002C6530">
        <w:rPr>
          <w:rFonts w:ascii="Times New Roman" w:eastAsia="宋体" w:hAnsi="Times New Roman" w:cs="Times New Roman" w:hint="eastAsia"/>
        </w:rPr>
        <w:t>是</w:t>
      </w:r>
      <w:r>
        <w:rPr>
          <w:rFonts w:ascii="Times New Roman" w:eastAsia="宋体" w:hAnsi="Times New Roman" w:cs="Times New Roman" w:hint="eastAsia"/>
        </w:rPr>
        <w:t>下标为</w:t>
      </w:r>
      <w:r>
        <w:rPr>
          <w:rFonts w:ascii="Times New Roman" w:eastAsia="宋体" w:hAnsi="Times New Roman" w:cs="Times New Roman" w:hint="eastAsia"/>
        </w:rPr>
        <w:t>0</w:t>
      </w:r>
      <w:r>
        <w:rPr>
          <w:rFonts w:ascii="Times New Roman" w:eastAsia="宋体" w:hAnsi="Times New Roman" w:cs="Times New Roman" w:hint="eastAsia"/>
        </w:rPr>
        <w:t>的元素。</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二、填空题</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．线性表是</w:t>
      </w:r>
      <w:r w:rsidRPr="00196523">
        <w:rPr>
          <w:rFonts w:ascii="Times New Roman" w:eastAsia="宋体" w:hAnsi="Times New Roman" w:cs="Times New Roman" w:hint="eastAsia"/>
          <w:color w:val="000000" w:themeColor="text1"/>
        </w:rPr>
        <w:t>一个</w:t>
      </w:r>
      <w:r w:rsidRPr="00196523">
        <w:rPr>
          <w:rFonts w:ascii="Times New Roman" w:eastAsia="宋体" w:hAnsi="Times New Roman" w:cs="Times New Roman"/>
          <w:color w:val="000000" w:themeColor="text1"/>
        </w:rPr>
        <w:t>有限序列</w:t>
      </w:r>
      <w:r w:rsidRPr="00196523">
        <w:rPr>
          <w:rFonts w:ascii="Times New Roman" w:eastAsia="宋体" w:hAnsi="Times New Roman" w:cs="Times New Roman" w:hint="eastAsia"/>
          <w:color w:val="000000" w:themeColor="text1"/>
        </w:rPr>
        <w:t>，组成线性表的是</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0</w:t>
      </w:r>
      <w:r w:rsidRPr="00196523">
        <w:rPr>
          <w:rFonts w:ascii="Times New Roman" w:eastAsia="宋体" w:hAnsi="Times New Roman" w:cs="Times New Roman"/>
          <w:color w:val="000000" w:themeColor="text1"/>
        </w:rPr>
        <w:t>）</w:t>
      </w:r>
      <w:proofErr w:type="gramStart"/>
      <w:r w:rsidRPr="00196523">
        <w:rPr>
          <w:rFonts w:ascii="Times New Roman" w:eastAsia="宋体" w:hAnsi="Times New Roman" w:cs="Times New Roman"/>
          <w:color w:val="000000" w:themeColor="text1"/>
        </w:rPr>
        <w:t>个</w:t>
      </w:r>
      <w:proofErr w:type="gramEnd"/>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p>
    <w:p w:rsidR="00106B84" w:rsidRPr="00196523" w:rsidRDefault="00106B84" w:rsidP="001C30E9">
      <w:pPr>
        <w:pStyle w:val="a3"/>
        <w:spacing w:line="240" w:lineRule="auto"/>
        <w:ind w:firstLineChars="0" w:firstLine="0"/>
        <w:rPr>
          <w:rFonts w:ascii="Times New Roman" w:eastAsia="宋体" w:hAnsi="Times New Roman" w:cs="Times New Roman"/>
          <w:color w:val="000000" w:themeColor="text1"/>
          <w:szCs w:val="20"/>
        </w:rPr>
      </w:pPr>
      <w:r w:rsidRPr="00196523">
        <w:rPr>
          <w:rFonts w:ascii="Times New Roman" w:eastAsia="宋体" w:hAnsi="Times New Roman" w:cs="Times New Roman" w:hint="eastAsia"/>
          <w:color w:val="000000" w:themeColor="text1"/>
        </w:rPr>
        <w:t>答案：</w:t>
      </w:r>
      <w:r w:rsidR="00084F1E" w:rsidRPr="00196523">
        <w:rPr>
          <w:rFonts w:ascii="Times New Roman" w:eastAsia="宋体" w:hAnsi="Times New Roman" w:cs="Times New Roman"/>
          <w:color w:val="000000" w:themeColor="text1"/>
          <w:szCs w:val="20"/>
        </w:rPr>
        <w:t>同类型</w:t>
      </w:r>
      <w:r w:rsidR="00084F1E" w:rsidRPr="00196523">
        <w:rPr>
          <w:rFonts w:ascii="Times New Roman" w:eastAsia="宋体" w:hAnsi="Times New Roman" w:cs="Times New Roman" w:hint="eastAsia"/>
          <w:color w:val="000000" w:themeColor="text1"/>
          <w:szCs w:val="20"/>
        </w:rPr>
        <w:t>的</w:t>
      </w:r>
      <w:r w:rsidR="00084F1E" w:rsidRPr="00196523">
        <w:rPr>
          <w:rFonts w:ascii="Times New Roman" w:eastAsia="宋体" w:hAnsi="Times New Roman" w:cs="Times New Roman"/>
          <w:color w:val="000000" w:themeColor="text1"/>
          <w:szCs w:val="20"/>
        </w:rPr>
        <w:t>数据元素</w:t>
      </w:r>
      <w:r w:rsidR="00BD77F1" w:rsidRPr="00196523">
        <w:rPr>
          <w:rFonts w:ascii="Times New Roman" w:eastAsia="宋体" w:hAnsi="Times New Roman" w:cs="Times New Roman" w:hint="eastAsia"/>
          <w:color w:val="000000" w:themeColor="text1"/>
          <w:szCs w:val="20"/>
        </w:rPr>
        <w:t>。</w:t>
      </w:r>
    </w:p>
    <w:p w:rsidR="00BD77F1" w:rsidRPr="00196523" w:rsidRDefault="00BD77F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线性表的定义</w:t>
      </w:r>
      <w:r w:rsidR="00D83DC5" w:rsidRPr="00196523">
        <w:rPr>
          <w:rFonts w:ascii="Times New Roman" w:eastAsia="宋体" w:hAnsi="Times New Roman" w:cs="Times New Roman" w:hint="eastAsia"/>
          <w:color w:val="000000" w:themeColor="text1"/>
        </w:rPr>
        <w:t>要求</w:t>
      </w:r>
      <w:r w:rsidR="00E158CC" w:rsidRPr="00196523">
        <w:rPr>
          <w:rFonts w:ascii="Times New Roman" w:eastAsia="宋体" w:hAnsi="Times New Roman" w:cs="Times New Roman" w:hint="eastAsia"/>
          <w:color w:val="000000" w:themeColor="text1"/>
        </w:rPr>
        <w:t>组成线性表的</w:t>
      </w:r>
      <w:r w:rsidR="00BB22D4" w:rsidRPr="00196523">
        <w:rPr>
          <w:rFonts w:ascii="Times New Roman" w:eastAsia="宋体" w:hAnsi="Times New Roman" w:cs="Times New Roman" w:hint="eastAsia"/>
          <w:color w:val="000000" w:themeColor="text1"/>
        </w:rPr>
        <w:t>数据</w:t>
      </w:r>
      <w:r w:rsidR="00E158CC" w:rsidRPr="00196523">
        <w:rPr>
          <w:rFonts w:ascii="Times New Roman" w:eastAsia="宋体" w:hAnsi="Times New Roman" w:cs="Times New Roman" w:hint="eastAsia"/>
          <w:color w:val="000000" w:themeColor="text1"/>
        </w:rPr>
        <w:t>元素是同类型的。</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．不带头结点的单链表</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head</w:t>
      </w:r>
      <w:r w:rsidRPr="00196523">
        <w:rPr>
          <w:rFonts w:ascii="Times New Roman" w:eastAsia="宋体" w:hAnsi="Times New Roman" w:cs="Times New Roman" w:hint="eastAsia"/>
          <w:color w:val="000000" w:themeColor="text1"/>
        </w:rPr>
        <w:t>为头指针）</w:t>
      </w:r>
      <w:r w:rsidRPr="00196523">
        <w:rPr>
          <w:rFonts w:ascii="Times New Roman" w:eastAsia="宋体" w:hAnsi="Times New Roman" w:cs="Times New Roman"/>
          <w:color w:val="000000" w:themeColor="text1"/>
        </w:rPr>
        <w:t>为空的判定条件是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p>
    <w:p w:rsidR="00106B84" w:rsidRPr="00196523" w:rsidRDefault="00106B8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084F1E" w:rsidRPr="00196523">
        <w:rPr>
          <w:rFonts w:ascii="Times New Roman" w:eastAsia="宋体" w:hAnsi="Times New Roman" w:cs="Times New Roman"/>
          <w:color w:val="000000" w:themeColor="text1"/>
        </w:rPr>
        <w:t>head</w:t>
      </w:r>
      <w:r w:rsidR="00084F1E" w:rsidRPr="00196523">
        <w:rPr>
          <w:rFonts w:ascii="Times New Roman" w:eastAsia="宋体" w:hAnsi="Times New Roman" w:cs="Times New Roman" w:hint="eastAsia"/>
          <w:color w:val="000000" w:themeColor="text1"/>
        </w:rPr>
        <w:t>==</w:t>
      </w:r>
      <w:r w:rsidR="00084F1E" w:rsidRPr="00196523">
        <w:rPr>
          <w:rFonts w:ascii="Times New Roman" w:eastAsia="宋体" w:hAnsi="Times New Roman" w:cs="Times New Roman"/>
          <w:color w:val="000000" w:themeColor="text1"/>
        </w:rPr>
        <w:t>NULL</w:t>
      </w:r>
      <w:r w:rsidR="00BD77F1" w:rsidRPr="00196523">
        <w:rPr>
          <w:rFonts w:ascii="Times New Roman" w:eastAsia="宋体" w:hAnsi="Times New Roman" w:cs="Times New Roman" w:hint="eastAsia"/>
          <w:color w:val="000000" w:themeColor="text1"/>
        </w:rPr>
        <w:t>。</w:t>
      </w:r>
    </w:p>
    <w:p w:rsidR="00BD77F1" w:rsidRPr="00196523" w:rsidRDefault="00BD77F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不带头结点的</w:t>
      </w:r>
      <w:r w:rsidR="00E158CC" w:rsidRPr="00196523">
        <w:rPr>
          <w:rFonts w:ascii="Times New Roman" w:eastAsia="宋体" w:hAnsi="Times New Roman" w:cs="Times New Roman" w:hint="eastAsia"/>
          <w:color w:val="000000" w:themeColor="text1"/>
        </w:rPr>
        <w:t>空</w:t>
      </w:r>
      <w:r w:rsidRPr="00196523">
        <w:rPr>
          <w:rFonts w:ascii="Times New Roman" w:eastAsia="宋体" w:hAnsi="Times New Roman" w:cs="Times New Roman" w:hint="eastAsia"/>
          <w:color w:val="000000" w:themeColor="text1"/>
        </w:rPr>
        <w:t>单链表</w:t>
      </w:r>
      <w:r w:rsidR="00E158CC"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hint="eastAsia"/>
          <w:color w:val="000000" w:themeColor="text1"/>
        </w:rPr>
        <w:t>一个结点都没有，头指针</w:t>
      </w:r>
      <w:r w:rsidR="00E158CC" w:rsidRPr="00196523">
        <w:rPr>
          <w:rFonts w:ascii="Times New Roman" w:eastAsia="宋体" w:hAnsi="Times New Roman" w:cs="Times New Roman" w:hint="eastAsia"/>
          <w:color w:val="000000" w:themeColor="text1"/>
        </w:rPr>
        <w:t>的值为</w:t>
      </w:r>
      <w:r w:rsidR="00E158CC" w:rsidRPr="00196523">
        <w:rPr>
          <w:rFonts w:ascii="Times New Roman" w:eastAsia="宋体" w:hAnsi="Times New Roman" w:cs="Times New Roman" w:hint="eastAsia"/>
          <w:color w:val="000000" w:themeColor="text1"/>
        </w:rPr>
        <w:t>N</w:t>
      </w:r>
      <w:r w:rsidR="00E158CC" w:rsidRPr="00196523">
        <w:rPr>
          <w:rFonts w:ascii="Times New Roman" w:eastAsia="宋体" w:hAnsi="Times New Roman" w:cs="Times New Roman"/>
          <w:color w:val="000000" w:themeColor="text1"/>
        </w:rPr>
        <w:t>ULL</w:t>
      </w:r>
      <w:r w:rsidR="00E158CC" w:rsidRPr="00196523">
        <w:rPr>
          <w:rFonts w:ascii="Times New Roman" w:eastAsia="宋体" w:hAnsi="Times New Roman" w:cs="Times New Roman" w:hint="eastAsia"/>
          <w:color w:val="000000" w:themeColor="text1"/>
        </w:rPr>
        <w:t>。</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．带头结点的双向循环链表</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head</w:t>
      </w:r>
      <w:r w:rsidRPr="00196523">
        <w:rPr>
          <w:rFonts w:ascii="Times New Roman" w:eastAsia="宋体" w:hAnsi="Times New Roman" w:cs="Times New Roman" w:hint="eastAsia"/>
          <w:color w:val="000000" w:themeColor="text1"/>
        </w:rPr>
        <w:t>为头指针）为空的条件是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p>
    <w:p w:rsidR="00106B84" w:rsidRPr="00196523" w:rsidRDefault="00106B84" w:rsidP="001C30E9">
      <w:pPr>
        <w:pStyle w:val="a3"/>
        <w:spacing w:line="240" w:lineRule="auto"/>
        <w:ind w:firstLineChars="0" w:firstLine="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答案：</w:t>
      </w:r>
      <w:r w:rsidR="00084F1E" w:rsidRPr="00196523">
        <w:rPr>
          <w:rFonts w:ascii="Times New Roman" w:eastAsia="宋体" w:hAnsi="Times New Roman" w:cs="Times New Roman"/>
          <w:color w:val="000000" w:themeColor="text1"/>
          <w:szCs w:val="21"/>
        </w:rPr>
        <w:t>head-&gt;next==head</w:t>
      </w:r>
      <w:r w:rsidR="00492875" w:rsidRPr="00196523">
        <w:rPr>
          <w:rFonts w:ascii="Times New Roman" w:eastAsia="宋体" w:hAnsi="Times New Roman" w:cs="Times New Roman" w:hint="eastAsia"/>
          <w:color w:val="000000" w:themeColor="text1"/>
          <w:szCs w:val="21"/>
        </w:rPr>
        <w:t>或是</w:t>
      </w:r>
      <w:r w:rsidR="00492875" w:rsidRPr="00196523">
        <w:rPr>
          <w:rFonts w:ascii="Times New Roman" w:eastAsia="宋体" w:hAnsi="Times New Roman" w:cs="Times New Roman"/>
          <w:color w:val="000000" w:themeColor="text1"/>
          <w:szCs w:val="21"/>
        </w:rPr>
        <w:t>head-&gt;prev==head</w:t>
      </w:r>
    </w:p>
    <w:p w:rsidR="00E158CC" w:rsidRPr="00196523" w:rsidRDefault="00E158C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带头结点的空双向循环链表中仅有一个头结点，且</w:t>
      </w:r>
      <w:r w:rsidR="00492875" w:rsidRPr="00196523">
        <w:rPr>
          <w:rFonts w:ascii="Times New Roman" w:eastAsia="宋体" w:hAnsi="Times New Roman" w:cs="Times New Roman" w:hint="eastAsia"/>
          <w:color w:val="000000" w:themeColor="text1"/>
        </w:rPr>
        <w:t>这个结点的</w:t>
      </w:r>
      <w:r w:rsidR="00492875" w:rsidRPr="00196523">
        <w:rPr>
          <w:rFonts w:ascii="Times New Roman" w:eastAsia="宋体" w:hAnsi="Times New Roman" w:cs="Times New Roman" w:hint="eastAsia"/>
          <w:color w:val="000000" w:themeColor="text1"/>
        </w:rPr>
        <w:t>n</w:t>
      </w:r>
      <w:r w:rsidR="00492875" w:rsidRPr="00196523">
        <w:rPr>
          <w:rFonts w:ascii="Times New Roman" w:eastAsia="宋体" w:hAnsi="Times New Roman" w:cs="Times New Roman"/>
          <w:color w:val="000000" w:themeColor="text1"/>
        </w:rPr>
        <w:t>ext</w:t>
      </w:r>
      <w:r w:rsidR="00492875" w:rsidRPr="00196523">
        <w:rPr>
          <w:rFonts w:ascii="Times New Roman" w:eastAsia="宋体" w:hAnsi="Times New Roman" w:cs="Times New Roman" w:hint="eastAsia"/>
          <w:color w:val="000000" w:themeColor="text1"/>
        </w:rPr>
        <w:t>指针和</w:t>
      </w:r>
      <w:r w:rsidR="00492875" w:rsidRPr="00196523">
        <w:rPr>
          <w:rFonts w:ascii="Times New Roman" w:eastAsia="宋体" w:hAnsi="Times New Roman" w:cs="Times New Roman" w:hint="eastAsia"/>
          <w:color w:val="000000" w:themeColor="text1"/>
        </w:rPr>
        <w:t>p</w:t>
      </w:r>
      <w:r w:rsidR="00492875" w:rsidRPr="00196523">
        <w:rPr>
          <w:rFonts w:ascii="Times New Roman" w:eastAsia="宋体" w:hAnsi="Times New Roman" w:cs="Times New Roman"/>
          <w:color w:val="000000" w:themeColor="text1"/>
        </w:rPr>
        <w:t>rev</w:t>
      </w:r>
      <w:r w:rsidR="00492875" w:rsidRPr="00196523">
        <w:rPr>
          <w:rFonts w:ascii="Times New Roman" w:eastAsia="宋体" w:hAnsi="Times New Roman" w:cs="Times New Roman" w:hint="eastAsia"/>
          <w:color w:val="000000" w:themeColor="text1"/>
        </w:rPr>
        <w:t>指针都指向结点本身，即与</w:t>
      </w:r>
      <w:r w:rsidR="00492875" w:rsidRPr="00196523">
        <w:rPr>
          <w:rFonts w:ascii="Times New Roman" w:eastAsia="宋体" w:hAnsi="Times New Roman" w:cs="Times New Roman" w:hint="eastAsia"/>
          <w:color w:val="000000" w:themeColor="text1"/>
        </w:rPr>
        <w:t>h</w:t>
      </w:r>
      <w:r w:rsidR="00492875" w:rsidRPr="00196523">
        <w:rPr>
          <w:rFonts w:ascii="Times New Roman" w:eastAsia="宋体" w:hAnsi="Times New Roman" w:cs="Times New Roman"/>
          <w:color w:val="000000" w:themeColor="text1"/>
        </w:rPr>
        <w:t>ead</w:t>
      </w:r>
      <w:r w:rsidR="00492875" w:rsidRPr="00196523">
        <w:rPr>
          <w:rFonts w:ascii="Times New Roman" w:eastAsia="宋体" w:hAnsi="Times New Roman" w:cs="Times New Roman" w:hint="eastAsia"/>
          <w:color w:val="000000" w:themeColor="text1"/>
        </w:rPr>
        <w:t>指向相同。</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．在带头结点的单链表中，当删除某一指定结点时，必须要找到该结点的</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06B84" w:rsidRPr="00196523" w:rsidRDefault="00106B8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084F1E" w:rsidRPr="00196523">
        <w:rPr>
          <w:rFonts w:ascii="Times New Roman" w:eastAsia="宋体" w:hAnsi="Times New Roman" w:cs="Times New Roman" w:hint="eastAsia"/>
          <w:color w:val="000000" w:themeColor="text1"/>
        </w:rPr>
        <w:t>前驱</w:t>
      </w:r>
      <w:r w:rsidR="00492875" w:rsidRPr="00196523">
        <w:rPr>
          <w:rFonts w:ascii="Times New Roman" w:eastAsia="宋体" w:hAnsi="Times New Roman" w:cs="Times New Roman" w:hint="eastAsia"/>
          <w:color w:val="000000" w:themeColor="text1"/>
        </w:rPr>
        <w:t>。</w:t>
      </w:r>
    </w:p>
    <w:p w:rsidR="00492875" w:rsidRPr="00196523" w:rsidRDefault="0049287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被删除结点的后继结点，变为被删除结点原前驱结点的后继，所以要找到前驱结点，并修改它的</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ext</w:t>
      </w:r>
      <w:r w:rsidRPr="00196523">
        <w:rPr>
          <w:rFonts w:ascii="Times New Roman" w:eastAsia="宋体" w:hAnsi="Times New Roman" w:cs="Times New Roman" w:hint="eastAsia"/>
          <w:color w:val="000000" w:themeColor="text1"/>
        </w:rPr>
        <w:t>值。</w:t>
      </w:r>
    </w:p>
    <w:p w:rsidR="00EA23FD" w:rsidRDefault="00EA23FD" w:rsidP="00EA23FD">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color w:val="000000"/>
        </w:rPr>
        <w:t>5</w:t>
      </w:r>
      <w:r w:rsidRPr="00C813BA">
        <w:rPr>
          <w:rFonts w:ascii="Times New Roman" w:eastAsia="宋体" w:hAnsi="Times New Roman" w:cs="Times New Roman" w:hint="eastAsia"/>
          <w:color w:val="000000"/>
        </w:rPr>
        <w:t>．</w:t>
      </w:r>
      <w:r>
        <w:rPr>
          <w:rFonts w:ascii="Times New Roman" w:eastAsia="宋体" w:hAnsi="Times New Roman" w:cs="Times New Roman" w:hint="eastAsia"/>
          <w:color w:val="000000"/>
        </w:rPr>
        <w:t>在数组中保存的链表称为</w:t>
      </w:r>
      <w:r>
        <w:rPr>
          <w:rFonts w:ascii="Times New Roman" w:eastAsia="宋体" w:hAnsi="Times New Roman" w:cs="Times New Roman"/>
          <w:color w:val="000000"/>
        </w:rPr>
        <w:t>___</w:t>
      </w:r>
      <w:r>
        <w:rPr>
          <w:rFonts w:ascii="Times New Roman" w:eastAsia="宋体" w:hAnsi="Times New Roman" w:cs="Times New Roman"/>
        </w:rPr>
        <w:t>__</w:t>
      </w:r>
      <w:r>
        <w:rPr>
          <w:rFonts w:ascii="Times New Roman" w:eastAsia="宋体" w:hAnsi="Times New Roman" w:cs="Times New Roman"/>
          <w:color w:val="000000"/>
        </w:rPr>
        <w:t>_____</w:t>
      </w:r>
      <w:r w:rsidRPr="00C813BA">
        <w:rPr>
          <w:rFonts w:ascii="Times New Roman" w:eastAsia="宋体" w:hAnsi="Times New Roman" w:cs="Times New Roman" w:hint="eastAsia"/>
          <w:color w:val="000000"/>
        </w:rPr>
        <w:t>。</w:t>
      </w:r>
    </w:p>
    <w:p w:rsidR="00EA23FD" w:rsidRDefault="00EA23FD" w:rsidP="00EA23FD">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hint="eastAsia"/>
          <w:color w:val="000000"/>
        </w:rPr>
        <w:t>答案：静态链表。</w:t>
      </w:r>
    </w:p>
    <w:p w:rsidR="00EA23FD" w:rsidRDefault="00EA23FD" w:rsidP="00EA23FD">
      <w:pPr>
        <w:pStyle w:val="a3"/>
        <w:spacing w:line="240" w:lineRule="auto"/>
        <w:ind w:firstLineChars="0" w:firstLine="420"/>
        <w:rPr>
          <w:rFonts w:ascii="Times New Roman" w:eastAsia="宋体" w:hAnsi="Times New Roman" w:cs="Times New Roman"/>
          <w:color w:val="000000"/>
        </w:rPr>
      </w:pPr>
      <w:r>
        <w:rPr>
          <w:rFonts w:ascii="Times New Roman" w:eastAsia="宋体" w:hAnsi="Times New Roman" w:cs="Times New Roman" w:hint="eastAsia"/>
          <w:color w:val="000000"/>
        </w:rPr>
        <w:t>基本概念。</w:t>
      </w:r>
    </w:p>
    <w:p w:rsidR="00EA23FD" w:rsidRDefault="00EA23FD" w:rsidP="00EA23FD">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hint="eastAsia"/>
          <w:color w:val="000000"/>
        </w:rPr>
        <w:t>6</w:t>
      </w:r>
      <w:r w:rsidRPr="00C813BA">
        <w:rPr>
          <w:rFonts w:ascii="Times New Roman" w:eastAsia="宋体" w:hAnsi="Times New Roman" w:cs="Times New Roman" w:hint="eastAsia"/>
          <w:color w:val="000000"/>
        </w:rPr>
        <w:t>．</w:t>
      </w:r>
      <w:r>
        <w:rPr>
          <w:rFonts w:ascii="Times New Roman" w:eastAsia="宋体" w:hAnsi="Times New Roman" w:cs="Times New Roman" w:hint="eastAsia"/>
          <w:color w:val="000000"/>
        </w:rPr>
        <w:t>设一个非空的静态链表保存在数组中，以</w:t>
      </w:r>
      <w:r>
        <w:rPr>
          <w:rFonts w:ascii="Times New Roman" w:eastAsia="宋体" w:hAnsi="Times New Roman" w:cs="Times New Roman" w:hint="eastAsia"/>
          <w:color w:val="000000"/>
        </w:rPr>
        <w:t>-</w:t>
      </w:r>
      <w:r>
        <w:rPr>
          <w:rFonts w:ascii="Times New Roman" w:eastAsia="宋体" w:hAnsi="Times New Roman" w:cs="Times New Roman"/>
          <w:color w:val="000000"/>
        </w:rPr>
        <w:t>1</w:t>
      </w:r>
      <w:r>
        <w:rPr>
          <w:rFonts w:ascii="Times New Roman" w:eastAsia="宋体" w:hAnsi="Times New Roman" w:cs="Times New Roman" w:hint="eastAsia"/>
          <w:color w:val="000000"/>
        </w:rPr>
        <w:t>表示表</w:t>
      </w:r>
      <w:proofErr w:type="gramStart"/>
      <w:r>
        <w:rPr>
          <w:rFonts w:ascii="Times New Roman" w:eastAsia="宋体" w:hAnsi="Times New Roman" w:cs="Times New Roman" w:hint="eastAsia"/>
          <w:color w:val="000000"/>
        </w:rPr>
        <w:t>尾所在</w:t>
      </w:r>
      <w:proofErr w:type="gramEnd"/>
      <w:r>
        <w:rPr>
          <w:rFonts w:ascii="Times New Roman" w:eastAsia="宋体" w:hAnsi="Times New Roman" w:cs="Times New Roman" w:hint="eastAsia"/>
          <w:color w:val="000000"/>
        </w:rPr>
        <w:t>结点为表尾结点，则含</w:t>
      </w:r>
      <w:r>
        <w:rPr>
          <w:rFonts w:ascii="Times New Roman" w:eastAsia="宋体" w:hAnsi="Times New Roman" w:cs="Times New Roman" w:hint="eastAsia"/>
          <w:color w:val="000000"/>
        </w:rPr>
        <w:t>-</w:t>
      </w:r>
      <w:r>
        <w:rPr>
          <w:rFonts w:ascii="Times New Roman" w:eastAsia="宋体" w:hAnsi="Times New Roman" w:cs="Times New Roman"/>
          <w:color w:val="000000"/>
        </w:rPr>
        <w:t>1</w:t>
      </w:r>
      <w:r>
        <w:rPr>
          <w:rFonts w:ascii="Times New Roman" w:eastAsia="宋体" w:hAnsi="Times New Roman" w:cs="Times New Roman" w:hint="eastAsia"/>
          <w:color w:val="000000"/>
        </w:rPr>
        <w:t>的单元个数最多为</w:t>
      </w:r>
      <w:r>
        <w:rPr>
          <w:rFonts w:ascii="Times New Roman" w:eastAsia="宋体" w:hAnsi="Times New Roman" w:cs="Times New Roman"/>
          <w:color w:val="000000"/>
        </w:rPr>
        <w:t>___</w:t>
      </w:r>
      <w:r>
        <w:rPr>
          <w:rFonts w:ascii="Times New Roman" w:eastAsia="宋体" w:hAnsi="Times New Roman" w:cs="Times New Roman"/>
        </w:rPr>
        <w:t>__</w:t>
      </w:r>
      <w:r>
        <w:rPr>
          <w:rFonts w:ascii="Times New Roman" w:eastAsia="宋体" w:hAnsi="Times New Roman" w:cs="Times New Roman"/>
          <w:color w:val="000000"/>
        </w:rPr>
        <w:t>_____</w:t>
      </w:r>
      <w:r w:rsidRPr="00C813BA">
        <w:rPr>
          <w:rFonts w:ascii="Times New Roman" w:eastAsia="宋体" w:hAnsi="Times New Roman" w:cs="Times New Roman" w:hint="eastAsia"/>
          <w:color w:val="000000"/>
        </w:rPr>
        <w:t>。</w:t>
      </w:r>
    </w:p>
    <w:p w:rsidR="00EA23FD" w:rsidRDefault="00EA23FD" w:rsidP="00EA23FD">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color w:val="000000"/>
        </w:rPr>
        <w:t>答案：</w:t>
      </w:r>
      <w:r>
        <w:rPr>
          <w:rFonts w:ascii="Times New Roman" w:eastAsia="宋体" w:hAnsi="Times New Roman" w:cs="Times New Roman"/>
          <w:color w:val="000000"/>
        </w:rPr>
        <w:t>2</w:t>
      </w:r>
      <w:r>
        <w:rPr>
          <w:rFonts w:ascii="Times New Roman" w:eastAsia="宋体" w:hAnsi="Times New Roman" w:cs="Times New Roman" w:hint="eastAsia"/>
          <w:color w:val="000000"/>
        </w:rPr>
        <w:t>。</w:t>
      </w:r>
    </w:p>
    <w:p w:rsidR="00EA23FD" w:rsidRDefault="00EA23FD" w:rsidP="00EA23FD">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hint="eastAsia"/>
          <w:color w:val="000000"/>
        </w:rPr>
        <w:t>7</w:t>
      </w:r>
      <w:r w:rsidRPr="00C813BA">
        <w:rPr>
          <w:rFonts w:ascii="Times New Roman" w:eastAsia="宋体" w:hAnsi="Times New Roman" w:cs="Times New Roman" w:hint="eastAsia"/>
          <w:color w:val="000000"/>
        </w:rPr>
        <w:t>．</w:t>
      </w:r>
      <w:r w:rsidRPr="008F4DDB">
        <w:rPr>
          <w:rFonts w:ascii="Times New Roman" w:eastAsia="宋体" w:hAnsi="Times New Roman" w:cs="Times New Roman" w:hint="eastAsia"/>
          <w:color w:val="000000"/>
        </w:rPr>
        <w:t>若线性表中每个元素占</w:t>
      </w:r>
      <w:r w:rsidRPr="002C6530">
        <w:rPr>
          <w:rFonts w:ascii="Times New Roman" w:eastAsia="宋体" w:hAnsi="Times New Roman" w:cs="Times New Roman" w:hint="eastAsia"/>
          <w:i/>
          <w:color w:val="000000"/>
        </w:rPr>
        <w:t>s</w:t>
      </w:r>
      <w:r w:rsidRPr="002C6530">
        <w:rPr>
          <w:rFonts w:ascii="Times New Roman" w:eastAsia="宋体" w:hAnsi="Times New Roman" w:cs="Times New Roman"/>
          <w:i/>
          <w:color w:val="000000"/>
        </w:rPr>
        <w:t>ize</w:t>
      </w:r>
      <w:proofErr w:type="gramStart"/>
      <w:r w:rsidRPr="008F4DDB">
        <w:rPr>
          <w:rFonts w:ascii="Times New Roman" w:eastAsia="宋体" w:hAnsi="Times New Roman" w:cs="Times New Roman" w:hint="eastAsia"/>
          <w:color w:val="000000"/>
        </w:rPr>
        <w:t>个</w:t>
      </w:r>
      <w:proofErr w:type="gramEnd"/>
      <w:r w:rsidRPr="008F4DDB">
        <w:rPr>
          <w:rFonts w:ascii="Times New Roman" w:eastAsia="宋体" w:hAnsi="Times New Roman" w:cs="Times New Roman" w:hint="eastAsia"/>
          <w:color w:val="000000"/>
        </w:rPr>
        <w:t>单元，采用顺序存储方式，第</w:t>
      </w:r>
      <w:r w:rsidR="00E26E83">
        <w:rPr>
          <w:rFonts w:ascii="Times New Roman" w:eastAsia="宋体" w:hAnsi="Times New Roman" w:cs="Times New Roman" w:hint="eastAsia"/>
          <w:color w:val="000000"/>
        </w:rPr>
        <w:t>一</w:t>
      </w:r>
      <w:r w:rsidRPr="008F4DDB">
        <w:rPr>
          <w:rFonts w:ascii="Times New Roman" w:eastAsia="宋体" w:hAnsi="Times New Roman" w:cs="Times New Roman" w:hint="eastAsia"/>
          <w:color w:val="000000"/>
        </w:rPr>
        <w:t>个数据元素的存储位置是</w:t>
      </w:r>
      <w:r w:rsidRPr="008F4DDB">
        <w:rPr>
          <w:rFonts w:ascii="Times New Roman" w:eastAsia="宋体" w:hAnsi="Times New Roman" w:cs="Times New Roman" w:hint="eastAsia"/>
          <w:color w:val="000000"/>
        </w:rPr>
        <w:t>1</w:t>
      </w:r>
      <w:r w:rsidRPr="008F4DDB">
        <w:rPr>
          <w:rFonts w:ascii="Times New Roman" w:eastAsia="宋体" w:hAnsi="Times New Roman" w:cs="Times New Roman"/>
          <w:color w:val="000000"/>
        </w:rPr>
        <w:t>000</w:t>
      </w:r>
      <w:r w:rsidRPr="00CF18CD">
        <w:rPr>
          <w:rFonts w:ascii="Times New Roman" w:eastAsia="宋体" w:hAnsi="Times New Roman" w:cs="Times New Roman" w:hint="eastAsia"/>
          <w:color w:val="000000"/>
        </w:rPr>
        <w:t>，则线性表第</w:t>
      </w:r>
      <w:r w:rsidRPr="002C6530">
        <w:rPr>
          <w:rFonts w:ascii="Times New Roman" w:eastAsia="宋体" w:hAnsi="Times New Roman" w:cs="Times New Roman" w:hint="eastAsia"/>
          <w:i/>
          <w:color w:val="000000"/>
        </w:rPr>
        <w:t>i</w:t>
      </w:r>
      <w:r w:rsidRPr="00CF18CD">
        <w:rPr>
          <w:rFonts w:ascii="Times New Roman" w:eastAsia="宋体" w:hAnsi="Times New Roman" w:cs="Times New Roman" w:hint="eastAsia"/>
          <w:color w:val="000000"/>
        </w:rPr>
        <w:t>个元素的存储位置</w:t>
      </w:r>
      <w:r w:rsidRPr="00CF18CD">
        <w:rPr>
          <w:rFonts w:ascii="Times New Roman" w:eastAsia="宋体" w:hAnsi="Times New Roman" w:cs="Times New Roman" w:hint="eastAsia"/>
          <w:color w:val="000000"/>
        </w:rPr>
        <w:t>L</w:t>
      </w:r>
      <w:r w:rsidRPr="00CF18CD">
        <w:rPr>
          <w:rFonts w:ascii="Times New Roman" w:eastAsia="宋体" w:hAnsi="Times New Roman" w:cs="Times New Roman"/>
          <w:color w:val="000000"/>
        </w:rPr>
        <w:t>oc(a</w:t>
      </w:r>
      <w:r w:rsidRPr="00840AD3">
        <w:rPr>
          <w:rFonts w:ascii="Times New Roman" w:eastAsia="宋体" w:hAnsi="Times New Roman" w:cs="Times New Roman"/>
          <w:color w:val="000000"/>
          <w:vertAlign w:val="subscript"/>
        </w:rPr>
        <w:t>i</w:t>
      </w:r>
      <w:r w:rsidRPr="00CF18CD">
        <w:rPr>
          <w:rFonts w:ascii="Times New Roman" w:eastAsia="宋体" w:hAnsi="Times New Roman" w:cs="Times New Roman"/>
          <w:color w:val="000000"/>
        </w:rPr>
        <w:t>)=</w:t>
      </w:r>
      <w:r>
        <w:rPr>
          <w:rFonts w:ascii="Times New Roman" w:eastAsia="宋体" w:hAnsi="Times New Roman" w:cs="Times New Roman"/>
          <w:color w:val="000000"/>
        </w:rPr>
        <w:t>___</w:t>
      </w:r>
      <w:r>
        <w:rPr>
          <w:rFonts w:ascii="Times New Roman" w:eastAsia="宋体" w:hAnsi="Times New Roman" w:cs="Times New Roman"/>
        </w:rPr>
        <w:t>__</w:t>
      </w:r>
      <w:r>
        <w:rPr>
          <w:rFonts w:ascii="Times New Roman" w:eastAsia="宋体" w:hAnsi="Times New Roman" w:cs="Times New Roman"/>
          <w:color w:val="000000"/>
        </w:rPr>
        <w:t>_____</w:t>
      </w:r>
      <w:r w:rsidRPr="00CF18CD">
        <w:rPr>
          <w:rFonts w:ascii="Times New Roman" w:eastAsia="宋体" w:hAnsi="Times New Roman" w:cs="Times New Roman" w:hint="eastAsia"/>
          <w:color w:val="000000"/>
        </w:rPr>
        <w:t>。</w:t>
      </w:r>
    </w:p>
    <w:p w:rsidR="00EA23FD" w:rsidRDefault="00EA23FD" w:rsidP="00EA23FD">
      <w:pPr>
        <w:pStyle w:val="a3"/>
        <w:spacing w:line="240" w:lineRule="auto"/>
        <w:ind w:firstLineChars="0" w:firstLine="0"/>
        <w:rPr>
          <w:rFonts w:ascii="宋体" w:hAnsi="宋体"/>
        </w:rPr>
      </w:pPr>
      <w:r>
        <w:rPr>
          <w:rFonts w:ascii="Times New Roman" w:eastAsia="宋体" w:hAnsi="Times New Roman" w:cs="Times New Roman" w:hint="eastAsia"/>
          <w:color w:val="000000"/>
        </w:rPr>
        <w:t>答案：</w:t>
      </w:r>
      <w:r w:rsidRPr="00840AD3">
        <w:rPr>
          <w:rFonts w:ascii="Times New Roman" w:hAnsi="Times New Roman" w:cs="Times New Roman"/>
        </w:rPr>
        <w:t>1000+(</w:t>
      </w:r>
      <w:r w:rsidRPr="002C6530">
        <w:rPr>
          <w:rFonts w:ascii="Times New Roman" w:hAnsi="Times New Roman" w:cs="Times New Roman"/>
          <w:i/>
        </w:rPr>
        <w:t>i</w:t>
      </w:r>
      <w:r w:rsidRPr="00840AD3">
        <w:rPr>
          <w:rFonts w:ascii="Times New Roman" w:hAnsi="Times New Roman" w:cs="Times New Roman"/>
        </w:rPr>
        <w:t>-1)</w:t>
      </w:r>
      <w:r w:rsidR="000F3441">
        <w:rPr>
          <w:rFonts w:ascii="Times New Roman" w:hAnsi="Times New Roman" w:cs="Times New Roman"/>
        </w:rPr>
        <w:sym w:font="Symbol" w:char="F0B4"/>
      </w:r>
      <w:r w:rsidRPr="00840AD3">
        <w:rPr>
          <w:rFonts w:ascii="Times New Roman" w:hAnsi="Times New Roman" w:cs="Times New Roman"/>
        </w:rPr>
        <w:t>size</w:t>
      </w:r>
      <w:r w:rsidRPr="00840AD3">
        <w:rPr>
          <w:rFonts w:ascii="Times New Roman" w:hAnsi="Times New Roman" w:cs="Times New Roman" w:hint="eastAsia"/>
        </w:rPr>
        <w:t>。</w:t>
      </w:r>
    </w:p>
    <w:p w:rsidR="00EA23FD" w:rsidRDefault="00EA23FD" w:rsidP="00EA23FD">
      <w:pPr>
        <w:pStyle w:val="a3"/>
        <w:spacing w:line="240" w:lineRule="auto"/>
        <w:ind w:firstLineChars="0" w:firstLine="420"/>
        <w:rPr>
          <w:rFonts w:ascii="Times New Roman" w:eastAsia="宋体" w:hAnsi="Times New Roman" w:cs="Times New Roman"/>
        </w:rPr>
      </w:pPr>
      <w:r>
        <w:rPr>
          <w:rFonts w:ascii="Times New Roman" w:eastAsia="宋体" w:hAnsi="Times New Roman" w:cs="Times New Roman" w:hint="eastAsia"/>
          <w:color w:val="000000"/>
        </w:rPr>
        <w:t>在顺序存储方式下，</w:t>
      </w:r>
      <w:r w:rsidRPr="00C813BA">
        <w:rPr>
          <w:rFonts w:ascii="Times New Roman" w:eastAsia="宋体" w:hAnsi="Times New Roman" w:cs="Times New Roman"/>
        </w:rPr>
        <w:t>数组下标与线性表元素的位置</w:t>
      </w:r>
      <w:r>
        <w:rPr>
          <w:rFonts w:ascii="Times New Roman" w:eastAsia="宋体" w:hAnsi="Times New Roman" w:cs="Times New Roman" w:hint="eastAsia"/>
        </w:rPr>
        <w:t>的</w:t>
      </w:r>
      <w:r w:rsidRPr="00C813BA">
        <w:rPr>
          <w:rFonts w:ascii="Times New Roman" w:eastAsia="宋体" w:hAnsi="Times New Roman" w:cs="Times New Roman"/>
        </w:rPr>
        <w:t>对应</w:t>
      </w:r>
      <w:r>
        <w:rPr>
          <w:rFonts w:ascii="Times New Roman" w:eastAsia="宋体" w:hAnsi="Times New Roman" w:cs="Times New Roman" w:hint="eastAsia"/>
        </w:rPr>
        <w:t>关系可以通过公式</w:t>
      </w:r>
      <w:r w:rsidRPr="00C813BA">
        <w:rPr>
          <w:rFonts w:ascii="Times New Roman" w:eastAsia="宋体" w:hAnsi="Times New Roman" w:cs="Times New Roman" w:hint="eastAsia"/>
        </w:rPr>
        <w:t>L</w:t>
      </w:r>
      <w:r w:rsidRPr="00C813BA">
        <w:rPr>
          <w:rFonts w:ascii="Times New Roman" w:eastAsia="宋体" w:hAnsi="Times New Roman" w:cs="Times New Roman"/>
        </w:rPr>
        <w:t>OC(a</w:t>
      </w:r>
      <w:r w:rsidRPr="00C813BA">
        <w:rPr>
          <w:rFonts w:ascii="Times New Roman" w:eastAsia="宋体" w:hAnsi="Times New Roman" w:cs="Times New Roman"/>
          <w:vertAlign w:val="subscript"/>
        </w:rPr>
        <w:t>i</w:t>
      </w:r>
      <w:r w:rsidRPr="00C813BA">
        <w:rPr>
          <w:rFonts w:ascii="Times New Roman" w:eastAsia="宋体" w:hAnsi="Times New Roman" w:cs="Times New Roman"/>
        </w:rPr>
        <w:t>)</w:t>
      </w:r>
      <w:r w:rsidRPr="00C813BA">
        <w:rPr>
          <w:rFonts w:ascii="Times New Roman" w:eastAsia="宋体" w:hAnsi="Times New Roman" w:cs="Times New Roman" w:hint="eastAsia"/>
        </w:rPr>
        <w:t>=L</w:t>
      </w:r>
      <w:r w:rsidRPr="00C813BA">
        <w:rPr>
          <w:rFonts w:ascii="Times New Roman" w:eastAsia="宋体" w:hAnsi="Times New Roman" w:cs="Times New Roman"/>
        </w:rPr>
        <w:t>OC(a</w:t>
      </w:r>
      <w:r w:rsidRPr="00C813BA">
        <w:rPr>
          <w:rFonts w:ascii="Times New Roman" w:eastAsia="宋体" w:hAnsi="Times New Roman" w:cs="Times New Roman" w:hint="eastAsia"/>
          <w:vertAlign w:val="subscript"/>
        </w:rPr>
        <w:t>0</w:t>
      </w:r>
      <w:r w:rsidRPr="00C813BA">
        <w:rPr>
          <w:rFonts w:ascii="Times New Roman" w:eastAsia="宋体" w:hAnsi="Times New Roman" w:cs="Times New Roman"/>
        </w:rPr>
        <w:t>)</w:t>
      </w:r>
      <w:r w:rsidRPr="00C813BA">
        <w:rPr>
          <w:rFonts w:ascii="Times New Roman" w:eastAsia="宋体" w:hAnsi="Times New Roman" w:cs="Times New Roman" w:hint="eastAsia"/>
        </w:rPr>
        <w:t>+</w:t>
      </w:r>
      <w:r w:rsidRPr="002C6530">
        <w:rPr>
          <w:rFonts w:ascii="Times New Roman" w:eastAsia="宋体" w:hAnsi="Times New Roman" w:cs="Times New Roman"/>
          <w:i/>
        </w:rPr>
        <w:t>i</w:t>
      </w:r>
      <w:r w:rsidRPr="00C813BA">
        <w:rPr>
          <w:rFonts w:ascii="Times New Roman" w:eastAsia="宋体" w:hAnsi="Times New Roman" w:cs="Times New Roman"/>
        </w:rPr>
        <w:sym w:font="Symbol" w:char="F0B4"/>
      </w:r>
      <w:r w:rsidRPr="002C6530">
        <w:rPr>
          <w:rFonts w:ascii="Times New Roman" w:eastAsia="宋体" w:hAnsi="Times New Roman" w:cs="Times New Roman" w:hint="eastAsia"/>
          <w:i/>
        </w:rPr>
        <w:t>d</w:t>
      </w:r>
      <w:r>
        <w:rPr>
          <w:rFonts w:ascii="Times New Roman" w:eastAsia="宋体" w:hAnsi="Times New Roman" w:cs="Times New Roman" w:hint="eastAsia"/>
        </w:rPr>
        <w:t>（教材公式</w:t>
      </w:r>
      <w:r>
        <w:rPr>
          <w:rFonts w:ascii="Times New Roman" w:eastAsia="宋体" w:hAnsi="Times New Roman" w:cs="Times New Roman" w:hint="eastAsia"/>
        </w:rPr>
        <w:t>2</w:t>
      </w:r>
      <w:r w:rsidR="002C6530">
        <w:rPr>
          <w:rFonts w:ascii="Times New Roman" w:eastAsia="宋体" w:hAnsi="Times New Roman" w:cs="Times New Roman"/>
        </w:rPr>
        <w:t>-</w:t>
      </w:r>
      <w:r>
        <w:rPr>
          <w:rFonts w:ascii="Times New Roman" w:eastAsia="宋体" w:hAnsi="Times New Roman" w:cs="Times New Roman"/>
        </w:rPr>
        <w:t>2</w:t>
      </w:r>
      <w:r>
        <w:rPr>
          <w:rFonts w:ascii="Times New Roman" w:eastAsia="宋体" w:hAnsi="Times New Roman" w:cs="Times New Roman" w:hint="eastAsia"/>
        </w:rPr>
        <w:t>）进行计算。根据题目，</w:t>
      </w:r>
      <w:r w:rsidRPr="008F4DDB">
        <w:rPr>
          <w:rFonts w:ascii="Times New Roman" w:eastAsia="宋体" w:hAnsi="Times New Roman" w:cs="Times New Roman" w:hint="eastAsia"/>
          <w:color w:val="000000"/>
        </w:rPr>
        <w:t>第</w:t>
      </w:r>
      <w:r w:rsidR="00E26E83">
        <w:rPr>
          <w:rFonts w:ascii="Times New Roman" w:eastAsia="宋体" w:hAnsi="Times New Roman" w:cs="Times New Roman" w:hint="eastAsia"/>
          <w:color w:val="000000"/>
        </w:rPr>
        <w:t>一</w:t>
      </w:r>
      <w:r w:rsidRPr="008F4DDB">
        <w:rPr>
          <w:rFonts w:ascii="Times New Roman" w:eastAsia="宋体" w:hAnsi="Times New Roman" w:cs="Times New Roman" w:hint="eastAsia"/>
          <w:color w:val="000000"/>
        </w:rPr>
        <w:t>个数据</w:t>
      </w:r>
      <w:r>
        <w:rPr>
          <w:rFonts w:ascii="Times New Roman" w:eastAsia="宋体" w:hAnsi="Times New Roman" w:cs="Times New Roman" w:hint="eastAsia"/>
          <w:color w:val="000000"/>
        </w:rPr>
        <w:t>元素是线性表中的</w:t>
      </w:r>
      <w:r w:rsidRPr="00C813BA">
        <w:rPr>
          <w:rFonts w:ascii="Times New Roman" w:eastAsia="宋体" w:hAnsi="Times New Roman" w:cs="Times New Roman"/>
        </w:rPr>
        <w:t>a</w:t>
      </w:r>
      <w:r w:rsidRPr="00C813BA">
        <w:rPr>
          <w:rFonts w:ascii="Times New Roman" w:eastAsia="宋体" w:hAnsi="Times New Roman" w:cs="Times New Roman" w:hint="eastAsia"/>
          <w:vertAlign w:val="subscript"/>
        </w:rPr>
        <w:t>0</w:t>
      </w:r>
      <w:r>
        <w:rPr>
          <w:rFonts w:ascii="Times New Roman" w:eastAsia="宋体" w:hAnsi="Times New Roman" w:cs="Times New Roman" w:hint="eastAsia"/>
          <w:color w:val="000000"/>
        </w:rPr>
        <w:t>，即第</w:t>
      </w:r>
      <w:r>
        <w:rPr>
          <w:rFonts w:ascii="Times New Roman" w:eastAsia="宋体" w:hAnsi="Times New Roman" w:cs="Times New Roman" w:hint="eastAsia"/>
          <w:color w:val="000000"/>
        </w:rPr>
        <w:t>1</w:t>
      </w:r>
      <w:r>
        <w:rPr>
          <w:rFonts w:ascii="Times New Roman" w:eastAsia="宋体" w:hAnsi="Times New Roman" w:cs="Times New Roman" w:hint="eastAsia"/>
          <w:color w:val="000000"/>
        </w:rPr>
        <w:t>个数据元素保存在数组下标为</w:t>
      </w:r>
      <w:r>
        <w:rPr>
          <w:rFonts w:ascii="Times New Roman" w:eastAsia="宋体" w:hAnsi="Times New Roman" w:cs="Times New Roman" w:hint="eastAsia"/>
          <w:color w:val="000000"/>
        </w:rPr>
        <w:t>0</w:t>
      </w:r>
      <w:r>
        <w:rPr>
          <w:rFonts w:ascii="Times New Roman" w:eastAsia="宋体" w:hAnsi="Times New Roman" w:cs="Times New Roman" w:hint="eastAsia"/>
          <w:color w:val="000000"/>
        </w:rPr>
        <w:t>的位置，公式中的</w:t>
      </w:r>
      <w:r w:rsidRPr="002C6530">
        <w:rPr>
          <w:rFonts w:ascii="Times New Roman" w:eastAsia="宋体" w:hAnsi="Times New Roman" w:cs="Times New Roman" w:hint="eastAsia"/>
          <w:i/>
        </w:rPr>
        <w:t>d</w:t>
      </w:r>
      <w:r>
        <w:rPr>
          <w:rFonts w:ascii="Times New Roman" w:eastAsia="宋体" w:hAnsi="Times New Roman" w:cs="Times New Roman" w:hint="eastAsia"/>
        </w:rPr>
        <w:t>为</w:t>
      </w:r>
      <w:r w:rsidRPr="002C6530">
        <w:rPr>
          <w:rFonts w:ascii="Times New Roman" w:eastAsia="宋体" w:hAnsi="Times New Roman" w:cs="Times New Roman" w:hint="eastAsia"/>
          <w:i/>
        </w:rPr>
        <w:t>size</w:t>
      </w:r>
      <w:r>
        <w:rPr>
          <w:rFonts w:ascii="Times New Roman" w:eastAsia="宋体" w:hAnsi="Times New Roman" w:cs="Times New Roman" w:hint="eastAsia"/>
          <w:color w:val="000000"/>
        </w:rPr>
        <w:t>，则</w:t>
      </w:r>
      <w:r w:rsidRPr="00CF18CD">
        <w:rPr>
          <w:rFonts w:ascii="Times New Roman" w:eastAsia="宋体" w:hAnsi="Times New Roman" w:cs="Times New Roman" w:hint="eastAsia"/>
          <w:color w:val="000000"/>
        </w:rPr>
        <w:t>第</w:t>
      </w:r>
      <w:r w:rsidRPr="002C6530">
        <w:rPr>
          <w:rFonts w:ascii="Times New Roman" w:eastAsia="宋体" w:hAnsi="Times New Roman" w:cs="Times New Roman" w:hint="eastAsia"/>
          <w:i/>
          <w:color w:val="000000"/>
        </w:rPr>
        <w:t>i</w:t>
      </w:r>
      <w:proofErr w:type="gramStart"/>
      <w:r w:rsidRPr="00CF18CD">
        <w:rPr>
          <w:rFonts w:ascii="Times New Roman" w:eastAsia="宋体" w:hAnsi="Times New Roman" w:cs="Times New Roman" w:hint="eastAsia"/>
          <w:color w:val="000000"/>
        </w:rPr>
        <w:t>个</w:t>
      </w:r>
      <w:proofErr w:type="gramEnd"/>
      <w:r w:rsidRPr="00CF18CD">
        <w:rPr>
          <w:rFonts w:ascii="Times New Roman" w:eastAsia="宋体" w:hAnsi="Times New Roman" w:cs="Times New Roman" w:hint="eastAsia"/>
          <w:color w:val="000000"/>
        </w:rPr>
        <w:t>元素</w:t>
      </w:r>
      <w:r>
        <w:rPr>
          <w:rFonts w:ascii="Times New Roman" w:eastAsia="宋体" w:hAnsi="Times New Roman" w:cs="Times New Roman" w:hint="eastAsia"/>
          <w:color w:val="000000"/>
        </w:rPr>
        <w:t>保存在数组下标为</w:t>
      </w:r>
      <w:r w:rsidRPr="002C6530">
        <w:rPr>
          <w:rFonts w:ascii="Times New Roman" w:eastAsia="宋体" w:hAnsi="Times New Roman" w:cs="Times New Roman" w:hint="eastAsia"/>
          <w:i/>
          <w:color w:val="000000"/>
        </w:rPr>
        <w:t>i</w:t>
      </w:r>
      <w:r>
        <w:rPr>
          <w:rFonts w:ascii="Times New Roman" w:eastAsia="宋体" w:hAnsi="Times New Roman" w:cs="Times New Roman"/>
          <w:color w:val="000000"/>
        </w:rPr>
        <w:t>-</w:t>
      </w:r>
      <w:r>
        <w:rPr>
          <w:rFonts w:ascii="Times New Roman" w:eastAsia="宋体" w:hAnsi="Times New Roman" w:cs="Times New Roman" w:hint="eastAsia"/>
          <w:color w:val="000000"/>
        </w:rPr>
        <w:t>1</w:t>
      </w:r>
      <w:r>
        <w:rPr>
          <w:rFonts w:ascii="Times New Roman" w:eastAsia="宋体" w:hAnsi="Times New Roman" w:cs="Times New Roman" w:hint="eastAsia"/>
          <w:color w:val="000000"/>
        </w:rPr>
        <w:t>的位置，</w:t>
      </w:r>
      <w:r w:rsidRPr="008F4DDB">
        <w:rPr>
          <w:rFonts w:ascii="Times New Roman" w:eastAsia="宋体" w:hAnsi="Times New Roman" w:cs="Times New Roman" w:hint="eastAsia"/>
          <w:color w:val="000000"/>
        </w:rPr>
        <w:t>元素</w:t>
      </w:r>
      <w:r w:rsidRPr="002C6530">
        <w:rPr>
          <w:rFonts w:ascii="Times New Roman" w:eastAsia="宋体" w:hAnsi="Times New Roman" w:cs="Times New Roman" w:hint="eastAsia"/>
          <w:i/>
          <w:color w:val="000000"/>
        </w:rPr>
        <w:t>i</w:t>
      </w:r>
      <w:r w:rsidRPr="008F4DDB">
        <w:rPr>
          <w:rFonts w:ascii="Times New Roman" w:eastAsia="宋体" w:hAnsi="Times New Roman" w:cs="Times New Roman" w:hint="eastAsia"/>
          <w:color w:val="000000"/>
        </w:rPr>
        <w:t>的存储位置</w:t>
      </w:r>
      <w:r w:rsidRPr="00C813BA">
        <w:rPr>
          <w:rFonts w:ascii="Times New Roman" w:eastAsia="宋体" w:hAnsi="Times New Roman" w:cs="Times New Roman" w:hint="eastAsia"/>
        </w:rPr>
        <w:t>L</w:t>
      </w:r>
      <w:r w:rsidRPr="00C813BA">
        <w:rPr>
          <w:rFonts w:ascii="Times New Roman" w:eastAsia="宋体" w:hAnsi="Times New Roman" w:cs="Times New Roman"/>
        </w:rPr>
        <w:t>OC(a</w:t>
      </w:r>
      <w:r>
        <w:rPr>
          <w:rFonts w:ascii="Times New Roman" w:eastAsia="宋体" w:hAnsi="Times New Roman" w:cs="Times New Roman" w:hint="eastAsia"/>
          <w:vertAlign w:val="subscript"/>
        </w:rPr>
        <w:t>i</w:t>
      </w:r>
      <w:r w:rsidRPr="00C813BA">
        <w:rPr>
          <w:rFonts w:ascii="Times New Roman" w:eastAsia="宋体" w:hAnsi="Times New Roman" w:cs="Times New Roman"/>
        </w:rPr>
        <w:t>)</w:t>
      </w:r>
      <w:r>
        <w:rPr>
          <w:rFonts w:ascii="Times New Roman" w:eastAsia="宋体" w:hAnsi="Times New Roman" w:cs="Times New Roman"/>
        </w:rPr>
        <w:t>=1000+(</w:t>
      </w:r>
      <w:r w:rsidRPr="002C6530">
        <w:rPr>
          <w:rFonts w:ascii="Times New Roman" w:eastAsia="宋体" w:hAnsi="Times New Roman" w:cs="Times New Roman"/>
          <w:i/>
        </w:rPr>
        <w:t>i</w:t>
      </w:r>
      <w:r>
        <w:rPr>
          <w:rFonts w:ascii="Times New Roman" w:eastAsia="宋体" w:hAnsi="Times New Roman" w:cs="Times New Roman"/>
        </w:rPr>
        <w:t>-1)</w:t>
      </w:r>
      <w:r w:rsidR="002C6530">
        <w:rPr>
          <w:rFonts w:ascii="Times New Roman" w:hAnsi="Times New Roman" w:cs="Times New Roman"/>
        </w:rPr>
        <w:sym w:font="Symbol" w:char="F0B4"/>
      </w:r>
      <w:r w:rsidRPr="002C6530">
        <w:rPr>
          <w:rFonts w:ascii="Times New Roman" w:eastAsia="宋体" w:hAnsi="Times New Roman" w:cs="Times New Roman"/>
          <w:i/>
        </w:rPr>
        <w:t>size</w:t>
      </w:r>
      <w:r>
        <w:rPr>
          <w:rFonts w:ascii="Times New Roman" w:eastAsia="宋体" w:hAnsi="Times New Roman" w:cs="Times New Roman" w:hint="eastAsia"/>
        </w:rPr>
        <w:t>。</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w:t>
      </w:r>
      <w:r w:rsidR="00F31FB4"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hint="eastAsia"/>
          <w:color w:val="000000" w:themeColor="text1"/>
        </w:rPr>
        <w:t>答题</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．在单链表中设置头结点的作用是什么</w:t>
      </w:r>
      <w:r w:rsidRPr="00196523">
        <w:rPr>
          <w:rFonts w:ascii="Times New Roman" w:eastAsia="宋体" w:hAnsi="Times New Roman" w:cs="Times New Roman" w:hint="eastAsia"/>
          <w:color w:val="000000" w:themeColor="text1"/>
        </w:rPr>
        <w:t>？</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EB4C44" w:rsidRPr="00196523">
        <w:rPr>
          <w:rFonts w:ascii="Times New Roman" w:eastAsia="宋体" w:hAnsi="Times New Roman" w:cs="Times New Roman" w:hint="eastAsia"/>
          <w:color w:val="000000" w:themeColor="text1"/>
        </w:rPr>
        <w:t>在单链表中进行插入和删除操作时，都要找到操作位置结点的前驱结点</w:t>
      </w:r>
      <w:r w:rsidR="00106B84" w:rsidRPr="00196523">
        <w:rPr>
          <w:rFonts w:ascii="Times New Roman" w:eastAsia="宋体" w:hAnsi="Times New Roman" w:cs="Times New Roman" w:hint="eastAsia"/>
          <w:color w:val="000000" w:themeColor="text1"/>
        </w:rPr>
        <w:t>。</w:t>
      </w:r>
      <w:r w:rsidR="00EB4C44" w:rsidRPr="00196523">
        <w:rPr>
          <w:rFonts w:ascii="Times New Roman" w:eastAsia="宋体" w:hAnsi="Times New Roman" w:cs="Times New Roman" w:hint="eastAsia"/>
          <w:color w:val="000000" w:themeColor="text1"/>
        </w:rPr>
        <w:t>但根据</w:t>
      </w:r>
      <w:r w:rsidR="00BB22D4" w:rsidRPr="00196523">
        <w:rPr>
          <w:rFonts w:ascii="Times New Roman" w:eastAsia="宋体" w:hAnsi="Times New Roman" w:cs="Times New Roman" w:hint="eastAsia"/>
          <w:color w:val="000000" w:themeColor="text1"/>
        </w:rPr>
        <w:t>线性表</w:t>
      </w:r>
      <w:r w:rsidR="00EB4C44" w:rsidRPr="00196523">
        <w:rPr>
          <w:rFonts w:ascii="Times New Roman" w:eastAsia="宋体" w:hAnsi="Times New Roman" w:cs="Times New Roman" w:hint="eastAsia"/>
          <w:color w:val="000000" w:themeColor="text1"/>
        </w:rPr>
        <w:t>当前指针的</w:t>
      </w:r>
      <w:r w:rsidR="00BB22D4" w:rsidRPr="00196523">
        <w:rPr>
          <w:rFonts w:ascii="Times New Roman" w:eastAsia="宋体" w:hAnsi="Times New Roman" w:cs="Times New Roman" w:hint="eastAsia"/>
          <w:color w:val="000000" w:themeColor="text1"/>
        </w:rPr>
        <w:t>原始</w:t>
      </w:r>
      <w:r w:rsidR="00EB4C44" w:rsidRPr="00196523">
        <w:rPr>
          <w:rFonts w:ascii="Times New Roman" w:eastAsia="宋体" w:hAnsi="Times New Roman" w:cs="Times New Roman" w:hint="eastAsia"/>
          <w:color w:val="000000" w:themeColor="text1"/>
        </w:rPr>
        <w:t>定义，前驱结点是不能通过当前指针直接找到的。所以，修改当前指针指向的结点，让其前移一个位置，即指向操作位置的前驱结点。这样修改后，通过当前指针很</w:t>
      </w:r>
      <w:proofErr w:type="gramStart"/>
      <w:r w:rsidR="00EB4C44" w:rsidRPr="00196523">
        <w:rPr>
          <w:rFonts w:ascii="Times New Roman" w:eastAsia="宋体" w:hAnsi="Times New Roman" w:cs="Times New Roman" w:hint="eastAsia"/>
          <w:color w:val="000000" w:themeColor="text1"/>
        </w:rPr>
        <w:t>容易访问</w:t>
      </w:r>
      <w:proofErr w:type="gramEnd"/>
      <w:r w:rsidR="00EB4C44" w:rsidRPr="00196523">
        <w:rPr>
          <w:rFonts w:ascii="Times New Roman" w:eastAsia="宋体" w:hAnsi="Times New Roman" w:cs="Times New Roman" w:hint="eastAsia"/>
          <w:color w:val="000000" w:themeColor="text1"/>
        </w:rPr>
        <w:t>到插入和删除操作所涉及的各个结点。但当操作位置是第一个结点时，或是单链表是空表时，当前指针的指向又成为特殊情况，</w:t>
      </w:r>
      <w:r w:rsidR="00746654" w:rsidRPr="00196523">
        <w:rPr>
          <w:rFonts w:ascii="Times New Roman" w:eastAsia="宋体" w:hAnsi="Times New Roman" w:cs="Times New Roman" w:hint="eastAsia"/>
          <w:color w:val="000000" w:themeColor="text1"/>
        </w:rPr>
        <w:t>需要单独处理。为了能统一处理各种情况，</w:t>
      </w:r>
      <w:proofErr w:type="gramStart"/>
      <w:r w:rsidR="00746654" w:rsidRPr="00196523">
        <w:rPr>
          <w:rFonts w:ascii="Times New Roman" w:eastAsia="宋体" w:hAnsi="Times New Roman" w:cs="Times New Roman" w:hint="eastAsia"/>
          <w:color w:val="000000" w:themeColor="text1"/>
        </w:rPr>
        <w:t>给单链表</w:t>
      </w:r>
      <w:proofErr w:type="gramEnd"/>
      <w:r w:rsidR="00746654" w:rsidRPr="00196523">
        <w:rPr>
          <w:rFonts w:ascii="Times New Roman" w:eastAsia="宋体" w:hAnsi="Times New Roman" w:cs="Times New Roman" w:hint="eastAsia"/>
          <w:color w:val="000000" w:themeColor="text1"/>
        </w:rPr>
        <w:t>添加一个虚拟结点，即头结点，从而减少实现插入和删除操作时对特殊情况的判定及处理情况。</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什么是单链表中的</w:t>
      </w:r>
      <w:r w:rsidRPr="00196523">
        <w:rPr>
          <w:rFonts w:ascii="Times New Roman" w:eastAsia="宋体" w:hAnsi="Times New Roman" w:cs="Times New Roman"/>
          <w:color w:val="000000" w:themeColor="text1"/>
        </w:rPr>
        <w:t>头结点、第一个</w:t>
      </w:r>
      <w:r w:rsidRPr="00196523">
        <w:rPr>
          <w:rFonts w:ascii="Times New Roman" w:eastAsia="宋体" w:hAnsi="Times New Roman" w:cs="Times New Roman" w:hint="eastAsia"/>
          <w:color w:val="000000" w:themeColor="text1"/>
        </w:rPr>
        <w:t>数据</w:t>
      </w:r>
      <w:r w:rsidRPr="00196523">
        <w:rPr>
          <w:rFonts w:ascii="Times New Roman" w:eastAsia="宋体" w:hAnsi="Times New Roman" w:cs="Times New Roman"/>
          <w:color w:val="000000" w:themeColor="text1"/>
        </w:rPr>
        <w:t>结点</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color w:val="000000" w:themeColor="text1"/>
        </w:rPr>
        <w:t>头指针</w:t>
      </w:r>
      <w:r w:rsidRPr="00196523">
        <w:rPr>
          <w:rFonts w:ascii="Times New Roman" w:eastAsia="宋体" w:hAnsi="Times New Roman" w:cs="Times New Roman" w:hint="eastAsia"/>
          <w:color w:val="000000" w:themeColor="text1"/>
        </w:rPr>
        <w:t>？</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746654" w:rsidRPr="00196523">
        <w:rPr>
          <w:rFonts w:ascii="Times New Roman" w:eastAsia="宋体" w:hAnsi="Times New Roman" w:cs="Times New Roman" w:hint="eastAsia"/>
          <w:color w:val="000000" w:themeColor="text1"/>
        </w:rPr>
        <w:t>单链表中保存线性表中各数据的结点是数据结点，</w:t>
      </w:r>
      <w:r w:rsidR="002531A2" w:rsidRPr="00196523">
        <w:rPr>
          <w:rFonts w:ascii="Times New Roman" w:eastAsia="宋体" w:hAnsi="Times New Roman" w:cs="Times New Roman" w:hint="eastAsia"/>
          <w:color w:val="000000" w:themeColor="text1"/>
        </w:rPr>
        <w:t>这些结点中</w:t>
      </w:r>
      <w:r w:rsidR="00746654" w:rsidRPr="00196523">
        <w:rPr>
          <w:rFonts w:ascii="Times New Roman" w:eastAsia="宋体" w:hAnsi="Times New Roman" w:cs="Times New Roman" w:hint="eastAsia"/>
          <w:color w:val="000000" w:themeColor="text1"/>
        </w:rPr>
        <w:t>的第一个是第一个数据结点</w:t>
      </w:r>
      <w:r w:rsidR="00106B84" w:rsidRPr="00196523">
        <w:rPr>
          <w:rFonts w:ascii="Times New Roman" w:eastAsia="宋体" w:hAnsi="Times New Roman" w:cs="Times New Roman" w:hint="eastAsia"/>
          <w:color w:val="000000" w:themeColor="text1"/>
        </w:rPr>
        <w:t>。</w:t>
      </w:r>
      <w:r w:rsidR="00746654" w:rsidRPr="00196523">
        <w:rPr>
          <w:rFonts w:ascii="Times New Roman" w:eastAsia="宋体" w:hAnsi="Times New Roman" w:cs="Times New Roman" w:hint="eastAsia"/>
          <w:color w:val="000000" w:themeColor="text1"/>
        </w:rPr>
        <w:t>它的前面是一个虚拟结点，称为头结点。一个特殊的指向</w:t>
      </w:r>
      <w:r w:rsidR="001274C9" w:rsidRPr="00196523">
        <w:rPr>
          <w:rFonts w:ascii="Times New Roman" w:eastAsia="宋体" w:hAnsi="Times New Roman" w:cs="Times New Roman" w:hint="eastAsia"/>
          <w:color w:val="000000" w:themeColor="text1"/>
        </w:rPr>
        <w:t>单链表中最前面</w:t>
      </w:r>
      <w:r w:rsidR="00746654" w:rsidRPr="00196523">
        <w:rPr>
          <w:rFonts w:ascii="Times New Roman" w:eastAsia="宋体" w:hAnsi="Times New Roman" w:cs="Times New Roman" w:hint="eastAsia"/>
          <w:color w:val="000000" w:themeColor="text1"/>
        </w:rPr>
        <w:t>结点的指针是头指针。</w:t>
      </w:r>
      <w:r w:rsidR="001274C9" w:rsidRPr="00196523">
        <w:rPr>
          <w:rFonts w:ascii="Times New Roman" w:eastAsia="宋体" w:hAnsi="Times New Roman" w:cs="Times New Roman" w:hint="eastAsia"/>
          <w:color w:val="000000" w:themeColor="text1"/>
        </w:rPr>
        <w:t>如果单链表中一个结点都没有，则头指针为空。</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．假设线性表</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=(51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36)</w:t>
      </w:r>
      <w:r w:rsidRPr="00196523">
        <w:rPr>
          <w:rFonts w:ascii="Times New Roman" w:eastAsia="宋体" w:hAnsi="Times New Roman" w:cs="Times New Roman"/>
          <w:color w:val="000000" w:themeColor="text1"/>
        </w:rPr>
        <w:t>，使用线性表</w:t>
      </w:r>
      <w:r w:rsidRPr="00196523">
        <w:rPr>
          <w:rFonts w:ascii="Times New Roman" w:eastAsia="宋体" w:hAnsi="Times New Roman" w:cs="Times New Roman"/>
          <w:color w:val="000000" w:themeColor="text1"/>
        </w:rPr>
        <w:t>ADT</w:t>
      </w:r>
      <w:r w:rsidRPr="00196523">
        <w:rPr>
          <w:rFonts w:ascii="Times New Roman" w:eastAsia="宋体" w:hAnsi="Times New Roman" w:cs="Times New Roman"/>
          <w:color w:val="000000" w:themeColor="text1"/>
        </w:rPr>
        <w:t>中定义的方法，列出删除</w:t>
      </w:r>
      <w:r w:rsidRPr="00196523">
        <w:rPr>
          <w:rFonts w:ascii="Times New Roman" w:eastAsia="宋体" w:hAnsi="Times New Roman" w:cs="Times New Roman"/>
          <w:color w:val="000000" w:themeColor="text1"/>
        </w:rPr>
        <w:t>19</w:t>
      </w:r>
      <w:r w:rsidRPr="00196523">
        <w:rPr>
          <w:rFonts w:ascii="Times New Roman" w:eastAsia="宋体" w:hAnsi="Times New Roman" w:cs="Times New Roman"/>
          <w:color w:val="000000" w:themeColor="text1"/>
        </w:rPr>
        <w:t>时对应的</w:t>
      </w:r>
      <w:r w:rsidR="006A1705" w:rsidRPr="00196523">
        <w:rPr>
          <w:rFonts w:ascii="Times New Roman" w:eastAsia="宋体" w:hAnsi="Times New Roman" w:cs="Times New Roman" w:hint="eastAsia"/>
          <w:color w:val="000000" w:themeColor="text1"/>
        </w:rPr>
        <w:t>语句</w:t>
      </w:r>
      <w:r w:rsidRPr="00196523">
        <w:rPr>
          <w:rFonts w:ascii="Times New Roman" w:eastAsia="宋体" w:hAnsi="Times New Roman" w:cs="Times New Roman"/>
          <w:color w:val="000000" w:themeColor="text1"/>
        </w:rPr>
        <w:t>序列。</w:t>
      </w:r>
    </w:p>
    <w:p w:rsidR="000143C5"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106B84" w:rsidRPr="00196523" w:rsidRDefault="00AC09AA" w:rsidP="001C30E9">
      <w:pPr>
        <w:pStyle w:val="a3"/>
        <w:spacing w:line="240" w:lineRule="auto"/>
        <w:ind w:firstLine="360"/>
        <w:rPr>
          <w:rFonts w:ascii="Courier New" w:eastAsia="宋体" w:hAnsi="Courier New" w:cs="Courier New"/>
          <w:color w:val="000000" w:themeColor="text1"/>
          <w:kern w:val="0"/>
          <w:sz w:val="18"/>
          <w:szCs w:val="20"/>
        </w:rPr>
      </w:pPr>
      <w:r w:rsidRPr="00196523">
        <w:rPr>
          <w:rFonts w:ascii="Courier New" w:eastAsia="宋体" w:hAnsi="Courier New" w:cs="Courier New" w:hint="eastAsia"/>
          <w:color w:val="000000" w:themeColor="text1"/>
          <w:kern w:val="0"/>
          <w:sz w:val="18"/>
          <w:szCs w:val="20"/>
        </w:rPr>
        <w:lastRenderedPageBreak/>
        <w:t>i</w:t>
      </w:r>
      <w:r w:rsidRPr="00196523">
        <w:rPr>
          <w:rFonts w:ascii="Courier New" w:eastAsia="宋体" w:hAnsi="Courier New" w:cs="Courier New"/>
          <w:color w:val="000000" w:themeColor="text1"/>
          <w:kern w:val="0"/>
          <w:sz w:val="18"/>
          <w:szCs w:val="20"/>
        </w:rPr>
        <w:t>f(</w:t>
      </w:r>
      <w:r w:rsidRPr="00196523">
        <w:rPr>
          <w:rFonts w:ascii="Courier New" w:eastAsia="宋体" w:hAnsi="Courier New" w:cs="Courier New" w:hint="eastAsia"/>
          <w:color w:val="000000" w:themeColor="text1"/>
          <w:kern w:val="0"/>
          <w:sz w:val="18"/>
          <w:szCs w:val="20"/>
        </w:rPr>
        <w:t>isEmpty(</w:t>
      </w:r>
      <w:r w:rsidR="003F558E">
        <w:rPr>
          <w:rFonts w:ascii="Courier New" w:eastAsia="宋体" w:hAnsi="Courier New" w:cs="Courier New" w:hint="eastAsia"/>
          <w:color w:val="000000" w:themeColor="text1"/>
          <w:kern w:val="0"/>
          <w:sz w:val="18"/>
          <w:szCs w:val="20"/>
        </w:rPr>
        <w:t>&amp;</w:t>
      </w:r>
      <w:proofErr w:type="gramStart"/>
      <w:r w:rsidRPr="00196523">
        <w:rPr>
          <w:rFonts w:ascii="Courier New" w:eastAsia="宋体" w:hAnsi="Courier New" w:cs="Courier New" w:hint="eastAsia"/>
          <w:color w:val="000000" w:themeColor="text1"/>
          <w:kern w:val="0"/>
          <w:sz w:val="18"/>
          <w:szCs w:val="20"/>
        </w:rPr>
        <w:t>L)</w:t>
      </w:r>
      <w:r w:rsidR="003F558E">
        <w:rPr>
          <w:rFonts w:ascii="Courier New" w:eastAsia="宋体" w:hAnsi="Courier New" w:cs="Courier New" w:hint="eastAsia"/>
          <w:color w:val="000000" w:themeColor="text1"/>
          <w:kern w:val="0"/>
          <w:sz w:val="18"/>
          <w:szCs w:val="20"/>
        </w:rPr>
        <w:t>=</w:t>
      </w:r>
      <w:proofErr w:type="gramEnd"/>
      <w:r w:rsidR="003F558E">
        <w:rPr>
          <w:rFonts w:ascii="Courier New" w:eastAsia="宋体" w:hAnsi="Courier New" w:cs="Courier New" w:hint="eastAsia"/>
          <w:color w:val="000000" w:themeColor="text1"/>
          <w:kern w:val="0"/>
          <w:sz w:val="18"/>
          <w:szCs w:val="20"/>
        </w:rPr>
        <w:t>=</w:t>
      </w:r>
      <w:r w:rsidR="003F558E">
        <w:rPr>
          <w:rFonts w:ascii="Courier New" w:eastAsia="宋体" w:hAnsi="Courier New" w:cs="Courier New"/>
          <w:color w:val="000000" w:themeColor="text1"/>
          <w:kern w:val="0"/>
          <w:sz w:val="18"/>
          <w:szCs w:val="20"/>
        </w:rPr>
        <w:t>FALSE</w:t>
      </w:r>
      <w:r w:rsidRPr="00196523">
        <w:rPr>
          <w:rFonts w:ascii="Courier New" w:eastAsia="宋体" w:hAnsi="Courier New" w:cs="Courier New"/>
          <w:color w:val="000000" w:themeColor="text1"/>
          <w:kern w:val="0"/>
          <w:sz w:val="18"/>
          <w:szCs w:val="20"/>
        </w:rPr>
        <w:t>)</w:t>
      </w:r>
      <w:r w:rsidR="000143C5" w:rsidRPr="00196523">
        <w:rPr>
          <w:rFonts w:ascii="Courier New" w:eastAsia="宋体" w:hAnsi="Courier New" w:cs="Courier New" w:hint="eastAsia"/>
          <w:color w:val="000000" w:themeColor="text1"/>
          <w:kern w:val="0"/>
          <w:sz w:val="18"/>
          <w:szCs w:val="20"/>
        </w:rPr>
        <w:t>{</w:t>
      </w:r>
    </w:p>
    <w:p w:rsidR="000143C5" w:rsidRPr="00196523" w:rsidRDefault="000143C5" w:rsidP="001C30E9">
      <w:pPr>
        <w:pStyle w:val="a3"/>
        <w:spacing w:line="240" w:lineRule="auto"/>
        <w:ind w:firstLine="360"/>
        <w:rPr>
          <w:rFonts w:ascii="Courier New" w:eastAsia="宋体" w:hAnsi="Courier New" w:cs="Courier New"/>
          <w:color w:val="000000" w:themeColor="text1"/>
          <w:kern w:val="0"/>
          <w:sz w:val="18"/>
          <w:szCs w:val="20"/>
        </w:rPr>
      </w:pPr>
      <w:r w:rsidRPr="00196523">
        <w:rPr>
          <w:rFonts w:ascii="Courier New" w:eastAsia="宋体" w:hAnsi="Courier New" w:cs="Courier New"/>
          <w:color w:val="000000" w:themeColor="text1"/>
          <w:kern w:val="0"/>
          <w:sz w:val="18"/>
          <w:szCs w:val="20"/>
        </w:rPr>
        <w:tab/>
      </w:r>
      <w:r w:rsidRPr="00196523">
        <w:rPr>
          <w:rFonts w:ascii="Courier New" w:eastAsia="宋体" w:hAnsi="Courier New" w:cs="Courier New"/>
          <w:color w:val="000000" w:themeColor="text1"/>
          <w:kern w:val="0"/>
          <w:sz w:val="18"/>
          <w:szCs w:val="20"/>
        </w:rPr>
        <w:tab/>
        <w:t>int pos</w:t>
      </w:r>
      <w:r w:rsidR="00583DA5" w:rsidRPr="00196523">
        <w:rPr>
          <w:rFonts w:ascii="Courier New" w:eastAsia="宋体" w:hAnsi="Courier New" w:cs="Courier New"/>
          <w:color w:val="000000" w:themeColor="text1"/>
          <w:kern w:val="0"/>
          <w:sz w:val="18"/>
          <w:szCs w:val="20"/>
        </w:rPr>
        <w:t>,x</w:t>
      </w:r>
      <w:r w:rsidRPr="00196523">
        <w:rPr>
          <w:rFonts w:ascii="Courier New" w:eastAsia="宋体" w:hAnsi="Courier New" w:cs="Courier New"/>
          <w:color w:val="000000" w:themeColor="text1"/>
          <w:kern w:val="0"/>
          <w:sz w:val="18"/>
          <w:szCs w:val="20"/>
        </w:rPr>
        <w:t>;</w:t>
      </w:r>
    </w:p>
    <w:p w:rsidR="000143C5" w:rsidRPr="00196523" w:rsidRDefault="000143C5" w:rsidP="001C30E9">
      <w:pPr>
        <w:pStyle w:val="a3"/>
        <w:spacing w:line="240" w:lineRule="auto"/>
        <w:ind w:firstLine="360"/>
        <w:rPr>
          <w:rFonts w:ascii="Courier New" w:eastAsia="宋体" w:hAnsi="Courier New" w:cs="Courier New"/>
          <w:color w:val="000000" w:themeColor="text1"/>
          <w:kern w:val="0"/>
          <w:sz w:val="18"/>
          <w:szCs w:val="20"/>
        </w:rPr>
      </w:pPr>
      <w:r w:rsidRPr="00196523">
        <w:rPr>
          <w:rFonts w:ascii="Courier New" w:eastAsia="宋体" w:hAnsi="Courier New" w:cs="Courier New"/>
          <w:color w:val="000000" w:themeColor="text1"/>
          <w:kern w:val="0"/>
          <w:sz w:val="18"/>
          <w:szCs w:val="20"/>
        </w:rPr>
        <w:tab/>
      </w:r>
      <w:r w:rsidRPr="00196523">
        <w:rPr>
          <w:rFonts w:ascii="Courier New" w:eastAsia="宋体" w:hAnsi="Courier New" w:cs="Courier New"/>
          <w:color w:val="000000" w:themeColor="text1"/>
          <w:kern w:val="0"/>
          <w:sz w:val="18"/>
          <w:szCs w:val="20"/>
        </w:rPr>
        <w:tab/>
      </w:r>
      <w:r w:rsidRPr="00196523">
        <w:rPr>
          <w:rFonts w:ascii="Courier New" w:eastAsia="宋体" w:hAnsi="Courier New" w:cs="Courier New" w:hint="eastAsia"/>
          <w:color w:val="000000" w:themeColor="text1"/>
          <w:kern w:val="0"/>
          <w:sz w:val="18"/>
          <w:szCs w:val="20"/>
        </w:rPr>
        <w:t>pos</w:t>
      </w:r>
      <w:r w:rsidRPr="00196523">
        <w:rPr>
          <w:rFonts w:ascii="Courier New" w:eastAsia="宋体" w:hAnsi="Courier New" w:cs="Courier New"/>
          <w:color w:val="000000" w:themeColor="text1"/>
          <w:kern w:val="0"/>
          <w:sz w:val="18"/>
          <w:szCs w:val="20"/>
        </w:rPr>
        <w:t>=</w:t>
      </w:r>
      <w:r w:rsidRPr="00196523">
        <w:rPr>
          <w:rFonts w:ascii="Courier New" w:eastAsia="宋体" w:hAnsi="Courier New" w:cs="Courier New" w:hint="eastAsia"/>
          <w:color w:val="000000" w:themeColor="text1"/>
          <w:kern w:val="0"/>
          <w:sz w:val="18"/>
          <w:szCs w:val="20"/>
        </w:rPr>
        <w:t>find(</w:t>
      </w:r>
      <w:r w:rsidR="003F558E">
        <w:rPr>
          <w:rFonts w:ascii="Courier New" w:eastAsia="宋体" w:hAnsi="Courier New" w:cs="Courier New"/>
          <w:color w:val="000000" w:themeColor="text1"/>
          <w:kern w:val="0"/>
          <w:sz w:val="18"/>
          <w:szCs w:val="20"/>
        </w:rPr>
        <w:t>&amp;</w:t>
      </w:r>
      <w:r w:rsidRPr="00196523">
        <w:rPr>
          <w:rFonts w:ascii="Courier New" w:eastAsia="宋体" w:hAnsi="Courier New" w:cs="Courier New" w:hint="eastAsia"/>
          <w:color w:val="000000" w:themeColor="text1"/>
          <w:kern w:val="0"/>
          <w:sz w:val="18"/>
          <w:szCs w:val="20"/>
        </w:rPr>
        <w:t>L,</w:t>
      </w:r>
      <w:r w:rsidRPr="00196523">
        <w:rPr>
          <w:rFonts w:ascii="Courier New" w:eastAsia="宋体" w:hAnsi="Courier New" w:cs="Courier New"/>
          <w:color w:val="000000" w:themeColor="text1"/>
          <w:kern w:val="0"/>
          <w:sz w:val="18"/>
          <w:szCs w:val="20"/>
        </w:rPr>
        <w:t>19</w:t>
      </w:r>
      <w:r w:rsidRPr="00196523">
        <w:rPr>
          <w:rFonts w:ascii="Courier New" w:eastAsia="宋体" w:hAnsi="Courier New" w:cs="Courier New" w:hint="eastAsia"/>
          <w:color w:val="000000" w:themeColor="text1"/>
          <w:kern w:val="0"/>
          <w:sz w:val="18"/>
          <w:szCs w:val="20"/>
        </w:rPr>
        <w:t>);</w:t>
      </w:r>
    </w:p>
    <w:p w:rsidR="000143C5" w:rsidRPr="00196523" w:rsidRDefault="00B75476" w:rsidP="001C30E9">
      <w:pPr>
        <w:pStyle w:val="a3"/>
        <w:spacing w:line="240" w:lineRule="auto"/>
        <w:ind w:firstLine="360"/>
        <w:rPr>
          <w:rFonts w:ascii="Courier New" w:eastAsia="宋体" w:hAnsi="Courier New" w:cs="Courier New"/>
          <w:color w:val="000000" w:themeColor="text1"/>
          <w:kern w:val="0"/>
          <w:sz w:val="18"/>
          <w:szCs w:val="20"/>
        </w:rPr>
      </w:pPr>
      <w:r w:rsidRPr="00196523">
        <w:rPr>
          <w:rFonts w:ascii="Courier New" w:eastAsia="宋体" w:hAnsi="Courier New" w:cs="Courier New"/>
          <w:color w:val="000000" w:themeColor="text1"/>
          <w:kern w:val="0"/>
          <w:sz w:val="18"/>
          <w:szCs w:val="20"/>
        </w:rPr>
        <w:tab/>
      </w:r>
      <w:r w:rsidRPr="00196523">
        <w:rPr>
          <w:rFonts w:ascii="Courier New" w:eastAsia="宋体" w:hAnsi="Courier New" w:cs="Courier New"/>
          <w:color w:val="000000" w:themeColor="text1"/>
          <w:kern w:val="0"/>
          <w:sz w:val="18"/>
          <w:szCs w:val="20"/>
        </w:rPr>
        <w:tab/>
      </w:r>
      <w:r w:rsidR="00583DA5" w:rsidRPr="00196523">
        <w:rPr>
          <w:rFonts w:ascii="Courier New" w:eastAsia="宋体" w:hAnsi="Courier New" w:cs="Courier New" w:hint="eastAsia"/>
          <w:color w:val="000000" w:themeColor="text1"/>
          <w:kern w:val="0"/>
          <w:sz w:val="18"/>
          <w:szCs w:val="20"/>
        </w:rPr>
        <w:t>if</w:t>
      </w:r>
      <w:r w:rsidR="00583DA5" w:rsidRPr="00196523">
        <w:rPr>
          <w:rFonts w:ascii="Courier New" w:eastAsia="宋体" w:hAnsi="Courier New" w:cs="Courier New"/>
          <w:color w:val="000000" w:themeColor="text1"/>
          <w:kern w:val="0"/>
          <w:sz w:val="18"/>
          <w:szCs w:val="20"/>
        </w:rPr>
        <w:t>(pos&gt;=</w:t>
      </w:r>
      <w:proofErr w:type="gramStart"/>
      <w:r w:rsidR="00583DA5" w:rsidRPr="00196523">
        <w:rPr>
          <w:rFonts w:ascii="Courier New" w:eastAsia="宋体" w:hAnsi="Courier New" w:cs="Courier New"/>
          <w:color w:val="000000" w:themeColor="text1"/>
          <w:kern w:val="0"/>
          <w:sz w:val="18"/>
          <w:szCs w:val="20"/>
        </w:rPr>
        <w:t>0)</w:t>
      </w:r>
      <w:r w:rsidR="000143C5" w:rsidRPr="00196523">
        <w:rPr>
          <w:rFonts w:ascii="Courier New" w:eastAsia="宋体" w:hAnsi="Courier New" w:cs="Courier New" w:hint="eastAsia"/>
          <w:color w:val="000000" w:themeColor="text1"/>
          <w:kern w:val="0"/>
          <w:sz w:val="18"/>
          <w:szCs w:val="20"/>
        </w:rPr>
        <w:t>remove</w:t>
      </w:r>
      <w:r w:rsidR="003F558E">
        <w:rPr>
          <w:rFonts w:ascii="Courier New" w:eastAsia="宋体" w:hAnsi="Courier New" w:cs="Courier New" w:hint="eastAsia"/>
          <w:color w:val="000000" w:themeColor="text1"/>
          <w:kern w:val="0"/>
          <w:sz w:val="18"/>
          <w:szCs w:val="20"/>
        </w:rPr>
        <w:t>List</w:t>
      </w:r>
      <w:proofErr w:type="gramEnd"/>
      <w:r w:rsidR="000143C5" w:rsidRPr="00196523">
        <w:rPr>
          <w:rFonts w:ascii="Courier New" w:eastAsia="宋体" w:hAnsi="Courier New" w:cs="Courier New" w:hint="eastAsia"/>
          <w:color w:val="000000" w:themeColor="text1"/>
          <w:kern w:val="0"/>
          <w:sz w:val="18"/>
          <w:szCs w:val="20"/>
        </w:rPr>
        <w:t>(</w:t>
      </w:r>
      <w:r w:rsidR="00583DA5" w:rsidRPr="00196523">
        <w:rPr>
          <w:rFonts w:ascii="Courier New" w:eastAsia="宋体" w:hAnsi="Courier New" w:cs="Courier New"/>
          <w:color w:val="000000" w:themeColor="text1"/>
          <w:kern w:val="0"/>
          <w:sz w:val="18"/>
          <w:szCs w:val="20"/>
        </w:rPr>
        <w:t>&amp;</w:t>
      </w:r>
      <w:r w:rsidR="000143C5" w:rsidRPr="00196523">
        <w:rPr>
          <w:rFonts w:ascii="Courier New" w:eastAsia="宋体" w:hAnsi="Courier New" w:cs="Courier New" w:hint="eastAsia"/>
          <w:color w:val="000000" w:themeColor="text1"/>
          <w:kern w:val="0"/>
          <w:sz w:val="18"/>
          <w:szCs w:val="20"/>
        </w:rPr>
        <w:t>L,pos,</w:t>
      </w:r>
      <w:r w:rsidR="00583DA5" w:rsidRPr="00196523">
        <w:rPr>
          <w:rFonts w:ascii="Courier New" w:eastAsia="宋体" w:hAnsi="Courier New" w:cs="Courier New"/>
          <w:color w:val="000000" w:themeColor="text1"/>
          <w:kern w:val="0"/>
          <w:sz w:val="18"/>
          <w:szCs w:val="20"/>
        </w:rPr>
        <w:t>&amp;</w:t>
      </w:r>
      <w:r w:rsidR="000143C5" w:rsidRPr="00196523">
        <w:rPr>
          <w:rFonts w:ascii="Courier New" w:eastAsia="宋体" w:hAnsi="Courier New" w:cs="Courier New" w:hint="eastAsia"/>
          <w:color w:val="000000" w:themeColor="text1"/>
          <w:kern w:val="0"/>
          <w:sz w:val="18"/>
          <w:szCs w:val="20"/>
        </w:rPr>
        <w:t>x);</w:t>
      </w:r>
    </w:p>
    <w:p w:rsidR="000143C5" w:rsidRPr="00196523" w:rsidRDefault="000143C5" w:rsidP="001C30E9">
      <w:pPr>
        <w:pStyle w:val="a3"/>
        <w:spacing w:line="240" w:lineRule="auto"/>
        <w:ind w:firstLine="360"/>
        <w:rPr>
          <w:rFonts w:ascii="Times New Roman" w:eastAsia="宋体" w:hAnsi="Times New Roman" w:cs="Times New Roman"/>
          <w:color w:val="000000" w:themeColor="text1"/>
        </w:rPr>
      </w:pPr>
      <w:r w:rsidRPr="00196523">
        <w:rPr>
          <w:rFonts w:ascii="Courier New" w:eastAsia="宋体" w:hAnsi="Courier New" w:cs="Courier New" w:hint="eastAsia"/>
          <w:color w:val="000000" w:themeColor="text1"/>
          <w:kern w:val="0"/>
          <w:sz w:val="18"/>
          <w:szCs w:val="20"/>
        </w:rPr>
        <w:t>}</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．已知</w:t>
      </w:r>
      <w:r w:rsidRPr="00196523">
        <w:rPr>
          <w:rFonts w:ascii="Times New Roman" w:eastAsia="宋体" w:hAnsi="Times New Roman" w:cs="Times New Roman" w:hint="eastAsia"/>
          <w:color w:val="000000" w:themeColor="text1"/>
        </w:rPr>
        <w:t>线性表中一个元素</w:t>
      </w:r>
      <w:r w:rsidRPr="00196523">
        <w:rPr>
          <w:rFonts w:ascii="Times New Roman" w:eastAsia="宋体" w:hAnsi="Times New Roman" w:cs="Times New Roman"/>
          <w:color w:val="000000" w:themeColor="text1"/>
        </w:rPr>
        <w:t>占</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个字节，一个指针占</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个字节，数组的大小为</w:t>
      </w:r>
      <w:r w:rsidRPr="00196523">
        <w:rPr>
          <w:rFonts w:ascii="Times New Roman" w:eastAsia="宋体" w:hAnsi="Times New Roman" w:cs="Times New Roman"/>
          <w:color w:val="000000" w:themeColor="text1"/>
        </w:rPr>
        <w:t>20</w:t>
      </w:r>
      <w:r w:rsidRPr="00196523">
        <w:rPr>
          <w:rFonts w:ascii="Times New Roman" w:eastAsia="宋体" w:hAnsi="Times New Roman" w:cs="Times New Roman"/>
          <w:color w:val="000000" w:themeColor="text1"/>
        </w:rPr>
        <w:t>个元素</w:t>
      </w:r>
      <w:r w:rsidRPr="00196523">
        <w:rPr>
          <w:rFonts w:ascii="Times New Roman" w:eastAsia="宋体" w:hAnsi="Times New Roman" w:cs="Times New Roman" w:hint="eastAsia"/>
          <w:color w:val="000000" w:themeColor="text1"/>
        </w:rPr>
        <w:t>。在顺序及链式两种存储方式中，</w:t>
      </w:r>
      <w:r w:rsidRPr="00196523">
        <w:rPr>
          <w:rFonts w:ascii="Times New Roman" w:eastAsia="宋体" w:hAnsi="Times New Roman" w:cs="Times New Roman"/>
          <w:color w:val="000000" w:themeColor="text1"/>
        </w:rPr>
        <w:t>线性表</w:t>
      </w:r>
      <w:r w:rsidRPr="00196523">
        <w:rPr>
          <w:rFonts w:ascii="Times New Roman" w:eastAsia="宋体" w:hAnsi="Times New Roman" w:cs="Times New Roman" w:hint="eastAsia"/>
          <w:color w:val="000000" w:themeColor="text1"/>
        </w:rPr>
        <w:t>应该</w:t>
      </w:r>
      <w:r w:rsidRPr="00196523">
        <w:rPr>
          <w:rFonts w:ascii="Times New Roman" w:eastAsia="宋体" w:hAnsi="Times New Roman" w:cs="Times New Roman"/>
          <w:color w:val="000000" w:themeColor="text1"/>
        </w:rPr>
        <w:t>采用</w:t>
      </w:r>
      <w:r w:rsidRPr="00196523">
        <w:rPr>
          <w:rFonts w:ascii="Times New Roman" w:eastAsia="宋体" w:hAnsi="Times New Roman" w:cs="Times New Roman" w:hint="eastAsia"/>
          <w:color w:val="000000" w:themeColor="text1"/>
        </w:rPr>
        <w:t>哪种方式保存？为什么？</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83DA5" w:rsidRPr="00196523">
        <w:rPr>
          <w:rFonts w:ascii="Times New Roman" w:eastAsia="宋体" w:hAnsi="Times New Roman" w:cs="Times New Roman" w:hint="eastAsia"/>
          <w:color w:val="000000" w:themeColor="text1"/>
        </w:rPr>
        <w:t>设线性表中元素个数为</w:t>
      </w:r>
      <w:r w:rsidR="00583DA5" w:rsidRPr="00196523">
        <w:rPr>
          <w:rFonts w:ascii="Times New Roman" w:eastAsia="宋体" w:hAnsi="Times New Roman" w:cs="Times New Roman" w:hint="eastAsia"/>
          <w:i/>
          <w:color w:val="000000" w:themeColor="text1"/>
        </w:rPr>
        <w:t>n</w:t>
      </w:r>
      <w:r w:rsidR="00106B84" w:rsidRPr="00196523">
        <w:rPr>
          <w:rFonts w:ascii="Times New Roman" w:eastAsia="宋体" w:hAnsi="Times New Roman" w:cs="Times New Roman" w:hint="eastAsia"/>
          <w:color w:val="000000" w:themeColor="text1"/>
        </w:rPr>
        <w:t>。</w:t>
      </w:r>
      <w:r w:rsidR="00583DA5" w:rsidRPr="00196523">
        <w:rPr>
          <w:rFonts w:ascii="Times New Roman" w:eastAsia="宋体" w:hAnsi="Times New Roman" w:cs="Times New Roman" w:hint="eastAsia"/>
          <w:color w:val="000000" w:themeColor="text1"/>
        </w:rPr>
        <w:t>单纯考虑空间复杂度。</w:t>
      </w:r>
    </w:p>
    <w:p w:rsidR="00583DA5" w:rsidRPr="00196523" w:rsidRDefault="00583DA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采用顺序存储时，占用的空间大小</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20</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8=160</w:t>
      </w:r>
      <w:r w:rsidRPr="00196523">
        <w:rPr>
          <w:rFonts w:ascii="Times New Roman" w:eastAsia="宋体" w:hAnsi="Times New Roman" w:cs="Times New Roman" w:hint="eastAsia"/>
          <w:color w:val="000000" w:themeColor="text1"/>
        </w:rPr>
        <w:t>个字节。</w:t>
      </w:r>
    </w:p>
    <w:p w:rsidR="00583DA5" w:rsidRPr="00196523" w:rsidRDefault="00583DA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采用链式存储时，</w:t>
      </w:r>
      <w:r w:rsidR="0030417D">
        <w:rPr>
          <w:rFonts w:ascii="Times New Roman" w:eastAsia="宋体" w:hAnsi="Times New Roman" w:cs="Times New Roman" w:hint="eastAsia"/>
          <w:color w:val="000000" w:themeColor="text1"/>
        </w:rPr>
        <w:t>不妨</w:t>
      </w:r>
      <w:proofErr w:type="gramStart"/>
      <w:r w:rsidRPr="00196523">
        <w:rPr>
          <w:rFonts w:ascii="Times New Roman" w:eastAsia="宋体" w:hAnsi="Times New Roman" w:cs="Times New Roman" w:hint="eastAsia"/>
          <w:color w:val="000000" w:themeColor="text1"/>
        </w:rPr>
        <w:t>设采用</w:t>
      </w:r>
      <w:proofErr w:type="gramEnd"/>
      <w:r w:rsidRPr="00196523">
        <w:rPr>
          <w:rFonts w:ascii="Times New Roman" w:eastAsia="宋体" w:hAnsi="Times New Roman" w:cs="Times New Roman" w:hint="eastAsia"/>
          <w:color w:val="000000" w:themeColor="text1"/>
        </w:rPr>
        <w:t>单链表存储，占用的空间大小</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(8+2)=10</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个字节。</w:t>
      </w:r>
    </w:p>
    <w:p w:rsidR="00583DA5" w:rsidRPr="00196523" w:rsidRDefault="00583DA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列方程，</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0</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=160</w:t>
      </w:r>
      <w:r w:rsidRPr="00196523">
        <w:rPr>
          <w:rFonts w:ascii="Times New Roman" w:eastAsia="宋体" w:hAnsi="Times New Roman" w:cs="Times New Roman" w:hint="eastAsia"/>
          <w:color w:val="000000" w:themeColor="text1"/>
        </w:rPr>
        <w:t>，</w:t>
      </w:r>
      <w:r w:rsidR="00612105" w:rsidRPr="00196523">
        <w:rPr>
          <w:rFonts w:ascii="Times New Roman" w:eastAsia="宋体" w:hAnsi="Times New Roman" w:cs="Times New Roman" w:hint="eastAsia"/>
          <w:color w:val="000000" w:themeColor="text1"/>
        </w:rPr>
        <w:t>求</w:t>
      </w:r>
      <w:r w:rsidRPr="00196523">
        <w:rPr>
          <w:rFonts w:ascii="Times New Roman" w:eastAsia="宋体" w:hAnsi="Times New Roman" w:cs="Times New Roman" w:hint="eastAsia"/>
          <w:color w:val="000000" w:themeColor="text1"/>
        </w:rPr>
        <w:t>得</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=16</w:t>
      </w:r>
      <w:r w:rsidRPr="00196523">
        <w:rPr>
          <w:rFonts w:ascii="Times New Roman" w:eastAsia="宋体" w:hAnsi="Times New Roman" w:cs="Times New Roman" w:hint="eastAsia"/>
          <w:color w:val="000000" w:themeColor="text1"/>
        </w:rPr>
        <w:t>。即若线性表中元素个数少于</w:t>
      </w:r>
      <w:r w:rsidRPr="00196523">
        <w:rPr>
          <w:rFonts w:ascii="Times New Roman" w:eastAsia="宋体" w:hAnsi="Times New Roman" w:cs="Times New Roman" w:hint="eastAsia"/>
          <w:color w:val="000000" w:themeColor="text1"/>
        </w:rPr>
        <w:t>16</w:t>
      </w:r>
      <w:r w:rsidRPr="00196523">
        <w:rPr>
          <w:rFonts w:ascii="Times New Roman" w:eastAsia="宋体" w:hAnsi="Times New Roman" w:cs="Times New Roman" w:hint="eastAsia"/>
          <w:color w:val="000000" w:themeColor="text1"/>
        </w:rPr>
        <w:t>个时，采用单链表保存更好，元素个数多于</w:t>
      </w:r>
      <w:r w:rsidRPr="00196523">
        <w:rPr>
          <w:rFonts w:ascii="Times New Roman" w:eastAsia="宋体" w:hAnsi="Times New Roman" w:cs="Times New Roman" w:hint="eastAsia"/>
          <w:color w:val="000000" w:themeColor="text1"/>
        </w:rPr>
        <w:t>16</w:t>
      </w:r>
      <w:r w:rsidRPr="00196523">
        <w:rPr>
          <w:rFonts w:ascii="Times New Roman" w:eastAsia="宋体" w:hAnsi="Times New Roman" w:cs="Times New Roman" w:hint="eastAsia"/>
          <w:color w:val="000000" w:themeColor="text1"/>
        </w:rPr>
        <w:t>个时，采用数组保存更好。等于</w:t>
      </w:r>
      <w:r w:rsidRPr="00196523">
        <w:rPr>
          <w:rFonts w:ascii="Times New Roman" w:eastAsia="宋体" w:hAnsi="Times New Roman" w:cs="Times New Roman" w:hint="eastAsia"/>
          <w:color w:val="000000" w:themeColor="text1"/>
        </w:rPr>
        <w:t>16</w:t>
      </w:r>
      <w:r w:rsidRPr="00196523">
        <w:rPr>
          <w:rFonts w:ascii="Times New Roman" w:eastAsia="宋体" w:hAnsi="Times New Roman" w:cs="Times New Roman" w:hint="eastAsia"/>
          <w:color w:val="000000" w:themeColor="text1"/>
        </w:rPr>
        <w:t>个时，两种方式保存的效果是一样的。</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．在单链表和双向链表中，能否从当前结点出发访问到</w:t>
      </w:r>
      <w:r w:rsidRPr="00196523">
        <w:rPr>
          <w:rFonts w:ascii="Times New Roman" w:eastAsia="宋体" w:hAnsi="Times New Roman" w:cs="Times New Roman" w:hint="eastAsia"/>
          <w:color w:val="000000" w:themeColor="text1"/>
        </w:rPr>
        <w:t>表中的</w:t>
      </w:r>
      <w:r w:rsidRPr="00196523">
        <w:rPr>
          <w:rFonts w:ascii="Times New Roman" w:eastAsia="宋体" w:hAnsi="Times New Roman" w:cs="Times New Roman"/>
          <w:color w:val="000000" w:themeColor="text1"/>
        </w:rPr>
        <w:t>任何一个结点</w:t>
      </w:r>
      <w:r w:rsidRPr="00196523">
        <w:rPr>
          <w:rFonts w:ascii="Times New Roman" w:eastAsia="宋体" w:hAnsi="Times New Roman" w:cs="Times New Roman"/>
          <w:color w:val="000000" w:themeColor="text1"/>
        </w:rPr>
        <w:t>?</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6A74A7" w:rsidRPr="00196523">
        <w:rPr>
          <w:rFonts w:ascii="Times New Roman" w:eastAsia="宋体" w:hAnsi="Times New Roman" w:cs="Times New Roman" w:hint="eastAsia"/>
          <w:color w:val="000000" w:themeColor="text1"/>
        </w:rPr>
        <w:t>在单链表和双向链表中，如果是从头结点或第一个数据结点出发，能访问到表中的任一结点，但从其他结点出发，都只能访问到该结点及其全部的后继结点，它的前驱结点是访问不到的</w:t>
      </w:r>
      <w:r w:rsidR="00106B84" w:rsidRPr="00196523">
        <w:rPr>
          <w:rFonts w:ascii="Times New Roman" w:eastAsia="宋体" w:hAnsi="Times New Roman" w:cs="Times New Roman" w:hint="eastAsia"/>
          <w:color w:val="000000" w:themeColor="text1"/>
        </w:rPr>
        <w:t>。</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．线性表</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n-1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采用顺序存储方式时，</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i</w:t>
      </w:r>
      <w:r w:rsidRPr="00196523">
        <w:rPr>
          <w:rFonts w:ascii="Times New Roman" w:eastAsia="宋体" w:hAnsi="Times New Roman" w:cs="Times New Roman"/>
          <w:color w:val="000000" w:themeColor="text1"/>
        </w:rPr>
        <w:t>和</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i+1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i&lt;n-1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的物理位置相邻吗？</w:t>
      </w:r>
      <w:r w:rsidRPr="00196523">
        <w:rPr>
          <w:rFonts w:ascii="Times New Roman" w:eastAsia="宋体" w:hAnsi="Times New Roman" w:cs="Times New Roman" w:hint="eastAsia"/>
          <w:color w:val="000000" w:themeColor="text1"/>
        </w:rPr>
        <w:t>采用</w:t>
      </w:r>
      <w:r w:rsidRPr="00196523">
        <w:rPr>
          <w:rFonts w:ascii="Times New Roman" w:eastAsia="宋体" w:hAnsi="Times New Roman" w:cs="Times New Roman"/>
          <w:color w:val="000000" w:themeColor="text1"/>
        </w:rPr>
        <w:t>链</w:t>
      </w:r>
      <w:r w:rsidRPr="00196523">
        <w:rPr>
          <w:rFonts w:ascii="Times New Roman" w:eastAsia="宋体" w:hAnsi="Times New Roman" w:cs="Times New Roman" w:hint="eastAsia"/>
          <w:color w:val="000000" w:themeColor="text1"/>
        </w:rPr>
        <w:t>式方式</w:t>
      </w:r>
      <w:r w:rsidRPr="00196523">
        <w:rPr>
          <w:rFonts w:ascii="Times New Roman" w:eastAsia="宋体" w:hAnsi="Times New Roman" w:cs="Times New Roman"/>
          <w:color w:val="000000" w:themeColor="text1"/>
        </w:rPr>
        <w:t>时呢？</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12D7E" w:rsidRPr="00196523">
        <w:rPr>
          <w:rFonts w:ascii="Times New Roman" w:eastAsia="宋体" w:hAnsi="Times New Roman" w:cs="Times New Roman" w:hint="eastAsia"/>
          <w:color w:val="000000" w:themeColor="text1"/>
        </w:rPr>
        <w:t>采用顺序存储方式时，</w:t>
      </w:r>
      <w:r w:rsidR="00512D7E" w:rsidRPr="00196523">
        <w:rPr>
          <w:rFonts w:ascii="Times New Roman" w:eastAsia="宋体" w:hAnsi="Times New Roman" w:cs="Times New Roman"/>
          <w:color w:val="000000" w:themeColor="text1"/>
        </w:rPr>
        <w:t>a</w:t>
      </w:r>
      <w:r w:rsidR="00512D7E" w:rsidRPr="00196523">
        <w:rPr>
          <w:rFonts w:ascii="Times New Roman" w:eastAsia="宋体" w:hAnsi="Times New Roman" w:cs="Times New Roman"/>
          <w:color w:val="000000" w:themeColor="text1"/>
          <w:vertAlign w:val="subscript"/>
        </w:rPr>
        <w:t>i</w:t>
      </w:r>
      <w:r w:rsidR="00512D7E" w:rsidRPr="00196523">
        <w:rPr>
          <w:rFonts w:ascii="Times New Roman" w:eastAsia="宋体" w:hAnsi="Times New Roman" w:cs="Times New Roman"/>
          <w:color w:val="000000" w:themeColor="text1"/>
        </w:rPr>
        <w:t>和</w:t>
      </w:r>
      <w:r w:rsidR="00512D7E" w:rsidRPr="00196523">
        <w:rPr>
          <w:rFonts w:ascii="Times New Roman" w:eastAsia="宋体" w:hAnsi="Times New Roman" w:cs="Times New Roman"/>
          <w:color w:val="000000" w:themeColor="text1"/>
        </w:rPr>
        <w:t>a</w:t>
      </w:r>
      <w:r w:rsidR="00512D7E" w:rsidRPr="00196523">
        <w:rPr>
          <w:rFonts w:ascii="Times New Roman" w:eastAsia="宋体" w:hAnsi="Times New Roman" w:cs="Times New Roman"/>
          <w:color w:val="000000" w:themeColor="text1"/>
          <w:vertAlign w:val="subscript"/>
        </w:rPr>
        <w:t>i+1</w:t>
      </w:r>
      <w:r w:rsidR="00512D7E" w:rsidRPr="00196523">
        <w:rPr>
          <w:rFonts w:ascii="Times New Roman" w:eastAsia="宋体" w:hAnsi="Times New Roman" w:cs="Times New Roman"/>
          <w:color w:val="000000" w:themeColor="text1"/>
        </w:rPr>
        <w:t>（</w:t>
      </w:r>
      <w:r w:rsidR="00512D7E" w:rsidRPr="00196523">
        <w:rPr>
          <w:rFonts w:ascii="Times New Roman" w:eastAsia="宋体" w:hAnsi="Times New Roman" w:cs="Times New Roman"/>
          <w:color w:val="000000" w:themeColor="text1"/>
        </w:rPr>
        <w:t>0</w:t>
      </w:r>
      <w:r w:rsidR="00512D7E" w:rsidRPr="00196523">
        <w:rPr>
          <w:rFonts w:ascii="宋体" w:eastAsia="宋体" w:hAnsi="宋体" w:cs="Times New Roman"/>
          <w:color w:val="000000" w:themeColor="text1"/>
        </w:rPr>
        <w:t>≤</w:t>
      </w:r>
      <w:r w:rsidR="00512D7E" w:rsidRPr="00196523">
        <w:rPr>
          <w:rFonts w:ascii="Times New Roman" w:eastAsia="宋体" w:hAnsi="Times New Roman" w:cs="Times New Roman"/>
          <w:color w:val="000000" w:themeColor="text1"/>
        </w:rPr>
        <w:t>i&lt;n-1</w:t>
      </w:r>
      <w:r w:rsidR="00512D7E" w:rsidRPr="00196523">
        <w:rPr>
          <w:rFonts w:ascii="Times New Roman" w:eastAsia="宋体" w:hAnsi="Times New Roman" w:cs="Times New Roman" w:hint="eastAsia"/>
          <w:color w:val="000000" w:themeColor="text1"/>
        </w:rPr>
        <w:t>）的物理位置是相邻的</w:t>
      </w:r>
      <w:r w:rsidR="00106B84" w:rsidRPr="00196523">
        <w:rPr>
          <w:rFonts w:ascii="Times New Roman" w:eastAsia="宋体" w:hAnsi="Times New Roman" w:cs="Times New Roman" w:hint="eastAsia"/>
          <w:color w:val="000000" w:themeColor="text1"/>
        </w:rPr>
        <w:t>。</w:t>
      </w:r>
      <w:r w:rsidR="00512D7E" w:rsidRPr="00196523">
        <w:rPr>
          <w:rFonts w:ascii="Times New Roman" w:eastAsia="宋体" w:hAnsi="Times New Roman" w:cs="Times New Roman" w:hint="eastAsia"/>
          <w:color w:val="000000" w:themeColor="text1"/>
        </w:rPr>
        <w:t>采用链式存储时，</w:t>
      </w:r>
      <w:r w:rsidR="00512D7E" w:rsidRPr="00196523">
        <w:rPr>
          <w:rFonts w:ascii="Times New Roman" w:eastAsia="宋体" w:hAnsi="Times New Roman" w:cs="Times New Roman"/>
          <w:color w:val="000000" w:themeColor="text1"/>
        </w:rPr>
        <w:t>a</w:t>
      </w:r>
      <w:r w:rsidR="00512D7E" w:rsidRPr="00196523">
        <w:rPr>
          <w:rFonts w:ascii="Times New Roman" w:eastAsia="宋体" w:hAnsi="Times New Roman" w:cs="Times New Roman"/>
          <w:color w:val="000000" w:themeColor="text1"/>
          <w:vertAlign w:val="subscript"/>
        </w:rPr>
        <w:t>i</w:t>
      </w:r>
      <w:r w:rsidR="00512D7E" w:rsidRPr="00196523">
        <w:rPr>
          <w:rFonts w:ascii="Times New Roman" w:eastAsia="宋体" w:hAnsi="Times New Roman" w:cs="Times New Roman"/>
          <w:color w:val="000000" w:themeColor="text1"/>
        </w:rPr>
        <w:t>和</w:t>
      </w:r>
      <w:r w:rsidR="00512D7E" w:rsidRPr="00196523">
        <w:rPr>
          <w:rFonts w:ascii="Times New Roman" w:eastAsia="宋体" w:hAnsi="Times New Roman" w:cs="Times New Roman"/>
          <w:color w:val="000000" w:themeColor="text1"/>
        </w:rPr>
        <w:t>a</w:t>
      </w:r>
      <w:r w:rsidR="00512D7E" w:rsidRPr="00196523">
        <w:rPr>
          <w:rFonts w:ascii="Times New Roman" w:eastAsia="宋体" w:hAnsi="Times New Roman" w:cs="Times New Roman"/>
          <w:color w:val="000000" w:themeColor="text1"/>
          <w:vertAlign w:val="subscript"/>
        </w:rPr>
        <w:t>i+1</w:t>
      </w:r>
      <w:r w:rsidR="00512D7E" w:rsidRPr="00196523">
        <w:rPr>
          <w:rFonts w:ascii="Times New Roman" w:eastAsia="宋体" w:hAnsi="Times New Roman" w:cs="Times New Roman"/>
          <w:color w:val="000000" w:themeColor="text1"/>
        </w:rPr>
        <w:t>（</w:t>
      </w:r>
      <w:r w:rsidR="00512D7E" w:rsidRPr="00196523">
        <w:rPr>
          <w:rFonts w:ascii="Times New Roman" w:eastAsia="宋体" w:hAnsi="Times New Roman" w:cs="Times New Roman"/>
          <w:color w:val="000000" w:themeColor="text1"/>
        </w:rPr>
        <w:t>0</w:t>
      </w:r>
      <w:r w:rsidR="00512D7E" w:rsidRPr="00196523">
        <w:rPr>
          <w:rFonts w:ascii="宋体" w:eastAsia="宋体" w:hAnsi="宋体" w:cs="Times New Roman"/>
          <w:color w:val="000000" w:themeColor="text1"/>
        </w:rPr>
        <w:t>≤</w:t>
      </w:r>
      <w:r w:rsidR="00512D7E" w:rsidRPr="00196523">
        <w:rPr>
          <w:rFonts w:ascii="Times New Roman" w:eastAsia="宋体" w:hAnsi="Times New Roman" w:cs="Times New Roman"/>
          <w:color w:val="000000" w:themeColor="text1"/>
        </w:rPr>
        <w:t>i&lt;n-1</w:t>
      </w:r>
      <w:r w:rsidR="00512D7E" w:rsidRPr="00196523">
        <w:rPr>
          <w:rFonts w:ascii="Times New Roman" w:eastAsia="宋体" w:hAnsi="Times New Roman" w:cs="Times New Roman" w:hint="eastAsia"/>
          <w:color w:val="000000" w:themeColor="text1"/>
        </w:rPr>
        <w:t>）的物理位置不一定是相邻的。可能相邻也可能不相邻。</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试分析</w:t>
      </w:r>
      <w:r w:rsidRPr="00196523">
        <w:rPr>
          <w:rFonts w:ascii="Times New Roman" w:eastAsia="宋体" w:hAnsi="Times New Roman" w:cs="Times New Roman"/>
          <w:color w:val="000000" w:themeColor="text1"/>
        </w:rPr>
        <w:t>双向链表</w:t>
      </w:r>
      <w:r w:rsidRPr="00196523">
        <w:rPr>
          <w:rFonts w:ascii="Times New Roman" w:eastAsia="宋体" w:hAnsi="Times New Roman" w:cs="Times New Roman" w:hint="eastAsia"/>
          <w:color w:val="000000" w:themeColor="text1"/>
        </w:rPr>
        <w:t>中插入、删除、查找等基本</w:t>
      </w:r>
      <w:r w:rsidRPr="00196523">
        <w:rPr>
          <w:rFonts w:ascii="Times New Roman" w:eastAsia="宋体" w:hAnsi="Times New Roman" w:cs="Times New Roman"/>
          <w:color w:val="000000" w:themeColor="text1"/>
        </w:rPr>
        <w:t>操作的时间复杂度</w:t>
      </w:r>
      <w:r w:rsidRPr="00196523">
        <w:rPr>
          <w:rFonts w:ascii="Times New Roman" w:eastAsia="宋体" w:hAnsi="Times New Roman" w:cs="Times New Roman" w:hint="eastAsia"/>
          <w:color w:val="000000" w:themeColor="text1"/>
        </w:rPr>
        <w:t>。</w:t>
      </w:r>
    </w:p>
    <w:p w:rsidR="00D644E9"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644E9" w:rsidRPr="00196523">
        <w:rPr>
          <w:rFonts w:ascii="Times New Roman" w:eastAsia="宋体" w:hAnsi="Times New Roman" w:cs="Times New Roman" w:hint="eastAsia"/>
          <w:color w:val="000000" w:themeColor="text1"/>
        </w:rPr>
        <w:t>在</w:t>
      </w:r>
      <w:r w:rsidR="004F00E0" w:rsidRPr="00196523">
        <w:rPr>
          <w:rFonts w:ascii="Times New Roman" w:eastAsia="宋体" w:hAnsi="Times New Roman" w:cs="Times New Roman" w:hint="eastAsia"/>
          <w:color w:val="000000" w:themeColor="text1"/>
        </w:rPr>
        <w:t>双向链表中</w:t>
      </w:r>
      <w:r w:rsidR="00D644E9" w:rsidRPr="00196523">
        <w:rPr>
          <w:rFonts w:ascii="Times New Roman" w:eastAsia="宋体" w:hAnsi="Times New Roman" w:cs="Times New Roman" w:hint="eastAsia"/>
          <w:color w:val="000000" w:themeColor="text1"/>
        </w:rPr>
        <w:t>进行插入和删除操作时，如果给定了当前指针，则插入操作和删除操作的时间复杂度均为</w:t>
      </w:r>
      <w:r w:rsidR="00D644E9" w:rsidRPr="00196523">
        <w:rPr>
          <w:rFonts w:ascii="Times New Roman" w:eastAsia="宋体" w:hAnsi="Times New Roman" w:cs="Times New Roman" w:hint="eastAsia"/>
          <w:i/>
          <w:color w:val="000000" w:themeColor="text1"/>
        </w:rPr>
        <w:t>O</w:t>
      </w:r>
      <w:r w:rsidR="00D644E9" w:rsidRPr="00196523">
        <w:rPr>
          <w:rFonts w:ascii="Times New Roman" w:eastAsia="宋体" w:hAnsi="Times New Roman" w:cs="Times New Roman"/>
          <w:color w:val="000000" w:themeColor="text1"/>
        </w:rPr>
        <w:t>(1)</w:t>
      </w:r>
      <w:r w:rsidR="00D644E9" w:rsidRPr="00196523">
        <w:rPr>
          <w:rFonts w:ascii="Times New Roman" w:eastAsia="宋体" w:hAnsi="Times New Roman" w:cs="Times New Roman" w:hint="eastAsia"/>
          <w:color w:val="000000" w:themeColor="text1"/>
        </w:rPr>
        <w:t>，因为操作过程中不需要进行元素的移动，也不需要将当前指针从表头后移到当前位置。查找操作的时间复杂度是根据查找目标在链表中的位置而定的。若在双向链表中一定能找到查找目标，则最优情况下，比较</w:t>
      </w:r>
      <w:r w:rsidR="00D644E9" w:rsidRPr="00196523">
        <w:rPr>
          <w:rFonts w:ascii="Times New Roman" w:eastAsia="宋体" w:hAnsi="Times New Roman" w:cs="Times New Roman" w:hint="eastAsia"/>
          <w:color w:val="000000" w:themeColor="text1"/>
        </w:rPr>
        <w:t>1</w:t>
      </w:r>
      <w:r w:rsidR="00D644E9" w:rsidRPr="00196523">
        <w:rPr>
          <w:rFonts w:ascii="Times New Roman" w:eastAsia="宋体" w:hAnsi="Times New Roman" w:cs="Times New Roman" w:hint="eastAsia"/>
          <w:color w:val="000000" w:themeColor="text1"/>
        </w:rPr>
        <w:t>次就能找到，时间复杂度为</w:t>
      </w:r>
      <w:r w:rsidR="00D644E9" w:rsidRPr="00196523">
        <w:rPr>
          <w:rFonts w:ascii="Times New Roman" w:eastAsia="宋体" w:hAnsi="Times New Roman" w:cs="Times New Roman" w:hint="eastAsia"/>
          <w:i/>
          <w:color w:val="000000" w:themeColor="text1"/>
        </w:rPr>
        <w:t>O</w:t>
      </w:r>
      <w:r w:rsidR="00D644E9" w:rsidRPr="00196523">
        <w:rPr>
          <w:rFonts w:ascii="Times New Roman" w:eastAsia="宋体" w:hAnsi="Times New Roman" w:cs="Times New Roman"/>
          <w:color w:val="000000" w:themeColor="text1"/>
        </w:rPr>
        <w:t>(1)</w:t>
      </w:r>
      <w:r w:rsidR="00D644E9" w:rsidRPr="00196523">
        <w:rPr>
          <w:rFonts w:ascii="Times New Roman" w:eastAsia="宋体" w:hAnsi="Times New Roman" w:cs="Times New Roman" w:hint="eastAsia"/>
          <w:color w:val="000000" w:themeColor="text1"/>
        </w:rPr>
        <w:t>。最坏的情况下，需要进行</w:t>
      </w:r>
      <w:r w:rsidR="00D644E9" w:rsidRPr="00196523">
        <w:rPr>
          <w:rFonts w:ascii="Times New Roman" w:eastAsia="宋体" w:hAnsi="Times New Roman" w:cs="Times New Roman" w:hint="eastAsia"/>
          <w:i/>
          <w:color w:val="000000" w:themeColor="text1"/>
        </w:rPr>
        <w:t>n</w:t>
      </w:r>
      <w:r w:rsidR="00D644E9" w:rsidRPr="00196523">
        <w:rPr>
          <w:rFonts w:ascii="Times New Roman" w:eastAsia="宋体" w:hAnsi="Times New Roman" w:cs="Times New Roman" w:hint="eastAsia"/>
          <w:color w:val="000000" w:themeColor="text1"/>
        </w:rPr>
        <w:t>次比较，时间复杂度为</w:t>
      </w:r>
      <w:r w:rsidR="00D644E9" w:rsidRPr="00196523">
        <w:rPr>
          <w:rFonts w:ascii="Times New Roman" w:eastAsia="宋体" w:hAnsi="Times New Roman" w:cs="Times New Roman" w:hint="eastAsia"/>
          <w:i/>
          <w:color w:val="000000" w:themeColor="text1"/>
        </w:rPr>
        <w:t>O</w:t>
      </w:r>
      <w:r w:rsidR="00D644E9" w:rsidRPr="00196523">
        <w:rPr>
          <w:rFonts w:ascii="Times New Roman" w:eastAsia="宋体" w:hAnsi="Times New Roman" w:cs="Times New Roman"/>
          <w:color w:val="000000" w:themeColor="text1"/>
        </w:rPr>
        <w:t>(</w:t>
      </w:r>
      <w:r w:rsidR="00D644E9" w:rsidRPr="00196523">
        <w:rPr>
          <w:rFonts w:ascii="Times New Roman" w:eastAsia="宋体" w:hAnsi="Times New Roman" w:cs="Times New Roman"/>
          <w:i/>
          <w:color w:val="000000" w:themeColor="text1"/>
        </w:rPr>
        <w:t>n</w:t>
      </w:r>
      <w:r w:rsidR="00D644E9" w:rsidRPr="00196523">
        <w:rPr>
          <w:rFonts w:ascii="Times New Roman" w:eastAsia="宋体" w:hAnsi="Times New Roman" w:cs="Times New Roman"/>
          <w:color w:val="000000" w:themeColor="text1"/>
        </w:rPr>
        <w:t>)</w:t>
      </w:r>
      <w:r w:rsidR="00D644E9" w:rsidRPr="00196523">
        <w:rPr>
          <w:rFonts w:ascii="Times New Roman" w:eastAsia="宋体" w:hAnsi="Times New Roman" w:cs="Times New Roman" w:hint="eastAsia"/>
          <w:color w:val="000000" w:themeColor="text1"/>
        </w:rPr>
        <w:t>。平均来看，需要</w:t>
      </w:r>
      <w:proofErr w:type="gramStart"/>
      <w:r w:rsidR="00D644E9" w:rsidRPr="00196523">
        <w:rPr>
          <w:rFonts w:ascii="Times New Roman" w:eastAsia="宋体" w:hAnsi="Times New Roman" w:cs="Times New Roman" w:hint="eastAsia"/>
          <w:color w:val="000000" w:themeColor="text1"/>
        </w:rPr>
        <w:t>查找约</w:t>
      </w:r>
      <w:proofErr w:type="gramEnd"/>
      <w:r w:rsidR="00D644E9" w:rsidRPr="00196523">
        <w:rPr>
          <w:rFonts w:ascii="Times New Roman" w:eastAsia="宋体" w:hAnsi="Times New Roman" w:cs="Times New Roman" w:hint="eastAsia"/>
          <w:color w:val="000000" w:themeColor="text1"/>
        </w:rPr>
        <w:t>一半的链表，所以时间复杂度是</w:t>
      </w:r>
      <w:r w:rsidR="00D644E9" w:rsidRPr="00196523">
        <w:rPr>
          <w:rFonts w:ascii="Times New Roman" w:eastAsia="宋体" w:hAnsi="Times New Roman" w:cs="Times New Roman" w:hint="eastAsia"/>
          <w:i/>
          <w:color w:val="000000" w:themeColor="text1"/>
        </w:rPr>
        <w:t>O</w:t>
      </w:r>
      <w:r w:rsidR="00D644E9" w:rsidRPr="00196523">
        <w:rPr>
          <w:rFonts w:ascii="Times New Roman" w:eastAsia="宋体" w:hAnsi="Times New Roman" w:cs="Times New Roman"/>
          <w:color w:val="000000" w:themeColor="text1"/>
        </w:rPr>
        <w:t>(</w:t>
      </w:r>
      <w:r w:rsidR="00D644E9" w:rsidRPr="00196523">
        <w:rPr>
          <w:rFonts w:ascii="Times New Roman" w:eastAsia="宋体" w:hAnsi="Times New Roman" w:cs="Times New Roman"/>
          <w:i/>
          <w:color w:val="000000" w:themeColor="text1"/>
        </w:rPr>
        <w:t>n</w:t>
      </w:r>
      <w:r w:rsidR="00D644E9" w:rsidRPr="00196523">
        <w:rPr>
          <w:rFonts w:ascii="Times New Roman" w:eastAsia="宋体" w:hAnsi="Times New Roman" w:cs="Times New Roman"/>
          <w:color w:val="000000" w:themeColor="text1"/>
        </w:rPr>
        <w:t>)</w:t>
      </w:r>
      <w:r w:rsidR="00D644E9" w:rsidRPr="00196523">
        <w:rPr>
          <w:rFonts w:ascii="Times New Roman" w:eastAsia="宋体" w:hAnsi="Times New Roman" w:cs="Times New Roman" w:hint="eastAsia"/>
          <w:color w:val="000000" w:themeColor="text1"/>
        </w:rPr>
        <w:t>。</w:t>
      </w:r>
    </w:p>
    <w:p w:rsidR="00EA23FD" w:rsidRDefault="00EA23FD" w:rsidP="00EA23FD">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color w:val="000000"/>
        </w:rPr>
        <w:t>8</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静态链表中，如何同时保存单链表及空闲空间链表？</w:t>
      </w:r>
    </w:p>
    <w:p w:rsidR="00EA23FD" w:rsidRDefault="00EA23FD" w:rsidP="00EA23FD">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color w:val="000000"/>
        </w:rPr>
        <w:t>【参考答案】：静态链表采用的一片连续区域（数组）作为链表的存储空间。为有效使用存储空间，提高空间的使用效率，对于</w:t>
      </w:r>
      <w:r>
        <w:rPr>
          <w:rFonts w:ascii="Times New Roman" w:eastAsia="宋体" w:hAnsi="Times New Roman" w:cs="Times New Roman" w:hint="eastAsia"/>
        </w:rPr>
        <w:t>数组中所有未曾使用过的单元必定是保持一片连续单元，这样可以使用整型变量</w:t>
      </w:r>
      <w:r>
        <w:rPr>
          <w:rFonts w:ascii="Times New Roman" w:eastAsia="宋体" w:hAnsi="Times New Roman" w:cs="Times New Roman" w:hint="eastAsia"/>
        </w:rPr>
        <w:t>u</w:t>
      </w:r>
      <w:r>
        <w:rPr>
          <w:rFonts w:ascii="Times New Roman" w:eastAsia="宋体" w:hAnsi="Times New Roman" w:cs="Times New Roman"/>
        </w:rPr>
        <w:t>nused</w:t>
      </w:r>
      <w:r>
        <w:rPr>
          <w:rFonts w:ascii="Times New Roman" w:eastAsia="宋体" w:hAnsi="Times New Roman" w:cs="Times New Roman" w:hint="eastAsia"/>
        </w:rPr>
        <w:t>记录这片连续单元的首位置，凡是下标大于等于</w:t>
      </w:r>
      <w:r>
        <w:rPr>
          <w:rFonts w:ascii="Times New Roman" w:eastAsia="宋体" w:hAnsi="Times New Roman" w:cs="Times New Roman" w:hint="eastAsia"/>
        </w:rPr>
        <w:t>u</w:t>
      </w:r>
      <w:r>
        <w:rPr>
          <w:rFonts w:ascii="Times New Roman" w:eastAsia="宋体" w:hAnsi="Times New Roman" w:cs="Times New Roman"/>
        </w:rPr>
        <w:t>nused</w:t>
      </w:r>
      <w:r>
        <w:rPr>
          <w:rFonts w:ascii="Times New Roman" w:eastAsia="宋体" w:hAnsi="Times New Roman" w:cs="Times New Roman" w:hint="eastAsia"/>
        </w:rPr>
        <w:t>且</w:t>
      </w:r>
      <w:proofErr w:type="gramStart"/>
      <w:r>
        <w:rPr>
          <w:rFonts w:ascii="Times New Roman" w:eastAsia="宋体" w:hAnsi="Times New Roman" w:cs="Times New Roman" w:hint="eastAsia"/>
        </w:rPr>
        <w:t>不</w:t>
      </w:r>
      <w:proofErr w:type="gramEnd"/>
      <w:r>
        <w:rPr>
          <w:rFonts w:ascii="Times New Roman" w:eastAsia="宋体" w:hAnsi="Times New Roman" w:cs="Times New Roman" w:hint="eastAsia"/>
        </w:rPr>
        <w:t>越界的单元，均为空闲单元。</w:t>
      </w:r>
    </w:p>
    <w:p w:rsidR="00EA23FD" w:rsidRDefault="00EA23FD" w:rsidP="00EA23FD">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rPr>
        <w:t>对于数组中曾经使用过且目前空闲的所有单元，建立一个静态的空闲单元链表将其链接起来，用整型变量</w:t>
      </w:r>
      <w:r>
        <w:rPr>
          <w:rFonts w:ascii="Times New Roman" w:eastAsia="宋体" w:hAnsi="Times New Roman" w:cs="Times New Roman" w:hint="eastAsia"/>
        </w:rPr>
        <w:t>a</w:t>
      </w:r>
      <w:r>
        <w:rPr>
          <w:rFonts w:ascii="Times New Roman" w:eastAsia="宋体" w:hAnsi="Times New Roman" w:cs="Times New Roman"/>
        </w:rPr>
        <w:t>vailable</w:t>
      </w:r>
      <w:r>
        <w:rPr>
          <w:rFonts w:ascii="Times New Roman" w:eastAsia="宋体" w:hAnsi="Times New Roman" w:cs="Times New Roman" w:hint="eastAsia"/>
        </w:rPr>
        <w:t>记录这个链表首结点的下标。</w:t>
      </w:r>
    </w:p>
    <w:p w:rsidR="00EA23FD" w:rsidRPr="00C813BA" w:rsidRDefault="00EA23FD" w:rsidP="00EA23FD">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color w:val="000000"/>
        </w:rPr>
        <w:t>9</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静态链表中，</w:t>
      </w:r>
      <w:r>
        <w:rPr>
          <w:rFonts w:ascii="Times New Roman" w:eastAsia="宋体" w:hAnsi="Times New Roman" w:cs="Times New Roman" w:hint="eastAsia"/>
          <w:color w:val="000000"/>
        </w:rPr>
        <w:t>u</w:t>
      </w:r>
      <w:r>
        <w:rPr>
          <w:rFonts w:ascii="Times New Roman" w:eastAsia="宋体" w:hAnsi="Times New Roman" w:cs="Times New Roman"/>
          <w:color w:val="000000"/>
        </w:rPr>
        <w:t>nused</w:t>
      </w:r>
      <w:r>
        <w:rPr>
          <w:rFonts w:ascii="Times New Roman" w:eastAsia="宋体" w:hAnsi="Times New Roman" w:cs="Times New Roman" w:hint="eastAsia"/>
          <w:color w:val="000000"/>
        </w:rPr>
        <w:t>的作用是什么？</w:t>
      </w:r>
    </w:p>
    <w:p w:rsidR="002C6530" w:rsidRDefault="00EA23FD" w:rsidP="002C6530">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color w:val="000000"/>
        </w:rPr>
        <w:t>【参考答案】：静态链表采用的一片连续区域（数组）作为链表的存储空间。为有效使用存储空间，提高空间的使用效率，对于</w:t>
      </w:r>
      <w:r>
        <w:rPr>
          <w:rFonts w:ascii="Times New Roman" w:eastAsia="宋体" w:hAnsi="Times New Roman" w:cs="Times New Roman" w:hint="eastAsia"/>
        </w:rPr>
        <w:t>数组中所有未曾使用过的单元必定是保持一片连续单元，这样可以使用整型变量</w:t>
      </w:r>
      <w:r>
        <w:rPr>
          <w:rFonts w:ascii="Times New Roman" w:eastAsia="宋体" w:hAnsi="Times New Roman" w:cs="Times New Roman" w:hint="eastAsia"/>
        </w:rPr>
        <w:t>u</w:t>
      </w:r>
      <w:r>
        <w:rPr>
          <w:rFonts w:ascii="Times New Roman" w:eastAsia="宋体" w:hAnsi="Times New Roman" w:cs="Times New Roman"/>
        </w:rPr>
        <w:t>nused</w:t>
      </w:r>
      <w:r>
        <w:rPr>
          <w:rFonts w:ascii="Times New Roman" w:eastAsia="宋体" w:hAnsi="Times New Roman" w:cs="Times New Roman" w:hint="eastAsia"/>
        </w:rPr>
        <w:t>记录这片连续单元的首位置，凡是下标大于等于</w:t>
      </w:r>
      <w:r>
        <w:rPr>
          <w:rFonts w:ascii="Times New Roman" w:eastAsia="宋体" w:hAnsi="Times New Roman" w:cs="Times New Roman" w:hint="eastAsia"/>
        </w:rPr>
        <w:t>u</w:t>
      </w:r>
      <w:r>
        <w:rPr>
          <w:rFonts w:ascii="Times New Roman" w:eastAsia="宋体" w:hAnsi="Times New Roman" w:cs="Times New Roman"/>
        </w:rPr>
        <w:t>nused</w:t>
      </w:r>
      <w:r>
        <w:rPr>
          <w:rFonts w:ascii="Times New Roman" w:eastAsia="宋体" w:hAnsi="Times New Roman" w:cs="Times New Roman" w:hint="eastAsia"/>
        </w:rPr>
        <w:t>且</w:t>
      </w:r>
      <w:proofErr w:type="gramStart"/>
      <w:r>
        <w:rPr>
          <w:rFonts w:ascii="Times New Roman" w:eastAsia="宋体" w:hAnsi="Times New Roman" w:cs="Times New Roman" w:hint="eastAsia"/>
        </w:rPr>
        <w:t>不</w:t>
      </w:r>
      <w:proofErr w:type="gramEnd"/>
      <w:r>
        <w:rPr>
          <w:rFonts w:ascii="Times New Roman" w:eastAsia="宋体" w:hAnsi="Times New Roman" w:cs="Times New Roman" w:hint="eastAsia"/>
        </w:rPr>
        <w:t>越界的单元，均为空闲单元。</w:t>
      </w:r>
    </w:p>
    <w:p w:rsidR="00092778" w:rsidRPr="00196523" w:rsidRDefault="00092778" w:rsidP="002C6530">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四、算法</w:t>
      </w:r>
      <w:r w:rsidR="00F31FB4" w:rsidRPr="00196523">
        <w:rPr>
          <w:rFonts w:ascii="Times New Roman" w:eastAsia="宋体" w:hAnsi="Times New Roman" w:cs="Times New Roman" w:hint="eastAsia"/>
          <w:color w:val="000000" w:themeColor="text1"/>
        </w:rPr>
        <w:t>阅读</w:t>
      </w:r>
      <w:r w:rsidRPr="00196523">
        <w:rPr>
          <w:rFonts w:ascii="Times New Roman" w:eastAsia="宋体" w:hAnsi="Times New Roman" w:cs="Times New Roman" w:hint="eastAsia"/>
          <w:color w:val="000000" w:themeColor="text1"/>
        </w:rPr>
        <w:t>题</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．在</w:t>
      </w:r>
      <w:r w:rsidRPr="00196523">
        <w:rPr>
          <w:rFonts w:ascii="Times New Roman" w:eastAsia="宋体" w:hAnsi="Times New Roman" w:cs="Times New Roman" w:hint="eastAsia"/>
          <w:color w:val="000000" w:themeColor="text1"/>
        </w:rPr>
        <w:t>如</w:t>
      </w:r>
      <w:r w:rsidR="004C1CB0" w:rsidRPr="00196523">
        <w:rPr>
          <w:rFonts w:ascii="Times New Roman" w:eastAsia="宋体" w:hAnsi="Times New Roman" w:cs="Times New Roman" w:hint="eastAsia"/>
          <w:color w:val="000000" w:themeColor="text1"/>
        </w:rPr>
        <w:t>主教材</w:t>
      </w: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hint="eastAsia"/>
          <w:color w:val="000000" w:themeColor="text1"/>
        </w:rPr>
        <w:t>2</w:t>
      </w:r>
      <w:r w:rsidR="002C6530">
        <w:rPr>
          <w:rFonts w:ascii="Times New Roman" w:eastAsia="宋体" w:hAnsi="Times New Roman" w:cs="Times New Roman"/>
          <w:color w:val="000000" w:themeColor="text1"/>
        </w:rPr>
        <w:t>-</w:t>
      </w:r>
      <w:r w:rsidR="001F7EDB" w:rsidRPr="00196523">
        <w:rPr>
          <w:rFonts w:ascii="Times New Roman" w:eastAsia="宋体" w:hAnsi="Times New Roman" w:cs="Times New Roman"/>
          <w:color w:val="000000" w:themeColor="text1"/>
        </w:rPr>
        <w:t>13</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所示的带头结点的非空</w:t>
      </w:r>
      <w:r w:rsidRPr="00196523">
        <w:rPr>
          <w:rFonts w:ascii="Times New Roman" w:eastAsia="宋体" w:hAnsi="Times New Roman" w:cs="Times New Roman"/>
          <w:color w:val="000000" w:themeColor="text1"/>
        </w:rPr>
        <w:t>循环链表中</w:t>
      </w:r>
      <w:r w:rsidRPr="00196523">
        <w:rPr>
          <w:rFonts w:ascii="Times New Roman" w:eastAsia="宋体" w:hAnsi="Times New Roman" w:cs="Times New Roman" w:hint="eastAsia"/>
          <w:color w:val="000000" w:themeColor="text1"/>
        </w:rPr>
        <w:t>保存了若干</w:t>
      </w:r>
      <w:r w:rsidRPr="00196523">
        <w:rPr>
          <w:rFonts w:ascii="Times New Roman" w:eastAsia="宋体" w:hAnsi="Times New Roman" w:cs="Times New Roman"/>
          <w:color w:val="000000" w:themeColor="text1"/>
        </w:rPr>
        <w:t>整数。</w:t>
      </w:r>
      <w:r w:rsidRPr="00196523">
        <w:rPr>
          <w:rFonts w:ascii="Times New Roman" w:eastAsia="宋体" w:hAnsi="Times New Roman" w:cs="Times New Roman" w:hint="eastAsia"/>
          <w:color w:val="000000" w:themeColor="text1"/>
        </w:rPr>
        <w:t>算法</w:t>
      </w:r>
      <w:r w:rsidRPr="00196523">
        <w:rPr>
          <w:rFonts w:ascii="Times New Roman" w:eastAsia="宋体" w:hAnsi="Times New Roman" w:cs="Times New Roman"/>
          <w:color w:val="000000" w:themeColor="text1"/>
        </w:rPr>
        <w:t>average</w:t>
      </w:r>
      <w:r w:rsidRPr="00196523">
        <w:rPr>
          <w:rFonts w:ascii="Times New Roman" w:eastAsia="宋体" w:hAnsi="Times New Roman" w:cs="Times New Roman"/>
          <w:color w:val="000000" w:themeColor="text1"/>
        </w:rPr>
        <w:t>求出</w:t>
      </w:r>
      <w:r w:rsidRPr="00196523">
        <w:rPr>
          <w:rFonts w:ascii="Times New Roman" w:eastAsia="宋体" w:hAnsi="Times New Roman" w:cs="Times New Roman" w:hint="eastAsia"/>
          <w:color w:val="000000" w:themeColor="text1"/>
        </w:rPr>
        <w:t>这些整数的平均值</w:t>
      </w:r>
      <w:r w:rsidRPr="00196523">
        <w:rPr>
          <w:rFonts w:ascii="Times New Roman" w:eastAsia="宋体" w:hAnsi="Times New Roman" w:cs="Times New Roman"/>
          <w:color w:val="000000" w:themeColor="text1"/>
        </w:rPr>
        <w:t>。请在空白处填上适当内容将算法补充完整。</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float </w:t>
      </w:r>
      <w:proofErr w:type="gramStart"/>
      <w:r w:rsidRPr="00196523">
        <w:rPr>
          <w:rFonts w:ascii="Courier New" w:eastAsia="宋体" w:hAnsi="Courier New" w:cs="Courier New"/>
          <w:color w:val="000000" w:themeColor="text1"/>
        </w:rPr>
        <w:t>average(</w:t>
      </w:r>
      <w:proofErr w:type="gramEnd"/>
      <w:r w:rsidRPr="00196523">
        <w:rPr>
          <w:rFonts w:ascii="Courier New" w:eastAsia="宋体" w:hAnsi="Courier New" w:cs="Courier New"/>
          <w:color w:val="000000" w:themeColor="text1"/>
        </w:rPr>
        <w:t>LinkList head)</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counter=</w:t>
      </w:r>
      <w:proofErr w:type="gramStart"/>
      <w:r w:rsidRPr="00196523">
        <w:rPr>
          <w:rFonts w:ascii="Courier New" w:eastAsia="宋体" w:hAnsi="Courier New" w:cs="Courier New"/>
          <w:color w:val="000000" w:themeColor="text1"/>
        </w:rPr>
        <w:t>0,sum</w:t>
      </w:r>
      <w:proofErr w:type="gramEnd"/>
      <w:r w:rsidRPr="00196523">
        <w:rPr>
          <w:rFonts w:ascii="Courier New" w:eastAsia="宋体" w:hAnsi="Courier New" w:cs="Courier New"/>
          <w:color w:val="000000" w:themeColor="text1"/>
        </w:rPr>
        <w:t>=0;</w:t>
      </w:r>
    </w:p>
    <w:p w:rsidR="003D5E7A"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3D5E7A" w:rsidRPr="00196523" w:rsidRDefault="003D5E7A"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printf("</w:t>
      </w:r>
      <w:r w:rsidR="00092778" w:rsidRPr="00196523">
        <w:rPr>
          <w:rFonts w:ascii="Courier New" w:eastAsia="宋体" w:hAnsi="Courier New" w:cs="Courier New" w:hint="eastAsia"/>
          <w:color w:val="000000" w:themeColor="text1"/>
        </w:rPr>
        <w:t>链表错误</w:t>
      </w:r>
      <w:r w:rsidR="00092778" w:rsidRPr="00196523">
        <w:rPr>
          <w:rFonts w:ascii="Courier New" w:eastAsia="宋体" w:hAnsi="Courier New" w:cs="Courier New" w:hint="eastAsia"/>
          <w:color w:val="000000" w:themeColor="text1"/>
        </w:rPr>
        <w:t>\n");</w:t>
      </w:r>
    </w:p>
    <w:p w:rsidR="003D5E7A" w:rsidRPr="00196523" w:rsidRDefault="003D5E7A"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return</w:t>
      </w:r>
      <w:r w:rsidR="00092778" w:rsidRPr="00196523">
        <w:rPr>
          <w:rFonts w:ascii="Courier New" w:eastAsia="宋体" w:hAnsi="Courier New" w:cs="Courier New"/>
          <w:color w:val="000000" w:themeColor="text1"/>
        </w:rPr>
        <w:t xml:space="preserve"> </w:t>
      </w:r>
      <w:r w:rsidR="00EC1854">
        <w:rPr>
          <w:rFonts w:ascii="Courier New" w:eastAsia="宋体" w:hAnsi="Courier New" w:cs="Courier New"/>
          <w:color w:val="000000" w:themeColor="text1"/>
        </w:rPr>
        <w:t>FALSE</w:t>
      </w:r>
      <w:r w:rsidR="00092778" w:rsidRPr="00196523">
        <w:rPr>
          <w:rFonts w:ascii="Courier New" w:eastAsia="宋体" w:hAnsi="Courier New" w:cs="Courier New" w:hint="eastAsia"/>
          <w:color w:val="000000" w:themeColor="text1"/>
        </w:rPr>
        <w:t>;</w:t>
      </w:r>
    </w:p>
    <w:p w:rsidR="00092778" w:rsidRPr="00196523" w:rsidRDefault="003D5E7A"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1</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hint="eastAsia"/>
          <w:color w:val="000000" w:themeColor="text1"/>
        </w:rPr>
        <w:t>) 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p=head-&gt;next;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2</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counter++;</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sum+=p-&gt;data;</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3</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92162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hint="eastAsia"/>
          <w:color w:val="000000" w:themeColor="text1"/>
        </w:rPr>
        <w:t>head-&gt;next==</w:t>
      </w:r>
      <w:r w:rsidRPr="00196523">
        <w:rPr>
          <w:rFonts w:ascii="Courier New" w:eastAsia="宋体" w:hAnsi="Courier New" w:cs="Courier New"/>
          <w:color w:val="000000" w:themeColor="text1"/>
        </w:rPr>
        <w:t>head</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p!=head</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sum*1.0/counter</w:t>
      </w:r>
    </w:p>
    <w:p w:rsidR="0092162D" w:rsidRPr="00196523" w:rsidRDefault="0092162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008F1556" w:rsidRPr="00196523">
        <w:rPr>
          <w:rFonts w:ascii="Times New Roman" w:eastAsia="宋体" w:hAnsi="Times New Roman" w:cs="Times New Roman" w:hint="eastAsia"/>
          <w:color w:val="000000" w:themeColor="text1"/>
        </w:rPr>
        <w:t>根据后面输出的内容可知，这里需要补上判定空表的条件。带头结点的空循环</w:t>
      </w:r>
      <w:proofErr w:type="gramStart"/>
      <w:r w:rsidR="008F1556" w:rsidRPr="00196523">
        <w:rPr>
          <w:rFonts w:ascii="Times New Roman" w:eastAsia="宋体" w:hAnsi="Times New Roman" w:cs="Times New Roman" w:hint="eastAsia"/>
          <w:color w:val="000000" w:themeColor="text1"/>
        </w:rPr>
        <w:t>链表只</w:t>
      </w:r>
      <w:proofErr w:type="gramEnd"/>
      <w:r w:rsidR="008F1556" w:rsidRPr="00196523">
        <w:rPr>
          <w:rFonts w:ascii="Times New Roman" w:eastAsia="宋体" w:hAnsi="Times New Roman" w:cs="Times New Roman" w:hint="eastAsia"/>
          <w:color w:val="000000" w:themeColor="text1"/>
        </w:rPr>
        <w:t>含有一个头结点，且该结点的</w:t>
      </w:r>
      <w:r w:rsidR="008F1556" w:rsidRPr="00196523">
        <w:rPr>
          <w:rFonts w:ascii="Times New Roman" w:eastAsia="宋体" w:hAnsi="Times New Roman" w:cs="Times New Roman" w:hint="eastAsia"/>
          <w:color w:val="000000" w:themeColor="text1"/>
        </w:rPr>
        <w:t>n</w:t>
      </w:r>
      <w:r w:rsidR="008F1556" w:rsidRPr="00196523">
        <w:rPr>
          <w:rFonts w:ascii="Times New Roman" w:eastAsia="宋体" w:hAnsi="Times New Roman" w:cs="Times New Roman"/>
          <w:color w:val="000000" w:themeColor="text1"/>
        </w:rPr>
        <w:t>ext</w:t>
      </w:r>
      <w:r w:rsidR="003D5E7A" w:rsidRPr="00196523">
        <w:rPr>
          <w:rFonts w:ascii="Times New Roman" w:eastAsia="宋体" w:hAnsi="Times New Roman" w:cs="Times New Roman" w:hint="eastAsia"/>
          <w:color w:val="000000" w:themeColor="text1"/>
        </w:rPr>
        <w:t>域</w:t>
      </w:r>
      <w:r w:rsidR="008F1556" w:rsidRPr="00196523">
        <w:rPr>
          <w:rFonts w:ascii="Times New Roman" w:eastAsia="宋体" w:hAnsi="Times New Roman" w:cs="Times New Roman" w:hint="eastAsia"/>
          <w:color w:val="000000" w:themeColor="text1"/>
        </w:rPr>
        <w:t>指向结点本身。</w:t>
      </w:r>
    </w:p>
    <w:p w:rsidR="008F1556" w:rsidRPr="00196523" w:rsidRDefault="008F1556"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），根据题意，循环体中要对表中的全部结点进行处理。进入循环之前，指针</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指向了第一个数据结点。</w:t>
      </w:r>
      <w:r w:rsidRPr="00196523">
        <w:rPr>
          <w:rFonts w:ascii="Times New Roman" w:eastAsia="宋体" w:hAnsi="Times New Roman" w:cs="Times New Roman" w:hint="eastAsia"/>
          <w:color w:val="000000" w:themeColor="text1"/>
        </w:rPr>
        <w:t>w</w:t>
      </w:r>
      <w:r w:rsidRPr="00196523">
        <w:rPr>
          <w:rFonts w:ascii="Times New Roman" w:eastAsia="宋体" w:hAnsi="Times New Roman" w:cs="Times New Roman"/>
          <w:color w:val="000000" w:themeColor="text1"/>
        </w:rPr>
        <w:t>hile</w:t>
      </w:r>
      <w:r w:rsidRPr="00196523">
        <w:rPr>
          <w:rFonts w:ascii="Times New Roman" w:eastAsia="宋体" w:hAnsi="Times New Roman" w:cs="Times New Roman" w:hint="eastAsia"/>
          <w:color w:val="000000" w:themeColor="text1"/>
        </w:rPr>
        <w:t>循环的结束条件是什么呢？当指针</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转回到表头时，表明已经处理完全部的数据结点，此时循环可以结束。也就是在</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没有指向头结点时，循环不结束。</w:t>
      </w:r>
      <w:r w:rsidR="00A1482C" w:rsidRPr="00196523">
        <w:rPr>
          <w:rFonts w:ascii="Times New Roman" w:eastAsia="宋体" w:hAnsi="Times New Roman" w:cs="Times New Roman" w:hint="eastAsia"/>
          <w:color w:val="000000" w:themeColor="text1"/>
        </w:rPr>
        <w:t>当</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==head</w:t>
      </w:r>
      <w:r w:rsidR="00A1482C" w:rsidRPr="00196523">
        <w:rPr>
          <w:rFonts w:ascii="Times New Roman" w:eastAsia="宋体" w:hAnsi="Times New Roman" w:cs="Times New Roman" w:hint="eastAsia"/>
          <w:color w:val="000000" w:themeColor="text1"/>
        </w:rPr>
        <w:t>时表明</w:t>
      </w:r>
      <w:r w:rsidR="00A1482C" w:rsidRPr="00196523">
        <w:rPr>
          <w:rFonts w:ascii="Times New Roman" w:eastAsia="宋体" w:hAnsi="Times New Roman" w:cs="Times New Roman" w:hint="eastAsia"/>
          <w:color w:val="000000" w:themeColor="text1"/>
        </w:rPr>
        <w:t>p</w:t>
      </w:r>
      <w:r w:rsidR="00A1482C" w:rsidRPr="00196523">
        <w:rPr>
          <w:rFonts w:ascii="Times New Roman" w:eastAsia="宋体" w:hAnsi="Times New Roman" w:cs="Times New Roman" w:hint="eastAsia"/>
          <w:color w:val="000000" w:themeColor="text1"/>
        </w:rPr>
        <w:t>指向头结点</w:t>
      </w:r>
      <w:r w:rsidRPr="00196523">
        <w:rPr>
          <w:rFonts w:ascii="Times New Roman" w:eastAsia="宋体" w:hAnsi="Times New Roman" w:cs="Times New Roman" w:hint="eastAsia"/>
          <w:color w:val="000000" w:themeColor="text1"/>
        </w:rPr>
        <w:t>，</w:t>
      </w:r>
      <w:r w:rsidR="00A1482C" w:rsidRPr="00196523">
        <w:rPr>
          <w:rFonts w:ascii="Times New Roman" w:eastAsia="宋体" w:hAnsi="Times New Roman" w:cs="Times New Roman" w:hint="eastAsia"/>
          <w:color w:val="000000" w:themeColor="text1"/>
        </w:rPr>
        <w:t>当</w:t>
      </w:r>
      <w:r w:rsidR="00A1482C" w:rsidRPr="00196523">
        <w:rPr>
          <w:rFonts w:ascii="Times New Roman" w:eastAsia="宋体" w:hAnsi="Times New Roman" w:cs="Times New Roman" w:hint="eastAsia"/>
          <w:color w:val="000000" w:themeColor="text1"/>
        </w:rPr>
        <w:t>p</w:t>
      </w:r>
      <w:r w:rsidR="00A1482C" w:rsidRPr="00196523">
        <w:rPr>
          <w:rFonts w:ascii="Times New Roman" w:eastAsia="宋体" w:hAnsi="Times New Roman" w:cs="Times New Roman"/>
          <w:color w:val="000000" w:themeColor="text1"/>
        </w:rPr>
        <w:t>!=head</w:t>
      </w:r>
      <w:r w:rsidR="00A1482C" w:rsidRPr="00196523">
        <w:rPr>
          <w:rFonts w:ascii="Times New Roman" w:eastAsia="宋体" w:hAnsi="Times New Roman" w:cs="Times New Roman" w:hint="eastAsia"/>
          <w:color w:val="000000" w:themeColor="text1"/>
        </w:rPr>
        <w:t>时表明</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没有指向头结点。</w:t>
      </w:r>
    </w:p>
    <w:p w:rsidR="008F1556" w:rsidRPr="00196523" w:rsidRDefault="008F1556"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），返回的是表中元素的平均值。</w:t>
      </w:r>
      <w:r w:rsidRPr="00196523">
        <w:rPr>
          <w:rFonts w:ascii="Times New Roman" w:eastAsia="宋体" w:hAnsi="Times New Roman" w:cs="Times New Roman" w:hint="eastAsia"/>
          <w:color w:val="000000" w:themeColor="text1"/>
        </w:rPr>
        <w:t>w</w:t>
      </w:r>
      <w:r w:rsidRPr="00196523">
        <w:rPr>
          <w:rFonts w:ascii="Times New Roman" w:eastAsia="宋体" w:hAnsi="Times New Roman" w:cs="Times New Roman"/>
          <w:color w:val="000000" w:themeColor="text1"/>
        </w:rPr>
        <w:t>hile</w:t>
      </w:r>
      <w:r w:rsidRPr="00196523">
        <w:rPr>
          <w:rFonts w:ascii="Times New Roman" w:eastAsia="宋体" w:hAnsi="Times New Roman" w:cs="Times New Roman" w:hint="eastAsia"/>
          <w:color w:val="000000" w:themeColor="text1"/>
        </w:rPr>
        <w:t>循环体中已经计算了全部元素的和</w:t>
      </w:r>
      <w:proofErr w:type="gramStart"/>
      <w:r w:rsidRPr="00196523">
        <w:rPr>
          <w:rFonts w:ascii="Times New Roman" w:eastAsia="宋体" w:hAnsi="Times New Roman" w:cs="Times New Roman" w:hint="eastAsia"/>
          <w:color w:val="000000" w:themeColor="text1"/>
        </w:rPr>
        <w:t>及</w:t>
      </w:r>
      <w:proofErr w:type="gramEnd"/>
      <w:r w:rsidRPr="00196523">
        <w:rPr>
          <w:rFonts w:ascii="Times New Roman" w:eastAsia="宋体" w:hAnsi="Times New Roman" w:cs="Times New Roman" w:hint="eastAsia"/>
          <w:color w:val="000000" w:themeColor="text1"/>
        </w:rPr>
        <w:t>元素个数，</w:t>
      </w:r>
      <w:r w:rsidR="00A57532" w:rsidRPr="00196523">
        <w:rPr>
          <w:rFonts w:ascii="Times New Roman" w:eastAsia="宋体" w:hAnsi="Times New Roman" w:cs="Times New Roman" w:hint="eastAsia"/>
          <w:color w:val="000000" w:themeColor="text1"/>
        </w:rPr>
        <w:t>两个值做除法就可以了。注意不要进行整除，</w:t>
      </w:r>
      <w:r w:rsidR="0043508D" w:rsidRPr="00196523">
        <w:rPr>
          <w:rFonts w:ascii="Times New Roman" w:eastAsia="宋体" w:hAnsi="Times New Roman" w:cs="Times New Roman" w:hint="eastAsia"/>
          <w:color w:val="000000" w:themeColor="text1"/>
        </w:rPr>
        <w:t>两个整数相除，</w:t>
      </w:r>
      <w:r w:rsidR="00A57532" w:rsidRPr="00196523">
        <w:rPr>
          <w:rFonts w:ascii="Times New Roman" w:eastAsia="宋体" w:hAnsi="Times New Roman" w:cs="Times New Roman" w:hint="eastAsia"/>
          <w:color w:val="000000" w:themeColor="text1"/>
        </w:rPr>
        <w:t>结果可能除不尽，是个</w:t>
      </w:r>
      <w:proofErr w:type="gramStart"/>
      <w:r w:rsidR="00A57532" w:rsidRPr="00196523">
        <w:rPr>
          <w:rFonts w:ascii="Times New Roman" w:eastAsia="宋体" w:hAnsi="Times New Roman" w:cs="Times New Roman" w:hint="eastAsia"/>
          <w:color w:val="000000" w:themeColor="text1"/>
        </w:rPr>
        <w:t>实型值</w:t>
      </w:r>
      <w:proofErr w:type="gramEnd"/>
      <w:r w:rsidR="00A57532" w:rsidRPr="00196523">
        <w:rPr>
          <w:rFonts w:ascii="Times New Roman" w:eastAsia="宋体" w:hAnsi="Times New Roman" w:cs="Times New Roman" w:hint="eastAsia"/>
          <w:color w:val="000000" w:themeColor="text1"/>
        </w:rPr>
        <w:t>。</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单</w:t>
      </w:r>
      <w:r w:rsidRPr="00196523">
        <w:rPr>
          <w:rFonts w:ascii="Times New Roman" w:eastAsia="宋体" w:hAnsi="Times New Roman" w:cs="Times New Roman"/>
          <w:color w:val="000000" w:themeColor="text1"/>
        </w:rPr>
        <w:t>链表</w:t>
      </w:r>
      <w:r w:rsidRPr="00196523">
        <w:rPr>
          <w:rFonts w:ascii="Times New Roman" w:eastAsia="宋体" w:hAnsi="Times New Roman" w:cs="Times New Roman" w:hint="eastAsia"/>
          <w:color w:val="000000" w:themeColor="text1"/>
        </w:rPr>
        <w:t>的结点及链表定义如下：</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typedef struct </w:t>
      </w:r>
      <w:proofErr w:type="gramStart"/>
      <w:r w:rsidRPr="00196523">
        <w:rPr>
          <w:rFonts w:ascii="Courier New" w:eastAsia="宋体" w:hAnsi="Courier New" w:cs="Courier New"/>
          <w:color w:val="000000" w:themeColor="text1"/>
        </w:rPr>
        <w:t>node{</w:t>
      </w:r>
      <w:proofErr w:type="gramEnd"/>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int</w:t>
      </w:r>
      <w:r w:rsidRPr="00196523">
        <w:rPr>
          <w:rFonts w:ascii="Courier New" w:eastAsia="宋体" w:hAnsi="Courier New" w:cs="Courier New"/>
          <w:color w:val="000000" w:themeColor="text1"/>
        </w:rPr>
        <w:t xml:space="preserve"> data;</w:t>
      </w:r>
      <w:r w:rsidRPr="00196523">
        <w:rPr>
          <w:rFonts w:ascii="Courier New" w:eastAsia="宋体" w:hAnsi="Courier New" w:cs="Courier New"/>
          <w:color w:val="000000" w:themeColor="text1"/>
        </w:rPr>
        <w:tab/>
      </w:r>
      <w:r w:rsidR="00EA17DA"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数据域</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struct node *next;</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指针域</w:t>
      </w:r>
    </w:p>
    <w:p w:rsidR="008045B9"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proofErr w:type="gramStart"/>
      <w:r w:rsidRPr="00196523">
        <w:rPr>
          <w:rFonts w:ascii="Courier New" w:eastAsia="宋体" w:hAnsi="Courier New" w:cs="Courier New"/>
          <w:color w:val="000000" w:themeColor="text1"/>
        </w:rPr>
        <w:t>}LinkNode</w:t>
      </w:r>
      <w:proofErr w:type="gramEnd"/>
      <w:r w:rsidR="008045B9" w:rsidRPr="00196523">
        <w:rPr>
          <w:rFonts w:ascii="Courier New" w:eastAsia="宋体" w:hAnsi="Courier New" w:cs="Courier New" w:hint="eastAsia"/>
          <w:color w:val="000000" w:themeColor="text1"/>
        </w:rPr>
        <w:t>;</w:t>
      </w:r>
    </w:p>
    <w:p w:rsidR="00092778" w:rsidRPr="00196523" w:rsidRDefault="008045B9"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typedef LinkNode </w:t>
      </w:r>
      <w:r w:rsidR="00092778" w:rsidRPr="00196523">
        <w:rPr>
          <w:rFonts w:ascii="Courier New" w:eastAsia="宋体" w:hAnsi="Courier New" w:cs="Courier New"/>
          <w:color w:val="000000" w:themeColor="text1"/>
        </w:rPr>
        <w:t>*LinkList;</w:t>
      </w:r>
      <w:r w:rsidR="00EA17DA" w:rsidRPr="00196523">
        <w:rPr>
          <w:rFonts w:ascii="Courier New" w:eastAsia="宋体" w:hAnsi="Courier New" w:cs="Courier New"/>
          <w:color w:val="000000" w:themeColor="text1"/>
        </w:rPr>
        <w:tab/>
      </w:r>
      <w:r w:rsidR="00EA17DA" w:rsidRPr="00196523">
        <w:rPr>
          <w:rFonts w:ascii="Courier New" w:eastAsia="宋体" w:hAnsi="Courier New" w:cs="Courier New" w:hint="eastAsia"/>
          <w:color w:val="000000" w:themeColor="text1"/>
        </w:rPr>
        <w:t>//</w:t>
      </w:r>
      <w:r w:rsidR="00EA17DA" w:rsidRPr="00196523">
        <w:rPr>
          <w:rFonts w:ascii="Courier New" w:eastAsia="宋体" w:hAnsi="Courier New" w:cs="Courier New" w:hint="eastAsia"/>
          <w:color w:val="000000" w:themeColor="text1"/>
        </w:rPr>
        <w:t>单链表</w:t>
      </w:r>
    </w:p>
    <w:p w:rsidR="00092778" w:rsidRPr="00196523" w:rsidRDefault="0009277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算法</w:t>
      </w:r>
      <w:r w:rsidRPr="00196523">
        <w:rPr>
          <w:rFonts w:ascii="Times New Roman" w:eastAsia="宋体" w:hAnsi="Times New Roman" w:cs="Times New Roman" w:hint="eastAsia"/>
          <w:color w:val="000000" w:themeColor="text1"/>
        </w:rPr>
        <w:t>lar</w:t>
      </w:r>
      <w:r w:rsidRPr="00196523">
        <w:rPr>
          <w:rFonts w:ascii="Times New Roman" w:eastAsia="宋体" w:hAnsi="Times New Roman" w:cs="Times New Roman"/>
          <w:color w:val="000000" w:themeColor="text1"/>
        </w:rPr>
        <w:t>gest</w:t>
      </w:r>
      <w:r w:rsidRPr="00196523">
        <w:rPr>
          <w:rFonts w:ascii="Times New Roman" w:eastAsia="宋体" w:hAnsi="Times New Roman" w:cs="Times New Roman" w:hint="eastAsia"/>
          <w:color w:val="000000" w:themeColor="text1"/>
        </w:rPr>
        <w:t>找出这些整数中的最大值</w:t>
      </w:r>
      <w:r w:rsidRPr="00196523">
        <w:rPr>
          <w:rFonts w:ascii="Times New Roman" w:eastAsia="宋体" w:hAnsi="Times New Roman" w:cs="Times New Roman"/>
          <w:color w:val="000000" w:themeColor="text1"/>
        </w:rPr>
        <w:t>。请在空白处填上适当内容将算法补充完整。</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largest(LinkList head)</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maxitem;</w:t>
      </w:r>
    </w:p>
    <w:p w:rsidR="004405F9"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4405F9" w:rsidRPr="00196523" w:rsidRDefault="004405F9"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printf("</w:t>
      </w:r>
      <w:r w:rsidR="00092778" w:rsidRPr="00196523">
        <w:rPr>
          <w:rFonts w:ascii="Courier New" w:eastAsia="宋体" w:hAnsi="Courier New" w:cs="Courier New" w:hint="eastAsia"/>
          <w:color w:val="000000" w:themeColor="text1"/>
        </w:rPr>
        <w:t>链表错误</w:t>
      </w:r>
      <w:r w:rsidR="00092778" w:rsidRPr="00196523">
        <w:rPr>
          <w:rFonts w:ascii="Courier New" w:eastAsia="宋体" w:hAnsi="Courier New" w:cs="Courier New" w:hint="eastAsia"/>
          <w:color w:val="000000" w:themeColor="text1"/>
        </w:rPr>
        <w:t>\n");</w:t>
      </w:r>
    </w:p>
    <w:p w:rsidR="004405F9" w:rsidRPr="00196523" w:rsidRDefault="004405F9"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00092778" w:rsidRPr="00196523">
        <w:rPr>
          <w:rFonts w:ascii="Courier New" w:eastAsia="宋体" w:hAnsi="Courier New" w:cs="Courier New" w:hint="eastAsia"/>
          <w:color w:val="000000" w:themeColor="text1"/>
        </w:rPr>
        <w:t>;</w:t>
      </w:r>
    </w:p>
    <w:p w:rsidR="00092778" w:rsidRPr="00196523" w:rsidRDefault="004405F9"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w:t>
      </w:r>
      <w:bookmarkStart w:id="8" w:name="_Hlk124884763"/>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1</w:t>
      </w:r>
      <w:r w:rsidRPr="00196523">
        <w:rPr>
          <w:rFonts w:eastAsia="宋体"/>
          <w:color w:val="000000" w:themeColor="text1"/>
          <w:u w:val="single"/>
        </w:rPr>
        <w:t>）</w:t>
      </w:r>
      <w:r w:rsidRPr="00196523">
        <w:rPr>
          <w:rFonts w:eastAsia="宋体"/>
          <w:color w:val="000000" w:themeColor="text1"/>
          <w:u w:val="single"/>
        </w:rPr>
        <w:t xml:space="preserve">   </w:t>
      </w:r>
      <w:bookmarkEnd w:id="8"/>
      <w:r w:rsidRPr="00196523">
        <w:rPr>
          <w:rFonts w:ascii="Courier New" w:eastAsia="宋体" w:hAnsi="Courier New" w:cs="Courier New" w:hint="eastAsia"/>
          <w:color w:val="000000" w:themeColor="text1"/>
        </w:rPr>
        <w:t>) 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p=head-&gt;next;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maxitem=p-&gt;data;</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w:t>
      </w:r>
      <w:proofErr w:type="gramStart"/>
      <w:r w:rsidRPr="00196523">
        <w:rPr>
          <w:rFonts w:ascii="Courier New" w:eastAsia="宋体" w:hAnsi="Courier New" w:cs="Courier New"/>
          <w:color w:val="000000" w:themeColor="text1"/>
        </w:rPr>
        <w:t>p!=</w:t>
      </w:r>
      <w:proofErr w:type="gramEnd"/>
      <w:r w:rsidRPr="00196523">
        <w:rPr>
          <w:rFonts w:ascii="Courier New" w:eastAsia="宋体" w:hAnsi="Courier New" w:cs="Courier New"/>
          <w:color w:val="000000" w:themeColor="text1"/>
        </w:rPr>
        <w:t>NULL){</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2</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 xml:space="preserve">)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3</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maxitem;</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A57532"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hint="eastAsia"/>
          <w:color w:val="000000" w:themeColor="text1"/>
        </w:rPr>
        <w:t>head-&gt;next==NULL</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p-&gt;data&gt;maxitem</w:t>
      </w:r>
    </w:p>
    <w:p w:rsidR="00092778" w:rsidRPr="00196523" w:rsidRDefault="0009277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maxitem=p-&gt;data</w:t>
      </w:r>
    </w:p>
    <w:p w:rsidR="00106B84" w:rsidRPr="00196523" w:rsidRDefault="00A5753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），空单链表中仅含有</w:t>
      </w:r>
      <w:proofErr w:type="gramStart"/>
      <w:r w:rsidRPr="00196523">
        <w:rPr>
          <w:rFonts w:ascii="Times New Roman" w:eastAsia="宋体" w:hAnsi="Times New Roman" w:cs="Times New Roman" w:hint="eastAsia"/>
          <w:color w:val="000000" w:themeColor="text1"/>
        </w:rPr>
        <w:t>一</w:t>
      </w:r>
      <w:proofErr w:type="gramEnd"/>
      <w:r w:rsidRPr="00196523">
        <w:rPr>
          <w:rFonts w:ascii="Times New Roman" w:eastAsia="宋体" w:hAnsi="Times New Roman" w:cs="Times New Roman" w:hint="eastAsia"/>
          <w:color w:val="000000" w:themeColor="text1"/>
        </w:rPr>
        <w:t>个头结点，头指针指向结点的</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ext</w:t>
      </w:r>
      <w:r w:rsidRPr="00196523">
        <w:rPr>
          <w:rFonts w:ascii="Times New Roman" w:eastAsia="宋体" w:hAnsi="Times New Roman" w:cs="Times New Roman" w:hint="eastAsia"/>
          <w:color w:val="000000" w:themeColor="text1"/>
        </w:rPr>
        <w:t>域为</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ULL</w:t>
      </w:r>
      <w:r w:rsidR="00106B84" w:rsidRPr="00196523">
        <w:rPr>
          <w:rFonts w:ascii="Times New Roman" w:eastAsia="宋体" w:hAnsi="Times New Roman" w:cs="Times New Roman" w:hint="eastAsia"/>
          <w:color w:val="000000" w:themeColor="text1"/>
        </w:rPr>
        <w:t>。</w:t>
      </w:r>
    </w:p>
    <w:p w:rsidR="00092778" w:rsidRPr="00196523" w:rsidRDefault="00A5753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根据题意，要记录表中元素的最大值，这由</w:t>
      </w:r>
      <w:r w:rsidRPr="00196523">
        <w:rPr>
          <w:rFonts w:ascii="Times New Roman" w:eastAsia="宋体" w:hAnsi="Times New Roman" w:cs="Times New Roman" w:hint="eastAsia"/>
          <w:color w:val="000000" w:themeColor="text1"/>
        </w:rPr>
        <w:t>i</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语句来完成。显然，</w:t>
      </w:r>
      <w:r w:rsidRPr="00196523">
        <w:rPr>
          <w:rFonts w:ascii="Times New Roman" w:eastAsia="宋体" w:hAnsi="Times New Roman" w:cs="Times New Roman" w:hint="eastAsia"/>
          <w:color w:val="000000" w:themeColor="text1"/>
        </w:rPr>
        <w:t>i</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的条件是筛选最大值，后面的语句是将最大值保存下来。</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eturn</w:t>
      </w:r>
      <w:r w:rsidRPr="00196523">
        <w:rPr>
          <w:rFonts w:ascii="Times New Roman" w:eastAsia="宋体" w:hAnsi="Times New Roman" w:cs="Times New Roman" w:hint="eastAsia"/>
          <w:color w:val="000000" w:themeColor="text1"/>
        </w:rPr>
        <w:t>语句中返回的是</w:t>
      </w:r>
      <w:r w:rsidRPr="00196523">
        <w:rPr>
          <w:rFonts w:ascii="Times New Roman" w:eastAsia="宋体" w:hAnsi="Times New Roman" w:cs="Times New Roman" w:hint="eastAsia"/>
          <w:color w:val="000000" w:themeColor="text1"/>
        </w:rPr>
        <w:t>m</w:t>
      </w:r>
      <w:r w:rsidRPr="00196523">
        <w:rPr>
          <w:rFonts w:ascii="Times New Roman" w:eastAsia="宋体" w:hAnsi="Times New Roman" w:cs="Times New Roman"/>
          <w:color w:val="000000" w:themeColor="text1"/>
        </w:rPr>
        <w:t>axitem</w:t>
      </w:r>
      <w:r w:rsidRPr="00196523">
        <w:rPr>
          <w:rFonts w:ascii="Times New Roman" w:eastAsia="宋体" w:hAnsi="Times New Roman" w:cs="Times New Roman" w:hint="eastAsia"/>
          <w:color w:val="000000" w:themeColor="text1"/>
        </w:rPr>
        <w:t>的值，</w:t>
      </w:r>
      <w:r w:rsidR="00BF1515" w:rsidRPr="00196523">
        <w:rPr>
          <w:rFonts w:ascii="Times New Roman" w:eastAsia="宋体" w:hAnsi="Times New Roman" w:cs="Times New Roman" w:hint="eastAsia"/>
          <w:color w:val="000000" w:themeColor="text1"/>
        </w:rPr>
        <w:t>意味着</w:t>
      </w:r>
      <w:r w:rsidRPr="00196523">
        <w:rPr>
          <w:rFonts w:ascii="Times New Roman" w:eastAsia="宋体" w:hAnsi="Times New Roman" w:cs="Times New Roman" w:hint="eastAsia"/>
          <w:color w:val="000000" w:themeColor="text1"/>
        </w:rPr>
        <w:t>这个变量是用来保存最大值的，所以（</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）的内容很容易写下来，就是将当前结点中的值赋给</w:t>
      </w:r>
      <w:r w:rsidRPr="00196523">
        <w:rPr>
          <w:rFonts w:ascii="Times New Roman" w:eastAsia="宋体" w:hAnsi="Times New Roman" w:cs="Times New Roman" w:hint="eastAsia"/>
          <w:color w:val="000000" w:themeColor="text1"/>
        </w:rPr>
        <w:t>m</w:t>
      </w:r>
      <w:r w:rsidRPr="00196523">
        <w:rPr>
          <w:rFonts w:ascii="Times New Roman" w:eastAsia="宋体" w:hAnsi="Times New Roman" w:cs="Times New Roman"/>
          <w:color w:val="000000" w:themeColor="text1"/>
        </w:rPr>
        <w:t>axitem</w:t>
      </w:r>
      <w:r w:rsidRPr="00196523">
        <w:rPr>
          <w:rFonts w:ascii="Times New Roman" w:eastAsia="宋体" w:hAnsi="Times New Roman" w:cs="Times New Roman" w:hint="eastAsia"/>
          <w:color w:val="000000" w:themeColor="text1"/>
        </w:rPr>
        <w:t>。那么，当前结点</w:t>
      </w:r>
      <w:r w:rsidR="0083405D" w:rsidRPr="00196523">
        <w:rPr>
          <w:rFonts w:ascii="Times New Roman" w:eastAsia="宋体" w:hAnsi="Times New Roman" w:cs="Times New Roman" w:hint="eastAsia"/>
          <w:color w:val="000000" w:themeColor="text1"/>
        </w:rPr>
        <w:t>需要</w:t>
      </w:r>
      <w:r w:rsidRPr="00196523">
        <w:rPr>
          <w:rFonts w:ascii="Times New Roman" w:eastAsia="宋体" w:hAnsi="Times New Roman" w:cs="Times New Roman" w:hint="eastAsia"/>
          <w:color w:val="000000" w:themeColor="text1"/>
        </w:rPr>
        <w:t>满足什么条件</w:t>
      </w:r>
      <w:r w:rsidR="0083405D" w:rsidRPr="00196523">
        <w:rPr>
          <w:rFonts w:ascii="Times New Roman" w:eastAsia="宋体" w:hAnsi="Times New Roman" w:cs="Times New Roman" w:hint="eastAsia"/>
          <w:color w:val="000000" w:themeColor="text1"/>
        </w:rPr>
        <w:t>呢？是要大于原来保存的</w:t>
      </w:r>
      <w:r w:rsidR="0083405D" w:rsidRPr="00196523">
        <w:rPr>
          <w:rFonts w:ascii="Times New Roman" w:eastAsia="宋体" w:hAnsi="Times New Roman" w:cs="Times New Roman" w:hint="eastAsia"/>
          <w:color w:val="000000" w:themeColor="text1"/>
        </w:rPr>
        <w:t>m</w:t>
      </w:r>
      <w:r w:rsidR="0083405D" w:rsidRPr="00196523">
        <w:rPr>
          <w:rFonts w:ascii="Times New Roman" w:eastAsia="宋体" w:hAnsi="Times New Roman" w:cs="Times New Roman"/>
          <w:color w:val="000000" w:themeColor="text1"/>
        </w:rPr>
        <w:t>axitem</w:t>
      </w:r>
      <w:r w:rsidR="0083405D" w:rsidRPr="00196523">
        <w:rPr>
          <w:rFonts w:ascii="Times New Roman" w:eastAsia="宋体" w:hAnsi="Times New Roman" w:cs="Times New Roman" w:hint="eastAsia"/>
          <w:color w:val="000000" w:themeColor="text1"/>
        </w:rPr>
        <w:t>值，这是（</w:t>
      </w:r>
      <w:r w:rsidR="0083405D" w:rsidRPr="00196523">
        <w:rPr>
          <w:rFonts w:ascii="Times New Roman" w:eastAsia="宋体" w:hAnsi="Times New Roman" w:cs="Times New Roman" w:hint="eastAsia"/>
          <w:color w:val="000000" w:themeColor="text1"/>
        </w:rPr>
        <w:t>2</w:t>
      </w:r>
      <w:r w:rsidR="0083405D" w:rsidRPr="00196523">
        <w:rPr>
          <w:rFonts w:ascii="Times New Roman" w:eastAsia="宋体" w:hAnsi="Times New Roman" w:cs="Times New Roman" w:hint="eastAsia"/>
          <w:color w:val="000000" w:themeColor="text1"/>
        </w:rPr>
        <w:t>）要填</w:t>
      </w:r>
      <w:r w:rsidR="00BF1515" w:rsidRPr="00196523">
        <w:rPr>
          <w:rFonts w:ascii="Times New Roman" w:eastAsia="宋体" w:hAnsi="Times New Roman" w:cs="Times New Roman" w:hint="eastAsia"/>
          <w:color w:val="000000" w:themeColor="text1"/>
        </w:rPr>
        <w:t>写</w:t>
      </w:r>
      <w:r w:rsidR="0083405D" w:rsidRPr="00196523">
        <w:rPr>
          <w:rFonts w:ascii="Times New Roman" w:eastAsia="宋体" w:hAnsi="Times New Roman" w:cs="Times New Roman" w:hint="eastAsia"/>
          <w:color w:val="000000" w:themeColor="text1"/>
        </w:rPr>
        <w:t>的内容。</w:t>
      </w:r>
    </w:p>
    <w:p w:rsidR="00092778" w:rsidRPr="00196523" w:rsidRDefault="00F31FB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00092778" w:rsidRPr="00196523">
        <w:rPr>
          <w:rFonts w:ascii="Times New Roman" w:eastAsia="宋体" w:hAnsi="Times New Roman" w:cs="Times New Roman"/>
          <w:color w:val="000000" w:themeColor="text1"/>
        </w:rPr>
        <w:t>．</w:t>
      </w:r>
      <w:r w:rsidR="00092778" w:rsidRPr="00196523">
        <w:rPr>
          <w:rFonts w:eastAsia="宋体"/>
          <w:color w:val="000000" w:themeColor="text1"/>
        </w:rPr>
        <w:t>阅读程序，</w:t>
      </w:r>
      <w:r w:rsidR="00092778" w:rsidRPr="00196523">
        <w:rPr>
          <w:rFonts w:eastAsia="宋体" w:hint="eastAsia"/>
          <w:color w:val="000000" w:themeColor="text1"/>
        </w:rPr>
        <w:t>并回答下列问题</w:t>
      </w:r>
      <w:r w:rsidR="00092778" w:rsidRPr="00196523">
        <w:rPr>
          <w:rFonts w:eastAsia="宋体"/>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counterofodd(</w:t>
      </w:r>
      <w:proofErr w:type="gramEnd"/>
      <w:r w:rsidRPr="00196523">
        <w:rPr>
          <w:rFonts w:ascii="Courier New" w:eastAsia="宋体" w:hAnsi="Courier New" w:cs="Courier New"/>
          <w:color w:val="000000" w:themeColor="text1"/>
        </w:rPr>
        <w:t>LinkList head)</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counter=0;</w:t>
      </w:r>
    </w:p>
    <w:p w:rsidR="0030417D"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if(head==NULL){</w:t>
      </w:r>
    </w:p>
    <w:p w:rsidR="0030417D" w:rsidRDefault="0030417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printf("</w:t>
      </w:r>
      <w:r w:rsidR="00092778" w:rsidRPr="00196523">
        <w:rPr>
          <w:rFonts w:ascii="Courier New" w:eastAsia="宋体" w:hAnsi="Courier New" w:cs="Courier New" w:hint="eastAsia"/>
          <w:color w:val="000000" w:themeColor="text1"/>
        </w:rPr>
        <w:t>链表错误</w:t>
      </w:r>
      <w:r w:rsidR="00092778" w:rsidRPr="00196523">
        <w:rPr>
          <w:rFonts w:ascii="Courier New" w:eastAsia="宋体" w:hAnsi="Courier New" w:cs="Courier New" w:hint="eastAsia"/>
          <w:color w:val="000000" w:themeColor="text1"/>
        </w:rPr>
        <w:t>\n");</w:t>
      </w:r>
    </w:p>
    <w:p w:rsidR="0030417D" w:rsidRDefault="0030417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 xml:space="preserve">return </w:t>
      </w:r>
      <w:r>
        <w:rPr>
          <w:rFonts w:ascii="Courier New" w:eastAsia="宋体" w:hAnsi="Courier New" w:cs="Courier New"/>
          <w:color w:val="000000" w:themeColor="text1"/>
        </w:rPr>
        <w:t>FALSE</w:t>
      </w:r>
      <w:r w:rsidR="00092778" w:rsidRPr="00196523">
        <w:rPr>
          <w:rFonts w:ascii="Courier New" w:eastAsia="宋体" w:hAnsi="Courier New" w:cs="Courier New" w:hint="eastAsia"/>
          <w:color w:val="000000" w:themeColor="text1"/>
        </w:rPr>
        <w:t>;</w:t>
      </w:r>
    </w:p>
    <w:p w:rsidR="00092778" w:rsidRPr="00196523" w:rsidRDefault="0030417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092778" w:rsidRPr="00196523">
        <w:rPr>
          <w:rFonts w:ascii="Courier New" w:eastAsia="宋体" w:hAnsi="Courier New" w:cs="Courier New" w:hint="eastAsia"/>
          <w:color w:val="000000" w:themeColor="text1"/>
        </w:rPr>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if(head-&gt;next==NULL) 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p=head-&gt;next;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w:t>
      </w:r>
      <w:proofErr w:type="gramStart"/>
      <w:r w:rsidRPr="00196523">
        <w:rPr>
          <w:rFonts w:ascii="Courier New" w:eastAsia="宋体" w:hAnsi="Courier New" w:cs="Courier New"/>
          <w:color w:val="000000" w:themeColor="text1"/>
        </w:rPr>
        <w:t>p!=</w:t>
      </w:r>
      <w:proofErr w:type="gramEnd"/>
      <w:r w:rsidRPr="00196523">
        <w:rPr>
          <w:rFonts w:ascii="Courier New" w:eastAsia="宋体" w:hAnsi="Courier New" w:cs="Courier New"/>
          <w:color w:val="000000" w:themeColor="text1"/>
        </w:rPr>
        <w:t>NULL){</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if(p-&gt;data%</w:t>
      </w:r>
      <w:proofErr w:type="gramStart"/>
      <w:r w:rsidRPr="00196523">
        <w:rPr>
          <w:rFonts w:ascii="Courier New" w:eastAsia="宋体" w:hAnsi="Courier New" w:cs="Courier New"/>
          <w:color w:val="000000" w:themeColor="text1"/>
        </w:rPr>
        <w:t>2!=</w:t>
      </w:r>
      <w:proofErr w:type="gramEnd"/>
      <w:r w:rsidRPr="00196523">
        <w:rPr>
          <w:rFonts w:ascii="Courier New" w:eastAsia="宋体" w:hAnsi="Courier New" w:cs="Courier New"/>
          <w:color w:val="000000" w:themeColor="text1"/>
        </w:rPr>
        <w:t>0) counter++;</w:t>
      </w:r>
    </w:p>
    <w:p w:rsidR="00092778" w:rsidRPr="00196523" w:rsidRDefault="00092778" w:rsidP="001C30E9">
      <w:pPr>
        <w:pStyle w:val="a4"/>
        <w:tabs>
          <w:tab w:val="clear" w:pos="840"/>
          <w:tab w:val="clear" w:pos="1320"/>
          <w:tab w:val="clear" w:pos="4320"/>
          <w:tab w:val="left" w:pos="426"/>
          <w:tab w:val="left" w:pos="709"/>
          <w:tab w:val="left" w:pos="993"/>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counter;</w:t>
      </w:r>
    </w:p>
    <w:p w:rsidR="00092778" w:rsidRPr="00196523" w:rsidRDefault="0009277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2778" w:rsidRPr="00196523" w:rsidRDefault="00092778" w:rsidP="006849B7">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）若单</w:t>
      </w:r>
      <w:r w:rsidRPr="00196523">
        <w:rPr>
          <w:rFonts w:ascii="Times New Roman" w:eastAsia="宋体" w:hAnsi="Times New Roman" w:cs="Times New Roman"/>
          <w:color w:val="000000" w:themeColor="text1"/>
        </w:rPr>
        <w:t>链表</w:t>
      </w:r>
      <w:r w:rsidRPr="00196523">
        <w:rPr>
          <w:rFonts w:ascii="Times New Roman" w:eastAsia="宋体" w:hAnsi="Times New Roman" w:cs="Times New Roman" w:hint="eastAsia"/>
          <w:color w:val="000000" w:themeColor="text1"/>
        </w:rPr>
        <w:t>h</w:t>
      </w:r>
      <w:r w:rsidRPr="00196523">
        <w:rPr>
          <w:rFonts w:ascii="Times New Roman" w:eastAsia="宋体" w:hAnsi="Times New Roman" w:cs="Times New Roman"/>
          <w:color w:val="000000" w:themeColor="text1"/>
        </w:rPr>
        <w:t>ead</w:t>
      </w:r>
      <w:r w:rsidRPr="00196523">
        <w:rPr>
          <w:rFonts w:ascii="Times New Roman" w:eastAsia="宋体" w:hAnsi="Times New Roman" w:cs="Times New Roman"/>
          <w:color w:val="000000" w:themeColor="text1"/>
        </w:rPr>
        <w:t>中</w:t>
      </w:r>
      <w:r w:rsidRPr="00196523">
        <w:rPr>
          <w:rFonts w:ascii="Times New Roman" w:eastAsia="宋体" w:hAnsi="Times New Roman" w:cs="Times New Roman" w:hint="eastAsia"/>
          <w:color w:val="000000" w:themeColor="text1"/>
        </w:rPr>
        <w:t>保存的是</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1,3,5,7,10)</w:t>
      </w:r>
      <w:r w:rsidRPr="00196523">
        <w:rPr>
          <w:rFonts w:ascii="Times New Roman" w:eastAsia="宋体" w:hAnsi="Times New Roman" w:cs="Times New Roman" w:hint="eastAsia"/>
          <w:color w:val="000000" w:themeColor="text1"/>
        </w:rPr>
        <w:t>，则执行</w:t>
      </w:r>
      <w:r w:rsidRPr="00196523">
        <w:rPr>
          <w:rFonts w:ascii="Times New Roman" w:eastAsia="宋体" w:hAnsi="Times New Roman" w:cs="Times New Roman"/>
          <w:color w:val="000000" w:themeColor="text1"/>
        </w:rPr>
        <w:t>counterofodd(head)</w:t>
      </w:r>
      <w:r w:rsidRPr="00196523">
        <w:rPr>
          <w:rFonts w:ascii="Times New Roman" w:eastAsia="宋体" w:hAnsi="Times New Roman" w:cs="Times New Roman" w:hint="eastAsia"/>
          <w:color w:val="000000" w:themeColor="text1"/>
        </w:rPr>
        <w:t>后，返回的结果</w:t>
      </w:r>
      <w:r w:rsidRPr="00196523">
        <w:rPr>
          <w:rFonts w:ascii="Times New Roman" w:eastAsia="宋体" w:hAnsi="Times New Roman" w:cs="Times New Roman" w:hint="eastAsia"/>
          <w:color w:val="000000" w:themeColor="text1"/>
        </w:rPr>
        <w:lastRenderedPageBreak/>
        <w:t>是什么？</w:t>
      </w:r>
    </w:p>
    <w:p w:rsidR="00092778" w:rsidRPr="00196523" w:rsidRDefault="00092778" w:rsidP="006849B7">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counterofodd()</w:t>
      </w:r>
      <w:r w:rsidRPr="00196523">
        <w:rPr>
          <w:rFonts w:ascii="Times New Roman" w:eastAsia="宋体" w:hAnsi="Times New Roman" w:cs="Times New Roman" w:hint="eastAsia"/>
          <w:color w:val="000000" w:themeColor="text1"/>
        </w:rPr>
        <w:t>的功能是什么？</w:t>
      </w:r>
    </w:p>
    <w:p w:rsidR="00092778"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092778" w:rsidRPr="00196523" w:rsidRDefault="00092778" w:rsidP="006849B7">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）返回的结果是</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w:t>
      </w:r>
    </w:p>
    <w:p w:rsidR="00092778" w:rsidRPr="00196523" w:rsidRDefault="00092778" w:rsidP="006849B7">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counterofodd()</w:t>
      </w:r>
      <w:r w:rsidRPr="00196523">
        <w:rPr>
          <w:rFonts w:ascii="Times New Roman" w:eastAsia="宋体" w:hAnsi="Times New Roman" w:cs="Times New Roman" w:hint="eastAsia"/>
          <w:color w:val="000000" w:themeColor="text1"/>
        </w:rPr>
        <w:t>的功能是统计单链表</w:t>
      </w:r>
      <w:r w:rsidRPr="00196523">
        <w:rPr>
          <w:rFonts w:ascii="Times New Roman" w:eastAsia="宋体" w:hAnsi="Times New Roman" w:cs="Times New Roman" w:hint="eastAsia"/>
          <w:color w:val="000000" w:themeColor="text1"/>
        </w:rPr>
        <w:t>h</w:t>
      </w:r>
      <w:r w:rsidRPr="00196523">
        <w:rPr>
          <w:rFonts w:ascii="Times New Roman" w:eastAsia="宋体" w:hAnsi="Times New Roman" w:cs="Times New Roman"/>
          <w:color w:val="000000" w:themeColor="text1"/>
        </w:rPr>
        <w:t>ead</w:t>
      </w:r>
      <w:r w:rsidRPr="00196523">
        <w:rPr>
          <w:rFonts w:ascii="Times New Roman" w:eastAsia="宋体" w:hAnsi="Times New Roman" w:cs="Times New Roman" w:hint="eastAsia"/>
          <w:color w:val="000000" w:themeColor="text1"/>
        </w:rPr>
        <w:t>中保存的奇数的个数。</w:t>
      </w:r>
    </w:p>
    <w:p w:rsidR="00092778" w:rsidRPr="00196523" w:rsidRDefault="00F31FB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五</w:t>
      </w:r>
      <w:r w:rsidR="00092778"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算法</w:t>
      </w:r>
      <w:r w:rsidR="00092778" w:rsidRPr="00196523">
        <w:rPr>
          <w:rFonts w:ascii="Times New Roman" w:eastAsia="宋体" w:hAnsi="Times New Roman" w:cs="Times New Roman" w:hint="eastAsia"/>
          <w:color w:val="000000" w:themeColor="text1"/>
        </w:rPr>
        <w:t>设计题</w:t>
      </w:r>
    </w:p>
    <w:p w:rsidR="00DE1F42" w:rsidRPr="007B5D4C" w:rsidRDefault="00DE1F42" w:rsidP="00DE1F42">
      <w:pPr>
        <w:snapToGrid w:val="0"/>
        <w:ind w:left="315" w:hangingChars="150" w:hanging="315"/>
        <w:rPr>
          <w:rFonts w:ascii="Times New Roman" w:eastAsia="宋体" w:hAnsi="Times New Roman" w:cs="Times New Roman"/>
          <w:color w:val="000000"/>
        </w:rPr>
      </w:pPr>
      <w:r w:rsidRPr="007B5D4C">
        <w:rPr>
          <w:rFonts w:ascii="Times New Roman" w:eastAsia="宋体" w:hAnsi="Times New Roman" w:cs="Times New Roman"/>
          <w:color w:val="000000"/>
        </w:rPr>
        <w:t>1</w:t>
      </w:r>
      <w:r w:rsidRPr="007B5D4C">
        <w:rPr>
          <w:rFonts w:ascii="Times New Roman" w:eastAsia="宋体" w:hAnsi="Times New Roman" w:cs="Times New Roman" w:hint="eastAsia"/>
          <w:color w:val="000000"/>
        </w:rPr>
        <w:t>．教材中表</w:t>
      </w:r>
      <w:r w:rsidRPr="007B5D4C">
        <w:rPr>
          <w:rFonts w:ascii="Times New Roman" w:eastAsia="宋体" w:hAnsi="Times New Roman" w:cs="Times New Roman"/>
          <w:color w:val="000000"/>
        </w:rPr>
        <w:t>2-1</w:t>
      </w:r>
      <w:r w:rsidRPr="007B5D4C">
        <w:rPr>
          <w:rFonts w:ascii="Times New Roman" w:eastAsia="宋体" w:hAnsi="Times New Roman" w:cs="Times New Roman" w:hint="eastAsia"/>
          <w:color w:val="000000"/>
        </w:rPr>
        <w:t>给出一个</w:t>
      </w:r>
      <w:r w:rsidRPr="007B5D4C">
        <w:rPr>
          <w:rFonts w:ascii="Times New Roman" w:eastAsia="宋体" w:hAnsi="Times New Roman" w:cs="Times New Roman" w:hint="eastAsia"/>
        </w:rPr>
        <w:t>线性表操作示例</w:t>
      </w:r>
      <w:r w:rsidRPr="007B5D4C">
        <w:rPr>
          <w:rFonts w:ascii="Times New Roman" w:eastAsia="宋体" w:hAnsi="Times New Roman" w:cs="Times New Roman" w:hint="eastAsia"/>
          <w:color w:val="000000"/>
        </w:rPr>
        <w:t>，请采用顺序存储方式保存线性表，编程使用基本操作验证表中的结论。</w:t>
      </w:r>
    </w:p>
    <w:p w:rsidR="007B5D4C" w:rsidRDefault="007B5D4C" w:rsidP="007B5D4C">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7B5D4C" w:rsidRDefault="007B5D4C" w:rsidP="007B5D4C">
      <w:pPr>
        <w:snapToGrid w:val="0"/>
        <w:ind w:leftChars="100" w:left="210" w:firstLineChars="100" w:firstLine="210"/>
        <w:rPr>
          <w:rFonts w:ascii="Times New Roman" w:eastAsia="宋体" w:hAnsi="Times New Roman" w:cs="Times New Roman"/>
          <w:color w:val="000000"/>
        </w:rPr>
      </w:pPr>
      <w:r>
        <w:rPr>
          <w:rFonts w:ascii="Times New Roman" w:eastAsia="宋体" w:hAnsi="Times New Roman" w:cs="Times New Roman" w:hint="eastAsia"/>
          <w:color w:val="000000"/>
        </w:rPr>
        <w:t>验证程序的</w:t>
      </w:r>
      <w:r>
        <w:rPr>
          <w:rFonts w:ascii="Times New Roman" w:eastAsia="宋体" w:hAnsi="Times New Roman" w:cs="Times New Roman" w:hint="eastAsia"/>
          <w:color w:val="000000"/>
        </w:rPr>
        <w:t>m</w:t>
      </w:r>
      <w:r>
        <w:rPr>
          <w:rFonts w:ascii="Times New Roman" w:eastAsia="宋体" w:hAnsi="Times New Roman" w:cs="Times New Roman"/>
          <w:color w:val="000000"/>
        </w:rPr>
        <w:t>ain</w:t>
      </w:r>
      <w:r>
        <w:rPr>
          <w:rFonts w:ascii="Times New Roman" w:eastAsia="宋体" w:hAnsi="Times New Roman" w:cs="Times New Roman" w:hint="eastAsia"/>
          <w:color w:val="000000"/>
        </w:rPr>
        <w:t>函数实现如下。</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w:t>
      </w:r>
      <w:r w:rsidRPr="007B5D4C">
        <w:rPr>
          <w:rFonts w:ascii="Courier New" w:eastAsia="宋体" w:hAnsi="Courier New" w:cs="Courier New" w:hint="eastAsia"/>
          <w:color w:val="000000" w:themeColor="text1"/>
        </w:rPr>
        <w:t>采用顺序表存储，验证基本操作</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&lt;stdio.h&gt;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"SeqList.h"</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 xml:space="preserve">int </w:t>
      </w:r>
      <w:proofErr w:type="gramStart"/>
      <w:r w:rsidRPr="007B5D4C">
        <w:rPr>
          <w:rFonts w:ascii="Courier New" w:eastAsia="宋体" w:hAnsi="Courier New" w:cs="Courier New"/>
          <w:color w:val="000000" w:themeColor="text1"/>
        </w:rPr>
        <w:t>main(</w:t>
      </w:r>
      <w:proofErr w:type="gramEnd"/>
      <w:r w:rsidRPr="007B5D4C">
        <w:rPr>
          <w:rFonts w:ascii="Courier New" w:eastAsia="宋体" w:hAnsi="Courier New" w:cs="Courier New"/>
          <w:color w:val="000000" w:themeColor="text1"/>
        </w:rPr>
        <w:t>int argc, char **argv)</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r w:rsidRPr="007B5D4C">
        <w:rPr>
          <w:rFonts w:ascii="Courier New" w:eastAsia="宋体" w:hAnsi="Courier New" w:cs="Courier New"/>
          <w:color w:val="000000" w:themeColor="text1"/>
        </w:rPr>
        <w:tab/>
        <w:t>LinearList 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int i,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采用顺序表保存线性表</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initList</w:t>
      </w:r>
      <w:proofErr w:type="gramEnd"/>
      <w:r w:rsidRPr="007B5D4C">
        <w:rPr>
          <w:rFonts w:ascii="Courier New" w:eastAsia="宋体" w:hAnsi="Courier New" w:cs="Courier New"/>
          <w:color w:val="000000" w:themeColor="text1"/>
        </w:rPr>
        <w:t>( &amp;listtest )==FALSE )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 xml:space="preserve">printf("  </w:t>
      </w:r>
      <w:r w:rsidRPr="007B5D4C">
        <w:rPr>
          <w:rFonts w:ascii="Courier New" w:eastAsia="宋体" w:hAnsi="Courier New" w:cs="Courier New" w:hint="eastAsia"/>
          <w:color w:val="000000" w:themeColor="text1"/>
        </w:rPr>
        <w:t>初始化失败</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 else printf("  </w:t>
      </w:r>
      <w:r w:rsidRPr="007B5D4C">
        <w:rPr>
          <w:rFonts w:ascii="Courier New" w:eastAsia="宋体" w:hAnsi="Courier New" w:cs="Courier New"/>
          <w:color w:val="000000" w:themeColor="text1"/>
        </w:rPr>
        <w:t>完成初始化</w:t>
      </w:r>
      <w:r w:rsidRPr="007B5D4C">
        <w:rPr>
          <w:rFonts w:ascii="Courier New" w:eastAsia="宋体" w:hAnsi="Courier New" w:cs="Courier New"/>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for </w:t>
      </w:r>
      <w:proofErr w:type="gramStart"/>
      <w:r w:rsidRPr="007B5D4C">
        <w:rPr>
          <w:rFonts w:ascii="Courier New" w:eastAsia="宋体" w:hAnsi="Courier New" w:cs="Courier New"/>
          <w:color w:val="000000" w:themeColor="text1"/>
        </w:rPr>
        <w:t>( i</w:t>
      </w:r>
      <w:proofErr w:type="gramEnd"/>
      <w:r w:rsidRPr="007B5D4C">
        <w:rPr>
          <w:rFonts w:ascii="Courier New" w:eastAsia="宋体" w:hAnsi="Courier New" w:cs="Courier New"/>
          <w:color w:val="000000" w:themeColor="text1"/>
        </w:rPr>
        <w:t>=0; i&lt;6; i++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!insertList</w:t>
      </w:r>
      <w:proofErr w:type="gramEnd"/>
      <w:r w:rsidRPr="007B5D4C">
        <w:rPr>
          <w:rFonts w:ascii="Courier New" w:eastAsia="宋体" w:hAnsi="Courier New" w:cs="Courier New" w:hint="eastAsia"/>
          <w:color w:val="000000" w:themeColor="text1"/>
        </w:rPr>
        <w:t>(&amp;listtest,i,2*i) )</w:t>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插入错误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!removeList</w:t>
      </w:r>
      <w:proofErr w:type="gramEnd"/>
      <w:r w:rsidRPr="007B5D4C">
        <w:rPr>
          <w:rFonts w:ascii="Courier New" w:eastAsia="宋体" w:hAnsi="Courier New" w:cs="Courier New" w:hint="eastAsia"/>
          <w:color w:val="000000" w:themeColor="text1"/>
        </w:rPr>
        <w:t>(&amp;listtest, 3, &amp;temp) ) printf("</w:t>
      </w:r>
      <w:r w:rsidRPr="007B5D4C">
        <w:rPr>
          <w:rFonts w:ascii="Courier New" w:eastAsia="宋体" w:hAnsi="Courier New" w:cs="Courier New" w:hint="eastAsia"/>
          <w:color w:val="000000" w:themeColor="text1"/>
        </w:rPr>
        <w:t>删除错误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else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删除的</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号元素是：</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删除后，</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!setValue</w:t>
      </w:r>
      <w:proofErr w:type="gramEnd"/>
      <w:r w:rsidRPr="007B5D4C">
        <w:rPr>
          <w:rFonts w:ascii="Courier New" w:eastAsia="宋体" w:hAnsi="Courier New" w:cs="Courier New" w:hint="eastAsia"/>
          <w:color w:val="000000" w:themeColor="text1"/>
        </w:rPr>
        <w:t>(&amp;listtest, 3, -10) )</w:t>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修改值出错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else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修改</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号元素的值，</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!getValue</w:t>
      </w:r>
      <w:proofErr w:type="gramEnd"/>
      <w:r w:rsidRPr="007B5D4C">
        <w:rPr>
          <w:rFonts w:ascii="Courier New" w:eastAsia="宋体" w:hAnsi="Courier New" w:cs="Courier New" w:hint="eastAsia"/>
          <w:color w:val="000000" w:themeColor="text1"/>
        </w:rPr>
        <w:t>(&amp;listtest, 3, &amp;temp) ) printf("</w:t>
      </w:r>
      <w:r w:rsidRPr="007B5D4C">
        <w:rPr>
          <w:rFonts w:ascii="Courier New" w:eastAsia="宋体" w:hAnsi="Courier New" w:cs="Courier New" w:hint="eastAsia"/>
          <w:color w:val="000000" w:themeColor="text1"/>
        </w:rPr>
        <w:t>获取值出错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else printf("</w:t>
      </w:r>
      <w:r w:rsidRPr="007B5D4C">
        <w:rPr>
          <w:rFonts w:ascii="Courier New" w:eastAsia="宋体" w:hAnsi="Courier New" w:cs="Courier New" w:hint="eastAsia"/>
          <w:color w:val="000000" w:themeColor="text1"/>
        </w:rPr>
        <w:t>获取</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号元素的值：</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10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find(&amp;listtest, 10));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w:t>
      </w:r>
      <w:r w:rsidRPr="007B5D4C">
        <w:rPr>
          <w:rFonts w:ascii="Courier New" w:eastAsia="宋体" w:hAnsi="Courier New" w:cs="Courier New"/>
          <w:color w:val="000000" w:themeColor="text1"/>
        </w:rPr>
        <w:t xml:space="preserve"> </w:t>
      </w:r>
      <w:r w:rsidRPr="007B5D4C">
        <w:rPr>
          <w:rFonts w:ascii="Courier New" w:eastAsia="宋体" w:hAnsi="Courier New" w:cs="Courier New" w:hint="eastAsia"/>
          <w:color w:val="000000" w:themeColor="text1"/>
        </w:rPr>
        <w:t xml:space="preserve">9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find(&amp;listtest, 9));</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p>
    <w:p w:rsidR="007B5D4C" w:rsidRPr="007B5D4C" w:rsidRDefault="007B5D4C" w:rsidP="00DE1F42">
      <w:pPr>
        <w:snapToGrid w:val="0"/>
        <w:ind w:left="315" w:hangingChars="150" w:hanging="315"/>
        <w:rPr>
          <w:rFonts w:ascii="Times New Roman" w:eastAsia="宋体" w:hAnsi="Times New Roman" w:cs="Times New Roman"/>
          <w:color w:val="000000"/>
        </w:rPr>
      </w:pPr>
    </w:p>
    <w:p w:rsidR="00DE1F42" w:rsidRPr="007B5D4C" w:rsidRDefault="00DE1F42" w:rsidP="00DE1F42">
      <w:pPr>
        <w:snapToGrid w:val="0"/>
        <w:ind w:left="315" w:hangingChars="150" w:hanging="315"/>
        <w:rPr>
          <w:rFonts w:ascii="Times New Roman" w:eastAsia="宋体" w:hAnsi="Times New Roman" w:cs="Times New Roman"/>
          <w:color w:val="000000"/>
        </w:rPr>
      </w:pPr>
      <w:r w:rsidRPr="007B5D4C">
        <w:rPr>
          <w:rFonts w:ascii="Times New Roman" w:eastAsia="宋体" w:hAnsi="Times New Roman" w:cs="Times New Roman"/>
          <w:color w:val="000000"/>
        </w:rPr>
        <w:t>2</w:t>
      </w:r>
      <w:r w:rsidRPr="007B5D4C">
        <w:rPr>
          <w:rFonts w:ascii="Times New Roman" w:eastAsia="宋体" w:hAnsi="Times New Roman" w:cs="Times New Roman" w:hint="eastAsia"/>
          <w:color w:val="000000"/>
        </w:rPr>
        <w:t>．教材中表</w:t>
      </w:r>
      <w:r w:rsidRPr="007B5D4C">
        <w:rPr>
          <w:rFonts w:ascii="Times New Roman" w:eastAsia="宋体" w:hAnsi="Times New Roman" w:cs="Times New Roman"/>
          <w:color w:val="000000"/>
        </w:rPr>
        <w:t>2-1</w:t>
      </w:r>
      <w:r w:rsidRPr="007B5D4C">
        <w:rPr>
          <w:rFonts w:ascii="Times New Roman" w:eastAsia="宋体" w:hAnsi="Times New Roman" w:cs="Times New Roman" w:hint="eastAsia"/>
          <w:color w:val="000000"/>
        </w:rPr>
        <w:t>给出一个</w:t>
      </w:r>
      <w:r w:rsidRPr="007B5D4C">
        <w:rPr>
          <w:rFonts w:ascii="Times New Roman" w:eastAsia="宋体" w:hAnsi="Times New Roman" w:cs="Times New Roman" w:hint="eastAsia"/>
        </w:rPr>
        <w:t>线性表操作示例</w:t>
      </w:r>
      <w:r w:rsidRPr="007B5D4C">
        <w:rPr>
          <w:rFonts w:ascii="Times New Roman" w:eastAsia="宋体" w:hAnsi="Times New Roman" w:cs="Times New Roman" w:hint="eastAsia"/>
          <w:color w:val="000000"/>
        </w:rPr>
        <w:t>，请采用链式存储方式保存线性表，编程使用基本操作验证表中的结论。</w:t>
      </w:r>
    </w:p>
    <w:p w:rsidR="007B5D4C" w:rsidRDefault="007B5D4C" w:rsidP="007B5D4C">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7B5D4C" w:rsidRDefault="007B5D4C" w:rsidP="007B5D4C">
      <w:pPr>
        <w:snapToGrid w:val="0"/>
        <w:ind w:leftChars="150" w:left="315" w:firstLineChars="50" w:firstLine="105"/>
        <w:rPr>
          <w:rFonts w:ascii="Times New Roman" w:eastAsia="宋体" w:hAnsi="Times New Roman" w:cs="Times New Roman"/>
          <w:color w:val="000000"/>
        </w:rPr>
      </w:pPr>
      <w:r>
        <w:rPr>
          <w:rFonts w:ascii="Times New Roman" w:eastAsia="宋体" w:hAnsi="Times New Roman" w:cs="Times New Roman" w:hint="eastAsia"/>
          <w:color w:val="000000"/>
        </w:rPr>
        <w:lastRenderedPageBreak/>
        <w:t>验证程序的</w:t>
      </w:r>
      <w:r>
        <w:rPr>
          <w:rFonts w:ascii="Times New Roman" w:eastAsia="宋体" w:hAnsi="Times New Roman" w:cs="Times New Roman" w:hint="eastAsia"/>
          <w:color w:val="000000"/>
        </w:rPr>
        <w:t>m</w:t>
      </w:r>
      <w:r>
        <w:rPr>
          <w:rFonts w:ascii="Times New Roman" w:eastAsia="宋体" w:hAnsi="Times New Roman" w:cs="Times New Roman"/>
          <w:color w:val="000000"/>
        </w:rPr>
        <w:t>ain</w:t>
      </w:r>
      <w:r>
        <w:rPr>
          <w:rFonts w:ascii="Times New Roman" w:eastAsia="宋体" w:hAnsi="Times New Roman" w:cs="Times New Roman" w:hint="eastAsia"/>
          <w:color w:val="000000"/>
        </w:rPr>
        <w:t>函数实现如下。</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w:t>
      </w:r>
      <w:r w:rsidRPr="007B5D4C">
        <w:rPr>
          <w:rFonts w:ascii="Courier New" w:eastAsia="宋体" w:hAnsi="Courier New" w:cs="Courier New" w:hint="eastAsia"/>
          <w:color w:val="000000" w:themeColor="text1"/>
        </w:rPr>
        <w:t>采用带头结点的单链表验证基本操作</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&lt;stdio.h&gt;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#ifndef LinearList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 xml:space="preserve">#define LinearList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"LinkedList.h"</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#endif</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//typedef LinkList LinearList;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 xml:space="preserve">int </w:t>
      </w:r>
      <w:proofErr w:type="gramStart"/>
      <w:r w:rsidRPr="007B5D4C">
        <w:rPr>
          <w:rFonts w:ascii="Courier New" w:eastAsia="宋体" w:hAnsi="Courier New" w:cs="Courier New"/>
          <w:color w:val="000000" w:themeColor="text1"/>
        </w:rPr>
        <w:t>main(</w:t>
      </w:r>
      <w:proofErr w:type="gramEnd"/>
      <w:r w:rsidRPr="007B5D4C">
        <w:rPr>
          <w:rFonts w:ascii="Courier New" w:eastAsia="宋体" w:hAnsi="Courier New" w:cs="Courier New"/>
          <w:color w:val="000000" w:themeColor="text1"/>
        </w:rPr>
        <w:t>int argc, char **argv)</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LinkList head, pre;</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int i,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Position pos;</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采用单链表保存线性表</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initList</w:t>
      </w:r>
      <w:proofErr w:type="gramEnd"/>
      <w:r w:rsidRPr="007B5D4C">
        <w:rPr>
          <w:rFonts w:ascii="Courier New" w:eastAsia="宋体" w:hAnsi="Courier New" w:cs="Courier New"/>
          <w:color w:val="000000" w:themeColor="text1"/>
        </w:rPr>
        <w:t>( &amp;head )==FALSE )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 xml:space="preserve">printf("  </w:t>
      </w:r>
      <w:r w:rsidRPr="007B5D4C">
        <w:rPr>
          <w:rFonts w:ascii="Courier New" w:eastAsia="宋体" w:hAnsi="Courier New" w:cs="Courier New" w:hint="eastAsia"/>
          <w:color w:val="000000" w:themeColor="text1"/>
        </w:rPr>
        <w:t>初始化失败</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 else printf("  </w:t>
      </w:r>
      <w:r w:rsidRPr="007B5D4C">
        <w:rPr>
          <w:rFonts w:ascii="Courier New" w:eastAsia="宋体" w:hAnsi="Courier New" w:cs="Courier New"/>
          <w:color w:val="000000" w:themeColor="text1"/>
        </w:rPr>
        <w:t>完成初始化</w:t>
      </w:r>
      <w:r w:rsidRPr="007B5D4C">
        <w:rPr>
          <w:rFonts w:ascii="Courier New" w:eastAsia="宋体" w:hAnsi="Courier New" w:cs="Courier New"/>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for </w:t>
      </w:r>
      <w:proofErr w:type="gramStart"/>
      <w:r w:rsidRPr="007B5D4C">
        <w:rPr>
          <w:rFonts w:ascii="Courier New" w:eastAsia="宋体" w:hAnsi="Courier New" w:cs="Courier New"/>
          <w:color w:val="000000" w:themeColor="text1"/>
        </w:rPr>
        <w:t>( i</w:t>
      </w:r>
      <w:proofErr w:type="gramEnd"/>
      <w:r w:rsidRPr="007B5D4C">
        <w:rPr>
          <w:rFonts w:ascii="Courier New" w:eastAsia="宋体" w:hAnsi="Courier New" w:cs="Courier New"/>
          <w:color w:val="000000" w:themeColor="text1"/>
        </w:rPr>
        <w:t>=0; i&lt;6; i++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!insertList</w:t>
      </w:r>
      <w:proofErr w:type="gramEnd"/>
      <w:r w:rsidRPr="007B5D4C">
        <w:rPr>
          <w:rFonts w:ascii="Courier New" w:eastAsia="宋体" w:hAnsi="Courier New" w:cs="Courier New"/>
          <w:color w:val="000000" w:themeColor="text1"/>
        </w:rPr>
        <w:t>(&amp;head, i, 2*i)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插入错误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head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!removeList</w:t>
      </w:r>
      <w:proofErr w:type="gramEnd"/>
      <w:r w:rsidRPr="007B5D4C">
        <w:rPr>
          <w:rFonts w:ascii="Courier New" w:eastAsia="宋体" w:hAnsi="Courier New" w:cs="Courier New" w:hint="eastAsia"/>
          <w:color w:val="000000" w:themeColor="text1"/>
        </w:rPr>
        <w:t>(&amp;head, 3, &amp;temp) ) printf("</w:t>
      </w:r>
      <w:r w:rsidRPr="007B5D4C">
        <w:rPr>
          <w:rFonts w:ascii="Courier New" w:eastAsia="宋体" w:hAnsi="Courier New" w:cs="Courier New" w:hint="eastAsia"/>
          <w:color w:val="000000" w:themeColor="text1"/>
        </w:rPr>
        <w:t>删除错误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else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删除的</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号元素是：</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删除后，</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head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!setValue</w:t>
      </w:r>
      <w:proofErr w:type="gramEnd"/>
      <w:r w:rsidRPr="007B5D4C">
        <w:rPr>
          <w:rFonts w:ascii="Courier New" w:eastAsia="宋体" w:hAnsi="Courier New" w:cs="Courier New" w:hint="eastAsia"/>
          <w:color w:val="000000" w:themeColor="text1"/>
        </w:rPr>
        <w:t>(&amp;head, 3, -10) )</w:t>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修改值出错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else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printf("</w:t>
      </w:r>
      <w:r w:rsidRPr="007B5D4C">
        <w:rPr>
          <w:rFonts w:ascii="Courier New" w:eastAsia="宋体" w:hAnsi="Courier New" w:cs="Courier New"/>
          <w:color w:val="000000" w:themeColor="text1"/>
        </w:rPr>
        <w:t>修改</w:t>
      </w:r>
      <w:r w:rsidRPr="007B5D4C">
        <w:rPr>
          <w:rFonts w:ascii="Courier New" w:eastAsia="宋体" w:hAnsi="Courier New" w:cs="Courier New"/>
          <w:color w:val="000000" w:themeColor="text1"/>
        </w:rPr>
        <w:t>3</w:t>
      </w:r>
      <w:r w:rsidRPr="007B5D4C">
        <w:rPr>
          <w:rFonts w:ascii="Courier New" w:eastAsia="宋体" w:hAnsi="Courier New" w:cs="Courier New"/>
          <w:color w:val="000000" w:themeColor="text1"/>
        </w:rPr>
        <w:t>号元素后：</w:t>
      </w:r>
      <w:r w:rsidRPr="007B5D4C">
        <w:rPr>
          <w:rFonts w:ascii="Courier New" w:eastAsia="宋体" w:hAnsi="Courier New" w:cs="Courier New"/>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 &amp;</w:t>
      </w:r>
      <w:proofErr w:type="gramEnd"/>
      <w:r w:rsidRPr="007B5D4C">
        <w:rPr>
          <w:rFonts w:ascii="Courier New" w:eastAsia="宋体" w:hAnsi="Courier New" w:cs="Courier New"/>
          <w:color w:val="000000" w:themeColor="text1"/>
        </w:rPr>
        <w:t>head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!getValue</w:t>
      </w:r>
      <w:proofErr w:type="gramEnd"/>
      <w:r w:rsidRPr="007B5D4C">
        <w:rPr>
          <w:rFonts w:ascii="Courier New" w:eastAsia="宋体" w:hAnsi="Courier New" w:cs="Courier New" w:hint="eastAsia"/>
          <w:color w:val="000000" w:themeColor="text1"/>
        </w:rPr>
        <w:t>(&amp;head, 3, &amp;temp) ) printf("</w:t>
      </w:r>
      <w:r w:rsidRPr="007B5D4C">
        <w:rPr>
          <w:rFonts w:ascii="Courier New" w:eastAsia="宋体" w:hAnsi="Courier New" w:cs="Courier New" w:hint="eastAsia"/>
          <w:color w:val="000000" w:themeColor="text1"/>
        </w:rPr>
        <w:t>获取值出错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else printf("</w:t>
      </w:r>
      <w:r w:rsidRPr="007B5D4C">
        <w:rPr>
          <w:rFonts w:ascii="Courier New" w:eastAsia="宋体" w:hAnsi="Courier New" w:cs="Courier New" w:hint="eastAsia"/>
          <w:color w:val="000000" w:themeColor="text1"/>
        </w:rPr>
        <w:t>获取</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号元素的值：</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10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find(&amp;head, 10));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9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find(&amp;head, 9));</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lastRenderedPageBreak/>
        <w:t>}</w:t>
      </w:r>
    </w:p>
    <w:p w:rsidR="00DE1F42" w:rsidRPr="007B5D4C" w:rsidRDefault="00DE1F42" w:rsidP="007B5D4C">
      <w:pPr>
        <w:snapToGrid w:val="0"/>
        <w:ind w:left="315" w:hangingChars="150" w:hanging="315"/>
        <w:rPr>
          <w:rFonts w:ascii="Times New Roman" w:eastAsia="宋体" w:hAnsi="Times New Roman" w:cs="Times New Roman"/>
          <w:color w:val="000000"/>
        </w:rPr>
      </w:pPr>
      <w:r w:rsidRPr="007B5D4C">
        <w:rPr>
          <w:rFonts w:ascii="Times New Roman" w:eastAsia="宋体" w:hAnsi="Times New Roman" w:cs="Times New Roman"/>
          <w:color w:val="000000"/>
        </w:rPr>
        <w:t>3</w:t>
      </w:r>
      <w:r w:rsidRPr="007B5D4C">
        <w:rPr>
          <w:rFonts w:ascii="Times New Roman" w:eastAsia="宋体" w:hAnsi="Times New Roman" w:cs="Times New Roman" w:hint="eastAsia"/>
          <w:color w:val="000000"/>
        </w:rPr>
        <w:t>．教材中表</w:t>
      </w:r>
      <w:r w:rsidRPr="007B5D4C">
        <w:rPr>
          <w:rFonts w:ascii="Times New Roman" w:eastAsia="宋体" w:hAnsi="Times New Roman" w:cs="Times New Roman"/>
          <w:color w:val="000000"/>
        </w:rPr>
        <w:t>2-1</w:t>
      </w:r>
      <w:r w:rsidRPr="007B5D4C">
        <w:rPr>
          <w:rFonts w:ascii="Times New Roman" w:eastAsia="宋体" w:hAnsi="Times New Roman" w:cs="Times New Roman" w:hint="eastAsia"/>
          <w:color w:val="000000"/>
        </w:rPr>
        <w:t>给出一个线性表操作示例，请采用静态链式存储方式保存线性表，编程使用基本操作验证表中的结论。</w:t>
      </w:r>
    </w:p>
    <w:p w:rsidR="007B5D4C" w:rsidRDefault="007B5D4C" w:rsidP="007B5D4C">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7B5D4C" w:rsidRDefault="007B5D4C" w:rsidP="007B5D4C">
      <w:pPr>
        <w:snapToGrid w:val="0"/>
        <w:ind w:leftChars="150" w:left="315" w:firstLineChars="50" w:firstLine="105"/>
        <w:rPr>
          <w:rFonts w:ascii="Times New Roman" w:eastAsia="宋体" w:hAnsi="Times New Roman" w:cs="Times New Roman"/>
          <w:color w:val="000000"/>
        </w:rPr>
      </w:pPr>
      <w:r>
        <w:rPr>
          <w:rFonts w:ascii="Times New Roman" w:eastAsia="宋体" w:hAnsi="Times New Roman" w:cs="Times New Roman" w:hint="eastAsia"/>
          <w:color w:val="000000"/>
        </w:rPr>
        <w:t>验证程序的</w:t>
      </w:r>
      <w:r>
        <w:rPr>
          <w:rFonts w:ascii="Times New Roman" w:eastAsia="宋体" w:hAnsi="Times New Roman" w:cs="Times New Roman" w:hint="eastAsia"/>
          <w:color w:val="000000"/>
        </w:rPr>
        <w:t>m</w:t>
      </w:r>
      <w:r>
        <w:rPr>
          <w:rFonts w:ascii="Times New Roman" w:eastAsia="宋体" w:hAnsi="Times New Roman" w:cs="Times New Roman"/>
          <w:color w:val="000000"/>
        </w:rPr>
        <w:t>ain</w:t>
      </w:r>
      <w:r>
        <w:rPr>
          <w:rFonts w:ascii="Times New Roman" w:eastAsia="宋体" w:hAnsi="Times New Roman" w:cs="Times New Roman" w:hint="eastAsia"/>
          <w:color w:val="000000"/>
        </w:rPr>
        <w:t>函数实现如下。</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&lt;stdio.h&gt;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#include "ArrayList.h"</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 xml:space="preserve">int </w:t>
      </w:r>
      <w:proofErr w:type="gramStart"/>
      <w:r w:rsidRPr="007B5D4C">
        <w:rPr>
          <w:rFonts w:ascii="Courier New" w:eastAsia="宋体" w:hAnsi="Courier New" w:cs="Courier New"/>
          <w:color w:val="000000" w:themeColor="text1"/>
        </w:rPr>
        <w:t>main(</w:t>
      </w:r>
      <w:proofErr w:type="gramEnd"/>
      <w:r w:rsidRPr="007B5D4C">
        <w:rPr>
          <w:rFonts w:ascii="Courier New" w:eastAsia="宋体" w:hAnsi="Courier New" w:cs="Courier New"/>
          <w:color w:val="000000" w:themeColor="text1"/>
        </w:rPr>
        <w:t>int argc, char **argv)</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r w:rsidRPr="007B5D4C">
        <w:rPr>
          <w:rFonts w:ascii="Courier New" w:eastAsia="宋体" w:hAnsi="Courier New" w:cs="Courier New"/>
          <w:color w:val="000000" w:themeColor="text1"/>
        </w:rPr>
        <w:tab/>
        <w:t>ArrayList 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int temp, i;</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initList( &amp;</w:t>
      </w:r>
      <w:proofErr w:type="gramEnd"/>
      <w:r w:rsidRPr="007B5D4C">
        <w:rPr>
          <w:rFonts w:ascii="Courier New" w:eastAsia="宋体" w:hAnsi="Courier New" w:cs="Courier New"/>
          <w:color w:val="000000" w:themeColor="text1"/>
        </w:rPr>
        <w: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displayList(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for </w:t>
      </w:r>
      <w:proofErr w:type="gramStart"/>
      <w:r w:rsidRPr="007B5D4C">
        <w:rPr>
          <w:rFonts w:ascii="Courier New" w:eastAsia="宋体" w:hAnsi="Courier New" w:cs="Courier New"/>
          <w:color w:val="000000" w:themeColor="text1"/>
        </w:rPr>
        <w:t>( i</w:t>
      </w:r>
      <w:proofErr w:type="gramEnd"/>
      <w:r w:rsidRPr="007B5D4C">
        <w:rPr>
          <w:rFonts w:ascii="Courier New" w:eastAsia="宋体" w:hAnsi="Courier New" w:cs="Courier New"/>
          <w:color w:val="000000" w:themeColor="text1"/>
        </w:rPr>
        <w:t>=0; i&lt;6; i++)</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!insertArrayList</w:t>
      </w:r>
      <w:proofErr w:type="gramEnd"/>
      <w:r w:rsidRPr="007B5D4C">
        <w:rPr>
          <w:rFonts w:ascii="Courier New" w:eastAsia="宋体" w:hAnsi="Courier New" w:cs="Courier New"/>
          <w:color w:val="000000" w:themeColor="text1"/>
        </w:rPr>
        <w:t>(&amp;listtest, i, 2*i)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插入错误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displayList(listtest);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displayArray(listtest);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!removeArrayList</w:t>
      </w:r>
      <w:proofErr w:type="gramEnd"/>
      <w:r w:rsidRPr="007B5D4C">
        <w:rPr>
          <w:rFonts w:ascii="Courier New" w:eastAsia="宋体" w:hAnsi="Courier New" w:cs="Courier New"/>
          <w:color w:val="000000" w:themeColor="text1"/>
        </w:rPr>
        <w:t>(&amp;listtest, 3, &amp;temp))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else{</w:t>
      </w:r>
      <w:proofErr w:type="gramEnd"/>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删除的元素是：</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删除后，</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displayList(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!setValue</w:t>
      </w:r>
      <w:proofErr w:type="gramEnd"/>
      <w:r w:rsidRPr="007B5D4C">
        <w:rPr>
          <w:rFonts w:ascii="Courier New" w:eastAsia="宋体" w:hAnsi="Courier New" w:cs="Courier New" w:hint="eastAsia"/>
          <w:color w:val="000000" w:themeColor="text1"/>
        </w:rPr>
        <w:t>(&amp;listtest, 3, -10) ) printf("</w:t>
      </w:r>
      <w:r w:rsidRPr="007B5D4C">
        <w:rPr>
          <w:rFonts w:ascii="Courier New" w:eastAsia="宋体" w:hAnsi="Courier New" w:cs="Courier New" w:hint="eastAsia"/>
          <w:color w:val="000000" w:themeColor="text1"/>
        </w:rPr>
        <w:t>修改值出错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ED292E">
        <w:rPr>
          <w:rFonts w:ascii="Times New Roman" w:eastAsia="宋体" w:hAnsi="Times New Roman" w:cs="Times New Roman"/>
        </w:rPr>
        <w:tab/>
      </w:r>
      <w:proofErr w:type="gramStart"/>
      <w:r w:rsidRPr="007B5D4C">
        <w:rPr>
          <w:rFonts w:ascii="Courier New" w:eastAsia="宋体" w:hAnsi="Courier New" w:cs="Courier New"/>
          <w:color w:val="000000" w:themeColor="text1"/>
        </w:rPr>
        <w:t>else{</w:t>
      </w:r>
      <w:proofErr w:type="gramEnd"/>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修改</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号元素的值，</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displayList(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 xml:space="preserve">if </w:t>
      </w:r>
      <w:proofErr w:type="gramStart"/>
      <w:r w:rsidRPr="007B5D4C">
        <w:rPr>
          <w:rFonts w:ascii="Courier New" w:eastAsia="宋体" w:hAnsi="Courier New" w:cs="Courier New" w:hint="eastAsia"/>
          <w:color w:val="000000" w:themeColor="text1"/>
        </w:rPr>
        <w:t>( !getValue</w:t>
      </w:r>
      <w:proofErr w:type="gramEnd"/>
      <w:r w:rsidRPr="007B5D4C">
        <w:rPr>
          <w:rFonts w:ascii="Courier New" w:eastAsia="宋体" w:hAnsi="Courier New" w:cs="Courier New" w:hint="eastAsia"/>
          <w:color w:val="000000" w:themeColor="text1"/>
        </w:rPr>
        <w:t>(&amp;listtest, 3, &amp;temp) ) printf("</w:t>
      </w:r>
      <w:r w:rsidRPr="007B5D4C">
        <w:rPr>
          <w:rFonts w:ascii="Courier New" w:eastAsia="宋体" w:hAnsi="Courier New" w:cs="Courier New" w:hint="eastAsia"/>
          <w:color w:val="000000" w:themeColor="text1"/>
        </w:rPr>
        <w:t>获取值出错</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else printf("</w:t>
      </w:r>
      <w:r w:rsidRPr="007B5D4C">
        <w:rPr>
          <w:rFonts w:ascii="Courier New" w:eastAsia="宋体" w:hAnsi="Courier New" w:cs="Courier New" w:hint="eastAsia"/>
          <w:color w:val="000000" w:themeColor="text1"/>
        </w:rPr>
        <w:t>获取</w:t>
      </w:r>
      <w:r w:rsidRPr="007B5D4C">
        <w:rPr>
          <w:rFonts w:ascii="Courier New" w:eastAsia="宋体" w:hAnsi="Courier New" w:cs="Courier New" w:hint="eastAsia"/>
          <w:color w:val="000000" w:themeColor="text1"/>
        </w:rPr>
        <w:t>3</w:t>
      </w:r>
      <w:r w:rsidRPr="007B5D4C">
        <w:rPr>
          <w:rFonts w:ascii="Courier New" w:eastAsia="宋体" w:hAnsi="Courier New" w:cs="Courier New" w:hint="eastAsia"/>
          <w:color w:val="000000" w:themeColor="text1"/>
        </w:rPr>
        <w:t>号元素的值：</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10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find(&amp;listtest, 10));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查找</w:t>
      </w:r>
      <w:r w:rsidRPr="007B5D4C">
        <w:rPr>
          <w:rFonts w:ascii="Courier New" w:eastAsia="宋体" w:hAnsi="Courier New" w:cs="Courier New" w:hint="eastAsia"/>
          <w:color w:val="000000" w:themeColor="text1"/>
        </w:rPr>
        <w:t xml:space="preserve">  9 </w:t>
      </w:r>
      <w:r w:rsidRPr="007B5D4C">
        <w:rPr>
          <w:rFonts w:ascii="Courier New" w:eastAsia="宋体" w:hAnsi="Courier New" w:cs="Courier New" w:hint="eastAsia"/>
          <w:color w:val="000000" w:themeColor="text1"/>
        </w:rPr>
        <w:t>的结果</w:t>
      </w:r>
      <w:r w:rsidRPr="007B5D4C">
        <w:rPr>
          <w:rFonts w:ascii="Courier New" w:eastAsia="宋体" w:hAnsi="Courier New" w:cs="Courier New" w:hint="eastAsia"/>
          <w:color w:val="000000" w:themeColor="text1"/>
        </w:rPr>
        <w:t>: %d\n", find(&amp;listtest, 9));</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displayList(listtest);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displayArray(listtest);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p>
    <w:p w:rsidR="007B5D4C" w:rsidRDefault="007B5D4C" w:rsidP="00DE1F42">
      <w:pPr>
        <w:snapToGrid w:val="0"/>
        <w:ind w:left="315" w:hangingChars="150" w:hanging="315"/>
        <w:rPr>
          <w:rFonts w:ascii="Times New Roman" w:eastAsia="宋体" w:hAnsi="Times New Roman" w:cs="Times New Roman"/>
          <w:color w:val="000000"/>
        </w:rPr>
      </w:pPr>
    </w:p>
    <w:p w:rsidR="00DE1F42" w:rsidRDefault="00DE1F42" w:rsidP="00DE1F42">
      <w:pPr>
        <w:snapToGrid w:val="0"/>
        <w:ind w:left="315" w:hangingChars="150" w:hanging="315"/>
        <w:rPr>
          <w:rFonts w:ascii="Times New Roman" w:eastAsia="宋体" w:hAnsi="Times New Roman" w:cs="Times New Roman"/>
          <w:color w:val="000000"/>
        </w:rPr>
      </w:pPr>
      <w:r w:rsidRPr="007B5D4C">
        <w:rPr>
          <w:rFonts w:ascii="Times New Roman" w:eastAsia="宋体" w:hAnsi="Times New Roman" w:cs="Times New Roman"/>
          <w:color w:val="000000"/>
        </w:rPr>
        <w:t>4</w:t>
      </w:r>
      <w:r w:rsidRPr="007B5D4C">
        <w:rPr>
          <w:rFonts w:ascii="Times New Roman" w:eastAsia="宋体" w:hAnsi="Times New Roman" w:cs="Times New Roman" w:hint="eastAsia"/>
          <w:color w:val="000000"/>
        </w:rPr>
        <w:t>．教材中表</w:t>
      </w:r>
      <w:r w:rsidRPr="007B5D4C">
        <w:rPr>
          <w:rFonts w:ascii="Times New Roman" w:eastAsia="宋体" w:hAnsi="Times New Roman" w:cs="Times New Roman"/>
          <w:color w:val="000000"/>
        </w:rPr>
        <w:t>2-1</w:t>
      </w:r>
      <w:r w:rsidRPr="007B5D4C">
        <w:rPr>
          <w:rFonts w:ascii="Times New Roman" w:eastAsia="宋体" w:hAnsi="Times New Roman" w:cs="Times New Roman" w:hint="eastAsia"/>
          <w:color w:val="000000"/>
        </w:rPr>
        <w:t>给出一个</w:t>
      </w:r>
      <w:r w:rsidRPr="007B5D4C">
        <w:rPr>
          <w:rFonts w:ascii="Times New Roman" w:eastAsia="宋体" w:hAnsi="Times New Roman" w:cs="Times New Roman" w:hint="eastAsia"/>
        </w:rPr>
        <w:t>线性表操作示例</w:t>
      </w:r>
      <w:r w:rsidRPr="007B5D4C">
        <w:rPr>
          <w:rFonts w:ascii="Times New Roman" w:eastAsia="宋体" w:hAnsi="Times New Roman" w:cs="Times New Roman" w:hint="eastAsia"/>
          <w:color w:val="000000"/>
        </w:rPr>
        <w:t>，请采用带头结点的双向链表存储方式保存线性表，编程使用基本操作验证表中的结论。</w:t>
      </w:r>
    </w:p>
    <w:p w:rsidR="007B5D4C" w:rsidRDefault="007B5D4C" w:rsidP="007B5D4C">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 xml:space="preserve">int </w:t>
      </w:r>
      <w:proofErr w:type="gramStart"/>
      <w:r w:rsidRPr="007B5D4C">
        <w:rPr>
          <w:rFonts w:ascii="Courier New" w:eastAsia="宋体" w:hAnsi="Courier New" w:cs="Courier New"/>
          <w:color w:val="000000" w:themeColor="text1"/>
        </w:rPr>
        <w:t>main(</w:t>
      </w:r>
      <w:proofErr w:type="gramEnd"/>
      <w:r w:rsidRPr="007B5D4C">
        <w:rPr>
          <w:rFonts w:ascii="Courier New" w:eastAsia="宋体" w:hAnsi="Courier New" w:cs="Courier New"/>
          <w:color w:val="000000" w:themeColor="text1"/>
        </w:rPr>
        <w:t>int argc, char **argv)</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r w:rsidRPr="007B5D4C">
        <w:rPr>
          <w:rFonts w:ascii="Courier New" w:eastAsia="宋体" w:hAnsi="Courier New" w:cs="Courier New"/>
          <w:color w:val="000000" w:themeColor="text1"/>
        </w:rPr>
        <w:tab/>
        <w:t>ArrayList 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int temp, i, </w:t>
      </w:r>
      <w:proofErr w:type="gramStart"/>
      <w:r w:rsidRPr="007B5D4C">
        <w:rPr>
          <w:rFonts w:ascii="Courier New" w:eastAsia="宋体" w:hAnsi="Courier New" w:cs="Courier New"/>
          <w:color w:val="000000" w:themeColor="text1"/>
        </w:rPr>
        <w:t>a[</w:t>
      </w:r>
      <w:proofErr w:type="gramEnd"/>
      <w:r w:rsidRPr="007B5D4C">
        <w:rPr>
          <w:rFonts w:ascii="Courier New" w:eastAsia="宋体" w:hAnsi="Courier New" w:cs="Courier New"/>
          <w:color w:val="000000" w:themeColor="text1"/>
        </w:rPr>
        <w:t>]={ 618, 205, 103, 501, 781, 910};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Position pos;</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lastRenderedPageBreak/>
        <w:tab/>
      </w:r>
      <w:proofErr w:type="gramStart"/>
      <w:r w:rsidRPr="007B5D4C">
        <w:rPr>
          <w:rFonts w:ascii="Courier New" w:eastAsia="宋体" w:hAnsi="Courier New" w:cs="Courier New"/>
          <w:color w:val="000000" w:themeColor="text1"/>
        </w:rPr>
        <w:t>initList( &amp;</w:t>
      </w:r>
      <w:proofErr w:type="gramEnd"/>
      <w:r w:rsidRPr="007B5D4C">
        <w:rPr>
          <w:rFonts w:ascii="Courier New" w:eastAsia="宋体" w:hAnsi="Courier New" w:cs="Courier New"/>
          <w:color w:val="000000" w:themeColor="text1"/>
        </w:rPr>
        <w:t>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初始化静态数组后的状态：</w:t>
      </w:r>
      <w:r w:rsidRPr="007B5D4C">
        <w:rPr>
          <w:rFonts w:ascii="Courier New" w:eastAsia="宋体" w:hAnsi="Courier New" w:cs="Courier New" w:hint="eastAsia"/>
          <w:color w:val="000000" w:themeColor="text1"/>
        </w:rPr>
        <w:t xml:space="preserve">\n"); </w:t>
      </w:r>
      <w:r w:rsidRPr="007B5D4C">
        <w:rPr>
          <w:rFonts w:ascii="Courier New" w:eastAsia="宋体" w:hAnsi="Courier New" w:cs="Courier New" w:hint="eastAsia"/>
          <w:color w:val="000000" w:themeColor="text1"/>
        </w:rPr>
        <w:tab/>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displayArray(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for </w:t>
      </w:r>
      <w:proofErr w:type="gramStart"/>
      <w:r w:rsidRPr="007B5D4C">
        <w:rPr>
          <w:rFonts w:ascii="Courier New" w:eastAsia="宋体" w:hAnsi="Courier New" w:cs="Courier New"/>
          <w:color w:val="000000" w:themeColor="text1"/>
        </w:rPr>
        <w:t>( i</w:t>
      </w:r>
      <w:proofErr w:type="gramEnd"/>
      <w:r w:rsidRPr="007B5D4C">
        <w:rPr>
          <w:rFonts w:ascii="Courier New" w:eastAsia="宋体" w:hAnsi="Courier New" w:cs="Courier New"/>
          <w:color w:val="000000" w:themeColor="text1"/>
        </w:rPr>
        <w:t>=0; i&lt;6; i++)</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!insertSortArrayList</w:t>
      </w:r>
      <w:proofErr w:type="gramEnd"/>
      <w:r w:rsidRPr="007B5D4C">
        <w:rPr>
          <w:rFonts w:ascii="Courier New" w:eastAsia="宋体" w:hAnsi="Courier New" w:cs="Courier New"/>
          <w:color w:val="000000" w:themeColor="text1"/>
        </w:rPr>
        <w:t>(&amp;listtest, a[i])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插入错误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displayList(listtest);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displayArray(listtest);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w:t>
      </w:r>
      <w:proofErr w:type="gramEnd"/>
      <w:r w:rsidRPr="007B5D4C">
        <w:rPr>
          <w:rFonts w:ascii="Courier New" w:eastAsia="宋体" w:hAnsi="Courier New" w:cs="Courier New"/>
          <w:color w:val="000000" w:themeColor="text1"/>
        </w:rPr>
        <w:t>pos=find(&amp;listtest, 501))!=ERROR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!removeArrayList</w:t>
      </w:r>
      <w:proofErr w:type="gramEnd"/>
      <w:r w:rsidRPr="007B5D4C">
        <w:rPr>
          <w:rFonts w:ascii="Courier New" w:eastAsia="宋体" w:hAnsi="Courier New" w:cs="Courier New"/>
          <w:color w:val="000000" w:themeColor="text1"/>
        </w:rPr>
        <w:t>(&amp;listtest, pos, &amp;temp))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else{</w:t>
      </w:r>
      <w:proofErr w:type="gramEnd"/>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删除的元素是：</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w:t>
      </w:r>
      <w:r w:rsidRPr="007B5D4C">
        <w:rPr>
          <w:rFonts w:ascii="Courier New" w:eastAsia="宋体" w:hAnsi="Courier New" w:cs="Courier New" w:hint="eastAsia"/>
          <w:color w:val="000000" w:themeColor="text1"/>
        </w:rPr>
        <w:t>501</w:t>
      </w:r>
      <w:r w:rsidRPr="007B5D4C">
        <w:rPr>
          <w:rFonts w:ascii="Courier New" w:eastAsia="宋体" w:hAnsi="Courier New" w:cs="Courier New" w:hint="eastAsia"/>
          <w:color w:val="000000" w:themeColor="text1"/>
        </w:rPr>
        <w:t>后，</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displayList(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w:t>
      </w:r>
      <w:proofErr w:type="gramEnd"/>
      <w:r w:rsidRPr="007B5D4C">
        <w:rPr>
          <w:rFonts w:ascii="Courier New" w:eastAsia="宋体" w:hAnsi="Courier New" w:cs="Courier New"/>
          <w:color w:val="000000" w:themeColor="text1"/>
        </w:rPr>
        <w:t>pos=find(&amp;listtest, 103))!=ERROR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!removeArrayList</w:t>
      </w:r>
      <w:proofErr w:type="gramEnd"/>
      <w:r w:rsidRPr="007B5D4C">
        <w:rPr>
          <w:rFonts w:ascii="Courier New" w:eastAsia="宋体" w:hAnsi="Courier New" w:cs="Courier New"/>
          <w:color w:val="000000" w:themeColor="text1"/>
        </w:rPr>
        <w:t>(&amp;listtest, pos, &amp;temp))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else{</w:t>
      </w:r>
      <w:proofErr w:type="gramEnd"/>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删除的元素是：</w:t>
      </w:r>
      <w:r w:rsidRPr="007B5D4C">
        <w:rPr>
          <w:rFonts w:ascii="Courier New" w:eastAsia="宋体" w:hAnsi="Courier New" w:cs="Courier New" w:hint="eastAsia"/>
          <w:color w:val="000000" w:themeColor="text1"/>
        </w:rPr>
        <w:t>%d\n", temp);</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删除</w:t>
      </w:r>
      <w:r w:rsidRPr="007B5D4C">
        <w:rPr>
          <w:rFonts w:ascii="Courier New" w:eastAsia="宋体" w:hAnsi="Courier New" w:cs="Courier New" w:hint="eastAsia"/>
          <w:color w:val="000000" w:themeColor="text1"/>
        </w:rPr>
        <w:t>103</w:t>
      </w:r>
      <w:r w:rsidRPr="007B5D4C">
        <w:rPr>
          <w:rFonts w:ascii="Courier New" w:eastAsia="宋体" w:hAnsi="Courier New" w:cs="Courier New" w:hint="eastAsia"/>
          <w:color w:val="000000" w:themeColor="text1"/>
        </w:rPr>
        <w:t>后，</w:t>
      </w:r>
      <w:r w:rsidRPr="007B5D4C">
        <w:rPr>
          <w:rFonts w:ascii="Courier New" w:eastAsia="宋体" w:hAnsi="Courier New" w:cs="Courier New" w:hint="eastAsia"/>
          <w:color w:val="000000" w:themeColor="text1"/>
        </w:rPr>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r>
      <w:proofErr w:type="gramStart"/>
      <w:r w:rsidRPr="007B5D4C">
        <w:rPr>
          <w:rFonts w:ascii="Courier New" w:eastAsia="宋体" w:hAnsi="Courier New" w:cs="Courier New"/>
          <w:color w:val="000000" w:themeColor="text1"/>
        </w:rPr>
        <w:t>displayList( listtest</w:t>
      </w:r>
      <w:proofErr w:type="gramEnd"/>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静态数组状态：</w:t>
      </w:r>
      <w:r w:rsidRPr="007B5D4C">
        <w:rPr>
          <w:rFonts w:ascii="Courier New" w:eastAsia="宋体" w:hAnsi="Courier New" w:cs="Courier New" w:hint="eastAsia"/>
          <w:color w:val="000000" w:themeColor="text1"/>
        </w:rPr>
        <w:t xml:space="preserve">\n");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displayArray(listtest);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if </w:t>
      </w:r>
      <w:proofErr w:type="gramStart"/>
      <w:r w:rsidRPr="007B5D4C">
        <w:rPr>
          <w:rFonts w:ascii="Courier New" w:eastAsia="宋体" w:hAnsi="Courier New" w:cs="Courier New"/>
          <w:color w:val="000000" w:themeColor="text1"/>
        </w:rPr>
        <w:t>( !insertSortArrayList</w:t>
      </w:r>
      <w:proofErr w:type="gramEnd"/>
      <w:r w:rsidRPr="007B5D4C">
        <w:rPr>
          <w:rFonts w:ascii="Courier New" w:eastAsia="宋体" w:hAnsi="Courier New" w:cs="Courier New"/>
          <w:color w:val="000000" w:themeColor="text1"/>
        </w:rPr>
        <w:t>(&amp;listtest, 301)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插入错误</w:t>
      </w:r>
      <w:r w:rsidRPr="007B5D4C">
        <w:rPr>
          <w:rFonts w:ascii="Courier New" w:eastAsia="宋体" w:hAnsi="Courier New" w:cs="Courier New" w:hint="eastAsia"/>
          <w:color w:val="000000" w:themeColor="text1"/>
        </w:rPr>
        <w:t>\n");</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printf("</w:t>
      </w:r>
      <w:r w:rsidRPr="007B5D4C">
        <w:rPr>
          <w:rFonts w:ascii="Courier New" w:eastAsia="宋体" w:hAnsi="Courier New" w:cs="Courier New"/>
          <w:color w:val="000000" w:themeColor="text1"/>
        </w:rPr>
        <w:t>插入</w:t>
      </w:r>
      <w:r w:rsidRPr="007B5D4C">
        <w:rPr>
          <w:rFonts w:ascii="Courier New" w:eastAsia="宋体" w:hAnsi="Courier New" w:cs="Courier New"/>
          <w:color w:val="000000" w:themeColor="text1"/>
        </w:rPr>
        <w:t xml:space="preserve"> 301 </w:t>
      </w:r>
      <w:r w:rsidRPr="007B5D4C">
        <w:rPr>
          <w:rFonts w:ascii="Courier New" w:eastAsia="宋体" w:hAnsi="Courier New" w:cs="Courier New"/>
          <w:color w:val="000000" w:themeColor="text1"/>
        </w:rPr>
        <w:t>之后：</w:t>
      </w:r>
      <w:r w:rsidRPr="007B5D4C">
        <w:rPr>
          <w:rFonts w:ascii="Courier New" w:eastAsia="宋体" w:hAnsi="Courier New" w:cs="Courier New"/>
          <w:color w:val="000000" w:themeColor="text1"/>
        </w:rPr>
        <w:t xml:space="preserve">");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displayList(listtest);</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hint="eastAsia"/>
          <w:color w:val="000000" w:themeColor="text1"/>
        </w:rPr>
        <w:tab/>
        <w:t>printf("</w:t>
      </w:r>
      <w:r w:rsidRPr="007B5D4C">
        <w:rPr>
          <w:rFonts w:ascii="Courier New" w:eastAsia="宋体" w:hAnsi="Courier New" w:cs="Courier New" w:hint="eastAsia"/>
          <w:color w:val="000000" w:themeColor="text1"/>
        </w:rPr>
        <w:t>静态数组状态：</w:t>
      </w:r>
      <w:r w:rsidRPr="007B5D4C">
        <w:rPr>
          <w:rFonts w:ascii="Courier New" w:eastAsia="宋体" w:hAnsi="Courier New" w:cs="Courier New" w:hint="eastAsia"/>
          <w:color w:val="000000" w:themeColor="text1"/>
        </w:rPr>
        <w:t xml:space="preserve">\n");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 xml:space="preserve">displayArray(listtest); </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ab/>
        <w:t>return 0;</w:t>
      </w:r>
    </w:p>
    <w:p w:rsidR="007B5D4C" w:rsidRPr="007B5D4C" w:rsidRDefault="007B5D4C" w:rsidP="007B5D4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7B5D4C">
        <w:rPr>
          <w:rFonts w:ascii="Courier New" w:eastAsia="宋体" w:hAnsi="Courier New" w:cs="Courier New"/>
          <w:color w:val="000000" w:themeColor="text1"/>
        </w:rPr>
        <w:t>}</w:t>
      </w:r>
    </w:p>
    <w:p w:rsidR="007B5D4C" w:rsidRDefault="007B5D4C" w:rsidP="00F404F2">
      <w:pPr>
        <w:snapToGrid w:val="0"/>
        <w:ind w:left="315" w:hangingChars="150" w:hanging="315"/>
        <w:rPr>
          <w:rFonts w:ascii="Times New Roman" w:eastAsia="宋体" w:hAnsi="Times New Roman" w:cs="Times New Roman"/>
          <w:color w:val="000000" w:themeColor="text1"/>
        </w:rPr>
      </w:pPr>
    </w:p>
    <w:p w:rsidR="00F404F2" w:rsidRPr="00196523" w:rsidRDefault="00DE1F42" w:rsidP="00F404F2">
      <w:pPr>
        <w:snapToGrid w:val="0"/>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5</w:t>
      </w:r>
      <w:r w:rsidR="00F404F2" w:rsidRPr="00196523">
        <w:rPr>
          <w:rFonts w:ascii="Times New Roman" w:eastAsia="宋体" w:hAnsi="Times New Roman" w:cs="Times New Roman"/>
          <w:color w:val="000000" w:themeColor="text1"/>
        </w:rPr>
        <w:t>．设有一个正整数序列组成的有序单链表（按递增次序有序，且允许有相等的整数存在），试编写能实现下列功能的算法：</w:t>
      </w:r>
    </w:p>
    <w:p w:rsidR="00F404F2" w:rsidRPr="00196523" w:rsidRDefault="00F404F2" w:rsidP="00F404F2">
      <w:pPr>
        <w:snapToGrid w:val="0"/>
        <w:ind w:leftChars="200" w:left="420"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确定在序列中比正整数</w:t>
      </w:r>
      <w:r w:rsidRPr="00196523">
        <w:rPr>
          <w:rFonts w:ascii="Times New Roman" w:eastAsia="宋体" w:hAnsi="Times New Roman" w:cs="Times New Roman"/>
          <w:color w:val="000000" w:themeColor="text1"/>
        </w:rPr>
        <w:t>x</w:t>
      </w:r>
      <w:r w:rsidRPr="00196523">
        <w:rPr>
          <w:rFonts w:ascii="Times New Roman" w:eastAsia="宋体" w:hAnsi="Times New Roman" w:cs="Times New Roman"/>
          <w:color w:val="000000" w:themeColor="text1"/>
        </w:rPr>
        <w:t>大的数有几个（相同的数只计算一次，如</w:t>
      </w:r>
      <w:r w:rsidRPr="00196523">
        <w:rPr>
          <w:rFonts w:ascii="Times New Roman" w:eastAsia="宋体" w:hAnsi="Times New Roman" w:cs="Times New Roman" w:hint="eastAsia"/>
          <w:color w:val="000000" w:themeColor="text1"/>
        </w:rPr>
        <w:t>有序</w:t>
      </w:r>
      <w:r w:rsidRPr="00196523">
        <w:rPr>
          <w:rFonts w:ascii="Times New Roman" w:eastAsia="宋体" w:hAnsi="Times New Roman" w:cs="Times New Roman"/>
          <w:color w:val="000000" w:themeColor="text1"/>
        </w:rPr>
        <w:t>序列</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51}</w:t>
      </w:r>
      <w:r w:rsidRPr="00196523">
        <w:rPr>
          <w:rFonts w:ascii="Times New Roman" w:eastAsia="宋体" w:hAnsi="Times New Roman" w:cs="Times New Roman"/>
          <w:color w:val="000000" w:themeColor="text1"/>
        </w:rPr>
        <w:t>中比</w:t>
      </w:r>
      <w:r w:rsidRPr="00196523">
        <w:rPr>
          <w:rFonts w:ascii="Times New Roman" w:eastAsia="宋体" w:hAnsi="Times New Roman" w:cs="Times New Roman"/>
          <w:color w:val="000000" w:themeColor="text1"/>
        </w:rPr>
        <w:t>30</w:t>
      </w:r>
      <w:r w:rsidRPr="00196523">
        <w:rPr>
          <w:rFonts w:ascii="Times New Roman" w:eastAsia="宋体" w:hAnsi="Times New Roman" w:cs="Times New Roman"/>
          <w:color w:val="000000" w:themeColor="text1"/>
        </w:rPr>
        <w:t>大的数有</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个）；</w:t>
      </w:r>
    </w:p>
    <w:p w:rsidR="00F404F2" w:rsidRPr="00196523" w:rsidRDefault="00F404F2" w:rsidP="00F404F2">
      <w:pPr>
        <w:snapToGrid w:val="0"/>
        <w:ind w:leftChars="200" w:left="420"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）将</w:t>
      </w:r>
      <w:r w:rsidRPr="00196523">
        <w:rPr>
          <w:rFonts w:ascii="Times New Roman" w:eastAsia="宋体" w:hAnsi="Times New Roman" w:cs="Times New Roman"/>
          <w:color w:val="000000" w:themeColor="text1"/>
        </w:rPr>
        <w:t>单链表</w:t>
      </w:r>
      <w:r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color w:val="000000" w:themeColor="text1"/>
        </w:rPr>
        <w:t>比正整数</w:t>
      </w:r>
      <w:r w:rsidRPr="00196523">
        <w:rPr>
          <w:rFonts w:ascii="Times New Roman" w:eastAsia="宋体" w:hAnsi="Times New Roman" w:cs="Times New Roman"/>
          <w:color w:val="000000" w:themeColor="text1"/>
        </w:rPr>
        <w:t>x</w:t>
      </w:r>
      <w:r w:rsidRPr="00196523">
        <w:rPr>
          <w:rFonts w:ascii="Times New Roman" w:eastAsia="宋体" w:hAnsi="Times New Roman" w:cs="Times New Roman"/>
          <w:color w:val="000000" w:themeColor="text1"/>
        </w:rPr>
        <w:t>小的数按递减次序</w:t>
      </w:r>
      <w:r w:rsidRPr="00196523">
        <w:rPr>
          <w:rFonts w:ascii="Times New Roman" w:eastAsia="宋体" w:hAnsi="Times New Roman" w:cs="Times New Roman" w:hint="eastAsia"/>
          <w:color w:val="000000" w:themeColor="text1"/>
        </w:rPr>
        <w:t>重</w:t>
      </w:r>
      <w:r w:rsidRPr="00196523">
        <w:rPr>
          <w:rFonts w:ascii="Times New Roman" w:eastAsia="宋体" w:hAnsi="Times New Roman" w:cs="Times New Roman"/>
          <w:color w:val="000000" w:themeColor="text1"/>
        </w:rPr>
        <w:t>排</w:t>
      </w:r>
      <w:r w:rsidRPr="00196523">
        <w:rPr>
          <w:rFonts w:ascii="Times New Roman" w:eastAsia="宋体" w:hAnsi="Times New Roman" w:cs="Times New Roman" w:hint="eastAsia"/>
          <w:color w:val="000000" w:themeColor="text1"/>
        </w:rPr>
        <w:t>，仍放置在单链表中</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如保存有序</w:t>
      </w:r>
      <w:r w:rsidRPr="00196523">
        <w:rPr>
          <w:rFonts w:ascii="Times New Roman" w:eastAsia="宋体" w:hAnsi="Times New Roman" w:cs="Times New Roman"/>
          <w:color w:val="000000" w:themeColor="text1"/>
        </w:rPr>
        <w:t>序列</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51}</w:t>
      </w:r>
      <w:r w:rsidRPr="00196523">
        <w:rPr>
          <w:rFonts w:ascii="Times New Roman" w:eastAsia="宋体" w:hAnsi="Times New Roman" w:cs="Times New Roman" w:hint="eastAsia"/>
          <w:color w:val="000000" w:themeColor="text1"/>
        </w:rPr>
        <w:t>的单链表中，将比</w:t>
      </w:r>
      <w:r w:rsidRPr="00196523">
        <w:rPr>
          <w:rFonts w:ascii="Times New Roman" w:eastAsia="宋体" w:hAnsi="Times New Roman" w:cs="Times New Roman" w:hint="eastAsia"/>
          <w:color w:val="000000" w:themeColor="text1"/>
        </w:rPr>
        <w:t>40</w:t>
      </w:r>
      <w:r w:rsidRPr="00196523">
        <w:rPr>
          <w:rFonts w:ascii="Times New Roman" w:eastAsia="宋体" w:hAnsi="Times New Roman" w:cs="Times New Roman" w:hint="eastAsia"/>
          <w:color w:val="000000" w:themeColor="text1"/>
        </w:rPr>
        <w:t>小的数重排后，得到的单链表中保存的序列是</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51}</w:t>
      </w:r>
      <w:r w:rsidRPr="00196523">
        <w:rPr>
          <w:rFonts w:ascii="Times New Roman" w:eastAsia="宋体" w:hAnsi="Times New Roman" w:cs="Times New Roman" w:hint="eastAsia"/>
          <w:color w:val="000000" w:themeColor="text1"/>
        </w:rPr>
        <w:t>。</w:t>
      </w:r>
    </w:p>
    <w:p w:rsidR="00F404F2" w:rsidRPr="00196523" w:rsidRDefault="00F404F2" w:rsidP="00F404F2">
      <w:pPr>
        <w:snapToGrid w:val="0"/>
        <w:ind w:leftChars="200" w:left="420"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将比</w:t>
      </w:r>
      <w:r w:rsidRPr="00196523">
        <w:rPr>
          <w:rFonts w:ascii="Times New Roman" w:eastAsia="宋体" w:hAnsi="Times New Roman" w:cs="Times New Roman"/>
          <w:color w:val="000000" w:themeColor="text1"/>
        </w:rPr>
        <w:t>x</w:t>
      </w:r>
      <w:r w:rsidRPr="00196523">
        <w:rPr>
          <w:rFonts w:ascii="Times New Roman" w:eastAsia="宋体" w:hAnsi="Times New Roman" w:cs="Times New Roman"/>
          <w:color w:val="000000" w:themeColor="text1"/>
        </w:rPr>
        <w:t>大的偶数从单链表中删除。</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D45C6E" w:rsidRPr="00196523" w:rsidRDefault="00D45C6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）程序实现如下所示。</w:t>
      </w:r>
    </w:p>
    <w:p w:rsidR="00104798"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r w:rsidR="00D45C6E" w:rsidRPr="00196523">
        <w:rPr>
          <w:rFonts w:ascii="Courier New" w:eastAsia="宋体" w:hAnsi="Courier New" w:cs="Courier New"/>
          <w:color w:val="000000" w:themeColor="text1"/>
        </w:rPr>
        <w:t>largerthanx</w:t>
      </w:r>
      <w:r w:rsidRPr="00196523">
        <w:rPr>
          <w:rFonts w:ascii="Courier New" w:eastAsia="宋体" w:hAnsi="Courier New" w:cs="Courier New"/>
          <w:color w:val="000000" w:themeColor="text1"/>
        </w:rPr>
        <w:t>(LinkList head,int x)</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counter=</w:t>
      </w:r>
      <w:proofErr w:type="gramStart"/>
      <w:r w:rsidRPr="00196523">
        <w:rPr>
          <w:rFonts w:ascii="Courier New" w:eastAsia="宋体" w:hAnsi="Courier New" w:cs="Courier New"/>
          <w:color w:val="000000" w:themeColor="text1"/>
        </w:rPr>
        <w:t>0,lastone</w:t>
      </w:r>
      <w:proofErr w:type="gramEnd"/>
      <w:r w:rsidRPr="00196523">
        <w:rPr>
          <w:rFonts w:ascii="Courier New" w:eastAsia="宋体" w:hAnsi="Courier New" w:cs="Courier New"/>
          <w:color w:val="000000" w:themeColor="text1"/>
        </w:rPr>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
    <w:p w:rsidR="00452FD3"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452FD3" w:rsidRPr="00196523" w:rsidRDefault="00452FD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464A2B" w:rsidRPr="00196523">
        <w:rPr>
          <w:rFonts w:ascii="Courier New" w:eastAsia="宋体" w:hAnsi="Courier New" w:cs="Courier New" w:hint="eastAsia"/>
          <w:color w:val="000000" w:themeColor="text1"/>
        </w:rPr>
        <w:t>printf("</w:t>
      </w:r>
      <w:r w:rsidR="00464A2B" w:rsidRPr="00196523">
        <w:rPr>
          <w:rFonts w:ascii="Courier New" w:eastAsia="宋体" w:hAnsi="Courier New" w:cs="Courier New" w:hint="eastAsia"/>
          <w:color w:val="000000" w:themeColor="text1"/>
        </w:rPr>
        <w:t>链表错误</w:t>
      </w:r>
      <w:r w:rsidR="00464A2B" w:rsidRPr="00196523">
        <w:rPr>
          <w:rFonts w:ascii="Courier New" w:eastAsia="宋体" w:hAnsi="Courier New" w:cs="Courier New" w:hint="eastAsia"/>
          <w:color w:val="000000" w:themeColor="text1"/>
        </w:rPr>
        <w:t>\n");</w:t>
      </w:r>
    </w:p>
    <w:p w:rsidR="00452FD3" w:rsidRPr="00196523" w:rsidRDefault="00452FD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464A2B"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00464A2B" w:rsidRPr="00196523">
        <w:rPr>
          <w:rFonts w:ascii="Courier New" w:eastAsia="宋体" w:hAnsi="Courier New" w:cs="Courier New" w:hint="eastAsia"/>
          <w:color w:val="000000" w:themeColor="text1"/>
        </w:rPr>
        <w:t>;</w:t>
      </w:r>
    </w:p>
    <w:p w:rsidR="00464A2B" w:rsidRPr="00196523" w:rsidRDefault="00452FD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464A2B" w:rsidRPr="00196523">
        <w:rPr>
          <w:rFonts w:ascii="Courier New" w:eastAsia="宋体" w:hAnsi="Courier New" w:cs="Courier New" w:hint="eastAsia"/>
          <w:color w:val="000000" w:themeColor="text1"/>
        </w:rPr>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if(head-&gt;next==NULL)</w:t>
      </w:r>
      <w:r w:rsidR="00C636D8" w:rsidRPr="00196523">
        <w:rPr>
          <w:rFonts w:ascii="Courier New" w:eastAsia="宋体" w:hAnsi="Courier New" w:cs="Courier New"/>
          <w:color w:val="000000" w:themeColor="text1"/>
        </w:rPr>
        <w:t xml:space="preserve"> </w:t>
      </w:r>
      <w:r w:rsidRPr="00196523">
        <w:rPr>
          <w:rFonts w:ascii="Courier New" w:eastAsia="宋体" w:hAnsi="Courier New" w:cs="Courier New" w:hint="eastAsia"/>
          <w:color w:val="000000" w:themeColor="text1"/>
        </w:rPr>
        <w:t>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p=head-&gt;next;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lastone=p-&gt;data-1;</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while(p!=NULL){</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if(p-&gt;data&gt;</w:t>
      </w:r>
      <w:proofErr w:type="gramStart"/>
      <w:r w:rsidRPr="00196523">
        <w:rPr>
          <w:rFonts w:ascii="Courier New" w:eastAsia="宋体" w:hAnsi="Courier New" w:cs="Courier New"/>
          <w:color w:val="000000" w:themeColor="text1"/>
        </w:rPr>
        <w:t>x )</w:t>
      </w:r>
      <w:proofErr w:type="gramEnd"/>
      <w:r w:rsidRPr="00196523">
        <w:rPr>
          <w:rFonts w:ascii="Courier New" w:eastAsia="宋体" w:hAnsi="Courier New" w:cs="Courier New"/>
          <w:color w:val="000000" w:themeColor="text1"/>
        </w:rPr>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if(p-&gt;data&gt;</w:t>
      </w:r>
      <w:proofErr w:type="gramStart"/>
      <w:r w:rsidRPr="00196523">
        <w:rPr>
          <w:rFonts w:ascii="Courier New" w:eastAsia="宋体" w:hAnsi="Courier New" w:cs="Courier New"/>
          <w:color w:val="000000" w:themeColor="text1"/>
        </w:rPr>
        <w:t>lastone){</w:t>
      </w:r>
      <w:proofErr w:type="gramEnd"/>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counter++;</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lastone=p-&gt;data;</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counter;</w:t>
      </w:r>
    </w:p>
    <w:p w:rsidR="00464A2B" w:rsidRPr="00196523" w:rsidRDefault="00464A2B"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64A2B" w:rsidRPr="00196523" w:rsidRDefault="00D45C6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因为单链表有序，所以，如果有相同的整数，则它们一定是相邻的。使用变量</w:t>
      </w:r>
      <w:r w:rsidRPr="00196523">
        <w:rPr>
          <w:rFonts w:ascii="Times New Roman" w:eastAsia="宋体" w:hAnsi="Times New Roman" w:cs="Times New Roman"/>
          <w:color w:val="000000" w:themeColor="text1"/>
        </w:rPr>
        <w:t>lastone</w:t>
      </w:r>
      <w:r w:rsidRPr="00196523">
        <w:rPr>
          <w:rFonts w:ascii="Courier New" w:eastAsia="宋体" w:hAnsi="Courier New" w:cs="Courier New" w:hint="eastAsia"/>
          <w:color w:val="000000" w:themeColor="text1"/>
        </w:rPr>
        <w:t>记录前一个整数，如果当前整数与</w:t>
      </w:r>
      <w:r w:rsidRPr="00196523">
        <w:rPr>
          <w:rFonts w:ascii="Times New Roman" w:eastAsia="宋体" w:hAnsi="Times New Roman" w:cs="Times New Roman"/>
          <w:color w:val="000000" w:themeColor="text1"/>
        </w:rPr>
        <w:t>lastone</w:t>
      </w:r>
      <w:r w:rsidRPr="00196523">
        <w:rPr>
          <w:rFonts w:ascii="Times New Roman" w:eastAsia="宋体" w:hAnsi="Times New Roman" w:cs="Times New Roman" w:hint="eastAsia"/>
          <w:color w:val="000000" w:themeColor="text1"/>
        </w:rPr>
        <w:t>相等，则不计数。</w:t>
      </w:r>
      <w:r w:rsidRPr="00196523">
        <w:rPr>
          <w:rFonts w:ascii="Times New Roman" w:eastAsia="宋体" w:hAnsi="Times New Roman" w:cs="Times New Roman"/>
          <w:color w:val="000000" w:themeColor="text1"/>
        </w:rPr>
        <w:t>lastone</w:t>
      </w:r>
      <w:r w:rsidRPr="00196523">
        <w:rPr>
          <w:rFonts w:ascii="Times New Roman" w:eastAsia="宋体" w:hAnsi="Times New Roman" w:cs="Times New Roman" w:hint="eastAsia"/>
          <w:color w:val="000000" w:themeColor="text1"/>
        </w:rPr>
        <w:t>的初值设为比第一个整数小的任何数即可。</w:t>
      </w:r>
    </w:p>
    <w:p w:rsidR="00464A2B" w:rsidRPr="00196523" w:rsidRDefault="00FE46D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）程序实现如下所示。</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reversesmallthanx(</w:t>
      </w:r>
      <w:proofErr w:type="gramEnd"/>
      <w:r w:rsidRPr="00196523">
        <w:rPr>
          <w:rFonts w:ascii="Courier New" w:eastAsia="宋体" w:hAnsi="Courier New" w:cs="Courier New"/>
          <w:color w:val="000000" w:themeColor="text1"/>
        </w:rPr>
        <w:t>LinkList head,int x)</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w:t>
      </w:r>
      <w:proofErr w:type="gramStart"/>
      <w:r w:rsidRPr="00196523">
        <w:rPr>
          <w:rFonts w:ascii="Courier New" w:eastAsia="宋体" w:hAnsi="Courier New" w:cs="Courier New"/>
          <w:color w:val="000000" w:themeColor="text1"/>
        </w:rPr>
        <w:t>left,*</w:t>
      </w:r>
      <w:proofErr w:type="gramEnd"/>
      <w:r w:rsidRPr="00196523">
        <w:rPr>
          <w:rFonts w:ascii="Courier New" w:eastAsia="宋体" w:hAnsi="Courier New" w:cs="Courier New"/>
          <w:color w:val="000000" w:themeColor="text1"/>
        </w:rPr>
        <w:t>middle,*right,*temp;</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printf("</w:t>
      </w:r>
      <w:r w:rsidRPr="00196523">
        <w:rPr>
          <w:rFonts w:ascii="Courier New" w:eastAsia="宋体" w:hAnsi="Courier New" w:cs="Courier New" w:hint="eastAsia"/>
          <w:color w:val="000000" w:themeColor="text1"/>
        </w:rPr>
        <w:t>链表错误</w:t>
      </w:r>
      <w:r w:rsidRPr="00196523">
        <w:rPr>
          <w:rFonts w:ascii="Courier New" w:eastAsia="宋体" w:hAnsi="Courier New" w:cs="Courier New" w:hint="eastAsia"/>
          <w:color w:val="000000" w:themeColor="text1"/>
        </w:rPr>
        <w:t>\n");</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Pr="00196523">
        <w:rPr>
          <w:rFonts w:ascii="Courier New" w:eastAsia="宋体" w:hAnsi="Courier New" w:cs="Courier New" w:hint="eastAsia"/>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if(head-&gt;next==NULL){</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r>
      <w:proofErr w:type="gramStart"/>
      <w:r w:rsidRPr="00196523">
        <w:rPr>
          <w:rFonts w:ascii="Courier New" w:eastAsia="宋体" w:hAnsi="Courier New" w:cs="Courier New"/>
          <w:color w:val="000000" w:themeColor="text1"/>
        </w:rPr>
        <w:t>else{</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temp=left=head-&gt;next;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w:t>
      </w:r>
      <w:proofErr w:type="gramStart"/>
      <w:r w:rsidRPr="00196523">
        <w:rPr>
          <w:rFonts w:ascii="Courier New" w:eastAsia="宋体" w:hAnsi="Courier New" w:cs="Courier New"/>
          <w:color w:val="000000" w:themeColor="text1"/>
        </w:rPr>
        <w:t>left!=</w:t>
      </w:r>
      <w:proofErr w:type="gramEnd"/>
      <w:r w:rsidRPr="00196523">
        <w:rPr>
          <w:rFonts w:ascii="Courier New" w:eastAsia="宋体" w:hAnsi="Courier New" w:cs="Courier New"/>
          <w:color w:val="000000" w:themeColor="text1"/>
        </w:rPr>
        <w:t>NULL) middle=left-&gt;next;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w:t>
      </w:r>
      <w:proofErr w:type="gramStart"/>
      <w:r w:rsidRPr="00196523">
        <w:rPr>
          <w:rFonts w:ascii="Courier New" w:eastAsia="宋体" w:hAnsi="Courier New" w:cs="Courier New"/>
          <w:color w:val="000000" w:themeColor="text1"/>
        </w:rPr>
        <w:t>middle!=</w:t>
      </w:r>
      <w:proofErr w:type="gramEnd"/>
      <w:r w:rsidRPr="00196523">
        <w:rPr>
          <w:rFonts w:ascii="Courier New" w:eastAsia="宋体" w:hAnsi="Courier New" w:cs="Courier New"/>
          <w:color w:val="000000" w:themeColor="text1"/>
        </w:rPr>
        <w:t>NULL&amp;&amp;middle-&gt;data&lt;x){</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right=middle-&gt;next;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middle-&gt;next=left;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left=middle;</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middle=right;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if(middle==</w:t>
      </w:r>
      <w:proofErr w:type="gramStart"/>
      <w:r w:rsidRPr="00196523">
        <w:rPr>
          <w:rFonts w:ascii="Courier New" w:eastAsia="宋体" w:hAnsi="Courier New" w:cs="Courier New"/>
          <w:color w:val="000000" w:themeColor="text1"/>
        </w:rPr>
        <w:t>NULL){</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temp-&gt;next=NULL;</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head-&gt;next=left;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temp-&gt;next=middle;</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head-&gt;next=left;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FE46D0"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A44ACE" w:rsidRPr="00196523" w:rsidRDefault="00663796"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将单链表中</w:t>
      </w:r>
      <w:r w:rsidRPr="00196523">
        <w:rPr>
          <w:rFonts w:ascii="Times New Roman" w:eastAsia="宋体" w:hAnsi="Times New Roman" w:cs="Times New Roman"/>
          <w:color w:val="000000" w:themeColor="text1"/>
        </w:rPr>
        <w:t>比正整数</w:t>
      </w:r>
      <w:r w:rsidRPr="00196523">
        <w:rPr>
          <w:rFonts w:ascii="Times New Roman" w:eastAsia="宋体" w:hAnsi="Times New Roman" w:cs="Times New Roman"/>
          <w:color w:val="000000" w:themeColor="text1"/>
        </w:rPr>
        <w:t>x</w:t>
      </w:r>
      <w:r w:rsidRPr="00196523">
        <w:rPr>
          <w:rFonts w:ascii="Times New Roman" w:eastAsia="宋体" w:hAnsi="Times New Roman" w:cs="Times New Roman"/>
          <w:color w:val="000000" w:themeColor="text1"/>
        </w:rPr>
        <w:t>小的数按递减次序</w:t>
      </w:r>
      <w:r w:rsidRPr="00196523">
        <w:rPr>
          <w:rFonts w:ascii="Times New Roman" w:eastAsia="宋体" w:hAnsi="Times New Roman" w:cs="Times New Roman" w:hint="eastAsia"/>
          <w:color w:val="000000" w:themeColor="text1"/>
        </w:rPr>
        <w:t>重</w:t>
      </w:r>
      <w:r w:rsidRPr="00196523">
        <w:rPr>
          <w:rFonts w:ascii="Times New Roman" w:eastAsia="宋体" w:hAnsi="Times New Roman" w:cs="Times New Roman"/>
          <w:color w:val="000000" w:themeColor="text1"/>
        </w:rPr>
        <w:t>排</w:t>
      </w:r>
      <w:r w:rsidRPr="00196523">
        <w:rPr>
          <w:rFonts w:ascii="Times New Roman" w:eastAsia="宋体" w:hAnsi="Times New Roman" w:cs="Times New Roman" w:hint="eastAsia"/>
          <w:color w:val="000000" w:themeColor="text1"/>
        </w:rPr>
        <w:t>，实际上是将单链表前面的若干结点逆置。与教材第二章第五节中给出的</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everse</w:t>
      </w:r>
      <w:r w:rsidRPr="00196523">
        <w:rPr>
          <w:rFonts w:ascii="Times New Roman" w:eastAsia="宋体" w:hAnsi="Times New Roman" w:cs="Times New Roman" w:hint="eastAsia"/>
          <w:color w:val="000000" w:themeColor="text1"/>
        </w:rPr>
        <w:t>有些类似，但情况更复杂一些。当找不到比</w:t>
      </w:r>
      <w:r w:rsidRPr="00196523">
        <w:rPr>
          <w:rFonts w:ascii="Times New Roman" w:eastAsia="宋体" w:hAnsi="Times New Roman" w:cs="Times New Roman" w:hint="eastAsia"/>
          <w:color w:val="000000" w:themeColor="text1"/>
        </w:rPr>
        <w:t>x</w:t>
      </w:r>
      <w:r w:rsidRPr="00196523">
        <w:rPr>
          <w:rFonts w:ascii="Times New Roman" w:eastAsia="宋体" w:hAnsi="Times New Roman" w:cs="Times New Roman" w:hint="eastAsia"/>
          <w:color w:val="000000" w:themeColor="text1"/>
        </w:rPr>
        <w:t>小的元素时，单链表维持不变。当所有元素均小于</w:t>
      </w:r>
      <w:r w:rsidRPr="00196523">
        <w:rPr>
          <w:rFonts w:ascii="Times New Roman" w:eastAsia="宋体" w:hAnsi="Times New Roman" w:cs="Times New Roman" w:hint="eastAsia"/>
          <w:color w:val="000000" w:themeColor="text1"/>
        </w:rPr>
        <w:t>x</w:t>
      </w:r>
      <w:r w:rsidRPr="00196523">
        <w:rPr>
          <w:rFonts w:ascii="Times New Roman" w:eastAsia="宋体" w:hAnsi="Times New Roman" w:cs="Times New Roman" w:hint="eastAsia"/>
          <w:color w:val="000000" w:themeColor="text1"/>
        </w:rPr>
        <w:t>时，整个链表逆置。当部分元素小于</w:t>
      </w:r>
      <w:r w:rsidRPr="00196523">
        <w:rPr>
          <w:rFonts w:ascii="Times New Roman" w:eastAsia="宋体" w:hAnsi="Times New Roman" w:cs="Times New Roman" w:hint="eastAsia"/>
          <w:color w:val="000000" w:themeColor="text1"/>
        </w:rPr>
        <w:t>x</w:t>
      </w:r>
      <w:r w:rsidRPr="00196523">
        <w:rPr>
          <w:rFonts w:ascii="Times New Roman" w:eastAsia="宋体" w:hAnsi="Times New Roman" w:cs="Times New Roman" w:hint="eastAsia"/>
          <w:color w:val="000000" w:themeColor="text1"/>
        </w:rPr>
        <w:t>时，</w:t>
      </w:r>
      <w:proofErr w:type="gramStart"/>
      <w:r w:rsidRPr="00196523">
        <w:rPr>
          <w:rFonts w:ascii="Times New Roman" w:eastAsia="宋体" w:hAnsi="Times New Roman" w:cs="Times New Roman" w:hint="eastAsia"/>
          <w:color w:val="000000" w:themeColor="text1"/>
        </w:rPr>
        <w:t>只逆置前面</w:t>
      </w:r>
      <w:proofErr w:type="gramEnd"/>
      <w:r w:rsidRPr="00196523">
        <w:rPr>
          <w:rFonts w:ascii="Times New Roman" w:eastAsia="宋体" w:hAnsi="Times New Roman" w:cs="Times New Roman" w:hint="eastAsia"/>
          <w:color w:val="000000" w:themeColor="text1"/>
        </w:rPr>
        <w:t>的这些元素，</w:t>
      </w:r>
      <w:proofErr w:type="gramStart"/>
      <w:r w:rsidRPr="00196523">
        <w:rPr>
          <w:rFonts w:ascii="Times New Roman" w:eastAsia="宋体" w:hAnsi="Times New Roman" w:cs="Times New Roman" w:hint="eastAsia"/>
          <w:color w:val="000000" w:themeColor="text1"/>
        </w:rPr>
        <w:t>逆置</w:t>
      </w:r>
      <w:proofErr w:type="gramEnd"/>
      <w:r w:rsidRPr="00196523">
        <w:rPr>
          <w:rFonts w:ascii="Times New Roman" w:eastAsia="宋体" w:hAnsi="Times New Roman" w:cs="Times New Roman" w:hint="eastAsia"/>
          <w:color w:val="000000" w:themeColor="text1"/>
        </w:rPr>
        <w:t>后的</w:t>
      </w:r>
      <w:proofErr w:type="gramStart"/>
      <w:r w:rsidRPr="00196523">
        <w:rPr>
          <w:rFonts w:ascii="Times New Roman" w:eastAsia="宋体" w:hAnsi="Times New Roman" w:cs="Times New Roman" w:hint="eastAsia"/>
          <w:color w:val="000000" w:themeColor="text1"/>
        </w:rPr>
        <w:t>子表还</w:t>
      </w:r>
      <w:proofErr w:type="gramEnd"/>
      <w:r w:rsidRPr="00196523">
        <w:rPr>
          <w:rFonts w:ascii="Times New Roman" w:eastAsia="宋体" w:hAnsi="Times New Roman" w:cs="Times New Roman" w:hint="eastAsia"/>
          <w:color w:val="000000" w:themeColor="text1"/>
        </w:rPr>
        <w:t>要与原来的后半部</w:t>
      </w:r>
      <w:proofErr w:type="gramStart"/>
      <w:r w:rsidRPr="00196523">
        <w:rPr>
          <w:rFonts w:ascii="Times New Roman" w:eastAsia="宋体" w:hAnsi="Times New Roman" w:cs="Times New Roman" w:hint="eastAsia"/>
          <w:color w:val="000000" w:themeColor="text1"/>
        </w:rPr>
        <w:t>分子表拼起</w:t>
      </w:r>
      <w:proofErr w:type="gramEnd"/>
      <w:r w:rsidRPr="00196523">
        <w:rPr>
          <w:rFonts w:ascii="Times New Roman" w:eastAsia="宋体" w:hAnsi="Times New Roman" w:cs="Times New Roman" w:hint="eastAsia"/>
          <w:color w:val="000000" w:themeColor="text1"/>
        </w:rPr>
        <w:t>来。</w:t>
      </w:r>
    </w:p>
    <w:p w:rsidR="0094707C" w:rsidRPr="00196523" w:rsidRDefault="0094707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）程序实现如下所示。</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removeevenlargethanx(</w:t>
      </w:r>
      <w:proofErr w:type="gramEnd"/>
      <w:r w:rsidRPr="00196523">
        <w:rPr>
          <w:rFonts w:ascii="Courier New" w:eastAsia="宋体" w:hAnsi="Courier New" w:cs="Courier New"/>
          <w:color w:val="000000" w:themeColor="text1"/>
        </w:rPr>
        <w:t>LinkList head,int x)</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*current;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int </w:t>
      </w:r>
      <w:proofErr w:type="gramStart"/>
      <w:r w:rsidRPr="00196523">
        <w:rPr>
          <w:rFonts w:ascii="Courier New" w:eastAsia="宋体" w:hAnsi="Courier New" w:cs="Courier New"/>
          <w:color w:val="000000" w:themeColor="text1"/>
        </w:rPr>
        <w:t>k</w:t>
      </w:r>
      <w:r w:rsidR="00DB0CF9">
        <w:rPr>
          <w:rFonts w:ascii="Courier New" w:eastAsia="宋体" w:hAnsi="Courier New" w:cs="Courier New"/>
          <w:color w:val="000000" w:themeColor="text1"/>
        </w:rPr>
        <w:t>,pos</w:t>
      </w:r>
      <w:proofErr w:type="gramEnd"/>
      <w:r w:rsidR="00DB0CF9">
        <w:rPr>
          <w:rFonts w:ascii="Courier New" w:eastAsia="宋体" w:hAnsi="Courier New" w:cs="Courier New"/>
          <w:color w:val="000000" w:themeColor="text1"/>
        </w:rPr>
        <w:t>=0</w:t>
      </w:r>
      <w:r w:rsidRPr="00196523">
        <w:rPr>
          <w:rFonts w:ascii="Courier New" w:eastAsia="宋体" w:hAnsi="Courier New" w:cs="Courier New"/>
          <w:color w:val="000000" w:themeColor="text1"/>
        </w:rPr>
        <w:t>;</w:t>
      </w:r>
    </w:p>
    <w:p w:rsidR="00C636D8"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C636D8" w:rsidRPr="00196523" w:rsidRDefault="00C636D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8F4AA5" w:rsidRPr="00196523">
        <w:rPr>
          <w:rFonts w:ascii="Courier New" w:eastAsia="宋体" w:hAnsi="Courier New" w:cs="Courier New" w:hint="eastAsia"/>
          <w:color w:val="000000" w:themeColor="text1"/>
        </w:rPr>
        <w:t>printf("</w:t>
      </w:r>
      <w:r w:rsidR="008F4AA5" w:rsidRPr="00196523">
        <w:rPr>
          <w:rFonts w:ascii="Courier New" w:eastAsia="宋体" w:hAnsi="Courier New" w:cs="Courier New" w:hint="eastAsia"/>
          <w:color w:val="000000" w:themeColor="text1"/>
        </w:rPr>
        <w:t>链表错误</w:t>
      </w:r>
      <w:r w:rsidR="008F4AA5" w:rsidRPr="00196523">
        <w:rPr>
          <w:rFonts w:ascii="Courier New" w:eastAsia="宋体" w:hAnsi="Courier New" w:cs="Courier New" w:hint="eastAsia"/>
          <w:color w:val="000000" w:themeColor="text1"/>
        </w:rPr>
        <w:t>\n");</w:t>
      </w:r>
    </w:p>
    <w:p w:rsidR="00C636D8" w:rsidRPr="00196523" w:rsidRDefault="00C636D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8F4AA5"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008F4AA5" w:rsidRPr="00196523">
        <w:rPr>
          <w:rFonts w:ascii="Courier New" w:eastAsia="宋体" w:hAnsi="Courier New" w:cs="Courier New" w:hint="eastAsia"/>
          <w:color w:val="000000" w:themeColor="text1"/>
        </w:rPr>
        <w:t>;</w:t>
      </w:r>
    </w:p>
    <w:p w:rsidR="008F4AA5" w:rsidRPr="00196523" w:rsidRDefault="00C636D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8F4AA5" w:rsidRPr="00196523">
        <w:rPr>
          <w:rFonts w:ascii="Courier New" w:eastAsia="宋体" w:hAnsi="Courier New" w:cs="Courier New" w:hint="eastAsia"/>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if(head-&gt;next==</w:t>
      </w:r>
      <w:proofErr w:type="gramStart"/>
      <w:r w:rsidRPr="00196523">
        <w:rPr>
          <w:rFonts w:ascii="Courier New" w:eastAsia="宋体" w:hAnsi="Courier New" w:cs="Courier New"/>
          <w:color w:val="000000" w:themeColor="text1"/>
        </w:rPr>
        <w:t>NULL){</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current=head;</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while(current-&gt;</w:t>
      </w:r>
      <w:proofErr w:type="gramStart"/>
      <w:r w:rsidRPr="00196523">
        <w:rPr>
          <w:rFonts w:ascii="Courier New" w:eastAsia="宋体" w:hAnsi="Courier New" w:cs="Courier New"/>
          <w:color w:val="000000" w:themeColor="text1"/>
        </w:rPr>
        <w:t>next!=</w:t>
      </w:r>
      <w:proofErr w:type="gramEnd"/>
      <w:r w:rsidRPr="00196523">
        <w:rPr>
          <w:rFonts w:ascii="Courier New" w:eastAsia="宋体" w:hAnsi="Courier New" w:cs="Courier New"/>
          <w:color w:val="000000" w:themeColor="text1"/>
        </w:rPr>
        <w:t>NULL){</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if(current-&gt;next-&gt;data&gt;x</w:t>
      </w:r>
      <w:r w:rsidR="004405F9"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&amp;&amp;</w:t>
      </w:r>
      <w:r w:rsidR="004405F9"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current-&gt;next-&gt;data%2==</w:t>
      </w:r>
      <w:proofErr w:type="gramStart"/>
      <w:r w:rsidRPr="00196523">
        <w:rPr>
          <w:rFonts w:ascii="Courier New" w:eastAsia="宋体" w:hAnsi="Courier New" w:cs="Courier New"/>
          <w:color w:val="000000" w:themeColor="text1"/>
        </w:rPr>
        <w:t>0){</w:t>
      </w:r>
      <w:proofErr w:type="gramEnd"/>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remove</w:t>
      </w:r>
      <w:r w:rsidR="004B7338">
        <w:rPr>
          <w:rFonts w:ascii="Courier New" w:eastAsia="宋体" w:hAnsi="Courier New" w:cs="Courier New"/>
          <w:color w:val="000000" w:themeColor="text1"/>
        </w:rPr>
        <w:t>List</w:t>
      </w:r>
      <w:r w:rsidRPr="00196523">
        <w:rPr>
          <w:rFonts w:ascii="Courier New" w:eastAsia="宋体" w:hAnsi="Courier New" w:cs="Courier New"/>
          <w:color w:val="000000" w:themeColor="text1"/>
        </w:rPr>
        <w:t>(</w:t>
      </w:r>
      <w:r w:rsidR="004B7338">
        <w:rPr>
          <w:rFonts w:ascii="Courier New" w:eastAsia="宋体" w:hAnsi="Courier New" w:cs="Courier New"/>
          <w:color w:val="000000" w:themeColor="text1"/>
        </w:rPr>
        <w:t>&amp;</w:t>
      </w:r>
      <w:proofErr w:type="gramStart"/>
      <w:r w:rsidRPr="00196523">
        <w:rPr>
          <w:rFonts w:ascii="Courier New" w:eastAsia="宋体" w:hAnsi="Courier New" w:cs="Courier New"/>
          <w:color w:val="000000" w:themeColor="text1"/>
        </w:rPr>
        <w:t>head,</w:t>
      </w:r>
      <w:r w:rsidR="004B7338">
        <w:rPr>
          <w:rFonts w:ascii="Courier New" w:eastAsia="宋体" w:hAnsi="Courier New" w:cs="Courier New"/>
          <w:color w:val="000000" w:themeColor="text1"/>
        </w:rPr>
        <w:t>pos</w:t>
      </w:r>
      <w:proofErr w:type="gramEnd"/>
      <w:r w:rsidRPr="00196523">
        <w:rPr>
          <w:rFonts w:ascii="Courier New" w:eastAsia="宋体" w:hAnsi="Courier New" w:cs="Courier New"/>
          <w:color w:val="000000" w:themeColor="text1"/>
        </w:rPr>
        <w:t>,&amp;k);</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B7338"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r w:rsidR="004B7338">
        <w:rPr>
          <w:rFonts w:ascii="Courier New" w:eastAsia="宋体" w:hAnsi="Courier New" w:cs="Courier New"/>
          <w:color w:val="000000" w:themeColor="text1"/>
        </w:rPr>
        <w:t>{</w:t>
      </w:r>
      <w:proofErr w:type="gramEnd"/>
    </w:p>
    <w:p w:rsidR="008F4AA5" w:rsidRDefault="004B733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lastRenderedPageBreak/>
        <w:tab/>
      </w:r>
      <w:r>
        <w:rPr>
          <w:rFonts w:ascii="Courier New" w:eastAsia="宋体" w:hAnsi="Courier New" w:cs="Courier New"/>
          <w:color w:val="000000" w:themeColor="text1"/>
        </w:rPr>
        <w:tab/>
      </w:r>
      <w:r>
        <w:rPr>
          <w:rFonts w:ascii="Courier New" w:eastAsia="宋体" w:hAnsi="Courier New" w:cs="Courier New"/>
          <w:color w:val="000000" w:themeColor="text1"/>
        </w:rPr>
        <w:tab/>
      </w:r>
      <w:r>
        <w:rPr>
          <w:rFonts w:ascii="Courier New" w:eastAsia="宋体" w:hAnsi="Courier New" w:cs="Courier New"/>
          <w:color w:val="000000" w:themeColor="text1"/>
        </w:rPr>
        <w:tab/>
      </w:r>
      <w:r w:rsidR="008F4AA5" w:rsidRPr="00196523">
        <w:rPr>
          <w:rFonts w:ascii="Courier New" w:eastAsia="宋体" w:hAnsi="Courier New" w:cs="Courier New"/>
          <w:color w:val="000000" w:themeColor="text1"/>
        </w:rPr>
        <w:t>current=current-&gt;next;</w:t>
      </w:r>
    </w:p>
    <w:p w:rsidR="004B7338" w:rsidRDefault="004B733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Pr>
          <w:rFonts w:ascii="Courier New" w:eastAsia="宋体" w:hAnsi="Courier New" w:cs="Courier New"/>
          <w:color w:val="000000" w:themeColor="text1"/>
        </w:rPr>
        <w:tab/>
      </w:r>
      <w:r>
        <w:rPr>
          <w:rFonts w:ascii="Courier New" w:eastAsia="宋体" w:hAnsi="Courier New" w:cs="Courier New"/>
          <w:color w:val="000000" w:themeColor="text1"/>
        </w:rPr>
        <w:tab/>
        <w:t>pos++;</w:t>
      </w:r>
    </w:p>
    <w:p w:rsidR="004B7338" w:rsidRPr="00196523" w:rsidRDefault="004B7338"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F4AA5"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464A2B" w:rsidRPr="00196523" w:rsidRDefault="008F4AA5" w:rsidP="008F4AA5">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3720D" w:rsidRPr="00196523" w:rsidRDefault="0033720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删除满足条件的元素时，可以调用单链表中实现的</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emove</w:t>
      </w:r>
      <w:r w:rsidRPr="00196523">
        <w:rPr>
          <w:rFonts w:ascii="Times New Roman" w:eastAsia="宋体" w:hAnsi="Times New Roman" w:cs="Times New Roman" w:hint="eastAsia"/>
          <w:color w:val="000000" w:themeColor="text1"/>
        </w:rPr>
        <w:t>操作。要注意的是，删除一个结点后，当前指针</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color w:val="000000" w:themeColor="text1"/>
        </w:rPr>
        <w:t>urrent</w:t>
      </w:r>
      <w:r w:rsidRPr="00196523">
        <w:rPr>
          <w:rFonts w:ascii="Times New Roman" w:eastAsia="宋体" w:hAnsi="Times New Roman" w:cs="Times New Roman" w:hint="eastAsia"/>
          <w:color w:val="000000" w:themeColor="text1"/>
        </w:rPr>
        <w:t>不改变，此时，</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color w:val="000000" w:themeColor="text1"/>
        </w:rPr>
        <w:t>urrent</w:t>
      </w:r>
      <w:r w:rsidRPr="00196523">
        <w:rPr>
          <w:rFonts w:ascii="Times New Roman" w:eastAsia="宋体" w:hAnsi="Times New Roman" w:cs="Times New Roman" w:hint="eastAsia"/>
          <w:color w:val="000000" w:themeColor="text1"/>
        </w:rPr>
        <w:t>不后移，继续判断它指向结点的后继结点。但如果没有删除结点，则</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color w:val="000000" w:themeColor="text1"/>
        </w:rPr>
        <w:t>urrent</w:t>
      </w:r>
      <w:r w:rsidRPr="00196523">
        <w:rPr>
          <w:rFonts w:ascii="Times New Roman" w:eastAsia="宋体" w:hAnsi="Times New Roman" w:cs="Times New Roman" w:hint="eastAsia"/>
          <w:color w:val="000000" w:themeColor="text1"/>
        </w:rPr>
        <w:t>需要后移一个位置。</w:t>
      </w:r>
    </w:p>
    <w:p w:rsidR="00092778" w:rsidRPr="00196523" w:rsidRDefault="00DE1F42"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6</w:t>
      </w:r>
      <w:r w:rsidR="00092778" w:rsidRPr="00196523">
        <w:rPr>
          <w:rFonts w:ascii="Times New Roman" w:eastAsia="宋体" w:hAnsi="Times New Roman" w:cs="Times New Roman"/>
          <w:color w:val="000000" w:themeColor="text1"/>
        </w:rPr>
        <w:t>．在</w:t>
      </w:r>
      <w:r w:rsidR="00092778" w:rsidRPr="00196523">
        <w:rPr>
          <w:rFonts w:ascii="Times New Roman" w:eastAsia="宋体" w:hAnsi="Times New Roman" w:cs="Times New Roman" w:hint="eastAsia"/>
          <w:color w:val="000000" w:themeColor="text1"/>
        </w:rPr>
        <w:t>单</w:t>
      </w:r>
      <w:r w:rsidR="00092778" w:rsidRPr="00196523">
        <w:rPr>
          <w:rFonts w:ascii="Times New Roman" w:eastAsia="宋体" w:hAnsi="Times New Roman" w:cs="Times New Roman"/>
          <w:color w:val="000000" w:themeColor="text1"/>
        </w:rPr>
        <w:t>链表</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color w:val="000000" w:themeColor="text1"/>
        </w:rPr>
        <w:t>中</w:t>
      </w:r>
      <w:r w:rsidR="00092778" w:rsidRPr="00196523">
        <w:rPr>
          <w:rFonts w:ascii="Times New Roman" w:eastAsia="宋体" w:hAnsi="Times New Roman" w:cs="Times New Roman" w:hint="eastAsia"/>
          <w:color w:val="000000" w:themeColor="text1"/>
        </w:rPr>
        <w:t>保存了若干</w:t>
      </w:r>
      <w:r w:rsidR="00092778" w:rsidRPr="00196523">
        <w:rPr>
          <w:rFonts w:ascii="Times New Roman" w:eastAsia="宋体" w:hAnsi="Times New Roman" w:cs="Times New Roman"/>
          <w:color w:val="000000" w:themeColor="text1"/>
        </w:rPr>
        <w:t>整数。</w:t>
      </w:r>
      <w:r w:rsidR="00092778" w:rsidRPr="00196523">
        <w:rPr>
          <w:rFonts w:ascii="Times New Roman" w:eastAsia="宋体" w:hAnsi="Times New Roman" w:cs="Times New Roman" w:hint="eastAsia"/>
          <w:color w:val="000000" w:themeColor="text1"/>
        </w:rPr>
        <w:t>实现算法将</w:t>
      </w:r>
      <w:r w:rsidR="00092778" w:rsidRPr="00196523">
        <w:rPr>
          <w:rFonts w:ascii="Times New Roman" w:eastAsia="宋体" w:hAnsi="Times New Roman" w:cs="Times New Roman" w:hint="eastAsia"/>
          <w:color w:val="000000" w:themeColor="text1"/>
        </w:rPr>
        <w:t>L</w:t>
      </w:r>
      <w:r w:rsidR="00092778" w:rsidRPr="00196523">
        <w:rPr>
          <w:rFonts w:ascii="Times New Roman" w:eastAsia="宋体" w:hAnsi="Times New Roman" w:cs="Times New Roman" w:hint="eastAsia"/>
          <w:color w:val="000000" w:themeColor="text1"/>
        </w:rPr>
        <w:t>分为两个单链表</w:t>
      </w:r>
      <w:r w:rsidR="00092778" w:rsidRPr="00196523">
        <w:rPr>
          <w:rFonts w:ascii="Times New Roman" w:eastAsia="宋体" w:hAnsi="Times New Roman" w:cs="Times New Roman" w:hint="eastAsia"/>
          <w:color w:val="000000" w:themeColor="text1"/>
        </w:rPr>
        <w:t>L</w:t>
      </w:r>
      <w:r w:rsidR="00092778" w:rsidRPr="00272546">
        <w:rPr>
          <w:rFonts w:ascii="Times New Roman" w:eastAsia="宋体" w:hAnsi="Times New Roman" w:cs="Times New Roman"/>
          <w:color w:val="000000" w:themeColor="text1"/>
          <w:vertAlign w:val="subscript"/>
        </w:rPr>
        <w:t>1</w:t>
      </w:r>
      <w:r w:rsidR="00092778" w:rsidRPr="00196523">
        <w:rPr>
          <w:rFonts w:ascii="Times New Roman" w:eastAsia="宋体" w:hAnsi="Times New Roman" w:cs="Times New Roman" w:hint="eastAsia"/>
          <w:color w:val="000000" w:themeColor="text1"/>
        </w:rPr>
        <w:t>和</w:t>
      </w:r>
      <w:r w:rsidR="00092778" w:rsidRPr="00196523">
        <w:rPr>
          <w:rFonts w:ascii="Times New Roman" w:eastAsia="宋体" w:hAnsi="Times New Roman" w:cs="Times New Roman" w:hint="eastAsia"/>
          <w:color w:val="000000" w:themeColor="text1"/>
        </w:rPr>
        <w:t>L</w:t>
      </w:r>
      <w:r w:rsidR="00092778" w:rsidRPr="00272546">
        <w:rPr>
          <w:rFonts w:ascii="Times New Roman" w:eastAsia="宋体" w:hAnsi="Times New Roman" w:cs="Times New Roman"/>
          <w:color w:val="000000" w:themeColor="text1"/>
          <w:vertAlign w:val="subscript"/>
        </w:rPr>
        <w:t>2</w:t>
      </w:r>
      <w:r w:rsidR="00092778" w:rsidRPr="00196523">
        <w:rPr>
          <w:rFonts w:ascii="Times New Roman" w:eastAsia="宋体" w:hAnsi="Times New Roman" w:cs="Times New Roman" w:hint="eastAsia"/>
          <w:color w:val="000000" w:themeColor="text1"/>
        </w:rPr>
        <w:t>，其中</w:t>
      </w:r>
      <w:r w:rsidR="00092778" w:rsidRPr="00196523">
        <w:rPr>
          <w:rFonts w:ascii="Times New Roman" w:eastAsia="宋体" w:hAnsi="Times New Roman" w:cs="Times New Roman" w:hint="eastAsia"/>
          <w:color w:val="000000" w:themeColor="text1"/>
        </w:rPr>
        <w:t>L</w:t>
      </w:r>
      <w:r w:rsidR="00092778" w:rsidRPr="00272546">
        <w:rPr>
          <w:rFonts w:ascii="Times New Roman" w:eastAsia="宋体" w:hAnsi="Times New Roman" w:cs="Times New Roman"/>
          <w:color w:val="000000" w:themeColor="text1"/>
          <w:vertAlign w:val="subscript"/>
        </w:rPr>
        <w:t>1</w:t>
      </w:r>
      <w:r w:rsidR="00092778" w:rsidRPr="00196523">
        <w:rPr>
          <w:rFonts w:ascii="Times New Roman" w:eastAsia="宋体" w:hAnsi="Times New Roman" w:cs="Times New Roman" w:hint="eastAsia"/>
          <w:color w:val="000000" w:themeColor="text1"/>
        </w:rPr>
        <w:t>中保存奇数，</w:t>
      </w:r>
      <w:r w:rsidR="00092778" w:rsidRPr="00196523">
        <w:rPr>
          <w:rFonts w:ascii="Times New Roman" w:eastAsia="宋体" w:hAnsi="Times New Roman" w:cs="Times New Roman" w:hint="eastAsia"/>
          <w:color w:val="000000" w:themeColor="text1"/>
        </w:rPr>
        <w:t>L</w:t>
      </w:r>
      <w:r w:rsidR="00092778" w:rsidRPr="00272546">
        <w:rPr>
          <w:rFonts w:ascii="Times New Roman" w:eastAsia="宋体" w:hAnsi="Times New Roman" w:cs="Times New Roman"/>
          <w:color w:val="000000" w:themeColor="text1"/>
          <w:vertAlign w:val="subscript"/>
        </w:rPr>
        <w:t>2</w:t>
      </w:r>
      <w:r w:rsidR="00092778" w:rsidRPr="00196523">
        <w:rPr>
          <w:rFonts w:ascii="Times New Roman" w:eastAsia="宋体" w:hAnsi="Times New Roman" w:cs="Times New Roman" w:hint="eastAsia"/>
          <w:color w:val="000000" w:themeColor="text1"/>
        </w:rPr>
        <w:t>中保存偶数。</w:t>
      </w:r>
    </w:p>
    <w:p w:rsidR="0028237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455EA5" w:rsidRPr="00196523" w:rsidRDefault="00455EA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104798"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partition(</w:t>
      </w:r>
      <w:proofErr w:type="gramEnd"/>
      <w:r w:rsidRPr="00196523">
        <w:rPr>
          <w:rFonts w:ascii="Courier New" w:eastAsia="宋体" w:hAnsi="Courier New" w:cs="Courier New"/>
          <w:color w:val="000000" w:themeColor="text1"/>
        </w:rPr>
        <w:t>LinkList *L,LinkList *L1,LinkList *L2)</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*L1</w:t>
      </w:r>
      <w:proofErr w:type="gramStart"/>
      <w:r w:rsidRPr="00196523">
        <w:rPr>
          <w:rFonts w:ascii="Courier New" w:eastAsia="宋体" w:hAnsi="Courier New" w:cs="Courier New"/>
          <w:color w:val="000000" w:themeColor="text1"/>
        </w:rPr>
        <w:t>curr,*</w:t>
      </w:r>
      <w:proofErr w:type="gramEnd"/>
      <w:r w:rsidRPr="00196523">
        <w:rPr>
          <w:rFonts w:ascii="Courier New" w:eastAsia="宋体" w:hAnsi="Courier New" w:cs="Courier New"/>
          <w:color w:val="000000" w:themeColor="text1"/>
        </w:rPr>
        <w:t>L2curr;</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*temp;</w:t>
      </w:r>
    </w:p>
    <w:p w:rsidR="004405F9"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w:t>
      </w:r>
      <w:proofErr w:type="gramStart"/>
      <w:r w:rsidRPr="00196523">
        <w:rPr>
          <w:rFonts w:ascii="Courier New" w:eastAsia="宋体" w:hAnsi="Courier New" w:cs="Courier New" w:hint="eastAsia"/>
          <w:color w:val="000000" w:themeColor="text1"/>
        </w:rPr>
        <w:t>L)=</w:t>
      </w:r>
      <w:proofErr w:type="gramEnd"/>
      <w:r w:rsidRPr="00196523">
        <w:rPr>
          <w:rFonts w:ascii="Courier New" w:eastAsia="宋体" w:hAnsi="Courier New" w:cs="Courier New" w:hint="eastAsia"/>
          <w:color w:val="000000" w:themeColor="text1"/>
        </w:rPr>
        <w:t>=NULL){</w:t>
      </w:r>
    </w:p>
    <w:p w:rsidR="004405F9" w:rsidRPr="00196523" w:rsidRDefault="004405F9"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455EA5" w:rsidRPr="00196523">
        <w:rPr>
          <w:rFonts w:ascii="Courier New" w:eastAsia="宋体" w:hAnsi="Courier New" w:cs="Courier New" w:hint="eastAsia"/>
          <w:color w:val="000000" w:themeColor="text1"/>
        </w:rPr>
        <w:t>printf("</w:t>
      </w:r>
      <w:r w:rsidR="00455EA5" w:rsidRPr="00196523">
        <w:rPr>
          <w:rFonts w:ascii="Courier New" w:eastAsia="宋体" w:hAnsi="Courier New" w:cs="Courier New" w:hint="eastAsia"/>
          <w:color w:val="000000" w:themeColor="text1"/>
        </w:rPr>
        <w:t>链表错误</w:t>
      </w:r>
      <w:r w:rsidR="00455EA5" w:rsidRPr="00196523">
        <w:rPr>
          <w:rFonts w:ascii="Courier New" w:eastAsia="宋体" w:hAnsi="Courier New" w:cs="Courier New" w:hint="eastAsia"/>
          <w:color w:val="000000" w:themeColor="text1"/>
        </w:rPr>
        <w:t>\n");</w:t>
      </w:r>
    </w:p>
    <w:p w:rsidR="004405F9" w:rsidRPr="00196523" w:rsidRDefault="004405F9"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455EA5" w:rsidRPr="00196523">
        <w:rPr>
          <w:rFonts w:ascii="Courier New" w:eastAsia="宋体" w:hAnsi="Courier New" w:cs="Courier New" w:hint="eastAsia"/>
          <w:color w:val="000000" w:themeColor="text1"/>
        </w:rPr>
        <w:t>return 0;</w:t>
      </w:r>
    </w:p>
    <w:p w:rsidR="00455EA5" w:rsidRPr="00196523" w:rsidRDefault="004405F9"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455EA5" w:rsidRPr="00196523">
        <w:rPr>
          <w:rFonts w:ascii="Courier New" w:eastAsia="宋体" w:hAnsi="Courier New" w:cs="Courier New" w:hint="eastAsia"/>
          <w:color w:val="000000" w:themeColor="text1"/>
        </w:rPr>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initList(L1);</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initList(L2);</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if((*L)-&gt;next==</w:t>
      </w:r>
      <w:proofErr w:type="gramStart"/>
      <w:r w:rsidRPr="00196523">
        <w:rPr>
          <w:rFonts w:ascii="Courier New" w:eastAsia="宋体" w:hAnsi="Courier New" w:cs="Courier New"/>
          <w:color w:val="000000" w:themeColor="text1"/>
        </w:rPr>
        <w:t>NULL){</w:t>
      </w:r>
      <w:proofErr w:type="gramEnd"/>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temp=(*L)-&gt;next;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L1curr=*L1;</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L2curr=*L2;</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w:t>
      </w:r>
      <w:proofErr w:type="gramStart"/>
      <w:r w:rsidRPr="00196523">
        <w:rPr>
          <w:rFonts w:ascii="Courier New" w:eastAsia="宋体" w:hAnsi="Courier New" w:cs="Courier New"/>
          <w:color w:val="000000" w:themeColor="text1"/>
        </w:rPr>
        <w:t>temp!=</w:t>
      </w:r>
      <w:proofErr w:type="gramEnd"/>
      <w:r w:rsidRPr="00196523">
        <w:rPr>
          <w:rFonts w:ascii="Courier New" w:eastAsia="宋体" w:hAnsi="Courier New" w:cs="Courier New"/>
          <w:color w:val="000000" w:themeColor="text1"/>
        </w:rPr>
        <w:t>NULL){</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(*L)-&gt;next=temp-&gt;next;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temp-&gt;next=NULL;</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if(temp-&gt;data%2==</w:t>
      </w:r>
      <w:proofErr w:type="gramStart"/>
      <w:r w:rsidRPr="00196523">
        <w:rPr>
          <w:rFonts w:ascii="Courier New" w:eastAsia="宋体" w:hAnsi="Courier New" w:cs="Courier New"/>
          <w:color w:val="000000" w:themeColor="text1"/>
        </w:rPr>
        <w:t>0){</w:t>
      </w:r>
      <w:proofErr w:type="gramEnd"/>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L2curr-&gt;next=temp;</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L2curr=L2curr-&gt;next;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(*L2)-&gt;data++;</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L1curr-&gt;next=temp;</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L1curr=L1curr-&gt;next;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(*L1)-&gt;data++;</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temp=(*L)-&gt;next;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455EA5" w:rsidRPr="00196523" w:rsidRDefault="00455EA5"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45954" w:rsidRPr="00196523" w:rsidRDefault="0044595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将单链表</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hint="eastAsia"/>
          <w:color w:val="000000" w:themeColor="text1"/>
        </w:rPr>
        <w:t>拆分为两个单链表</w:t>
      </w:r>
      <w:r w:rsidRPr="00196523">
        <w:rPr>
          <w:rFonts w:ascii="Times New Roman" w:eastAsia="宋体" w:hAnsi="Times New Roman" w:cs="Times New Roman" w:hint="eastAsia"/>
          <w:color w:val="000000" w:themeColor="text1"/>
        </w:rPr>
        <w:t>L</w:t>
      </w:r>
      <w:r w:rsidRPr="00272546">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L</w:t>
      </w:r>
      <w:r w:rsidRPr="00272546">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，实际上就是从</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hint="eastAsia"/>
          <w:color w:val="000000" w:themeColor="text1"/>
        </w:rPr>
        <w:t>中删除一个结点，然后根据结点中值的奇偶性，或是</w:t>
      </w:r>
      <w:r w:rsidR="00A44E61" w:rsidRPr="00196523">
        <w:rPr>
          <w:rFonts w:ascii="Times New Roman" w:eastAsia="宋体" w:hAnsi="Times New Roman" w:cs="Times New Roman" w:hint="eastAsia"/>
          <w:color w:val="000000" w:themeColor="text1"/>
        </w:rPr>
        <w:t>将结点</w:t>
      </w:r>
      <w:r w:rsidRPr="00196523">
        <w:rPr>
          <w:rFonts w:ascii="Times New Roman" w:eastAsia="宋体" w:hAnsi="Times New Roman" w:cs="Times New Roman" w:hint="eastAsia"/>
          <w:color w:val="000000" w:themeColor="text1"/>
        </w:rPr>
        <w:t>添加到</w:t>
      </w:r>
      <w:r w:rsidRPr="00196523">
        <w:rPr>
          <w:rFonts w:ascii="Times New Roman" w:eastAsia="宋体" w:hAnsi="Times New Roman" w:cs="Times New Roman" w:hint="eastAsia"/>
          <w:color w:val="000000" w:themeColor="text1"/>
        </w:rPr>
        <w:t>L</w:t>
      </w:r>
      <w:r w:rsidRPr="00272546">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hint="eastAsia"/>
          <w:color w:val="000000" w:themeColor="text1"/>
        </w:rPr>
        <w:t>中，或是</w:t>
      </w:r>
      <w:r w:rsidR="00A44E61" w:rsidRPr="00196523">
        <w:rPr>
          <w:rFonts w:ascii="Times New Roman" w:eastAsia="宋体" w:hAnsi="Times New Roman" w:cs="Times New Roman" w:hint="eastAsia"/>
          <w:color w:val="000000" w:themeColor="text1"/>
        </w:rPr>
        <w:t>将结点</w:t>
      </w:r>
      <w:r w:rsidRPr="00196523">
        <w:rPr>
          <w:rFonts w:ascii="Times New Roman" w:eastAsia="宋体" w:hAnsi="Times New Roman" w:cs="Times New Roman" w:hint="eastAsia"/>
          <w:color w:val="000000" w:themeColor="text1"/>
        </w:rPr>
        <w:t>添加到</w:t>
      </w:r>
      <w:r w:rsidRPr="00196523">
        <w:rPr>
          <w:rFonts w:ascii="Times New Roman" w:eastAsia="宋体" w:hAnsi="Times New Roman" w:cs="Times New Roman" w:hint="eastAsia"/>
          <w:color w:val="000000" w:themeColor="text1"/>
        </w:rPr>
        <w:t>L</w:t>
      </w:r>
      <w:r w:rsidRPr="00272546">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中。</w:t>
      </w:r>
    </w:p>
    <w:p w:rsidR="00455EA5" w:rsidRPr="00196523" w:rsidRDefault="0044595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因为删除和插入都是依次进行的，所以，设置一个当前工作指针</w:t>
      </w:r>
      <w:r w:rsidR="009B2DE2" w:rsidRPr="00196523">
        <w:rPr>
          <w:rFonts w:ascii="Times New Roman" w:eastAsia="宋体" w:hAnsi="Times New Roman" w:cs="Times New Roman" w:hint="eastAsia"/>
          <w:color w:val="000000" w:themeColor="text1"/>
        </w:rPr>
        <w:t>记录三个链表的当前位置。</w:t>
      </w:r>
    </w:p>
    <w:p w:rsidR="00092778" w:rsidRPr="00196523" w:rsidRDefault="00DE1F42"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7</w:t>
      </w:r>
      <w:r w:rsidR="00092778" w:rsidRPr="00196523">
        <w:rPr>
          <w:rFonts w:ascii="Times New Roman" w:eastAsia="宋体" w:hAnsi="Times New Roman" w:cs="Times New Roman"/>
          <w:color w:val="000000" w:themeColor="text1"/>
        </w:rPr>
        <w:t>．已知</w:t>
      </w:r>
      <w:r w:rsidR="00092778" w:rsidRPr="00196523">
        <w:rPr>
          <w:rFonts w:ascii="Times New Roman" w:eastAsia="宋体" w:hAnsi="Times New Roman" w:cs="Times New Roman" w:hint="eastAsia"/>
          <w:color w:val="000000" w:themeColor="text1"/>
        </w:rPr>
        <w:t>带头结点的</w:t>
      </w:r>
      <w:r w:rsidR="00092778" w:rsidRPr="00196523">
        <w:rPr>
          <w:rFonts w:ascii="Times New Roman" w:eastAsia="宋体" w:hAnsi="Times New Roman" w:cs="Times New Roman"/>
          <w:color w:val="000000" w:themeColor="text1"/>
        </w:rPr>
        <w:t>单链表</w:t>
      </w:r>
      <w:r w:rsidR="00A44E61" w:rsidRPr="00196523">
        <w:rPr>
          <w:rFonts w:ascii="Times New Roman" w:eastAsia="宋体" w:hAnsi="Times New Roman" w:cs="Times New Roman" w:hint="eastAsia"/>
          <w:color w:val="000000" w:themeColor="text1"/>
        </w:rPr>
        <w:t>的</w:t>
      </w:r>
      <w:r w:rsidR="00092778" w:rsidRPr="00196523">
        <w:rPr>
          <w:rFonts w:ascii="Times New Roman" w:eastAsia="宋体" w:hAnsi="Times New Roman" w:cs="Times New Roman"/>
          <w:color w:val="000000" w:themeColor="text1"/>
        </w:rPr>
        <w:t>每个结点</w:t>
      </w:r>
      <w:r w:rsidR="00A44E61" w:rsidRPr="00196523">
        <w:rPr>
          <w:rFonts w:ascii="Times New Roman" w:eastAsia="宋体" w:hAnsi="Times New Roman" w:cs="Times New Roman" w:hint="eastAsia"/>
          <w:color w:val="000000" w:themeColor="text1"/>
        </w:rPr>
        <w:t>中保存</w:t>
      </w:r>
      <w:r w:rsidR="00092778" w:rsidRPr="00196523">
        <w:rPr>
          <w:rFonts w:ascii="Times New Roman" w:eastAsia="宋体" w:hAnsi="Times New Roman" w:cs="Times New Roman"/>
          <w:color w:val="000000" w:themeColor="text1"/>
        </w:rPr>
        <w:t>一个整数，</w:t>
      </w:r>
      <w:r w:rsidR="00092778" w:rsidRPr="00196523">
        <w:rPr>
          <w:rFonts w:ascii="Times New Roman" w:eastAsia="宋体" w:hAnsi="Times New Roman" w:cs="Times New Roman" w:hint="eastAsia"/>
          <w:color w:val="000000" w:themeColor="text1"/>
        </w:rPr>
        <w:t>数据结点有</w:t>
      </w:r>
      <w:r w:rsidR="00092778" w:rsidRPr="00196523">
        <w:rPr>
          <w:rFonts w:ascii="Times New Roman" w:eastAsia="宋体" w:hAnsi="Times New Roman" w:cs="Times New Roman" w:hint="eastAsia"/>
          <w:i/>
          <w:color w:val="000000" w:themeColor="text1"/>
        </w:rPr>
        <w:t>n</w:t>
      </w:r>
      <w:proofErr w:type="gramStart"/>
      <w:r w:rsidR="00092778" w:rsidRPr="00196523">
        <w:rPr>
          <w:rFonts w:ascii="Times New Roman" w:eastAsia="宋体" w:hAnsi="Times New Roman" w:cs="Times New Roman" w:hint="eastAsia"/>
          <w:color w:val="000000" w:themeColor="text1"/>
        </w:rPr>
        <w:t>个</w:t>
      </w:r>
      <w:proofErr w:type="gramEnd"/>
      <w:r w:rsidR="00092778" w:rsidRPr="00196523">
        <w:rPr>
          <w:rFonts w:ascii="Times New Roman" w:eastAsia="宋体" w:hAnsi="Times New Roman" w:cs="Times New Roman" w:hint="eastAsia"/>
          <w:color w:val="000000" w:themeColor="text1"/>
        </w:rPr>
        <w:t>。</w:t>
      </w:r>
      <w:r w:rsidR="00092778" w:rsidRPr="00196523">
        <w:rPr>
          <w:rFonts w:ascii="Times New Roman" w:eastAsia="宋体" w:hAnsi="Times New Roman" w:cs="Times New Roman"/>
          <w:color w:val="000000" w:themeColor="text1"/>
        </w:rPr>
        <w:t>请设计算法以判断该链表中</w:t>
      </w:r>
      <w:r w:rsidR="00092778" w:rsidRPr="00196523">
        <w:rPr>
          <w:rFonts w:ascii="Times New Roman" w:eastAsia="宋体" w:hAnsi="Times New Roman" w:cs="Times New Roman" w:hint="eastAsia"/>
          <w:color w:val="000000" w:themeColor="text1"/>
        </w:rPr>
        <w:t>保存的值是否构成斐波那契数列中的前</w:t>
      </w:r>
      <w:r w:rsidR="00092778" w:rsidRPr="00196523">
        <w:rPr>
          <w:rFonts w:ascii="Times New Roman" w:eastAsia="宋体" w:hAnsi="Times New Roman" w:cs="Times New Roman" w:hint="eastAsia"/>
          <w:i/>
          <w:color w:val="000000" w:themeColor="text1"/>
        </w:rPr>
        <w:t>n</w:t>
      </w:r>
      <w:r w:rsidR="00092778" w:rsidRPr="00196523">
        <w:rPr>
          <w:rFonts w:ascii="Times New Roman" w:eastAsia="宋体" w:hAnsi="Times New Roman" w:cs="Times New Roman" w:hint="eastAsia"/>
          <w:color w:val="000000" w:themeColor="text1"/>
        </w:rPr>
        <w:t>项。</w:t>
      </w:r>
      <w:r w:rsidR="00092778" w:rsidRPr="00196523">
        <w:rPr>
          <w:rFonts w:ascii="Times New Roman" w:eastAsia="宋体" w:hAnsi="Times New Roman" w:cs="Times New Roman"/>
          <w:color w:val="000000" w:themeColor="text1"/>
        </w:rPr>
        <w:t>若</w:t>
      </w:r>
      <w:r w:rsidR="00092778" w:rsidRPr="00196523">
        <w:rPr>
          <w:rFonts w:ascii="Times New Roman" w:eastAsia="宋体" w:hAnsi="Times New Roman" w:cs="Times New Roman" w:hint="eastAsia"/>
          <w:color w:val="000000" w:themeColor="text1"/>
        </w:rPr>
        <w:t>是算法</w:t>
      </w:r>
      <w:r w:rsidR="00092778" w:rsidRPr="00196523">
        <w:rPr>
          <w:rFonts w:ascii="Times New Roman" w:eastAsia="宋体" w:hAnsi="Times New Roman" w:cs="Times New Roman"/>
          <w:color w:val="000000" w:themeColor="text1"/>
        </w:rPr>
        <w:t>返回</w:t>
      </w:r>
      <w:r w:rsidR="00092778" w:rsidRPr="00196523">
        <w:rPr>
          <w:rFonts w:ascii="Times New Roman" w:eastAsia="宋体" w:hAnsi="Times New Roman" w:cs="Times New Roman" w:hint="eastAsia"/>
          <w:color w:val="000000" w:themeColor="text1"/>
        </w:rPr>
        <w:t>1</w:t>
      </w:r>
      <w:r w:rsidR="00092778" w:rsidRPr="00196523">
        <w:rPr>
          <w:rFonts w:ascii="Times New Roman" w:eastAsia="宋体" w:hAnsi="Times New Roman" w:cs="Times New Roman"/>
          <w:color w:val="000000" w:themeColor="text1"/>
        </w:rPr>
        <w:t>，否则返回</w:t>
      </w:r>
      <w:r w:rsidR="00092778" w:rsidRPr="00196523">
        <w:rPr>
          <w:rFonts w:ascii="Times New Roman" w:eastAsia="宋体" w:hAnsi="Times New Roman" w:cs="Times New Roman" w:hint="eastAsia"/>
          <w:color w:val="000000" w:themeColor="text1"/>
        </w:rPr>
        <w:t>0</w:t>
      </w:r>
      <w:r w:rsidR="00092778" w:rsidRPr="00196523">
        <w:rPr>
          <w:rFonts w:ascii="Times New Roman" w:eastAsia="宋体" w:hAnsi="Times New Roman" w:cs="Times New Roman"/>
          <w:color w:val="000000" w:themeColor="text1"/>
        </w:rPr>
        <w:t>。</w:t>
      </w:r>
    </w:p>
    <w:p w:rsidR="0028237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435C51" w:rsidRPr="00196523" w:rsidRDefault="00435C5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104798"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isFibonacci(</w:t>
      </w:r>
      <w:proofErr w:type="gramEnd"/>
      <w:r w:rsidRPr="00196523">
        <w:rPr>
          <w:rFonts w:ascii="Courier New" w:eastAsia="宋体" w:hAnsi="Courier New" w:cs="Courier New"/>
          <w:color w:val="000000" w:themeColor="text1"/>
        </w:rPr>
        <w:t>LinkList head)</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roofErr w:type="gramStart"/>
      <w:r w:rsidRPr="00196523">
        <w:rPr>
          <w:rFonts w:ascii="Courier New" w:eastAsia="宋体" w:hAnsi="Courier New" w:cs="Courier New"/>
          <w:color w:val="000000" w:themeColor="text1"/>
        </w:rPr>
        <w:t>1,*</w:t>
      </w:r>
      <w:proofErr w:type="gramEnd"/>
      <w:r w:rsidRPr="00196523">
        <w:rPr>
          <w:rFonts w:ascii="Courier New" w:eastAsia="宋体" w:hAnsi="Courier New" w:cs="Courier New"/>
          <w:color w:val="000000" w:themeColor="text1"/>
        </w:rPr>
        <w:t>p2,*p3;</w:t>
      </w:r>
    </w:p>
    <w:p w:rsidR="00435C51"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f1=</w:t>
      </w:r>
      <w:proofErr w:type="gramStart"/>
      <w:r w:rsidRPr="00196523">
        <w:rPr>
          <w:rFonts w:ascii="Courier New" w:eastAsia="宋体" w:hAnsi="Courier New" w:cs="Courier New"/>
          <w:color w:val="000000" w:themeColor="text1"/>
        </w:rPr>
        <w:t>1,f</w:t>
      </w:r>
      <w:proofErr w:type="gramEnd"/>
      <w:r w:rsidRPr="00196523">
        <w:rPr>
          <w:rFonts w:ascii="Courier New" w:eastAsia="宋体" w:hAnsi="Courier New" w:cs="Courier New"/>
          <w:color w:val="000000" w:themeColor="text1"/>
        </w:rPr>
        <w:t>2=1,f3,i;</w:t>
      </w:r>
    </w:p>
    <w:p w:rsidR="00435C51"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w:t>
      </w:r>
      <w:proofErr w:type="gramStart"/>
      <w:r w:rsidRPr="00196523">
        <w:rPr>
          <w:rFonts w:ascii="Courier New" w:eastAsia="宋体" w:hAnsi="Courier New" w:cs="Courier New" w:hint="eastAsia"/>
          <w:color w:val="000000" w:themeColor="text1"/>
        </w:rPr>
        <w:t>NULL){</w:t>
      </w:r>
      <w:proofErr w:type="gramEnd"/>
    </w:p>
    <w:p w:rsidR="00435C51"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printf("</w:t>
      </w:r>
      <w:r w:rsidR="00DB399E" w:rsidRPr="00196523">
        <w:rPr>
          <w:rFonts w:ascii="Courier New" w:eastAsia="宋体" w:hAnsi="Courier New" w:cs="Courier New" w:hint="eastAsia"/>
          <w:color w:val="000000" w:themeColor="text1"/>
        </w:rPr>
        <w:t>链表错误</w:t>
      </w:r>
      <w:r w:rsidR="00DB399E" w:rsidRPr="00196523">
        <w:rPr>
          <w:rFonts w:ascii="Courier New" w:eastAsia="宋体" w:hAnsi="Courier New" w:cs="Courier New" w:hint="eastAsia"/>
          <w:color w:val="000000" w:themeColor="text1"/>
        </w:rPr>
        <w:t>\n");</w:t>
      </w:r>
    </w:p>
    <w:p w:rsidR="00435C51"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00DB399E" w:rsidRPr="00196523">
        <w:rPr>
          <w:rFonts w:ascii="Courier New" w:eastAsia="宋体" w:hAnsi="Courier New" w:cs="Courier New" w:hint="eastAsia"/>
          <w:color w:val="000000" w:themeColor="text1"/>
        </w:rPr>
        <w:t>;</w:t>
      </w:r>
    </w:p>
    <w:p w:rsidR="00DB399E"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w:t>
      </w:r>
    </w:p>
    <w:p w:rsidR="00435C51"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if(head-&gt;next==</w:t>
      </w:r>
      <w:proofErr w:type="gramStart"/>
      <w:r w:rsidRPr="00196523">
        <w:rPr>
          <w:rFonts w:ascii="Courier New" w:eastAsia="宋体" w:hAnsi="Courier New" w:cs="Courier New" w:hint="eastAsia"/>
          <w:color w:val="000000" w:themeColor="text1"/>
        </w:rPr>
        <w:t>NULL){</w:t>
      </w:r>
      <w:proofErr w:type="gramEnd"/>
    </w:p>
    <w:p w:rsidR="00435C51"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printf("</w:t>
      </w:r>
      <w:r w:rsidR="00DB399E" w:rsidRPr="00196523">
        <w:rPr>
          <w:rFonts w:ascii="Courier New" w:eastAsia="宋体" w:hAnsi="Courier New" w:cs="Courier New" w:hint="eastAsia"/>
          <w:color w:val="000000" w:themeColor="text1"/>
        </w:rPr>
        <w:t>这是一个空链表</w:t>
      </w:r>
      <w:r w:rsidR="00DB399E" w:rsidRPr="00196523">
        <w:rPr>
          <w:rFonts w:ascii="Courier New" w:eastAsia="宋体" w:hAnsi="Courier New" w:cs="Courier New" w:hint="eastAsia"/>
          <w:color w:val="000000" w:themeColor="text1"/>
        </w:rPr>
        <w:t>\n");</w:t>
      </w:r>
    </w:p>
    <w:p w:rsidR="00435C51"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 xml:space="preserve">return </w:t>
      </w:r>
      <w:r w:rsidR="00EC1854">
        <w:rPr>
          <w:rFonts w:ascii="Courier New" w:eastAsia="宋体" w:hAnsi="Courier New" w:cs="Courier New"/>
          <w:color w:val="000000" w:themeColor="text1"/>
        </w:rPr>
        <w:t>FALSE</w:t>
      </w:r>
      <w:r w:rsidR="00DB399E" w:rsidRPr="00196523">
        <w:rPr>
          <w:rFonts w:ascii="Courier New" w:eastAsia="宋体" w:hAnsi="Courier New" w:cs="Courier New" w:hint="eastAsia"/>
          <w:color w:val="000000" w:themeColor="text1"/>
        </w:rPr>
        <w:t>;</w:t>
      </w:r>
    </w:p>
    <w:p w:rsidR="00DB399E" w:rsidRPr="00196523" w:rsidRDefault="00435C5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DB399E" w:rsidRPr="00196523">
        <w:rPr>
          <w:rFonts w:ascii="Courier New" w:eastAsia="宋体" w:hAnsi="Courier New" w:cs="Courier New" w:hint="eastAsia"/>
          <w:color w:val="000000" w:themeColor="text1"/>
        </w:rPr>
        <w: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if(head-&gt;data==1</w:t>
      </w:r>
      <w:r w:rsidR="00D3478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&amp;&amp;</w:t>
      </w:r>
      <w:r w:rsidR="00D3478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 xml:space="preserve">head-&gt;next-&gt;data==1) 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D34784"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if(head-&gt;data==2&amp;&amp;head-&gt;next-&gt;data==1</w:t>
      </w:r>
      <w:r w:rsidR="00D3478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&amp;&amp;</w:t>
      </w:r>
      <w:r w:rsidR="00D3478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 xml:space="preserve">head-&gt;next-&gt;next-&gt;data==1) </w:t>
      </w:r>
    </w:p>
    <w:p w:rsidR="00DB399E" w:rsidRPr="00196523" w:rsidRDefault="00D34784"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00DB399E" w:rsidRPr="00196523">
        <w:rPr>
          <w:rFonts w:ascii="Courier New" w:eastAsia="宋体" w:hAnsi="Courier New" w:cs="Courier New"/>
          <w:color w:val="000000" w:themeColor="text1"/>
        </w:rPr>
        <w:t xml:space="preserve">return </w:t>
      </w:r>
      <w:r w:rsidR="00EC1854">
        <w:rPr>
          <w:rFonts w:ascii="Courier New" w:eastAsia="宋体" w:hAnsi="Courier New" w:cs="Courier New"/>
          <w:color w:val="000000" w:themeColor="text1"/>
        </w:rPr>
        <w:t>TRUE</w:t>
      </w:r>
      <w:r w:rsidR="00DB399E" w:rsidRPr="00196523">
        <w:rPr>
          <w:rFonts w:ascii="Courier New" w:eastAsia="宋体" w:hAnsi="Courier New" w:cs="Courier New"/>
          <w:color w:val="000000" w:themeColor="text1"/>
        </w:rPr>
        <w: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p1=head-&gt;next;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if(p1-&gt;</w:t>
      </w:r>
      <w:proofErr w:type="gramStart"/>
      <w:r w:rsidRPr="00196523">
        <w:rPr>
          <w:rFonts w:ascii="Courier New" w:eastAsia="宋体" w:hAnsi="Courier New" w:cs="Courier New"/>
          <w:color w:val="000000" w:themeColor="text1"/>
        </w:rPr>
        <w:t>data!=</w:t>
      </w:r>
      <w:proofErr w:type="gramEnd"/>
      <w:r w:rsidRPr="00196523">
        <w:rPr>
          <w:rFonts w:ascii="Courier New" w:eastAsia="宋体" w:hAnsi="Courier New" w:cs="Courier New"/>
          <w:color w:val="000000" w:themeColor="text1"/>
        </w:rPr>
        <w:t xml:space="preserve">1) return </w:t>
      </w:r>
      <w:r w:rsidR="00EC1854">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p2=p1-&gt;next;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if(p2-&gt;</w:t>
      </w:r>
      <w:proofErr w:type="gramStart"/>
      <w:r w:rsidRPr="00196523">
        <w:rPr>
          <w:rFonts w:ascii="Courier New" w:eastAsia="宋体" w:hAnsi="Courier New" w:cs="Courier New"/>
          <w:color w:val="000000" w:themeColor="text1"/>
        </w:rPr>
        <w:t>data!=</w:t>
      </w:r>
      <w:proofErr w:type="gramEnd"/>
      <w:r w:rsidRPr="00196523">
        <w:rPr>
          <w:rFonts w:ascii="Courier New" w:eastAsia="宋体" w:hAnsi="Courier New" w:cs="Courier New"/>
          <w:color w:val="000000" w:themeColor="text1"/>
        </w:rPr>
        <w:t xml:space="preserve">1) return </w:t>
      </w:r>
      <w:r w:rsidR="00EC1854">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p3=p2-&gt;next;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while(</w:t>
      </w:r>
      <w:proofErr w:type="gramEnd"/>
      <w:r w:rsidRPr="00196523">
        <w:rPr>
          <w:rFonts w:ascii="Courier New" w:eastAsia="宋体" w:hAnsi="Courier New" w:cs="Courier New"/>
          <w:color w:val="000000" w:themeColor="text1"/>
        </w:rPr>
        <w:t>p3!=NULL &amp;&amp; p3-&gt;data==p1-&gt;data+p2-&gt;data){</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p1=p2;</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p2=p3;</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p3=p3-&gt;next;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if(p3==NULL) return 1;</w:t>
      </w:r>
    </w:p>
    <w:p w:rsidR="00DB399E"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else return </w:t>
      </w:r>
      <w:r w:rsidR="00EC1854">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9A5859" w:rsidRPr="00196523" w:rsidRDefault="00DB399E"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35C51" w:rsidRPr="00196523" w:rsidRDefault="00435C5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斐波那契数列中含有多个整数值，如果整数的个数少于</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个，则为特殊情况，程序中需要对此进行特殊的处理。即单链表中数据结点的个数少于</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个时，需要单独进行判定。前两</w:t>
      </w:r>
      <w:r w:rsidRPr="00196523">
        <w:rPr>
          <w:rFonts w:ascii="Times New Roman" w:eastAsia="宋体" w:hAnsi="Times New Roman" w:cs="Times New Roman" w:hint="eastAsia"/>
          <w:color w:val="000000" w:themeColor="text1"/>
        </w:rPr>
        <w:lastRenderedPageBreak/>
        <w:t>个结点中的整数都是</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p>
    <w:p w:rsidR="009A5859" w:rsidRPr="00196523" w:rsidRDefault="00435C5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当结点个数大于等于</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个时，从第三个结点开始，一直到尾结点，判定每个结点中保存的整数是否是相邻的前两个结点中值的</w:t>
      </w:r>
      <w:proofErr w:type="gramStart"/>
      <w:r w:rsidRPr="00196523">
        <w:rPr>
          <w:rFonts w:ascii="Times New Roman" w:eastAsia="宋体" w:hAnsi="Times New Roman" w:cs="Times New Roman" w:hint="eastAsia"/>
          <w:color w:val="000000" w:themeColor="text1"/>
        </w:rPr>
        <w:t>和</w:t>
      </w:r>
      <w:proofErr w:type="gramEnd"/>
      <w:r w:rsidRPr="00196523">
        <w:rPr>
          <w:rFonts w:ascii="Times New Roman" w:eastAsia="宋体" w:hAnsi="Times New Roman" w:cs="Times New Roman" w:hint="eastAsia"/>
          <w:color w:val="000000" w:themeColor="text1"/>
        </w:rPr>
        <w:t>。</w:t>
      </w:r>
    </w:p>
    <w:p w:rsidR="00D337E0" w:rsidRPr="00196523" w:rsidRDefault="00DE1F42"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8</w:t>
      </w:r>
      <w:r w:rsidR="00D337E0" w:rsidRPr="00196523">
        <w:rPr>
          <w:rFonts w:ascii="Times New Roman" w:eastAsia="宋体" w:hAnsi="Times New Roman" w:cs="Times New Roman"/>
          <w:color w:val="000000" w:themeColor="text1"/>
        </w:rPr>
        <w:t>．</w:t>
      </w:r>
      <w:r w:rsidR="00D337E0" w:rsidRPr="00196523">
        <w:rPr>
          <w:rFonts w:ascii="Times New Roman" w:eastAsia="宋体" w:hAnsi="Times New Roman" w:cs="Times New Roman" w:hint="eastAsia"/>
          <w:color w:val="000000" w:themeColor="text1"/>
        </w:rPr>
        <w:t>实现算法，判断带头结点的单链表中所保存的整数，是否构成</w:t>
      </w:r>
      <w:r w:rsidR="00D337E0" w:rsidRPr="00196523">
        <w:rPr>
          <w:rFonts w:ascii="Times New Roman" w:eastAsia="宋体" w:hAnsi="Times New Roman" w:cs="Times New Roman"/>
          <w:color w:val="000000" w:themeColor="text1"/>
        </w:rPr>
        <w:t>递增</w:t>
      </w:r>
      <w:r w:rsidR="00D337E0" w:rsidRPr="00196523">
        <w:rPr>
          <w:rFonts w:ascii="Times New Roman" w:eastAsia="宋体" w:hAnsi="Times New Roman" w:cs="Times New Roman" w:hint="eastAsia"/>
          <w:color w:val="000000" w:themeColor="text1"/>
        </w:rPr>
        <w:t>有序序列。若是</w:t>
      </w:r>
      <w:r w:rsidR="00D337E0" w:rsidRPr="00196523">
        <w:rPr>
          <w:rFonts w:ascii="Times New Roman" w:eastAsia="宋体" w:hAnsi="Times New Roman" w:cs="Times New Roman"/>
          <w:color w:val="000000" w:themeColor="text1"/>
        </w:rPr>
        <w:t>递增</w:t>
      </w:r>
      <w:r w:rsidR="00D337E0" w:rsidRPr="00196523">
        <w:rPr>
          <w:rFonts w:ascii="Times New Roman" w:eastAsia="宋体" w:hAnsi="Times New Roman" w:cs="Times New Roman" w:hint="eastAsia"/>
          <w:color w:val="000000" w:themeColor="text1"/>
        </w:rPr>
        <w:t>有序序列，则算法返回</w:t>
      </w:r>
      <w:r w:rsidR="00D337E0" w:rsidRPr="00196523">
        <w:rPr>
          <w:rFonts w:ascii="Times New Roman" w:eastAsia="宋体" w:hAnsi="Times New Roman" w:cs="Times New Roman" w:hint="eastAsia"/>
          <w:color w:val="000000" w:themeColor="text1"/>
        </w:rPr>
        <w:t>1</w:t>
      </w:r>
      <w:r w:rsidR="00D337E0" w:rsidRPr="00196523">
        <w:rPr>
          <w:rFonts w:ascii="Times New Roman" w:eastAsia="宋体" w:hAnsi="Times New Roman" w:cs="Times New Roman" w:hint="eastAsia"/>
          <w:color w:val="000000" w:themeColor="text1"/>
        </w:rPr>
        <w:t>；若不是有序序列，则算法返回</w:t>
      </w:r>
      <w:r w:rsidR="00D337E0" w:rsidRPr="00196523">
        <w:rPr>
          <w:rFonts w:ascii="Times New Roman" w:eastAsia="宋体" w:hAnsi="Times New Roman" w:cs="Times New Roman" w:hint="eastAsia"/>
          <w:color w:val="000000" w:themeColor="text1"/>
        </w:rPr>
        <w:t>0</w:t>
      </w:r>
      <w:r w:rsidR="00D337E0" w:rsidRPr="00196523">
        <w:rPr>
          <w:rFonts w:ascii="Times New Roman" w:eastAsia="宋体" w:hAnsi="Times New Roman" w:cs="Times New Roman" w:hint="eastAsia"/>
          <w:color w:val="000000" w:themeColor="text1"/>
        </w:rPr>
        <w:t>。</w:t>
      </w:r>
    </w:p>
    <w:p w:rsidR="00106B8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02674" w:rsidRPr="00196523">
        <w:rPr>
          <w:rFonts w:ascii="Times New Roman" w:eastAsia="宋体" w:hAnsi="Times New Roman" w:cs="Times New Roman" w:hint="eastAsia"/>
          <w:color w:val="000000" w:themeColor="text1"/>
        </w:rPr>
        <w:t>程序实现如下所示。</w:t>
      </w:r>
    </w:p>
    <w:p w:rsidR="004C228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isincrease(</w:t>
      </w:r>
      <w:proofErr w:type="gramEnd"/>
      <w:r w:rsidRPr="00196523">
        <w:rPr>
          <w:rFonts w:ascii="Courier New" w:eastAsia="宋体" w:hAnsi="Courier New" w:cs="Courier New"/>
          <w:color w:val="000000" w:themeColor="text1"/>
        </w:rPr>
        <w:t>LinkList head)</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currmax;</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w:t>
      </w:r>
      <w:proofErr w:type="gramStart"/>
      <w:r w:rsidRPr="00196523">
        <w:rPr>
          <w:rFonts w:ascii="Courier New" w:eastAsia="宋体" w:hAnsi="Courier New" w:cs="Courier New"/>
          <w:color w:val="000000" w:themeColor="text1"/>
        </w:rPr>
        <w:t>NULL){</w:t>
      </w:r>
      <w:proofErr w:type="gramEnd"/>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链表错误</w:t>
      </w:r>
      <w:r w:rsidRPr="00196523">
        <w:rPr>
          <w:rFonts w:ascii="Courier New" w:eastAsia="宋体" w:hAnsi="Courier New" w:cs="Courier New" w:hint="eastAsia"/>
          <w:color w:val="000000" w:themeColor="text1"/>
        </w:rPr>
        <w:t>\n");</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if(head-&gt;next==</w:t>
      </w:r>
      <w:proofErr w:type="gramStart"/>
      <w:r w:rsidRPr="00196523">
        <w:rPr>
          <w:rFonts w:ascii="Courier New" w:eastAsia="宋体" w:hAnsi="Courier New" w:cs="Courier New"/>
          <w:color w:val="000000" w:themeColor="text1"/>
        </w:rPr>
        <w:t>NULL){</w:t>
      </w:r>
      <w:proofErr w:type="gramEnd"/>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这是一个空链表</w:t>
      </w:r>
      <w:r w:rsidRPr="00196523">
        <w:rPr>
          <w:rFonts w:ascii="Courier New" w:eastAsia="宋体" w:hAnsi="Courier New" w:cs="Courier New" w:hint="eastAsia"/>
          <w:color w:val="000000" w:themeColor="text1"/>
        </w:rPr>
        <w:t>\n");</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p=head-&gt;next;</w:t>
      </w: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第一个数据结点</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currmax=p-&gt;data;</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p=p-&gt;next;</w:t>
      </w:r>
    </w:p>
    <w:p w:rsidR="00717BC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while(</w:t>
      </w:r>
      <w:proofErr w:type="gramEnd"/>
      <w:r w:rsidRPr="00196523">
        <w:rPr>
          <w:rFonts w:ascii="Courier New" w:eastAsia="宋体" w:hAnsi="Courier New" w:cs="Courier New"/>
          <w:color w:val="000000" w:themeColor="text1"/>
        </w:rPr>
        <w:t>p!=NULL</w:t>
      </w:r>
      <w:r w:rsidR="001800EF"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&amp;&amp;</w:t>
      </w:r>
      <w:r w:rsidR="001800EF"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p-&gt;data&gt;=currmax){</w:t>
      </w:r>
    </w:p>
    <w:p w:rsidR="00A447C2" w:rsidRPr="00A26C2A" w:rsidRDefault="00A26C2A" w:rsidP="00A26C2A">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sidR="00A447C2" w:rsidRPr="00A26C2A">
        <w:rPr>
          <w:rFonts w:ascii="Courier New" w:eastAsia="宋体" w:hAnsi="Courier New" w:cs="Courier New"/>
          <w:color w:val="000000" w:themeColor="text1"/>
        </w:rPr>
        <w:t>currmax=p-&gt;data;</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p=p-&gt;next;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if(p==NULL) 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717BC3"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else return </w:t>
      </w:r>
      <w:r w:rsidR="00EC1854">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r>
    </w:p>
    <w:p w:rsidR="00202674" w:rsidRPr="00196523" w:rsidRDefault="00717BC3"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Times New Roman" w:eastAsia="宋体" w:hAnsi="Times New Roman" w:cs="Times New Roman"/>
          <w:color w:val="000000" w:themeColor="text1"/>
        </w:rPr>
      </w:pPr>
      <w:r w:rsidRPr="00196523">
        <w:rPr>
          <w:rFonts w:ascii="Courier New" w:eastAsia="宋体" w:hAnsi="Courier New" w:cs="Courier New"/>
          <w:color w:val="000000" w:themeColor="text1"/>
        </w:rPr>
        <w:t>}</w:t>
      </w:r>
    </w:p>
    <w:p w:rsidR="00092778" w:rsidRPr="00196523" w:rsidRDefault="00DE1F42"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9</w:t>
      </w:r>
      <w:r w:rsidR="00092778" w:rsidRPr="00196523">
        <w:rPr>
          <w:rFonts w:ascii="Times New Roman" w:eastAsia="宋体" w:hAnsi="Times New Roman" w:cs="Times New Roman"/>
          <w:color w:val="000000" w:themeColor="text1"/>
        </w:rPr>
        <w:t>．设线性表元素为整数，其中可能有相同的元素。试设计一个算法删除表中</w:t>
      </w:r>
      <w:r w:rsidR="00C83981" w:rsidRPr="00196523">
        <w:rPr>
          <w:rFonts w:ascii="Times New Roman" w:eastAsia="宋体" w:hAnsi="Times New Roman" w:cs="Times New Roman" w:hint="eastAsia"/>
          <w:color w:val="000000" w:themeColor="text1"/>
        </w:rPr>
        <w:t>重复</w:t>
      </w:r>
      <w:r w:rsidR="00092778" w:rsidRPr="00196523">
        <w:rPr>
          <w:rFonts w:ascii="Times New Roman" w:eastAsia="宋体" w:hAnsi="Times New Roman" w:cs="Times New Roman" w:hint="eastAsia"/>
          <w:color w:val="000000" w:themeColor="text1"/>
        </w:rPr>
        <w:t>的</w:t>
      </w:r>
      <w:r w:rsidR="00092778" w:rsidRPr="00196523">
        <w:rPr>
          <w:rFonts w:ascii="Times New Roman" w:eastAsia="宋体" w:hAnsi="Times New Roman" w:cs="Times New Roman"/>
          <w:color w:val="000000" w:themeColor="text1"/>
        </w:rPr>
        <w:t>元素（即相同元素只保留一个），使删除后表中各元素均不相同。给出在顺序存储和链式存储两种方式下的实现程序。</w:t>
      </w:r>
    </w:p>
    <w:p w:rsidR="00C83981"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C83981" w:rsidRPr="00196523">
        <w:rPr>
          <w:rFonts w:ascii="Times New Roman" w:eastAsia="宋体" w:hAnsi="Times New Roman" w:cs="Times New Roman" w:hint="eastAsia"/>
          <w:color w:val="000000" w:themeColor="text1"/>
        </w:rPr>
        <w:t>线性表如果有序，则很容易删除表中的重复元素。但当线性表无序时，需要进行更多的比较才能实现。</w:t>
      </w:r>
    </w:p>
    <w:p w:rsidR="00C83981" w:rsidRPr="00196523" w:rsidRDefault="00FC28F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采用顺序存储方式的程序实现如下所示。</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unique(</w:t>
      </w:r>
      <w:proofErr w:type="gramEnd"/>
      <w:r w:rsidR="00BF55E9" w:rsidRPr="00BF55E9">
        <w:rPr>
          <w:rFonts w:ascii="Courier New" w:eastAsia="宋体" w:hAnsi="Courier New" w:cs="Courier New"/>
          <w:color w:val="000000" w:themeColor="text1"/>
        </w:rPr>
        <w:t>SeqList</w:t>
      </w:r>
      <w:r w:rsidR="00BF55E9"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*L)</w:t>
      </w:r>
    </w:p>
    <w:p w:rsidR="00BF55E9" w:rsidRPr="00BF55E9" w:rsidRDefault="00872861" w:rsidP="00BF55E9">
      <w:pPr>
        <w:autoSpaceDE w:val="0"/>
        <w:autoSpaceDN w:val="0"/>
        <w:adjustRightInd w:val="0"/>
        <w:ind w:firstLineChars="0" w:firstLine="0"/>
        <w:jc w:val="left"/>
        <w:rPr>
          <w:rFonts w:ascii="Courier New" w:eastAsia="宋体" w:hAnsi="Courier New" w:cs="Courier New"/>
          <w:color w:val="000000" w:themeColor="text1"/>
          <w:kern w:val="0"/>
          <w:sz w:val="18"/>
          <w:szCs w:val="20"/>
        </w:rPr>
      </w:pPr>
      <w:r w:rsidRPr="00BF55E9">
        <w:rPr>
          <w:rFonts w:ascii="Courier New" w:eastAsia="宋体" w:hAnsi="Courier New" w:cs="Courier New"/>
          <w:color w:val="000000" w:themeColor="text1"/>
          <w:kern w:val="0"/>
          <w:sz w:val="18"/>
          <w:szCs w:val="20"/>
        </w:rPr>
        <w:t>{</w:t>
      </w:r>
      <w:r w:rsidR="00BF55E9" w:rsidRPr="00BF55E9">
        <w:rPr>
          <w:rFonts w:ascii="Courier New" w:eastAsia="宋体" w:hAnsi="Courier New" w:cs="Courier New"/>
          <w:color w:val="000000" w:themeColor="text1"/>
          <w:kern w:val="0"/>
          <w:sz w:val="18"/>
          <w:szCs w:val="20"/>
        </w:rPr>
        <w:t xml:space="preserve"> </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int </w:t>
      </w:r>
      <w:proofErr w:type="gramStart"/>
      <w:r w:rsidRPr="00196523">
        <w:rPr>
          <w:rFonts w:ascii="Courier New" w:eastAsia="宋体" w:hAnsi="Courier New" w:cs="Courier New"/>
          <w:color w:val="000000" w:themeColor="text1"/>
        </w:rPr>
        <w:t>i,j</w:t>
      </w:r>
      <w:proofErr w:type="gramEnd"/>
      <w:r w:rsidRPr="00196523">
        <w:rPr>
          <w:rFonts w:ascii="Courier New" w:eastAsia="宋体" w:hAnsi="Courier New" w:cs="Courier New"/>
          <w:color w:val="000000" w:themeColor="text1"/>
        </w:rPr>
        <w:t>,k,len;</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NA=-65535;</w:t>
      </w:r>
      <w:r w:rsidR="00CB686F" w:rsidRPr="00196523">
        <w:rPr>
          <w:rFonts w:ascii="Courier New" w:eastAsia="宋体" w:hAnsi="Courier New" w:cs="Courier New"/>
          <w:color w:val="000000" w:themeColor="text1"/>
        </w:rPr>
        <w:tab/>
      </w:r>
      <w:r w:rsidR="00CB686F" w:rsidRPr="00196523">
        <w:rPr>
          <w:rFonts w:ascii="Courier New" w:eastAsia="宋体" w:hAnsi="Courier New" w:cs="Courier New" w:hint="eastAsia"/>
          <w:color w:val="000000" w:themeColor="text1"/>
        </w:rPr>
        <w:t>//</w:t>
      </w:r>
      <w:r w:rsidR="00CB686F" w:rsidRPr="00196523">
        <w:rPr>
          <w:rFonts w:ascii="Courier New" w:eastAsia="宋体" w:hAnsi="Courier New" w:cs="Courier New"/>
          <w:color w:val="000000" w:themeColor="text1"/>
        </w:rPr>
        <w:t>NA</w:t>
      </w:r>
      <w:r w:rsidR="00CB686F" w:rsidRPr="00196523">
        <w:rPr>
          <w:rFonts w:ascii="Courier New" w:eastAsia="宋体" w:hAnsi="Courier New" w:cs="Courier New" w:hint="eastAsia"/>
          <w:color w:val="000000" w:themeColor="text1"/>
        </w:rPr>
        <w:t>用来做标记</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len=L-&gt;n; </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for(i=</w:t>
      </w:r>
      <w:proofErr w:type="gramStart"/>
      <w:r w:rsidRPr="00196523">
        <w:rPr>
          <w:rFonts w:ascii="Courier New" w:eastAsia="宋体" w:hAnsi="Courier New" w:cs="Courier New"/>
          <w:color w:val="000000" w:themeColor="text1"/>
        </w:rPr>
        <w:t>1;i</w:t>
      </w:r>
      <w:proofErr w:type="gramEnd"/>
      <w:r w:rsidRPr="00196523">
        <w:rPr>
          <w:rFonts w:ascii="Courier New" w:eastAsia="宋体" w:hAnsi="Courier New" w:cs="Courier New"/>
          <w:color w:val="000000" w:themeColor="text1"/>
        </w:rPr>
        <w:t>&lt;len;i++)</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for(j=</w:t>
      </w:r>
      <w:proofErr w:type="gramStart"/>
      <w:r w:rsidRPr="00196523">
        <w:rPr>
          <w:rFonts w:ascii="Courier New" w:eastAsia="宋体" w:hAnsi="Courier New" w:cs="Courier New"/>
          <w:color w:val="000000" w:themeColor="text1"/>
        </w:rPr>
        <w:t>0;j</w:t>
      </w:r>
      <w:proofErr w:type="gramEnd"/>
      <w:r w:rsidRPr="00196523">
        <w:rPr>
          <w:rFonts w:ascii="Courier New" w:eastAsia="宋体" w:hAnsi="Courier New" w:cs="Courier New"/>
          <w:color w:val="000000" w:themeColor="text1"/>
        </w:rPr>
        <w:t>&lt;i;j++){</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if(L-&gt;element[i]==L-&gt;element[j]) L-&gt;element[i]=NA;</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k=1;</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t>for(i=</w:t>
      </w:r>
      <w:proofErr w:type="gramStart"/>
      <w:r w:rsidRPr="00196523">
        <w:rPr>
          <w:rFonts w:ascii="Courier New" w:eastAsia="宋体" w:hAnsi="Courier New" w:cs="Courier New"/>
          <w:color w:val="000000" w:themeColor="text1"/>
        </w:rPr>
        <w:t>1;i</w:t>
      </w:r>
      <w:proofErr w:type="gramEnd"/>
      <w:r w:rsidRPr="00196523">
        <w:rPr>
          <w:rFonts w:ascii="Courier New" w:eastAsia="宋体" w:hAnsi="Courier New" w:cs="Courier New"/>
          <w:color w:val="000000" w:themeColor="text1"/>
        </w:rPr>
        <w:t>&lt;len;i++){</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if(L-&gt;element[i</w:t>
      </w:r>
      <w:proofErr w:type="gramStart"/>
      <w:r w:rsidRPr="00196523">
        <w:rPr>
          <w:rFonts w:ascii="Courier New" w:eastAsia="宋体" w:hAnsi="Courier New" w:cs="Courier New"/>
          <w:color w:val="000000" w:themeColor="text1"/>
        </w:rPr>
        <w:t>]!=</w:t>
      </w:r>
      <w:proofErr w:type="gramEnd"/>
      <w:r w:rsidRPr="00196523">
        <w:rPr>
          <w:rFonts w:ascii="Courier New" w:eastAsia="宋体" w:hAnsi="Courier New" w:cs="Courier New"/>
          <w:color w:val="000000" w:themeColor="text1"/>
        </w:rPr>
        <w:t>NA){</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L-&gt;element[k+</w:t>
      </w:r>
      <w:proofErr w:type="gramStart"/>
      <w:r w:rsidRPr="00196523">
        <w:rPr>
          <w:rFonts w:ascii="Courier New" w:eastAsia="宋体" w:hAnsi="Courier New" w:cs="Courier New"/>
          <w:color w:val="000000" w:themeColor="text1"/>
        </w:rPr>
        <w:t>+]=</w:t>
      </w:r>
      <w:proofErr w:type="gramEnd"/>
      <w:r w:rsidRPr="00196523">
        <w:rPr>
          <w:rFonts w:ascii="Courier New" w:eastAsia="宋体" w:hAnsi="Courier New" w:cs="Courier New"/>
          <w:color w:val="000000" w:themeColor="text1"/>
        </w:rPr>
        <w:t>L-&gt;element[i];</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L-&gt;n=k;</w:t>
      </w:r>
    </w:p>
    <w:p w:rsidR="0087286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00EC1854">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C83981" w:rsidRPr="00196523" w:rsidRDefault="00872861"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FC28F8" w:rsidRPr="00196523" w:rsidRDefault="00277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从数组中删除</w:t>
      </w:r>
      <w:r w:rsidR="00CB686F" w:rsidRPr="00196523">
        <w:rPr>
          <w:rFonts w:ascii="Times New Roman" w:eastAsia="宋体" w:hAnsi="Times New Roman" w:cs="Times New Roman" w:hint="eastAsia"/>
          <w:color w:val="000000" w:themeColor="text1"/>
        </w:rPr>
        <w:t>一个重复元素时，后面的元素都要依次向前移动。为避免过多的元素移动，当发现重复元素时，仅对重复元素进行标记，而不是立即进行删除。当查找到所有重复元素后，再将剩余元素依次保存到数组最前面的若干位置中。</w:t>
      </w:r>
    </w:p>
    <w:p w:rsidR="00AD4A45" w:rsidRPr="00196523" w:rsidRDefault="00AD4A4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使用</w:t>
      </w:r>
      <w:r w:rsidRPr="00196523">
        <w:rPr>
          <w:rFonts w:ascii="Times New Roman" w:eastAsia="宋体" w:hAnsi="Times New Roman" w:cs="Times New Roman" w:hint="eastAsia"/>
          <w:color w:val="000000" w:themeColor="text1"/>
        </w:rPr>
        <w:t>N</w:t>
      </w:r>
      <w:r w:rsidRPr="00196523">
        <w:rPr>
          <w:rFonts w:ascii="Times New Roman" w:eastAsia="宋体" w:hAnsi="Times New Roman" w:cs="Times New Roman"/>
          <w:color w:val="000000" w:themeColor="text1"/>
        </w:rPr>
        <w:t>A</w:t>
      </w:r>
      <w:r w:rsidR="00066308" w:rsidRPr="00196523">
        <w:rPr>
          <w:rFonts w:ascii="Times New Roman" w:eastAsia="宋体" w:hAnsi="Times New Roman" w:cs="Times New Roman" w:hint="eastAsia"/>
          <w:color w:val="000000" w:themeColor="text1"/>
        </w:rPr>
        <w:t>标记要删除的元素。</w:t>
      </w:r>
    </w:p>
    <w:p w:rsidR="00FC28F8" w:rsidRPr="00196523" w:rsidRDefault="00FC28F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采用链式存储方式的程序实现如下所示。</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 xml:space="preserve">void </w:t>
      </w:r>
      <w:proofErr w:type="gramStart"/>
      <w:r w:rsidRPr="00D73CF8">
        <w:rPr>
          <w:rFonts w:ascii="Courier New" w:eastAsia="宋体" w:hAnsi="Courier New" w:cs="Courier New"/>
          <w:color w:val="000000" w:themeColor="text1"/>
        </w:rPr>
        <w:t>unique(</w:t>
      </w:r>
      <w:proofErr w:type="gramEnd"/>
      <w:r w:rsidRPr="00D73CF8">
        <w:rPr>
          <w:rFonts w:ascii="Courier New" w:eastAsia="宋体" w:hAnsi="Courier New" w:cs="Courier New"/>
          <w:color w:val="000000" w:themeColor="text1"/>
        </w:rPr>
        <w:t>LinkList head)</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LinkNode *</w:t>
      </w:r>
      <w:proofErr w:type="gramStart"/>
      <w:r w:rsidRPr="00D73CF8">
        <w:rPr>
          <w:rFonts w:ascii="Courier New" w:eastAsia="宋体" w:hAnsi="Courier New" w:cs="Courier New"/>
          <w:color w:val="000000" w:themeColor="text1"/>
        </w:rPr>
        <w:t>p,*</w:t>
      </w:r>
      <w:proofErr w:type="gramEnd"/>
      <w:r w:rsidRPr="00D73CF8">
        <w:rPr>
          <w:rFonts w:ascii="Courier New" w:eastAsia="宋体" w:hAnsi="Courier New" w:cs="Courier New"/>
          <w:color w:val="000000" w:themeColor="text1"/>
        </w:rPr>
        <w:t>current;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 xml:space="preserve">int </w:t>
      </w:r>
      <w:proofErr w:type="gramStart"/>
      <w:r w:rsidRPr="00D73CF8">
        <w:rPr>
          <w:rFonts w:ascii="Courier New" w:eastAsia="宋体" w:hAnsi="Courier New" w:cs="Courier New"/>
          <w:color w:val="000000" w:themeColor="text1"/>
        </w:rPr>
        <w:t>k,pos</w:t>
      </w:r>
      <w:proofErr w:type="gramEnd"/>
      <w:r w:rsidRPr="00D73CF8">
        <w:rPr>
          <w:rFonts w:ascii="Courier New" w:eastAsia="宋体" w:hAnsi="Courier New" w:cs="Courier New"/>
          <w:color w:val="000000" w:themeColor="text1"/>
        </w:rPr>
        <w:t>=0,currpos=0;</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if(head==</w:t>
      </w:r>
      <w:proofErr w:type="gramStart"/>
      <w:r w:rsidRPr="00D73CF8">
        <w:rPr>
          <w:rFonts w:ascii="Courier New" w:eastAsia="宋体" w:hAnsi="Courier New" w:cs="Courier New"/>
          <w:color w:val="000000" w:themeColor="text1"/>
        </w:rPr>
        <w:t>NULL){</w:t>
      </w:r>
      <w:proofErr w:type="gramEnd"/>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hint="eastAsia"/>
          <w:color w:val="000000" w:themeColor="text1"/>
        </w:rPr>
        <w:tab/>
      </w:r>
      <w:r w:rsidRPr="00D73CF8">
        <w:rPr>
          <w:rFonts w:ascii="Courier New" w:eastAsia="宋体" w:hAnsi="Courier New" w:cs="Courier New" w:hint="eastAsia"/>
          <w:color w:val="000000" w:themeColor="text1"/>
        </w:rPr>
        <w:tab/>
        <w:t>printf("</w:t>
      </w:r>
      <w:r w:rsidRPr="00D73CF8">
        <w:rPr>
          <w:rFonts w:ascii="Courier New" w:eastAsia="宋体" w:hAnsi="Courier New" w:cs="Courier New" w:hint="eastAsia"/>
          <w:color w:val="000000" w:themeColor="text1"/>
        </w:rPr>
        <w:t>链表错误</w:t>
      </w:r>
      <w:r w:rsidRPr="00D73CF8">
        <w:rPr>
          <w:rFonts w:ascii="Courier New" w:eastAsia="宋体" w:hAnsi="Courier New" w:cs="Courier New" w:hint="eastAsia"/>
          <w:color w:val="000000" w:themeColor="text1"/>
        </w:rPr>
        <w:t>\n");</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return;</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if(head-&gt;next==</w:t>
      </w:r>
      <w:proofErr w:type="gramStart"/>
      <w:r w:rsidRPr="00D73CF8">
        <w:rPr>
          <w:rFonts w:ascii="Courier New" w:eastAsia="宋体" w:hAnsi="Courier New" w:cs="Courier New"/>
          <w:color w:val="000000" w:themeColor="text1"/>
        </w:rPr>
        <w:t>NULL){</w:t>
      </w:r>
      <w:proofErr w:type="gramEnd"/>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hint="eastAsia"/>
          <w:color w:val="000000" w:themeColor="text1"/>
        </w:rPr>
        <w:tab/>
      </w:r>
      <w:r w:rsidRPr="00D73CF8">
        <w:rPr>
          <w:rFonts w:ascii="Courier New" w:eastAsia="宋体" w:hAnsi="Courier New" w:cs="Courier New" w:hint="eastAsia"/>
          <w:color w:val="000000" w:themeColor="text1"/>
        </w:rPr>
        <w:tab/>
        <w:t>printf("</w:t>
      </w:r>
      <w:r w:rsidRPr="00D73CF8">
        <w:rPr>
          <w:rFonts w:ascii="Courier New" w:eastAsia="宋体" w:hAnsi="Courier New" w:cs="Courier New" w:hint="eastAsia"/>
          <w:color w:val="000000" w:themeColor="text1"/>
        </w:rPr>
        <w:t>这是一个空链表</w:t>
      </w:r>
      <w:r w:rsidRPr="00D73CF8">
        <w:rPr>
          <w:rFonts w:ascii="Courier New" w:eastAsia="宋体" w:hAnsi="Courier New" w:cs="Courier New" w:hint="eastAsia"/>
          <w:color w:val="000000" w:themeColor="text1"/>
        </w:rPr>
        <w:t>\n");</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return;</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if(head-&gt;data==1) return;</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current=head;</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pos=1;</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currpos=0;</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proofErr w:type="gramStart"/>
      <w:r w:rsidRPr="00D73CF8">
        <w:rPr>
          <w:rFonts w:ascii="Courier New" w:eastAsia="宋体" w:hAnsi="Courier New" w:cs="Courier New"/>
          <w:color w:val="000000" w:themeColor="text1"/>
        </w:rPr>
        <w:t>while(</w:t>
      </w:r>
      <w:proofErr w:type="gramEnd"/>
      <w:r w:rsidRPr="00D73CF8">
        <w:rPr>
          <w:rFonts w:ascii="Courier New" w:eastAsia="宋体" w:hAnsi="Courier New" w:cs="Courier New"/>
          <w:color w:val="000000" w:themeColor="text1"/>
        </w:rPr>
        <w:t>current!=NULL &amp;&amp; current-&gt;next!=NULL){</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p=current;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pos=currpos;</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while(p-&gt;</w:t>
      </w:r>
      <w:proofErr w:type="gramStart"/>
      <w:r w:rsidRPr="00D73CF8">
        <w:rPr>
          <w:rFonts w:ascii="Courier New" w:eastAsia="宋体" w:hAnsi="Courier New" w:cs="Courier New"/>
          <w:color w:val="000000" w:themeColor="text1"/>
        </w:rPr>
        <w:t>next!=</w:t>
      </w:r>
      <w:proofErr w:type="gramEnd"/>
      <w:r w:rsidRPr="00D73CF8">
        <w:rPr>
          <w:rFonts w:ascii="Courier New" w:eastAsia="宋体" w:hAnsi="Courier New" w:cs="Courier New"/>
          <w:color w:val="000000" w:themeColor="text1"/>
        </w:rPr>
        <w:t>NULL){</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if(p-&gt;next-&gt;data==current-&gt;</w:t>
      </w:r>
      <w:proofErr w:type="gramStart"/>
      <w:r w:rsidRPr="00D73CF8">
        <w:rPr>
          <w:rFonts w:ascii="Courier New" w:eastAsia="宋体" w:hAnsi="Courier New" w:cs="Courier New"/>
          <w:color w:val="000000" w:themeColor="text1"/>
        </w:rPr>
        <w:t>data){</w:t>
      </w:r>
      <w:proofErr w:type="gramEnd"/>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removeList(&amp;</w:t>
      </w:r>
      <w:proofErr w:type="gramStart"/>
      <w:r w:rsidRPr="00D73CF8">
        <w:rPr>
          <w:rFonts w:ascii="Courier New" w:eastAsia="宋体" w:hAnsi="Courier New" w:cs="Courier New"/>
          <w:color w:val="000000" w:themeColor="text1"/>
        </w:rPr>
        <w:t>head,pos</w:t>
      </w:r>
      <w:proofErr w:type="gramEnd"/>
      <w:r w:rsidRPr="00D73CF8">
        <w:rPr>
          <w:rFonts w:ascii="Courier New" w:eastAsia="宋体" w:hAnsi="Courier New" w:cs="Courier New"/>
          <w:color w:val="000000" w:themeColor="text1"/>
        </w:rPr>
        <w:t>,&amp;k);</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proofErr w:type="gramStart"/>
      <w:r w:rsidRPr="00D73CF8">
        <w:rPr>
          <w:rFonts w:ascii="Courier New" w:eastAsia="宋体" w:hAnsi="Courier New" w:cs="Courier New"/>
          <w:color w:val="000000" w:themeColor="text1"/>
        </w:rPr>
        <w:t>else{</w:t>
      </w:r>
      <w:proofErr w:type="gramEnd"/>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p=p-&gt;next;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pos++;</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current=current-&gt;next;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r>
      <w:r w:rsidRPr="00D73CF8">
        <w:rPr>
          <w:rFonts w:ascii="Courier New" w:eastAsia="宋体" w:hAnsi="Courier New" w:cs="Courier New"/>
          <w:color w:val="000000" w:themeColor="text1"/>
        </w:rPr>
        <w:tab/>
        <w:t>currpos++;</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ab/>
        <w:t>}</w:t>
      </w:r>
    </w:p>
    <w:p w:rsidR="00D73CF8" w:rsidRPr="00D73CF8"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lastRenderedPageBreak/>
        <w:tab/>
        <w:t>return;</w:t>
      </w:r>
      <w:r w:rsidRPr="00D73CF8">
        <w:rPr>
          <w:rFonts w:ascii="Courier New" w:eastAsia="宋体" w:hAnsi="Courier New" w:cs="Courier New"/>
          <w:color w:val="000000" w:themeColor="text1"/>
        </w:rPr>
        <w:tab/>
      </w:r>
    </w:p>
    <w:p w:rsidR="00FC28F8" w:rsidRPr="00196523" w:rsidRDefault="00D73CF8" w:rsidP="00D73CF8">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D73CF8">
        <w:rPr>
          <w:rFonts w:ascii="Courier New" w:eastAsia="宋体" w:hAnsi="Courier New" w:cs="Courier New"/>
          <w:color w:val="000000" w:themeColor="text1"/>
        </w:rPr>
        <w:t>}</w:t>
      </w:r>
    </w:p>
    <w:p w:rsidR="00D73CF8" w:rsidRDefault="0012051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color w:val="000000" w:themeColor="text1"/>
        </w:rPr>
        <w:t>urrent</w:t>
      </w:r>
      <w:r w:rsidRPr="00196523">
        <w:rPr>
          <w:rFonts w:ascii="Times New Roman" w:eastAsia="宋体" w:hAnsi="Times New Roman" w:cs="Times New Roman" w:hint="eastAsia"/>
          <w:color w:val="000000" w:themeColor="text1"/>
        </w:rPr>
        <w:t>是当前指针，指示当前结点。使用另一个指针</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从</w:t>
      </w:r>
      <w:r w:rsidR="00617E6D" w:rsidRPr="00196523">
        <w:rPr>
          <w:rFonts w:ascii="Times New Roman" w:eastAsia="宋体" w:hAnsi="Times New Roman" w:cs="Times New Roman" w:hint="eastAsia"/>
          <w:color w:val="000000" w:themeColor="text1"/>
        </w:rPr>
        <w:t>当前位置</w:t>
      </w:r>
      <w:r w:rsidRPr="00196523">
        <w:rPr>
          <w:rFonts w:ascii="Times New Roman" w:eastAsia="宋体" w:hAnsi="Times New Roman" w:cs="Times New Roman" w:hint="eastAsia"/>
          <w:color w:val="000000" w:themeColor="text1"/>
        </w:rPr>
        <w:t>开始</w:t>
      </w:r>
      <w:r w:rsidR="00617E6D" w:rsidRPr="00196523">
        <w:rPr>
          <w:rFonts w:ascii="Times New Roman" w:eastAsia="宋体" w:hAnsi="Times New Roman" w:cs="Times New Roman" w:hint="eastAsia"/>
          <w:color w:val="000000" w:themeColor="text1"/>
        </w:rPr>
        <w:t>向后依次</w:t>
      </w:r>
      <w:r w:rsidRPr="00196523">
        <w:rPr>
          <w:rFonts w:ascii="Times New Roman" w:eastAsia="宋体" w:hAnsi="Times New Roman" w:cs="Times New Roman" w:hint="eastAsia"/>
          <w:color w:val="000000" w:themeColor="text1"/>
        </w:rPr>
        <w:t>扫描</w:t>
      </w:r>
      <w:r w:rsidR="00617E6D" w:rsidRPr="00196523">
        <w:rPr>
          <w:rFonts w:ascii="Times New Roman" w:eastAsia="宋体" w:hAnsi="Times New Roman" w:cs="Times New Roman" w:hint="eastAsia"/>
          <w:color w:val="000000" w:themeColor="text1"/>
        </w:rPr>
        <w:t>结点。当</w:t>
      </w:r>
      <w:r w:rsidR="00617E6D" w:rsidRPr="00196523">
        <w:rPr>
          <w:rFonts w:ascii="Times New Roman" w:eastAsia="宋体" w:hAnsi="Times New Roman" w:cs="Times New Roman" w:hint="eastAsia"/>
          <w:color w:val="000000" w:themeColor="text1"/>
        </w:rPr>
        <w:t>p</w:t>
      </w:r>
      <w:r w:rsidR="00617E6D" w:rsidRPr="00196523">
        <w:rPr>
          <w:rFonts w:ascii="Times New Roman" w:eastAsia="宋体" w:hAnsi="Times New Roman" w:cs="Times New Roman" w:hint="eastAsia"/>
          <w:color w:val="000000" w:themeColor="text1"/>
        </w:rPr>
        <w:t>指向结点的后继结点中的值与</w:t>
      </w:r>
      <w:r w:rsidR="00617E6D" w:rsidRPr="00196523">
        <w:rPr>
          <w:rFonts w:ascii="Times New Roman" w:eastAsia="宋体" w:hAnsi="Times New Roman" w:cs="Times New Roman" w:hint="eastAsia"/>
          <w:color w:val="000000" w:themeColor="text1"/>
        </w:rPr>
        <w:t>c</w:t>
      </w:r>
      <w:r w:rsidR="00617E6D" w:rsidRPr="00196523">
        <w:rPr>
          <w:rFonts w:ascii="Times New Roman" w:eastAsia="宋体" w:hAnsi="Times New Roman" w:cs="Times New Roman"/>
          <w:color w:val="000000" w:themeColor="text1"/>
        </w:rPr>
        <w:t>urrent</w:t>
      </w:r>
      <w:r w:rsidR="00617E6D" w:rsidRPr="00196523">
        <w:rPr>
          <w:rFonts w:ascii="Times New Roman" w:eastAsia="宋体" w:hAnsi="Times New Roman" w:cs="Times New Roman" w:hint="eastAsia"/>
          <w:color w:val="000000" w:themeColor="text1"/>
        </w:rPr>
        <w:t>所指结点中的值相等时，删除重复结点，即删除</w:t>
      </w:r>
      <w:r w:rsidR="00617E6D" w:rsidRPr="00196523">
        <w:rPr>
          <w:rFonts w:ascii="Times New Roman" w:eastAsia="宋体" w:hAnsi="Times New Roman" w:cs="Times New Roman" w:hint="eastAsia"/>
          <w:color w:val="000000" w:themeColor="text1"/>
        </w:rPr>
        <w:t>p</w:t>
      </w:r>
      <w:r w:rsidR="00617E6D" w:rsidRPr="00196523">
        <w:rPr>
          <w:rFonts w:ascii="Times New Roman" w:eastAsia="宋体" w:hAnsi="Times New Roman" w:cs="Times New Roman" w:hint="eastAsia"/>
          <w:color w:val="000000" w:themeColor="text1"/>
        </w:rPr>
        <w:t>所指结点的后继结点。</w:t>
      </w:r>
    </w:p>
    <w:p w:rsidR="00FC28F8" w:rsidRPr="00196523" w:rsidRDefault="00617E6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可以</w:t>
      </w:r>
      <w:r w:rsidR="0012051A" w:rsidRPr="00196523">
        <w:rPr>
          <w:rFonts w:ascii="Times New Roman" w:eastAsia="宋体" w:hAnsi="Times New Roman" w:cs="Times New Roman" w:hint="eastAsia"/>
          <w:color w:val="000000" w:themeColor="text1"/>
        </w:rPr>
        <w:t>调用</w:t>
      </w:r>
      <w:r w:rsidR="0012051A" w:rsidRPr="00196523">
        <w:rPr>
          <w:rFonts w:ascii="Times New Roman" w:eastAsia="宋体" w:hAnsi="Times New Roman" w:cs="Times New Roman" w:hint="eastAsia"/>
          <w:color w:val="000000" w:themeColor="text1"/>
        </w:rPr>
        <w:t>r</w:t>
      </w:r>
      <w:r w:rsidR="0012051A" w:rsidRPr="00196523">
        <w:rPr>
          <w:rFonts w:ascii="Times New Roman" w:eastAsia="宋体" w:hAnsi="Times New Roman" w:cs="Times New Roman"/>
          <w:color w:val="000000" w:themeColor="text1"/>
        </w:rPr>
        <w:t>emove</w:t>
      </w:r>
      <w:r w:rsidR="00D73CF8">
        <w:rPr>
          <w:rFonts w:ascii="Times New Roman" w:eastAsia="宋体" w:hAnsi="Times New Roman" w:cs="Times New Roman"/>
          <w:color w:val="000000" w:themeColor="text1"/>
        </w:rPr>
        <w:t>List</w:t>
      </w:r>
      <w:r w:rsidR="0012051A" w:rsidRPr="00196523">
        <w:rPr>
          <w:rFonts w:ascii="Times New Roman" w:eastAsia="宋体" w:hAnsi="Times New Roman" w:cs="Times New Roman" w:hint="eastAsia"/>
          <w:color w:val="000000" w:themeColor="text1"/>
        </w:rPr>
        <w:t>函数</w:t>
      </w:r>
      <w:r w:rsidRPr="00196523">
        <w:rPr>
          <w:rFonts w:ascii="Times New Roman" w:eastAsia="宋体" w:hAnsi="Times New Roman" w:cs="Times New Roman" w:hint="eastAsia"/>
          <w:color w:val="000000" w:themeColor="text1"/>
        </w:rPr>
        <w:t>完成</w:t>
      </w:r>
      <w:r w:rsidR="0012051A" w:rsidRPr="00196523">
        <w:rPr>
          <w:rFonts w:ascii="Times New Roman" w:eastAsia="宋体" w:hAnsi="Times New Roman" w:cs="Times New Roman" w:hint="eastAsia"/>
          <w:color w:val="000000" w:themeColor="text1"/>
        </w:rPr>
        <w:t>删除</w:t>
      </w:r>
      <w:r w:rsidRPr="00196523">
        <w:rPr>
          <w:rFonts w:ascii="Times New Roman" w:eastAsia="宋体" w:hAnsi="Times New Roman" w:cs="Times New Roman" w:hint="eastAsia"/>
          <w:color w:val="000000" w:themeColor="text1"/>
        </w:rPr>
        <w:t>操作。</w:t>
      </w:r>
      <w:r w:rsidR="00D73CF8">
        <w:rPr>
          <w:rFonts w:ascii="Times New Roman" w:eastAsia="宋体" w:hAnsi="Times New Roman" w:cs="Times New Roman" w:hint="eastAsia"/>
          <w:color w:val="000000" w:themeColor="text1"/>
        </w:rPr>
        <w:t>因为删除函数的第二个参数是位置，所以使用</w:t>
      </w:r>
      <w:r w:rsidR="00D73CF8">
        <w:rPr>
          <w:rFonts w:ascii="Times New Roman" w:eastAsia="宋体" w:hAnsi="Times New Roman" w:cs="Times New Roman" w:hint="eastAsia"/>
          <w:color w:val="000000" w:themeColor="text1"/>
        </w:rPr>
        <w:t>c</w:t>
      </w:r>
      <w:r w:rsidR="00D73CF8">
        <w:rPr>
          <w:rFonts w:ascii="Times New Roman" w:eastAsia="宋体" w:hAnsi="Times New Roman" w:cs="Times New Roman"/>
          <w:color w:val="000000" w:themeColor="text1"/>
        </w:rPr>
        <w:t>urrpos</w:t>
      </w:r>
      <w:r w:rsidR="00D73CF8">
        <w:rPr>
          <w:rFonts w:ascii="Times New Roman" w:eastAsia="宋体" w:hAnsi="Times New Roman" w:cs="Times New Roman" w:hint="eastAsia"/>
          <w:color w:val="000000" w:themeColor="text1"/>
        </w:rPr>
        <w:t>记录</w:t>
      </w:r>
      <w:r w:rsidR="00D73CF8">
        <w:rPr>
          <w:rFonts w:ascii="Times New Roman" w:eastAsia="宋体" w:hAnsi="Times New Roman" w:cs="Times New Roman" w:hint="eastAsia"/>
          <w:color w:val="000000" w:themeColor="text1"/>
        </w:rPr>
        <w:t>c</w:t>
      </w:r>
      <w:r w:rsidR="00D73CF8">
        <w:rPr>
          <w:rFonts w:ascii="Times New Roman" w:eastAsia="宋体" w:hAnsi="Times New Roman" w:cs="Times New Roman"/>
          <w:color w:val="000000" w:themeColor="text1"/>
        </w:rPr>
        <w:t>urrent</w:t>
      </w:r>
      <w:r w:rsidR="00D73CF8">
        <w:rPr>
          <w:rFonts w:ascii="Times New Roman" w:eastAsia="宋体" w:hAnsi="Times New Roman" w:cs="Times New Roman" w:hint="eastAsia"/>
          <w:color w:val="000000" w:themeColor="text1"/>
        </w:rPr>
        <w:t>指向的结点的位置值，使用</w:t>
      </w:r>
      <w:r w:rsidR="00D73CF8">
        <w:rPr>
          <w:rFonts w:ascii="Times New Roman" w:eastAsia="宋体" w:hAnsi="Times New Roman" w:cs="Times New Roman" w:hint="eastAsia"/>
          <w:color w:val="000000" w:themeColor="text1"/>
        </w:rPr>
        <w:t>p</w:t>
      </w:r>
      <w:r w:rsidR="00D73CF8">
        <w:rPr>
          <w:rFonts w:ascii="Times New Roman" w:eastAsia="宋体" w:hAnsi="Times New Roman" w:cs="Times New Roman"/>
          <w:color w:val="000000" w:themeColor="text1"/>
        </w:rPr>
        <w:t>os</w:t>
      </w:r>
      <w:r w:rsidR="00D73CF8">
        <w:rPr>
          <w:rFonts w:ascii="Times New Roman" w:eastAsia="宋体" w:hAnsi="Times New Roman" w:cs="Times New Roman" w:hint="eastAsia"/>
          <w:color w:val="000000" w:themeColor="text1"/>
        </w:rPr>
        <w:t>记录</w:t>
      </w:r>
      <w:r w:rsidR="00D73CF8">
        <w:rPr>
          <w:rFonts w:ascii="Times New Roman" w:eastAsia="宋体" w:hAnsi="Times New Roman" w:cs="Times New Roman" w:hint="eastAsia"/>
          <w:color w:val="000000" w:themeColor="text1"/>
        </w:rPr>
        <w:t>p</w:t>
      </w:r>
      <w:r w:rsidR="00D73CF8">
        <w:rPr>
          <w:rFonts w:ascii="Times New Roman" w:eastAsia="宋体" w:hAnsi="Times New Roman" w:cs="Times New Roman" w:hint="eastAsia"/>
          <w:color w:val="000000" w:themeColor="text1"/>
        </w:rPr>
        <w:t>指向结点的位置值。</w:t>
      </w:r>
      <w:r w:rsidRPr="00196523">
        <w:rPr>
          <w:rFonts w:ascii="Times New Roman" w:eastAsia="宋体" w:hAnsi="Times New Roman" w:cs="Times New Roman" w:hint="eastAsia"/>
          <w:color w:val="000000" w:themeColor="text1"/>
        </w:rPr>
        <w:t>当</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hint="eastAsia"/>
          <w:color w:val="000000" w:themeColor="text1"/>
        </w:rPr>
        <w:t>指向表尾时，表示一轮扫描完成，</w:t>
      </w:r>
      <w:r w:rsidR="0012051A" w:rsidRPr="00196523">
        <w:rPr>
          <w:rFonts w:ascii="Times New Roman" w:eastAsia="宋体" w:hAnsi="Times New Roman" w:cs="Times New Roman" w:hint="eastAsia"/>
          <w:color w:val="000000" w:themeColor="text1"/>
        </w:rPr>
        <w:t>c</w:t>
      </w:r>
      <w:r w:rsidR="0012051A" w:rsidRPr="00196523">
        <w:rPr>
          <w:rFonts w:ascii="Times New Roman" w:eastAsia="宋体" w:hAnsi="Times New Roman" w:cs="Times New Roman"/>
          <w:color w:val="000000" w:themeColor="text1"/>
        </w:rPr>
        <w:t>urrent</w:t>
      </w:r>
      <w:r w:rsidRPr="00196523">
        <w:rPr>
          <w:rFonts w:ascii="Times New Roman" w:eastAsia="宋体" w:hAnsi="Times New Roman" w:cs="Times New Roman" w:hint="eastAsia"/>
          <w:color w:val="000000" w:themeColor="text1"/>
        </w:rPr>
        <w:t>指向下一个结点，继续同样的查重及删除操作。</w:t>
      </w:r>
    </w:p>
    <w:p w:rsidR="00092778" w:rsidRPr="00196523" w:rsidRDefault="00DE1F42"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10</w:t>
      </w:r>
      <w:r w:rsidR="00092778" w:rsidRPr="00196523">
        <w:rPr>
          <w:rFonts w:ascii="Times New Roman" w:eastAsia="宋体" w:hAnsi="Times New Roman" w:cs="Times New Roman"/>
          <w:color w:val="000000" w:themeColor="text1"/>
        </w:rPr>
        <w:t>．设有两个按元素值递增有序排列的</w:t>
      </w:r>
      <w:r w:rsidR="00092778" w:rsidRPr="00196523">
        <w:rPr>
          <w:rFonts w:ascii="Times New Roman" w:eastAsia="宋体" w:hAnsi="Times New Roman" w:cs="Times New Roman" w:hint="eastAsia"/>
          <w:color w:val="000000" w:themeColor="text1"/>
        </w:rPr>
        <w:t>单</w:t>
      </w:r>
      <w:r w:rsidR="00092778" w:rsidRPr="00196523">
        <w:rPr>
          <w:rFonts w:ascii="Times New Roman" w:eastAsia="宋体" w:hAnsi="Times New Roman" w:cs="Times New Roman"/>
          <w:color w:val="000000" w:themeColor="text1"/>
        </w:rPr>
        <w:t>链表</w:t>
      </w:r>
      <w:r w:rsidR="00092778" w:rsidRPr="00196523">
        <w:rPr>
          <w:rFonts w:ascii="Times New Roman" w:eastAsia="宋体" w:hAnsi="Times New Roman" w:cs="Times New Roman"/>
          <w:color w:val="000000" w:themeColor="text1"/>
        </w:rPr>
        <w:t>A</w:t>
      </w:r>
      <w:r w:rsidR="00092778" w:rsidRPr="00196523">
        <w:rPr>
          <w:rFonts w:ascii="Times New Roman" w:eastAsia="宋体" w:hAnsi="Times New Roman" w:cs="Times New Roman"/>
          <w:color w:val="000000" w:themeColor="text1"/>
        </w:rPr>
        <w:t>和</w:t>
      </w:r>
      <w:r w:rsidR="00092778" w:rsidRPr="00196523">
        <w:rPr>
          <w:rFonts w:ascii="Times New Roman" w:eastAsia="宋体" w:hAnsi="Times New Roman" w:cs="Times New Roman"/>
          <w:color w:val="000000" w:themeColor="text1"/>
        </w:rPr>
        <w:t>B</w:t>
      </w:r>
      <w:r w:rsidR="00092778" w:rsidRPr="00196523">
        <w:rPr>
          <w:rFonts w:ascii="Times New Roman" w:eastAsia="宋体" w:hAnsi="Times New Roman" w:cs="Times New Roman"/>
          <w:color w:val="000000" w:themeColor="text1"/>
        </w:rPr>
        <w:t>。</w:t>
      </w:r>
      <w:proofErr w:type="gramStart"/>
      <w:r w:rsidR="00092778" w:rsidRPr="00196523">
        <w:rPr>
          <w:rFonts w:ascii="Times New Roman" w:eastAsia="宋体" w:hAnsi="Times New Roman" w:cs="Times New Roman"/>
          <w:color w:val="000000" w:themeColor="text1"/>
        </w:rPr>
        <w:t>试</w:t>
      </w:r>
      <w:r w:rsidR="00092778" w:rsidRPr="00196523">
        <w:rPr>
          <w:rFonts w:ascii="Times New Roman" w:eastAsia="宋体" w:hAnsi="Times New Roman" w:cs="Times New Roman" w:hint="eastAsia"/>
          <w:color w:val="000000" w:themeColor="text1"/>
        </w:rPr>
        <w:t>实现</w:t>
      </w:r>
      <w:proofErr w:type="gramEnd"/>
      <w:r w:rsidR="00092778" w:rsidRPr="00196523">
        <w:rPr>
          <w:rFonts w:ascii="Times New Roman" w:eastAsia="宋体" w:hAnsi="Times New Roman" w:cs="Times New Roman" w:hint="eastAsia"/>
          <w:color w:val="000000" w:themeColor="text1"/>
        </w:rPr>
        <w:t>算法，</w:t>
      </w:r>
      <w:r w:rsidR="00092778" w:rsidRPr="00196523">
        <w:rPr>
          <w:rFonts w:ascii="Times New Roman" w:eastAsia="宋体" w:hAnsi="Times New Roman" w:cs="Times New Roman"/>
          <w:color w:val="000000" w:themeColor="text1"/>
        </w:rPr>
        <w:t>将它们合并成一个</w:t>
      </w:r>
      <w:r w:rsidR="00092778" w:rsidRPr="00196523">
        <w:rPr>
          <w:rFonts w:ascii="Times New Roman" w:eastAsia="宋体" w:hAnsi="Times New Roman" w:cs="Times New Roman" w:hint="eastAsia"/>
          <w:color w:val="000000" w:themeColor="text1"/>
        </w:rPr>
        <w:t>单</w:t>
      </w:r>
      <w:r w:rsidR="00092778" w:rsidRPr="00196523">
        <w:rPr>
          <w:rFonts w:ascii="Times New Roman" w:eastAsia="宋体" w:hAnsi="Times New Roman" w:cs="Times New Roman"/>
          <w:color w:val="000000" w:themeColor="text1"/>
        </w:rPr>
        <w:t>链表</w:t>
      </w:r>
      <w:r w:rsidR="00092778" w:rsidRPr="00196523">
        <w:rPr>
          <w:rFonts w:ascii="Times New Roman" w:eastAsia="宋体" w:hAnsi="Times New Roman" w:cs="Times New Roman"/>
          <w:color w:val="000000" w:themeColor="text1"/>
        </w:rPr>
        <w:t>C</w:t>
      </w:r>
      <w:r w:rsidR="00092778" w:rsidRPr="00196523">
        <w:rPr>
          <w:rFonts w:ascii="Times New Roman" w:eastAsia="宋体" w:hAnsi="Times New Roman" w:cs="Times New Roman"/>
          <w:color w:val="000000" w:themeColor="text1"/>
        </w:rPr>
        <w:t>，要求</w:t>
      </w:r>
      <w:r w:rsidR="00092778" w:rsidRPr="00196523">
        <w:rPr>
          <w:rFonts w:ascii="Times New Roman" w:eastAsia="宋体" w:hAnsi="Times New Roman" w:cs="Times New Roman"/>
          <w:color w:val="000000" w:themeColor="text1"/>
        </w:rPr>
        <w:t>C</w:t>
      </w:r>
      <w:r w:rsidR="00092778" w:rsidRPr="00196523">
        <w:rPr>
          <w:rFonts w:ascii="Times New Roman" w:eastAsia="宋体" w:hAnsi="Times New Roman" w:cs="Times New Roman"/>
          <w:color w:val="000000" w:themeColor="text1"/>
        </w:rPr>
        <w:t>的元素值仍按递增有序排列（允许</w:t>
      </w:r>
      <w:r w:rsidR="00092778" w:rsidRPr="00196523">
        <w:rPr>
          <w:rFonts w:ascii="Times New Roman" w:eastAsia="宋体" w:hAnsi="Times New Roman" w:cs="Times New Roman"/>
          <w:color w:val="000000" w:themeColor="text1"/>
        </w:rPr>
        <w:t>C</w:t>
      </w:r>
      <w:r w:rsidR="00092778" w:rsidRPr="00196523">
        <w:rPr>
          <w:rFonts w:ascii="Times New Roman" w:eastAsia="宋体" w:hAnsi="Times New Roman" w:cs="Times New Roman"/>
          <w:color w:val="000000" w:themeColor="text1"/>
        </w:rPr>
        <w:t>中有值相同的元素）。</w:t>
      </w:r>
    </w:p>
    <w:p w:rsidR="003C340C"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3C340C" w:rsidRPr="00196523">
        <w:rPr>
          <w:rFonts w:ascii="Times New Roman" w:eastAsia="宋体" w:hAnsi="Times New Roman" w:cs="Times New Roman" w:hint="eastAsia"/>
          <w:color w:val="000000" w:themeColor="text1"/>
        </w:rPr>
        <w:t>程序实现如下所示。</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void </w:t>
      </w:r>
      <w:proofErr w:type="gramStart"/>
      <w:r w:rsidRPr="00196523">
        <w:rPr>
          <w:rFonts w:ascii="Courier New" w:eastAsia="宋体" w:hAnsi="Courier New" w:cs="Courier New"/>
          <w:color w:val="000000" w:themeColor="text1"/>
        </w:rPr>
        <w:t>mergelist(</w:t>
      </w:r>
      <w:proofErr w:type="gramEnd"/>
      <w:r w:rsidRPr="00196523">
        <w:rPr>
          <w:rFonts w:ascii="Courier New" w:eastAsia="宋体" w:hAnsi="Courier New" w:cs="Courier New"/>
          <w:color w:val="000000" w:themeColor="text1"/>
        </w:rPr>
        <w:t>LinkList *A,LinkList *B,LinkList *C)</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LinkNode *pA=*</w:t>
      </w:r>
      <w:proofErr w:type="gramStart"/>
      <w:r w:rsidRPr="00196523">
        <w:rPr>
          <w:rFonts w:ascii="Courier New" w:eastAsia="宋体" w:hAnsi="Courier New" w:cs="Courier New"/>
          <w:color w:val="000000" w:themeColor="text1"/>
        </w:rPr>
        <w:t>A,*</w:t>
      </w:r>
      <w:proofErr w:type="gramEnd"/>
      <w:r w:rsidRPr="00196523">
        <w:rPr>
          <w:rFonts w:ascii="Courier New" w:eastAsia="宋体" w:hAnsi="Courier New" w:cs="Courier New"/>
          <w:color w:val="000000" w:themeColor="text1"/>
        </w:rPr>
        <w:t>pB=*B,*pC=*C,*temp;</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while(pA-&gt;</w:t>
      </w:r>
      <w:proofErr w:type="gramStart"/>
      <w:r w:rsidRPr="00196523">
        <w:rPr>
          <w:rFonts w:ascii="Courier New" w:eastAsia="宋体" w:hAnsi="Courier New" w:cs="Courier New"/>
          <w:color w:val="000000" w:themeColor="text1"/>
        </w:rPr>
        <w:t>next!=</w:t>
      </w:r>
      <w:proofErr w:type="gramEnd"/>
      <w:r w:rsidRPr="00196523">
        <w:rPr>
          <w:rFonts w:ascii="Courier New" w:eastAsia="宋体" w:hAnsi="Courier New" w:cs="Courier New"/>
          <w:color w:val="000000" w:themeColor="text1"/>
        </w:rPr>
        <w:t>NULL &amp;&amp; pB-&gt;next!=NULL){</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if(pA-&gt;next-&gt;data&lt;pB-&gt;next-&gt;</w:t>
      </w:r>
      <w:proofErr w:type="gramStart"/>
      <w:r w:rsidRPr="00196523">
        <w:rPr>
          <w:rFonts w:ascii="Courier New" w:eastAsia="宋体" w:hAnsi="Courier New" w:cs="Courier New"/>
          <w:color w:val="000000" w:themeColor="text1"/>
        </w:rPr>
        <w:t>data){</w:t>
      </w:r>
      <w:proofErr w:type="gramEnd"/>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temp=pA-&gt;next;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pA-&gt;next=temp-&gt;next;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temp-&gt;next=NULL;</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pC-&gt;next=temp;</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(*A)-&gt;data--;</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temp=pB-&gt;next;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pB-&gt;next=temp-&gt;next;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temp-&gt;next=NULL;</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pC-&gt;next=temp;</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(*B)-&gt;data--;</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pC=pC-&gt;next;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(*C)-&gt;data++;</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if(pA-&gt;next==</w:t>
      </w:r>
      <w:proofErr w:type="gramStart"/>
      <w:r w:rsidRPr="00196523">
        <w:rPr>
          <w:rFonts w:ascii="Courier New" w:eastAsia="宋体" w:hAnsi="Courier New" w:cs="Courier New"/>
          <w:color w:val="000000" w:themeColor="text1"/>
        </w:rPr>
        <w:t>NULL){</w:t>
      </w:r>
      <w:proofErr w:type="gramEnd"/>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pC-&gt;next=pB-&gt;next;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pB-&gt;next=NULL; </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(*C)-&gt;data+=(*B)-&gt;data;</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proofErr w:type="gramStart"/>
      <w:r w:rsidRPr="00196523">
        <w:rPr>
          <w:rFonts w:ascii="Courier New" w:eastAsia="宋体" w:hAnsi="Courier New" w:cs="Courier New"/>
          <w:color w:val="000000" w:themeColor="text1"/>
        </w:rPr>
        <w:t>else{</w:t>
      </w:r>
      <w:proofErr w:type="gramEnd"/>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pC-&gt;next=pA-&gt;next;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pA-&gt;next=NULL;</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(*C)-&gt;data+=(*A)-&gt;data;</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C340C"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p>
    <w:p w:rsidR="00106B84" w:rsidRPr="00196523" w:rsidRDefault="003C340C" w:rsidP="001C30E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2778" w:rsidRPr="00196523" w:rsidRDefault="003C340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因为两个单</w:t>
      </w:r>
      <w:r w:rsidRPr="00196523">
        <w:rPr>
          <w:rFonts w:ascii="Times New Roman" w:eastAsia="宋体" w:hAnsi="Times New Roman" w:cs="Times New Roman"/>
          <w:color w:val="000000" w:themeColor="text1"/>
        </w:rPr>
        <w:t>链表</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rPr>
        <w:t>和</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是递增有序的，合并后的链表也要</w:t>
      </w:r>
      <w:proofErr w:type="gramStart"/>
      <w:r w:rsidRPr="00196523">
        <w:rPr>
          <w:rFonts w:ascii="Times New Roman" w:eastAsia="宋体" w:hAnsi="Times New Roman" w:cs="Times New Roman" w:hint="eastAsia"/>
          <w:color w:val="000000" w:themeColor="text1"/>
        </w:rPr>
        <w:t>求是递增有序</w:t>
      </w:r>
      <w:proofErr w:type="gramEnd"/>
      <w:r w:rsidRPr="00196523">
        <w:rPr>
          <w:rFonts w:ascii="Times New Roman" w:eastAsia="宋体" w:hAnsi="Times New Roman" w:cs="Times New Roman" w:hint="eastAsia"/>
          <w:color w:val="000000" w:themeColor="text1"/>
        </w:rPr>
        <w:t>的，所以可以分别从前向后扫描</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rPr>
        <w:t>和</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。使用三个工作指针分别指向</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的当前位置。比较</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当前结点中元素的值，将更小值的结点移至链表</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中。这个思想是二路归并排序中两个有序归并段合并的思想。可以参考第</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章第五节的相关内容。</w:t>
      </w:r>
    </w:p>
    <w:p w:rsidR="00EA23FD" w:rsidRPr="002C6530" w:rsidRDefault="00DE1F42" w:rsidP="002C6530">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11</w:t>
      </w:r>
      <w:r w:rsidR="00EA23FD" w:rsidRPr="002C6530">
        <w:rPr>
          <w:rFonts w:ascii="Times New Roman" w:eastAsia="宋体" w:hAnsi="Times New Roman" w:cs="Times New Roman"/>
          <w:color w:val="000000" w:themeColor="text1"/>
        </w:rPr>
        <w:t>．</w:t>
      </w:r>
      <w:r w:rsidR="00EA23FD" w:rsidRPr="002C6530">
        <w:rPr>
          <w:rFonts w:ascii="Times New Roman" w:eastAsia="宋体" w:hAnsi="Times New Roman" w:cs="Times New Roman" w:hint="eastAsia"/>
          <w:color w:val="000000" w:themeColor="text1"/>
        </w:rPr>
        <w:t>已知带头结点的单链表的结点定义如下：</w:t>
      </w:r>
    </w:p>
    <w:p w:rsidR="00847D35" w:rsidRPr="00160D1C"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rPr>
        <w:t>typedef int ELEMType;</w:t>
      </w:r>
    </w:p>
    <w:p w:rsidR="00847D35" w:rsidRPr="00160D1C"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typedef struct node{</w:t>
      </w:r>
      <w:r w:rsidRPr="00160D1C">
        <w:rPr>
          <w:rFonts w:ascii="Courier New" w:eastAsia="宋体" w:hAnsi="Courier New" w:cs="Courier New" w:hint="eastAsia"/>
        </w:rPr>
        <w:tab/>
        <w:t>//</w:t>
      </w:r>
      <w:r w:rsidRPr="00160D1C">
        <w:rPr>
          <w:rFonts w:ascii="Courier New" w:eastAsia="宋体" w:hAnsi="Courier New" w:cs="Courier New" w:hint="eastAsia"/>
        </w:rPr>
        <w:t>单链表结点</w:t>
      </w:r>
    </w:p>
    <w:p w:rsidR="00847D35" w:rsidRPr="00160D1C"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rPr>
        <w:tab/>
        <w:t>ELEMType data;</w:t>
      </w:r>
      <w:r w:rsidRPr="00160D1C">
        <w:rPr>
          <w:rFonts w:ascii="Courier New" w:eastAsia="宋体" w:hAnsi="Courier New" w:cs="Courier New"/>
        </w:rPr>
        <w:tab/>
        <w:t>//</w:t>
      </w:r>
      <w:r w:rsidRPr="00160D1C">
        <w:rPr>
          <w:rFonts w:ascii="Courier New" w:eastAsia="宋体" w:hAnsi="Courier New" w:cs="Courier New"/>
        </w:rPr>
        <w:t>数据域</w:t>
      </w:r>
    </w:p>
    <w:p w:rsidR="00847D35" w:rsidRPr="00160D1C"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ab/>
        <w:t>struct node *next;</w:t>
      </w:r>
      <w:r w:rsidRPr="00160D1C">
        <w:rPr>
          <w:rFonts w:ascii="Courier New" w:eastAsia="宋体" w:hAnsi="Courier New" w:cs="Courier New" w:hint="eastAsia"/>
        </w:rPr>
        <w:tab/>
        <w:t>//</w:t>
      </w:r>
      <w:r w:rsidRPr="00160D1C">
        <w:rPr>
          <w:rFonts w:ascii="Courier New" w:eastAsia="宋体" w:hAnsi="Courier New" w:cs="Courier New" w:hint="eastAsia"/>
        </w:rPr>
        <w:t>指针域</w:t>
      </w:r>
    </w:p>
    <w:p w:rsidR="00847D35" w:rsidRPr="00160D1C"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proofErr w:type="gramStart"/>
      <w:r w:rsidRPr="00160D1C">
        <w:rPr>
          <w:rFonts w:ascii="Courier New" w:eastAsia="宋体" w:hAnsi="Courier New" w:cs="Courier New"/>
        </w:rPr>
        <w:t>}LinkNode</w:t>
      </w:r>
      <w:proofErr w:type="gramEnd"/>
      <w:r w:rsidRPr="00160D1C">
        <w:rPr>
          <w:rFonts w:ascii="Courier New" w:eastAsia="宋体" w:hAnsi="Courier New" w:cs="Courier New"/>
        </w:rPr>
        <w:t>;</w:t>
      </w:r>
    </w:p>
    <w:p w:rsidR="00847D35" w:rsidRDefault="00847D35" w:rsidP="00847D3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typedef LinkNode *LinkList;</w:t>
      </w:r>
      <w:r w:rsidRPr="00160D1C">
        <w:rPr>
          <w:rFonts w:ascii="Courier New" w:eastAsia="宋体" w:hAnsi="Courier New" w:cs="Courier New" w:hint="eastAsia"/>
        </w:rPr>
        <w:tab/>
        <w:t>//</w:t>
      </w:r>
      <w:r w:rsidRPr="00160D1C">
        <w:rPr>
          <w:rFonts w:ascii="Courier New" w:eastAsia="宋体" w:hAnsi="Courier New" w:cs="Courier New" w:hint="eastAsia"/>
        </w:rPr>
        <w:t>单链表</w:t>
      </w:r>
    </w:p>
    <w:p w:rsidR="00847D35" w:rsidRDefault="00847D35" w:rsidP="00847D35">
      <w:pPr>
        <w:snapToGrid w:val="0"/>
        <w:ind w:leftChars="200" w:left="420" w:firstLineChars="0" w:firstLine="0"/>
        <w:rPr>
          <w:rFonts w:ascii="Times New Roman" w:eastAsia="宋体" w:hAnsi="Times New Roman" w:cs="Times New Roman"/>
          <w:color w:val="000000"/>
        </w:rPr>
      </w:pPr>
      <w:r w:rsidRPr="00DC21EB">
        <w:rPr>
          <w:rFonts w:ascii="Times New Roman" w:eastAsia="宋体" w:hAnsi="Times New Roman" w:cs="Times New Roman" w:hint="eastAsia"/>
          <w:color w:val="000000"/>
        </w:rPr>
        <w:t>请编写函数</w:t>
      </w:r>
      <w:r w:rsidRPr="00DC21EB">
        <w:rPr>
          <w:rFonts w:ascii="Times New Roman" w:eastAsia="宋体" w:hAnsi="Times New Roman" w:cs="Times New Roman"/>
          <w:color w:val="000000"/>
        </w:rPr>
        <w:t xml:space="preserve">int </w:t>
      </w:r>
      <w:r>
        <w:rPr>
          <w:rFonts w:ascii="Times New Roman" w:eastAsia="宋体" w:hAnsi="Times New Roman" w:cs="Times New Roman" w:hint="eastAsia"/>
          <w:color w:val="000000"/>
        </w:rPr>
        <w:t>app</w:t>
      </w:r>
      <w:r>
        <w:rPr>
          <w:rFonts w:ascii="Times New Roman" w:eastAsia="宋体" w:hAnsi="Times New Roman" w:cs="Times New Roman"/>
          <w:color w:val="000000"/>
        </w:rPr>
        <w:t>end</w:t>
      </w:r>
      <w:r w:rsidRPr="00DC21EB">
        <w:rPr>
          <w:rFonts w:ascii="Times New Roman" w:eastAsia="宋体" w:hAnsi="Times New Roman" w:cs="Times New Roman"/>
          <w:color w:val="000000"/>
        </w:rPr>
        <w:t>List( LinkList head,</w:t>
      </w:r>
      <w:r w:rsidRPr="00160D1C">
        <w:rPr>
          <w:rFonts w:ascii="Times New Roman" w:eastAsia="宋体" w:hAnsi="Times New Roman" w:cs="Times New Roman"/>
          <w:color w:val="000000"/>
        </w:rPr>
        <w:t>ELEMType</w:t>
      </w:r>
      <w:r w:rsidRPr="00DC21EB">
        <w:rPr>
          <w:rFonts w:ascii="Times New Roman" w:eastAsia="宋体" w:hAnsi="Times New Roman" w:cs="Times New Roman"/>
          <w:color w:val="000000"/>
        </w:rPr>
        <w:t xml:space="preserve"> x )</w:t>
      </w:r>
      <w:r>
        <w:rPr>
          <w:rFonts w:ascii="Times New Roman" w:eastAsia="宋体" w:hAnsi="Times New Roman" w:cs="Times New Roman" w:hint="eastAsia"/>
          <w:color w:val="000000"/>
        </w:rPr>
        <w:t>，</w:t>
      </w:r>
      <w:r w:rsidRPr="00DC21EB">
        <w:rPr>
          <w:rFonts w:ascii="Times New Roman" w:eastAsia="宋体" w:hAnsi="Times New Roman" w:cs="Times New Roman" w:hint="eastAsia"/>
          <w:color w:val="000000"/>
        </w:rPr>
        <w:t>将</w:t>
      </w:r>
      <w:r w:rsidRPr="00DC21EB">
        <w:rPr>
          <w:rFonts w:ascii="Times New Roman" w:eastAsia="宋体" w:hAnsi="Times New Roman" w:cs="Times New Roman" w:hint="eastAsia"/>
          <w:color w:val="000000"/>
        </w:rPr>
        <w:t>x</w:t>
      </w:r>
      <w:r w:rsidRPr="00DC21EB">
        <w:rPr>
          <w:rFonts w:ascii="Times New Roman" w:eastAsia="宋体" w:hAnsi="Times New Roman" w:cs="Times New Roman" w:hint="eastAsia"/>
          <w:color w:val="000000"/>
        </w:rPr>
        <w:t>插入到</w:t>
      </w:r>
      <w:r w:rsidRPr="00DC21EB">
        <w:rPr>
          <w:rFonts w:ascii="Times New Roman" w:eastAsia="宋体" w:hAnsi="Times New Roman" w:cs="Times New Roman" w:hint="eastAsia"/>
          <w:color w:val="000000"/>
        </w:rPr>
        <w:t>h</w:t>
      </w:r>
      <w:r w:rsidRPr="00DC21EB">
        <w:rPr>
          <w:rFonts w:ascii="Times New Roman" w:eastAsia="宋体" w:hAnsi="Times New Roman" w:cs="Times New Roman"/>
          <w:color w:val="000000"/>
        </w:rPr>
        <w:t>ead</w:t>
      </w:r>
      <w:r w:rsidRPr="00DC21EB">
        <w:rPr>
          <w:rFonts w:ascii="Times New Roman" w:eastAsia="宋体" w:hAnsi="Times New Roman" w:cs="Times New Roman" w:hint="eastAsia"/>
          <w:color w:val="000000"/>
        </w:rPr>
        <w:t>指向的单链表的表尾。</w:t>
      </w:r>
    </w:p>
    <w:p w:rsidR="003139F3" w:rsidRPr="003139F3" w:rsidRDefault="003139F3" w:rsidP="003139F3">
      <w:pPr>
        <w:snapToGrid w:val="0"/>
        <w:ind w:leftChars="200" w:left="420" w:firstLineChars="0" w:firstLine="0"/>
        <w:rPr>
          <w:rFonts w:ascii="Times New Roman" w:eastAsia="宋体" w:hAnsi="Times New Roman" w:cs="Times New Roman"/>
          <w:color w:val="000000"/>
        </w:rPr>
      </w:pPr>
      <w:r w:rsidRPr="003139F3">
        <w:rPr>
          <w:rFonts w:ascii="Times New Roman" w:eastAsia="宋体" w:hAnsi="Times New Roman" w:cs="Times New Roman" w:hint="eastAsia"/>
          <w:color w:val="000000"/>
        </w:rPr>
        <w:t>【参考答案】</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bookmarkStart w:id="9" w:name="_Hlk142064321"/>
      <w:r w:rsidRPr="00610D7C">
        <w:rPr>
          <w:rFonts w:ascii="Courier New" w:eastAsia="宋体" w:hAnsi="Courier New" w:cs="Courier New"/>
          <w:color w:val="000000" w:themeColor="text1"/>
        </w:rPr>
        <w:t xml:space="preserve">int </w:t>
      </w:r>
      <w:proofErr w:type="gramStart"/>
      <w:r w:rsidRPr="00610D7C">
        <w:rPr>
          <w:rFonts w:ascii="Courier New" w:eastAsia="宋体" w:hAnsi="Courier New" w:cs="Courier New"/>
          <w:color w:val="000000" w:themeColor="text1"/>
        </w:rPr>
        <w:t>appendList(</w:t>
      </w:r>
      <w:proofErr w:type="gramEnd"/>
      <w:r w:rsidRPr="00610D7C">
        <w:rPr>
          <w:rFonts w:ascii="Courier New" w:eastAsia="宋体" w:hAnsi="Courier New" w:cs="Courier New"/>
          <w:color w:val="000000" w:themeColor="text1"/>
        </w:rPr>
        <w:t>LinkList *head, ELEMType x)</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w:t>
      </w:r>
      <w:r w:rsidRPr="00610D7C">
        <w:rPr>
          <w:rFonts w:ascii="Courier New" w:eastAsia="宋体" w:hAnsi="Courier New" w:cs="Courier New"/>
          <w:color w:val="000000" w:themeColor="text1"/>
        </w:rPr>
        <w:tab/>
        <w:t>LinkNode *</w:t>
      </w:r>
      <w:proofErr w:type="gramStart"/>
      <w:r w:rsidRPr="00610D7C">
        <w:rPr>
          <w:rFonts w:ascii="Courier New" w:eastAsia="宋体" w:hAnsi="Courier New" w:cs="Courier New"/>
          <w:color w:val="000000" w:themeColor="text1"/>
        </w:rPr>
        <w:t>p,*</w:t>
      </w:r>
      <w:proofErr w:type="gramEnd"/>
      <w:r w:rsidRPr="00610D7C">
        <w:rPr>
          <w:rFonts w:ascii="Courier New" w:eastAsia="宋体" w:hAnsi="Courier New" w:cs="Courier New"/>
          <w:color w:val="000000" w:themeColor="text1"/>
        </w:rPr>
        <w:t>temp;</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p=(LinkList)malloc(</w:t>
      </w:r>
      <w:proofErr w:type="gramStart"/>
      <w:r w:rsidRPr="00610D7C">
        <w:rPr>
          <w:rFonts w:ascii="Courier New" w:eastAsia="宋体" w:hAnsi="Courier New" w:cs="Courier New"/>
          <w:color w:val="000000" w:themeColor="text1"/>
        </w:rPr>
        <w:t>sizeof(</w:t>
      </w:r>
      <w:proofErr w:type="gramEnd"/>
      <w:r w:rsidRPr="00610D7C">
        <w:rPr>
          <w:rFonts w:ascii="Courier New" w:eastAsia="宋体" w:hAnsi="Courier New" w:cs="Courier New"/>
          <w:color w:val="000000" w:themeColor="text1"/>
        </w:rPr>
        <w:t>LinkNode));</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 xml:space="preserve">p-&gt;data=x; </w:t>
      </w:r>
      <w:r w:rsidRPr="00610D7C">
        <w:rPr>
          <w:rFonts w:ascii="Courier New" w:eastAsia="宋体" w:hAnsi="Courier New" w:cs="Courier New"/>
          <w:color w:val="000000" w:themeColor="text1"/>
        </w:rPr>
        <w:tab/>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p-&gt;next=NULL;</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temp=*head;</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while(temp-&gt;</w:t>
      </w:r>
      <w:proofErr w:type="gramStart"/>
      <w:r w:rsidRPr="00610D7C">
        <w:rPr>
          <w:rFonts w:ascii="Courier New" w:eastAsia="宋体" w:hAnsi="Courier New" w:cs="Courier New"/>
          <w:color w:val="000000" w:themeColor="text1"/>
        </w:rPr>
        <w:t>next!=</w:t>
      </w:r>
      <w:proofErr w:type="gramEnd"/>
      <w:r w:rsidRPr="00610D7C">
        <w:rPr>
          <w:rFonts w:ascii="Courier New" w:eastAsia="宋体" w:hAnsi="Courier New" w:cs="Courier New"/>
          <w:color w:val="000000" w:themeColor="text1"/>
        </w:rPr>
        <w:t>NULL){</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r>
      <w:r w:rsidRPr="00610D7C">
        <w:rPr>
          <w:rFonts w:ascii="Courier New" w:eastAsia="宋体" w:hAnsi="Courier New" w:cs="Courier New"/>
          <w:color w:val="000000" w:themeColor="text1"/>
        </w:rPr>
        <w:tab/>
        <w:t>temp=temp-&gt;next;</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w:t>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temp-&gt;next=p;</w:t>
      </w:r>
      <w:r w:rsidRPr="00610D7C">
        <w:rPr>
          <w:rFonts w:ascii="Courier New" w:eastAsia="宋体" w:hAnsi="Courier New" w:cs="Courier New"/>
          <w:color w:val="000000" w:themeColor="text1"/>
        </w:rPr>
        <w:tab/>
      </w:r>
    </w:p>
    <w:p w:rsidR="00610D7C" w:rsidRP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ab/>
        <w:t>return TRUE;</w:t>
      </w:r>
    </w:p>
    <w:p w:rsidR="00610D7C" w:rsidRDefault="00610D7C" w:rsidP="00610D7C">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r w:rsidRPr="00610D7C">
        <w:rPr>
          <w:rFonts w:ascii="Courier New" w:eastAsia="宋体" w:hAnsi="Courier New" w:cs="Courier New"/>
          <w:color w:val="000000" w:themeColor="text1"/>
        </w:rPr>
        <w:t>}</w:t>
      </w:r>
    </w:p>
    <w:p w:rsidR="00A405B9" w:rsidRDefault="00A405B9" w:rsidP="00A405B9">
      <w:pPr>
        <w:snapToGrid w:val="0"/>
        <w:ind w:left="315" w:hangingChars="150" w:hanging="315"/>
        <w:rPr>
          <w:rFonts w:ascii="宋体" w:hAnsi="宋体"/>
        </w:rPr>
      </w:pPr>
      <w:r w:rsidRPr="00465032">
        <w:rPr>
          <w:rFonts w:ascii="Times New Roman" w:eastAsia="宋体" w:hAnsi="Times New Roman" w:cs="Times New Roman" w:hint="eastAsia"/>
          <w:color w:val="000000"/>
        </w:rPr>
        <w:t>12</w:t>
      </w:r>
      <w:r w:rsidRPr="00465032">
        <w:rPr>
          <w:rFonts w:ascii="Times New Roman" w:eastAsia="宋体" w:hAnsi="Times New Roman" w:cs="Times New Roman" w:hint="eastAsia"/>
          <w:color w:val="000000"/>
        </w:rPr>
        <w:t>．</w:t>
      </w:r>
      <w:r w:rsidRPr="00DC21EB">
        <w:rPr>
          <w:rFonts w:ascii="Times New Roman" w:eastAsia="宋体" w:hAnsi="Times New Roman" w:cs="Times New Roman" w:hint="eastAsia"/>
          <w:color w:val="000000"/>
        </w:rPr>
        <w:t>已知</w:t>
      </w:r>
      <w:r w:rsidRPr="00F175B9">
        <w:rPr>
          <w:rFonts w:ascii="Times New Roman" w:eastAsia="宋体" w:hAnsi="Times New Roman" w:cs="Times New Roman" w:hint="eastAsia"/>
          <w:color w:val="000000"/>
        </w:rPr>
        <w:t>链表结点</w:t>
      </w:r>
      <w:r>
        <w:rPr>
          <w:rFonts w:ascii="Times New Roman" w:eastAsia="宋体" w:hAnsi="Times New Roman" w:cs="Times New Roman" w:hint="eastAsia"/>
          <w:color w:val="000000"/>
        </w:rPr>
        <w:t>及</w:t>
      </w:r>
      <w:r w:rsidRPr="00F175B9">
        <w:rPr>
          <w:rFonts w:ascii="Times New Roman" w:eastAsia="宋体" w:hAnsi="Times New Roman" w:cs="Times New Roman" w:hint="eastAsia"/>
          <w:color w:val="000000"/>
        </w:rPr>
        <w:t>带头结点的单</w:t>
      </w:r>
      <w:r>
        <w:rPr>
          <w:rFonts w:ascii="Times New Roman" w:eastAsia="宋体" w:hAnsi="Times New Roman" w:cs="Times New Roman" w:hint="eastAsia"/>
          <w:color w:val="000000"/>
        </w:rPr>
        <w:t>链表</w:t>
      </w:r>
      <w:r w:rsidRPr="00F175B9">
        <w:rPr>
          <w:rFonts w:ascii="Times New Roman" w:eastAsia="宋体" w:hAnsi="Times New Roman" w:cs="Times New Roman" w:hint="eastAsia"/>
          <w:color w:val="000000"/>
        </w:rPr>
        <w:t>定义如下：</w:t>
      </w:r>
    </w:p>
    <w:p w:rsidR="00A405B9" w:rsidRPr="00160D1C"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rPr>
        <w:t>typedef int ELEMType;</w:t>
      </w:r>
    </w:p>
    <w:p w:rsidR="00A405B9" w:rsidRPr="00160D1C"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typedef struct node{</w:t>
      </w:r>
      <w:r w:rsidRPr="00160D1C">
        <w:rPr>
          <w:rFonts w:ascii="Courier New" w:eastAsia="宋体" w:hAnsi="Courier New" w:cs="Courier New" w:hint="eastAsia"/>
        </w:rPr>
        <w:tab/>
        <w:t>//</w:t>
      </w:r>
      <w:r w:rsidRPr="00160D1C">
        <w:rPr>
          <w:rFonts w:ascii="Courier New" w:eastAsia="宋体" w:hAnsi="Courier New" w:cs="Courier New" w:hint="eastAsia"/>
        </w:rPr>
        <w:t>单链表结点</w:t>
      </w:r>
    </w:p>
    <w:p w:rsidR="00A405B9" w:rsidRPr="00160D1C"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rPr>
        <w:tab/>
        <w:t>ELEMType data;</w:t>
      </w:r>
      <w:r w:rsidRPr="00160D1C">
        <w:rPr>
          <w:rFonts w:ascii="Courier New" w:eastAsia="宋体" w:hAnsi="Courier New" w:cs="Courier New"/>
        </w:rPr>
        <w:tab/>
        <w:t>//</w:t>
      </w:r>
      <w:r w:rsidRPr="00160D1C">
        <w:rPr>
          <w:rFonts w:ascii="Courier New" w:eastAsia="宋体" w:hAnsi="Courier New" w:cs="Courier New"/>
        </w:rPr>
        <w:t>数据域</w:t>
      </w:r>
    </w:p>
    <w:p w:rsidR="00A405B9" w:rsidRPr="00160D1C"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ab/>
        <w:t>struct node *next;</w:t>
      </w:r>
      <w:r w:rsidRPr="00160D1C">
        <w:rPr>
          <w:rFonts w:ascii="Courier New" w:eastAsia="宋体" w:hAnsi="Courier New" w:cs="Courier New" w:hint="eastAsia"/>
        </w:rPr>
        <w:tab/>
        <w:t>//</w:t>
      </w:r>
      <w:r w:rsidRPr="00160D1C">
        <w:rPr>
          <w:rFonts w:ascii="Courier New" w:eastAsia="宋体" w:hAnsi="Courier New" w:cs="Courier New" w:hint="eastAsia"/>
        </w:rPr>
        <w:t>指针域</w:t>
      </w:r>
    </w:p>
    <w:p w:rsidR="00A405B9" w:rsidRPr="00160D1C"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proofErr w:type="gramStart"/>
      <w:r w:rsidRPr="00160D1C">
        <w:rPr>
          <w:rFonts w:ascii="Courier New" w:eastAsia="宋体" w:hAnsi="Courier New" w:cs="Courier New"/>
        </w:rPr>
        <w:t>}LinkNode</w:t>
      </w:r>
      <w:proofErr w:type="gramEnd"/>
      <w:r w:rsidRPr="00160D1C">
        <w:rPr>
          <w:rFonts w:ascii="Courier New" w:eastAsia="宋体" w:hAnsi="Courier New" w:cs="Courier New"/>
        </w:rPr>
        <w:t>;</w:t>
      </w:r>
    </w:p>
    <w:p w:rsidR="00A405B9"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160D1C">
        <w:rPr>
          <w:rFonts w:ascii="Courier New" w:eastAsia="宋体" w:hAnsi="Courier New" w:cs="Courier New" w:hint="eastAsia"/>
        </w:rPr>
        <w:t>typedef LinkNode *LinkList;</w:t>
      </w:r>
      <w:r w:rsidRPr="00160D1C">
        <w:rPr>
          <w:rFonts w:ascii="Courier New" w:eastAsia="宋体" w:hAnsi="Courier New" w:cs="Courier New" w:hint="eastAsia"/>
        </w:rPr>
        <w:tab/>
        <w:t>//</w:t>
      </w:r>
      <w:r w:rsidRPr="00160D1C">
        <w:rPr>
          <w:rFonts w:ascii="Courier New" w:eastAsia="宋体" w:hAnsi="Courier New" w:cs="Courier New" w:hint="eastAsia"/>
        </w:rPr>
        <w:t>单链表</w:t>
      </w:r>
    </w:p>
    <w:p w:rsidR="00A405B9" w:rsidRDefault="00A405B9" w:rsidP="00A405B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p>
    <w:p w:rsidR="00A405B9" w:rsidRDefault="00A405B9" w:rsidP="00A405B9">
      <w:pPr>
        <w:snapToGrid w:val="0"/>
        <w:ind w:leftChars="200" w:left="420" w:firstLineChars="0" w:firstLine="0"/>
        <w:rPr>
          <w:rFonts w:ascii="Times New Roman" w:eastAsia="宋体" w:hAnsi="Times New Roman" w:cs="Times New Roman"/>
          <w:color w:val="000000"/>
        </w:rPr>
      </w:pPr>
      <w:r w:rsidRPr="00465032">
        <w:rPr>
          <w:rFonts w:ascii="Times New Roman" w:eastAsia="宋体" w:hAnsi="Times New Roman" w:cs="Times New Roman" w:hint="eastAsia"/>
          <w:color w:val="000000"/>
        </w:rPr>
        <w:t>请编写函数</w:t>
      </w:r>
      <w:r w:rsidRPr="00465032">
        <w:rPr>
          <w:rFonts w:ascii="Times New Roman" w:eastAsia="宋体" w:hAnsi="Times New Roman" w:cs="Times New Roman"/>
          <w:color w:val="000000"/>
        </w:rPr>
        <w:t>int deleteNode( LinkList head, ElemType x )</w:t>
      </w:r>
      <w:r>
        <w:rPr>
          <w:rFonts w:ascii="Times New Roman" w:eastAsia="宋体" w:hAnsi="Times New Roman" w:cs="Times New Roman" w:hint="eastAsia"/>
          <w:color w:val="000000"/>
        </w:rPr>
        <w:t>，</w:t>
      </w:r>
      <w:r w:rsidRPr="00465032">
        <w:rPr>
          <w:rFonts w:ascii="Times New Roman" w:eastAsia="宋体" w:hAnsi="Times New Roman" w:cs="Times New Roman" w:hint="eastAsia"/>
          <w:color w:val="000000"/>
        </w:rPr>
        <w:t>将在</w:t>
      </w:r>
      <w:r w:rsidRPr="00465032">
        <w:rPr>
          <w:rFonts w:ascii="Times New Roman" w:eastAsia="宋体" w:hAnsi="Times New Roman" w:cs="Times New Roman"/>
          <w:color w:val="000000"/>
        </w:rPr>
        <w:t>head</w:t>
      </w:r>
      <w:r w:rsidRPr="00465032">
        <w:rPr>
          <w:rFonts w:ascii="Times New Roman" w:eastAsia="宋体" w:hAnsi="Times New Roman" w:cs="Times New Roman" w:hint="eastAsia"/>
          <w:color w:val="000000"/>
        </w:rPr>
        <w:t>指向的单链表中删除</w:t>
      </w:r>
      <w:r w:rsidRPr="00465032">
        <w:rPr>
          <w:rFonts w:ascii="Times New Roman" w:eastAsia="宋体" w:hAnsi="Times New Roman" w:cs="Times New Roman"/>
          <w:color w:val="000000"/>
        </w:rPr>
        <w:t>data</w:t>
      </w:r>
      <w:r w:rsidRPr="00465032">
        <w:rPr>
          <w:rFonts w:ascii="Times New Roman" w:eastAsia="宋体" w:hAnsi="Times New Roman" w:cs="Times New Roman" w:hint="eastAsia"/>
          <w:color w:val="000000"/>
        </w:rPr>
        <w:t>等于</w:t>
      </w:r>
      <w:r w:rsidRPr="00465032">
        <w:rPr>
          <w:rFonts w:ascii="Times New Roman" w:eastAsia="宋体" w:hAnsi="Times New Roman" w:cs="Times New Roman"/>
          <w:color w:val="000000"/>
        </w:rPr>
        <w:t>x</w:t>
      </w:r>
      <w:r w:rsidRPr="00465032">
        <w:rPr>
          <w:rFonts w:ascii="Times New Roman" w:eastAsia="宋体" w:hAnsi="Times New Roman" w:cs="Times New Roman" w:hint="eastAsia"/>
          <w:color w:val="000000"/>
        </w:rPr>
        <w:t>的结点，如果删除成功，函数返回值为</w:t>
      </w:r>
      <w:r w:rsidRPr="00465032">
        <w:rPr>
          <w:rFonts w:ascii="Times New Roman" w:eastAsia="宋体" w:hAnsi="Times New Roman" w:cs="Times New Roman"/>
          <w:color w:val="000000"/>
        </w:rPr>
        <w:t>1</w:t>
      </w:r>
      <w:r w:rsidRPr="00465032">
        <w:rPr>
          <w:rFonts w:ascii="Times New Roman" w:eastAsia="宋体" w:hAnsi="Times New Roman" w:cs="Times New Roman" w:hint="eastAsia"/>
          <w:color w:val="000000"/>
        </w:rPr>
        <w:t>，删除失败，返回值为</w:t>
      </w:r>
      <w:r w:rsidRPr="00465032">
        <w:rPr>
          <w:rFonts w:ascii="Times New Roman" w:eastAsia="宋体" w:hAnsi="Times New Roman" w:cs="Times New Roman"/>
          <w:color w:val="000000"/>
        </w:rPr>
        <w:t>0</w:t>
      </w:r>
      <w:r w:rsidRPr="00465032">
        <w:rPr>
          <w:rFonts w:ascii="Times New Roman" w:eastAsia="宋体" w:hAnsi="Times New Roman" w:cs="Times New Roman" w:hint="eastAsia"/>
          <w:color w:val="000000"/>
        </w:rPr>
        <w:t>。</w:t>
      </w:r>
    </w:p>
    <w:bookmarkEnd w:id="9"/>
    <w:p w:rsidR="00DE1F42" w:rsidRPr="003139F3" w:rsidRDefault="00DE1F42" w:rsidP="003139F3">
      <w:pPr>
        <w:snapToGrid w:val="0"/>
        <w:ind w:leftChars="200" w:left="420" w:firstLineChars="0" w:firstLine="0"/>
        <w:rPr>
          <w:rFonts w:ascii="Times New Roman" w:eastAsia="宋体" w:hAnsi="Times New Roman" w:cs="Times New Roman"/>
          <w:color w:val="000000"/>
        </w:rPr>
      </w:pPr>
      <w:r w:rsidRPr="003139F3">
        <w:rPr>
          <w:rFonts w:ascii="Times New Roman" w:eastAsia="宋体" w:hAnsi="Times New Roman" w:cs="Times New Roman" w:hint="eastAsia"/>
          <w:color w:val="000000"/>
        </w:rPr>
        <w:t>【参考答案】</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 xml:space="preserve">int </w:t>
      </w:r>
      <w:proofErr w:type="gramStart"/>
      <w:r w:rsidRPr="003C388D">
        <w:rPr>
          <w:rFonts w:ascii="Courier New" w:eastAsia="宋体" w:hAnsi="Courier New" w:cs="Courier New"/>
        </w:rPr>
        <w:t>deleteNode(</w:t>
      </w:r>
      <w:proofErr w:type="gramEnd"/>
      <w:r w:rsidRPr="003C388D">
        <w:rPr>
          <w:rFonts w:ascii="Courier New" w:eastAsia="宋体" w:hAnsi="Courier New" w:cs="Courier New"/>
        </w:rPr>
        <w:t>LinkList *head,ELEMType x)</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w:t>
      </w:r>
      <w:r w:rsidRPr="003C388D">
        <w:rPr>
          <w:rFonts w:ascii="Courier New" w:eastAsia="宋体" w:hAnsi="Courier New" w:cs="Courier New"/>
        </w:rPr>
        <w:tab/>
        <w:t>LinkNode *p=*</w:t>
      </w:r>
      <w:proofErr w:type="gramStart"/>
      <w:r w:rsidRPr="003C388D">
        <w:rPr>
          <w:rFonts w:ascii="Courier New" w:eastAsia="宋体" w:hAnsi="Courier New" w:cs="Courier New"/>
        </w:rPr>
        <w:t>head,*</w:t>
      </w:r>
      <w:proofErr w:type="gramEnd"/>
      <w:r w:rsidRPr="003C388D">
        <w:rPr>
          <w:rFonts w:ascii="Courier New" w:eastAsia="宋体" w:hAnsi="Courier New" w:cs="Courier New"/>
        </w:rPr>
        <w:t>temp;</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while(</w:t>
      </w:r>
      <w:proofErr w:type="gramStart"/>
      <w:r w:rsidRPr="003C388D">
        <w:rPr>
          <w:rFonts w:ascii="Courier New" w:eastAsia="宋体" w:hAnsi="Courier New" w:cs="Courier New"/>
        </w:rPr>
        <w:t>p!=</w:t>
      </w:r>
      <w:proofErr w:type="gramEnd"/>
      <w:r w:rsidRPr="003C388D">
        <w:rPr>
          <w:rFonts w:ascii="Courier New" w:eastAsia="宋体" w:hAnsi="Courier New" w:cs="Courier New"/>
        </w:rPr>
        <w:t>NULL&amp;&amp;p-&gt;next!=NULL&amp;&amp;p-&gt;next-&gt;data!=x)</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r>
      <w:r w:rsidRPr="003C388D">
        <w:rPr>
          <w:rFonts w:ascii="Courier New" w:eastAsia="宋体" w:hAnsi="Courier New" w:cs="Courier New"/>
        </w:rPr>
        <w:tab/>
        <w:t xml:space="preserve">p=p-&gt;next; </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if(</w:t>
      </w:r>
      <w:proofErr w:type="gramStart"/>
      <w:r w:rsidRPr="003C388D">
        <w:rPr>
          <w:rFonts w:ascii="Courier New" w:eastAsia="宋体" w:hAnsi="Courier New" w:cs="Courier New"/>
        </w:rPr>
        <w:t>p!=</w:t>
      </w:r>
      <w:proofErr w:type="gramEnd"/>
      <w:r w:rsidRPr="003C388D">
        <w:rPr>
          <w:rFonts w:ascii="Courier New" w:eastAsia="宋体" w:hAnsi="Courier New" w:cs="Courier New"/>
        </w:rPr>
        <w:t>NULL&amp;&amp;p-&gt;next!=NULL&amp;&amp;p-&gt;next-&gt;data==x)</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w:t>
      </w:r>
      <w:r w:rsidRPr="003C388D">
        <w:rPr>
          <w:rFonts w:ascii="Courier New" w:eastAsia="宋体" w:hAnsi="Courier New" w:cs="Courier New"/>
        </w:rPr>
        <w:tab/>
        <w:t>temp=p-&gt;next;</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lastRenderedPageBreak/>
        <w:tab/>
      </w:r>
      <w:r w:rsidRPr="003C388D">
        <w:rPr>
          <w:rFonts w:ascii="Courier New" w:eastAsia="宋体" w:hAnsi="Courier New" w:cs="Courier New"/>
        </w:rPr>
        <w:tab/>
        <w:t xml:space="preserve">p-&gt;next=p-&gt;next-&gt;next; </w:t>
      </w:r>
      <w:r w:rsidRPr="003C388D">
        <w:rPr>
          <w:rFonts w:ascii="Courier New" w:eastAsia="宋体" w:hAnsi="Courier New" w:cs="Courier New"/>
        </w:rPr>
        <w:tab/>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r>
      <w:r w:rsidRPr="003C388D">
        <w:rPr>
          <w:rFonts w:ascii="Courier New" w:eastAsia="宋体" w:hAnsi="Courier New" w:cs="Courier New"/>
        </w:rPr>
        <w:tab/>
        <w:t>free(temp);</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r>
      <w:r w:rsidRPr="003C388D">
        <w:rPr>
          <w:rFonts w:ascii="Courier New" w:eastAsia="宋体" w:hAnsi="Courier New" w:cs="Courier New"/>
        </w:rPr>
        <w:tab/>
        <w:t xml:space="preserve">return TRUE; </w:t>
      </w:r>
      <w:r w:rsidRPr="003C388D">
        <w:rPr>
          <w:rFonts w:ascii="Courier New" w:eastAsia="宋体" w:hAnsi="Courier New" w:cs="Courier New"/>
        </w:rPr>
        <w:tab/>
      </w:r>
      <w:r w:rsidRPr="003C388D">
        <w:rPr>
          <w:rFonts w:ascii="Courier New" w:eastAsia="宋体" w:hAnsi="Courier New" w:cs="Courier New"/>
        </w:rPr>
        <w:tab/>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w:t>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ab/>
        <w:t>else return FALSE;</w:t>
      </w:r>
      <w:r w:rsidRPr="003C388D">
        <w:rPr>
          <w:rFonts w:ascii="Courier New" w:eastAsia="宋体" w:hAnsi="Courier New" w:cs="Courier New"/>
        </w:rPr>
        <w:tab/>
      </w:r>
    </w:p>
    <w:p w:rsidR="003C388D" w:rsidRPr="003C388D" w:rsidRDefault="003C388D" w:rsidP="003C388D">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3C388D">
        <w:rPr>
          <w:rFonts w:ascii="Courier New" w:eastAsia="宋体" w:hAnsi="Courier New" w:cs="Courier New"/>
        </w:rPr>
        <w:t>}</w:t>
      </w:r>
    </w:p>
    <w:p w:rsidR="00A405B9" w:rsidRDefault="00A405B9" w:rsidP="00A405B9">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303C95" w:rsidRPr="00303C95" w:rsidRDefault="00303C95" w:rsidP="00303C95">
      <w:pPr>
        <w:snapToGrid w:val="0"/>
        <w:ind w:left="315" w:hangingChars="150" w:hanging="315"/>
        <w:rPr>
          <w:rFonts w:ascii="Times New Roman" w:eastAsia="宋体" w:hAnsi="Times New Roman" w:cs="Times New Roman"/>
          <w:color w:val="000000"/>
          <w:highlight w:val="yellow"/>
        </w:rPr>
      </w:pPr>
      <w:r w:rsidRPr="00257005">
        <w:rPr>
          <w:rFonts w:ascii="Times New Roman" w:eastAsia="宋体" w:hAnsi="Times New Roman" w:cs="Times New Roman"/>
          <w:color w:val="000000"/>
        </w:rPr>
        <w:t>13</w:t>
      </w:r>
      <w:r w:rsidRPr="00257005">
        <w:rPr>
          <w:rFonts w:ascii="Times New Roman" w:eastAsia="宋体" w:hAnsi="Times New Roman" w:cs="Times New Roman"/>
          <w:color w:val="000000"/>
        </w:rPr>
        <w:t>．</w:t>
      </w:r>
      <w:r w:rsidRPr="00257005">
        <w:rPr>
          <w:rFonts w:ascii="Times New Roman" w:eastAsia="宋体" w:hAnsi="Times New Roman" w:cs="Times New Roman" w:hint="eastAsia"/>
          <w:color w:val="000000"/>
        </w:rPr>
        <w:t>判定给定的单链表中是否存在环？</w:t>
      </w:r>
      <w:r w:rsidR="00257005" w:rsidRPr="00465032">
        <w:rPr>
          <w:rFonts w:ascii="Times New Roman" w:eastAsia="宋体" w:hAnsi="Times New Roman" w:cs="Times New Roman" w:hint="eastAsia"/>
          <w:color w:val="000000"/>
        </w:rPr>
        <w:t>如果</w:t>
      </w:r>
      <w:r w:rsidR="00257005">
        <w:rPr>
          <w:rFonts w:ascii="Times New Roman" w:eastAsia="宋体" w:hAnsi="Times New Roman" w:cs="Times New Roman" w:hint="eastAsia"/>
          <w:color w:val="000000"/>
        </w:rPr>
        <w:t>存在</w:t>
      </w:r>
      <w:r w:rsidR="00257005" w:rsidRPr="00465032">
        <w:rPr>
          <w:rFonts w:ascii="Times New Roman" w:eastAsia="宋体" w:hAnsi="Times New Roman" w:cs="Times New Roman" w:hint="eastAsia"/>
          <w:color w:val="000000"/>
        </w:rPr>
        <w:t>，函数返回</w:t>
      </w:r>
      <w:r w:rsidR="00257005" w:rsidRPr="00465032">
        <w:rPr>
          <w:rFonts w:ascii="Times New Roman" w:eastAsia="宋体" w:hAnsi="Times New Roman" w:cs="Times New Roman"/>
          <w:color w:val="000000"/>
        </w:rPr>
        <w:t>1</w:t>
      </w:r>
      <w:r w:rsidR="00257005" w:rsidRPr="00465032">
        <w:rPr>
          <w:rFonts w:ascii="Times New Roman" w:eastAsia="宋体" w:hAnsi="Times New Roman" w:cs="Times New Roman" w:hint="eastAsia"/>
          <w:color w:val="000000"/>
        </w:rPr>
        <w:t>，</w:t>
      </w:r>
      <w:r w:rsidR="00257005">
        <w:rPr>
          <w:rFonts w:ascii="Times New Roman" w:eastAsia="宋体" w:hAnsi="Times New Roman" w:cs="Times New Roman" w:hint="eastAsia"/>
          <w:color w:val="000000"/>
        </w:rPr>
        <w:t>否则</w:t>
      </w:r>
      <w:r w:rsidR="00257005" w:rsidRPr="00465032">
        <w:rPr>
          <w:rFonts w:ascii="Times New Roman" w:eastAsia="宋体" w:hAnsi="Times New Roman" w:cs="Times New Roman" w:hint="eastAsia"/>
          <w:color w:val="000000"/>
        </w:rPr>
        <w:t>返回</w:t>
      </w:r>
      <w:r w:rsidR="00257005" w:rsidRPr="00465032">
        <w:rPr>
          <w:rFonts w:ascii="Times New Roman" w:eastAsia="宋体" w:hAnsi="Times New Roman" w:cs="Times New Roman"/>
          <w:color w:val="000000"/>
        </w:rPr>
        <w:t>0</w:t>
      </w:r>
      <w:r w:rsidR="00257005" w:rsidRPr="00465032">
        <w:rPr>
          <w:rFonts w:ascii="Times New Roman" w:eastAsia="宋体" w:hAnsi="Times New Roman" w:cs="Times New Roman" w:hint="eastAsia"/>
          <w:color w:val="000000"/>
        </w:rPr>
        <w:t>。</w:t>
      </w:r>
    </w:p>
    <w:p w:rsidR="00257005" w:rsidRPr="003139F3" w:rsidRDefault="00257005" w:rsidP="00257005">
      <w:pPr>
        <w:snapToGrid w:val="0"/>
        <w:ind w:leftChars="200" w:left="420" w:firstLineChars="0" w:firstLine="0"/>
        <w:rPr>
          <w:rFonts w:ascii="Times New Roman" w:eastAsia="宋体" w:hAnsi="Times New Roman" w:cs="Times New Roman"/>
          <w:color w:val="000000"/>
        </w:rPr>
      </w:pPr>
      <w:r w:rsidRPr="003139F3">
        <w:rPr>
          <w:rFonts w:ascii="Times New Roman" w:eastAsia="宋体" w:hAnsi="Times New Roman" w:cs="Times New Roman" w:hint="eastAsia"/>
          <w:color w:val="000000"/>
        </w:rPr>
        <w:t>【参考答案】</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 xml:space="preserve">int </w:t>
      </w:r>
      <w:proofErr w:type="gramStart"/>
      <w:r w:rsidRPr="00257005">
        <w:rPr>
          <w:rFonts w:ascii="Courier New" w:eastAsia="宋体" w:hAnsi="Courier New" w:cs="Courier New"/>
        </w:rPr>
        <w:t>isRing(</w:t>
      </w:r>
      <w:proofErr w:type="gramEnd"/>
      <w:r w:rsidRPr="00257005">
        <w:rPr>
          <w:rFonts w:ascii="Courier New" w:eastAsia="宋体" w:hAnsi="Courier New" w:cs="Courier New"/>
        </w:rPr>
        <w:t>LinkList *head)</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LinkNode *p1=*</w:t>
      </w:r>
      <w:proofErr w:type="gramStart"/>
      <w:r w:rsidRPr="00257005">
        <w:rPr>
          <w:rFonts w:ascii="Courier New" w:eastAsia="宋体" w:hAnsi="Courier New" w:cs="Courier New"/>
        </w:rPr>
        <w:t>head,*</w:t>
      </w:r>
      <w:proofErr w:type="gramEnd"/>
      <w:r w:rsidRPr="00257005">
        <w:rPr>
          <w:rFonts w:ascii="Courier New" w:eastAsia="宋体" w:hAnsi="Courier New" w:cs="Courier New"/>
        </w:rPr>
        <w:t>p2=*head;</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if(*head==NULL) {</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hint="eastAsia"/>
        </w:rPr>
        <w:tab/>
      </w:r>
      <w:r w:rsidRPr="00257005">
        <w:rPr>
          <w:rFonts w:ascii="Courier New" w:eastAsia="宋体" w:hAnsi="Courier New" w:cs="Courier New" w:hint="eastAsia"/>
        </w:rPr>
        <w:tab/>
        <w:t>printf("</w:t>
      </w:r>
      <w:r w:rsidRPr="00257005">
        <w:rPr>
          <w:rFonts w:ascii="Courier New" w:eastAsia="宋体" w:hAnsi="Courier New" w:cs="Courier New" w:hint="eastAsia"/>
        </w:rPr>
        <w:t>链表错误</w:t>
      </w:r>
      <w:r w:rsidRPr="00257005">
        <w:rPr>
          <w:rFonts w:ascii="Courier New" w:eastAsia="宋体" w:hAnsi="Courier New" w:cs="Courier New" w:hint="eastAsia"/>
        </w:rPr>
        <w:t>\n");</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return ERROR;</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if((*head)-&gt;next==</w:t>
      </w:r>
      <w:proofErr w:type="gramStart"/>
      <w:r w:rsidRPr="00257005">
        <w:rPr>
          <w:rFonts w:ascii="Courier New" w:eastAsia="宋体" w:hAnsi="Courier New" w:cs="Courier New"/>
        </w:rPr>
        <w:t>NULL){</w:t>
      </w:r>
      <w:proofErr w:type="gramEnd"/>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hint="eastAsia"/>
        </w:rPr>
        <w:tab/>
      </w:r>
      <w:r w:rsidRPr="00257005">
        <w:rPr>
          <w:rFonts w:ascii="Courier New" w:eastAsia="宋体" w:hAnsi="Courier New" w:cs="Courier New" w:hint="eastAsia"/>
        </w:rPr>
        <w:tab/>
        <w:t>printf("</w:t>
      </w:r>
      <w:r w:rsidRPr="00257005">
        <w:rPr>
          <w:rFonts w:ascii="Courier New" w:eastAsia="宋体" w:hAnsi="Courier New" w:cs="Courier New" w:hint="eastAsia"/>
        </w:rPr>
        <w:t>这是一个空链表</w:t>
      </w:r>
      <w:r w:rsidRPr="00257005">
        <w:rPr>
          <w:rFonts w:ascii="Courier New" w:eastAsia="宋体" w:hAnsi="Courier New" w:cs="Courier New" w:hint="eastAsia"/>
        </w:rPr>
        <w:t>\n");</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return FALSE;</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if(p2-&gt;next-&gt;</w:t>
      </w:r>
      <w:proofErr w:type="gramStart"/>
      <w:r w:rsidRPr="00257005">
        <w:rPr>
          <w:rFonts w:ascii="Courier New" w:eastAsia="宋体" w:hAnsi="Courier New" w:cs="Courier New"/>
        </w:rPr>
        <w:t>next!=</w:t>
      </w:r>
      <w:proofErr w:type="gramEnd"/>
      <w:r w:rsidRPr="00257005">
        <w:rPr>
          <w:rFonts w:ascii="Courier New" w:eastAsia="宋体" w:hAnsi="Courier New" w:cs="Courier New"/>
        </w:rPr>
        <w:t>NULL){</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p2=p2-&gt;next-&gt;next;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p1=p1-&gt;next;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else return FALSE;</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while(p</w:t>
      </w:r>
      <w:proofErr w:type="gramStart"/>
      <w:r w:rsidRPr="00257005">
        <w:rPr>
          <w:rFonts w:ascii="Courier New" w:eastAsia="宋体" w:hAnsi="Courier New" w:cs="Courier New"/>
        </w:rPr>
        <w:t>1!=</w:t>
      </w:r>
      <w:proofErr w:type="gramEnd"/>
      <w:r w:rsidRPr="00257005">
        <w:rPr>
          <w:rFonts w:ascii="Courier New" w:eastAsia="宋体" w:hAnsi="Courier New" w:cs="Courier New"/>
        </w:rPr>
        <w:t>p2&amp;&amp;p2!=NULL){</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p2=p2-&gt;next;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if(p</w:t>
      </w:r>
      <w:proofErr w:type="gramStart"/>
      <w:r w:rsidRPr="00257005">
        <w:rPr>
          <w:rFonts w:ascii="Courier New" w:eastAsia="宋体" w:hAnsi="Courier New" w:cs="Courier New"/>
        </w:rPr>
        <w:t>2!=</w:t>
      </w:r>
      <w:proofErr w:type="gramEnd"/>
      <w:r w:rsidRPr="00257005">
        <w:rPr>
          <w:rFonts w:ascii="Courier New" w:eastAsia="宋体" w:hAnsi="Courier New" w:cs="Courier New"/>
        </w:rPr>
        <w:t>NULL){</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r>
      <w:r w:rsidRPr="00257005">
        <w:rPr>
          <w:rFonts w:ascii="Courier New" w:eastAsia="宋体" w:hAnsi="Courier New" w:cs="Courier New"/>
        </w:rPr>
        <w:tab/>
        <w:t>p1=p1-&gt;next;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r>
      <w:r w:rsidRPr="00257005">
        <w:rPr>
          <w:rFonts w:ascii="Courier New" w:eastAsia="宋体" w:hAnsi="Courier New" w:cs="Courier New"/>
        </w:rPr>
        <w:tab/>
        <w:t>p2=p2-&gt;next;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r>
      <w:r w:rsidRPr="00257005">
        <w:rPr>
          <w:rFonts w:ascii="Courier New" w:eastAsia="宋体" w:hAnsi="Courier New" w:cs="Courier New"/>
        </w:rPr>
        <w:tab/>
        <w:t>else return</w:t>
      </w:r>
      <w:r w:rsidRPr="00257005">
        <w:rPr>
          <w:rFonts w:ascii="Courier New" w:eastAsia="宋体" w:hAnsi="Courier New" w:cs="Courier New"/>
        </w:rPr>
        <w:tab/>
        <w:t>FALSE;</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if(p1==p2) return TRUE;</w:t>
      </w:r>
    </w:p>
    <w:p w:rsidR="00257005"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ab/>
        <w:t>else return FALSE;</w:t>
      </w:r>
    </w:p>
    <w:p w:rsidR="00EA23FD" w:rsidRPr="00257005" w:rsidRDefault="00257005" w:rsidP="0025700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rPr>
      </w:pPr>
      <w:r w:rsidRPr="00257005">
        <w:rPr>
          <w:rFonts w:ascii="Courier New" w:eastAsia="宋体" w:hAnsi="Courier New" w:cs="Courier New"/>
        </w:rPr>
        <w:t>}</w:t>
      </w:r>
    </w:p>
    <w:p w:rsidR="00EA23FD" w:rsidRPr="00DE1F42" w:rsidRDefault="00EA23FD" w:rsidP="00DE1F42">
      <w:pPr>
        <w:pStyle w:val="a4"/>
        <w:tabs>
          <w:tab w:val="clear" w:pos="840"/>
          <w:tab w:val="clear" w:pos="1320"/>
          <w:tab w:val="clear" w:pos="4320"/>
          <w:tab w:val="left" w:pos="426"/>
          <w:tab w:val="left" w:pos="709"/>
          <w:tab w:val="left" w:pos="993"/>
          <w:tab w:val="left" w:pos="1276"/>
          <w:tab w:val="left" w:pos="4111"/>
        </w:tabs>
        <w:spacing w:line="240" w:lineRule="auto"/>
        <w:ind w:firstLineChars="0" w:firstLine="0"/>
        <w:rPr>
          <w:rFonts w:ascii="Courier New" w:eastAsia="宋体" w:hAnsi="Courier New" w:cs="Courier New"/>
          <w:color w:val="000000" w:themeColor="text1"/>
        </w:rPr>
      </w:pPr>
    </w:p>
    <w:p w:rsidR="00EB157E" w:rsidRPr="00196523" w:rsidRDefault="00EB157E"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br w:type="page"/>
      </w:r>
    </w:p>
    <w:p w:rsidR="00EB157E" w:rsidRPr="00196523" w:rsidRDefault="00EB157E"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color w:val="000000" w:themeColor="text1"/>
        </w:rPr>
        <w:lastRenderedPageBreak/>
        <w:t>第</w:t>
      </w:r>
      <w:r w:rsidRPr="00196523">
        <w:rPr>
          <w:rFonts w:ascii="宋体" w:eastAsia="宋体" w:hAnsi="宋体" w:cs="Times New Roman" w:hint="eastAsia"/>
          <w:color w:val="000000" w:themeColor="text1"/>
        </w:rPr>
        <w:t>三</w:t>
      </w:r>
      <w:r w:rsidRPr="00196523">
        <w:rPr>
          <w:rFonts w:ascii="宋体" w:eastAsia="宋体" w:hAnsi="宋体" w:cs="Times New Roman"/>
          <w:color w:val="000000" w:themeColor="text1"/>
        </w:rPr>
        <w:t xml:space="preserve">章 </w:t>
      </w:r>
      <w:proofErr w:type="gramStart"/>
      <w:r w:rsidRPr="00196523">
        <w:rPr>
          <w:rFonts w:ascii="宋体" w:eastAsia="宋体" w:hAnsi="宋体" w:cs="Times New Roman"/>
          <w:color w:val="000000" w:themeColor="text1"/>
        </w:rPr>
        <w:t>栈</w:t>
      </w:r>
      <w:proofErr w:type="gramEnd"/>
      <w:r w:rsidRPr="00196523">
        <w:rPr>
          <w:rFonts w:ascii="宋体" w:eastAsia="宋体" w:hAnsi="宋体" w:cs="Times New Roman"/>
          <w:color w:val="000000" w:themeColor="text1"/>
        </w:rPr>
        <w:t>和队列</w:t>
      </w:r>
    </w:p>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一、</w:t>
      </w:r>
      <w:r w:rsidRPr="00196523">
        <w:rPr>
          <w:rFonts w:ascii="Times New Roman" w:eastAsia="宋体" w:hAnsi="Times New Roman" w:cs="Times New Roman" w:hint="eastAsia"/>
          <w:color w:val="000000" w:themeColor="text1"/>
        </w:rPr>
        <w:t>单项</w:t>
      </w:r>
      <w:r w:rsidRPr="00196523">
        <w:rPr>
          <w:rFonts w:ascii="Times New Roman" w:eastAsia="宋体" w:hAnsi="Times New Roman" w:cs="Times New Roman"/>
          <w:color w:val="000000" w:themeColor="text1"/>
        </w:rPr>
        <w:t>选择题</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proofErr w:type="gramStart"/>
      <w:r w:rsidRPr="00196523">
        <w:rPr>
          <w:rFonts w:ascii="Times New Roman" w:eastAsia="宋体" w:hAnsi="Times New Roman" w:cs="Times New Roman"/>
          <w:color w:val="000000" w:themeColor="text1"/>
        </w:rPr>
        <w:t>栈</w:t>
      </w:r>
      <w:proofErr w:type="gramEnd"/>
      <w:r w:rsidRPr="00196523">
        <w:rPr>
          <w:rFonts w:ascii="Times New Roman" w:eastAsia="宋体" w:hAnsi="Times New Roman" w:cs="Times New Roman"/>
          <w:color w:val="000000" w:themeColor="text1"/>
        </w:rPr>
        <w:t>操作数据的原则是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．先进先出</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后</w:t>
      </w:r>
      <w:r w:rsidRPr="00196523">
        <w:rPr>
          <w:rFonts w:ascii="Times New Roman" w:eastAsia="宋体" w:hAnsi="Times New Roman" w:cs="Times New Roman"/>
          <w:color w:val="000000" w:themeColor="text1"/>
          <w:szCs w:val="21"/>
        </w:rPr>
        <w:t>进</w:t>
      </w:r>
      <w:r w:rsidRPr="00196523">
        <w:rPr>
          <w:rFonts w:ascii="Times New Roman" w:eastAsia="宋体" w:hAnsi="Times New Roman" w:cs="Times New Roman" w:hint="eastAsia"/>
          <w:color w:val="000000" w:themeColor="text1"/>
          <w:szCs w:val="21"/>
        </w:rPr>
        <w:t>先</w:t>
      </w:r>
      <w:r w:rsidRPr="00196523">
        <w:rPr>
          <w:rFonts w:ascii="Times New Roman" w:eastAsia="宋体" w:hAnsi="Times New Roman" w:cs="Times New Roman"/>
          <w:color w:val="000000" w:themeColor="text1"/>
          <w:szCs w:val="21"/>
        </w:rPr>
        <w:t>出</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．后进后出</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．随机处理</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w:t>
      </w:r>
    </w:p>
    <w:p w:rsidR="00EB157E" w:rsidRPr="00196523" w:rsidRDefault="00EB157E" w:rsidP="001C30E9">
      <w:pPr>
        <w:pStyle w:val="a3"/>
        <w:spacing w:line="240" w:lineRule="auto"/>
        <w:ind w:firstLine="420"/>
        <w:rPr>
          <w:rFonts w:ascii="Times New Roman" w:eastAsia="宋体" w:hAnsi="Times New Roman" w:cs="Times New Roman"/>
          <w:color w:val="000000" w:themeColor="text1"/>
        </w:rPr>
      </w:pP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的特性是后进先出。选项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是队列的特性。有些情况下，可以将选项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理解为先进先出，这也是队列的特性。选项</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既不是</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的特性，也不是队列的特性。</w:t>
      </w:r>
    </w:p>
    <w:p w:rsidR="00EB157E" w:rsidRPr="00196523" w:rsidRDefault="00E92063" w:rsidP="001C30E9">
      <w:pPr>
        <w:ind w:left="315" w:hangingChars="150" w:hanging="315"/>
        <w:rPr>
          <w:rFonts w:ascii="Times New Roman" w:eastAsia="宋体" w:hAnsi="Times New Roman" w:cs="Times New Roman"/>
          <w:color w:val="000000" w:themeColor="text1"/>
        </w:rPr>
      </w:pPr>
      <w:bookmarkStart w:id="10" w:name="_Hlk129249667"/>
      <w:r w:rsidRPr="00196523">
        <w:rPr>
          <w:rFonts w:ascii="Times New Roman" w:eastAsia="宋体" w:hAnsi="Times New Roman" w:cs="Times New Roman" w:hint="eastAsia"/>
          <w:color w:val="000000" w:themeColor="text1"/>
        </w:rPr>
        <w:t>2</w:t>
      </w:r>
      <w:r w:rsidR="00EB157E" w:rsidRPr="00196523">
        <w:rPr>
          <w:rFonts w:ascii="Times New Roman" w:eastAsia="宋体" w:hAnsi="Times New Roman" w:cs="Times New Roman"/>
          <w:color w:val="000000" w:themeColor="text1"/>
        </w:rPr>
        <w:t>．入</w:t>
      </w:r>
      <w:proofErr w:type="gramStart"/>
      <w:r w:rsidR="00EB157E" w:rsidRPr="00196523">
        <w:rPr>
          <w:rFonts w:ascii="Times New Roman" w:eastAsia="宋体" w:hAnsi="Times New Roman" w:cs="Times New Roman"/>
          <w:color w:val="000000" w:themeColor="text1"/>
        </w:rPr>
        <w:t>栈</w:t>
      </w:r>
      <w:proofErr w:type="gramEnd"/>
      <w:r w:rsidR="00EB157E" w:rsidRPr="00196523">
        <w:rPr>
          <w:rFonts w:ascii="Times New Roman" w:eastAsia="宋体" w:hAnsi="Times New Roman" w:cs="Times New Roman"/>
          <w:color w:val="000000" w:themeColor="text1"/>
        </w:rPr>
        <w:t>序列是</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1</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3</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5</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2</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4</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6</w:t>
      </w:r>
      <w:r w:rsidR="00EB157E" w:rsidRPr="00196523">
        <w:rPr>
          <w:rFonts w:ascii="Times New Roman" w:eastAsia="宋体" w:hAnsi="Times New Roman" w:cs="Times New Roman"/>
          <w:color w:val="000000" w:themeColor="text1"/>
        </w:rPr>
        <w:t>，出栈序列是</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5</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4</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2</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6</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3</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vertAlign w:val="subscript"/>
        </w:rPr>
        <w:t>1</w:t>
      </w:r>
      <w:r w:rsidR="00EB157E" w:rsidRPr="00196523">
        <w:rPr>
          <w:rFonts w:ascii="Times New Roman" w:eastAsia="宋体" w:hAnsi="Times New Roman" w:cs="Times New Roman"/>
          <w:color w:val="000000" w:themeColor="text1"/>
        </w:rPr>
        <w:t>，则栈的容量最小是</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hint="eastAsia"/>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5</w:t>
      </w:r>
    </w:p>
    <w:bookmarkEnd w:id="10"/>
    <w:p w:rsidR="003F267F"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F267F" w:rsidRPr="00196523">
        <w:rPr>
          <w:rFonts w:ascii="Times New Roman" w:eastAsia="宋体" w:hAnsi="Times New Roman" w:cs="Times New Roman" w:hint="eastAsia"/>
          <w:color w:val="000000" w:themeColor="text1"/>
        </w:rPr>
        <w:t>C</w:t>
      </w:r>
      <w:r w:rsidR="003F267F" w:rsidRPr="00196523">
        <w:rPr>
          <w:rFonts w:ascii="Times New Roman" w:eastAsia="宋体" w:hAnsi="Times New Roman" w:cs="Times New Roman" w:hint="eastAsia"/>
          <w:color w:val="000000" w:themeColor="text1"/>
        </w:rPr>
        <w:t>。</w:t>
      </w:r>
    </w:p>
    <w:p w:rsidR="00EB157E" w:rsidRPr="00196523" w:rsidRDefault="00FD622A" w:rsidP="002D3CAC">
      <w:pPr>
        <w:pStyle w:val="a3"/>
        <w:spacing w:line="240" w:lineRule="auto"/>
        <w:ind w:firstLine="420"/>
        <w:rPr>
          <w:rFonts w:ascii="Times New Roman" w:eastAsia="宋体" w:hAnsi="Times New Roman" w:cs="Times New Roman"/>
          <w:color w:val="000000" w:themeColor="text1"/>
        </w:rPr>
      </w:pPr>
      <w:bookmarkStart w:id="11" w:name="_Hlk129250469"/>
      <w:r w:rsidRPr="00196523">
        <w:rPr>
          <w:rFonts w:ascii="Times New Roman" w:eastAsia="宋体" w:hAnsi="Times New Roman" w:cs="Times New Roman" w:hint="eastAsia"/>
          <w:color w:val="000000" w:themeColor="text1"/>
        </w:rPr>
        <w:t>用图</w:t>
      </w:r>
      <w:r w:rsidR="00592EDA" w:rsidRPr="00196523">
        <w:rPr>
          <w:rFonts w:ascii="Times New Roman" w:eastAsia="宋体" w:hAnsi="Times New Roman" w:cs="Times New Roman" w:hint="eastAsia"/>
          <w:color w:val="000000" w:themeColor="text1"/>
        </w:rPr>
        <w:t>3</w:t>
      </w:r>
      <w:r w:rsidR="00291066">
        <w:rPr>
          <w:rFonts w:ascii="Times New Roman" w:eastAsia="宋体" w:hAnsi="Times New Roman" w:cs="Times New Roman" w:hint="eastAsia"/>
          <w:color w:val="000000" w:themeColor="text1"/>
        </w:rPr>
        <w:t>-</w:t>
      </w:r>
      <w:r w:rsidR="00592EDA"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表示</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状态</w:t>
      </w:r>
      <w:r w:rsidR="00CA3F30" w:rsidRPr="00196523">
        <w:rPr>
          <w:rFonts w:ascii="Times New Roman" w:eastAsia="宋体" w:hAnsi="Times New Roman" w:cs="Times New Roman" w:hint="eastAsia"/>
          <w:color w:val="000000" w:themeColor="text1"/>
        </w:rPr>
        <w:t>的变化</w:t>
      </w:r>
      <w:r w:rsidR="002D3CAC" w:rsidRPr="00196523">
        <w:rPr>
          <w:rFonts w:ascii="Times New Roman" w:eastAsia="宋体" w:hAnsi="Times New Roman" w:cs="Times New Roman" w:hint="eastAsia"/>
          <w:color w:val="000000" w:themeColor="text1"/>
        </w:rPr>
        <w:t>情况</w:t>
      </w:r>
      <w:r w:rsidRPr="00196523">
        <w:rPr>
          <w:rFonts w:ascii="Times New Roman" w:eastAsia="宋体" w:hAnsi="Times New Roman" w:cs="Times New Roman" w:hint="eastAsia"/>
          <w:color w:val="000000" w:themeColor="text1"/>
        </w:rPr>
        <w:t>。</w:t>
      </w:r>
    </w:p>
    <w:bookmarkEnd w:id="11"/>
    <w:p w:rsidR="00FD622A" w:rsidRPr="00196523" w:rsidRDefault="00FD622A" w:rsidP="001C30E9">
      <w:pPr>
        <w:ind w:left="315" w:hangingChars="150" w:hanging="315"/>
        <w:rPr>
          <w:rFonts w:ascii="Times New Roman" w:eastAsia="宋体" w:hAnsi="Times New Roman" w:cs="Times New Roman"/>
          <w:color w:val="000000" w:themeColor="text1"/>
        </w:rPr>
      </w:pPr>
    </w:p>
    <w:tbl>
      <w:tblPr>
        <w:tblpPr w:leftFromText="181" w:rightFromText="18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11"/>
        <w:gridCol w:w="284"/>
        <w:gridCol w:w="851"/>
        <w:gridCol w:w="284"/>
        <w:gridCol w:w="851"/>
        <w:gridCol w:w="284"/>
        <w:gridCol w:w="851"/>
        <w:gridCol w:w="301"/>
        <w:gridCol w:w="851"/>
        <w:gridCol w:w="284"/>
        <w:gridCol w:w="851"/>
      </w:tblGrid>
      <w:tr w:rsidR="00CA13DA" w:rsidRPr="00196523" w:rsidTr="00592EDA">
        <w:trPr>
          <w:trHeight w:val="284"/>
        </w:trPr>
        <w:tc>
          <w:tcPr>
            <w:tcW w:w="91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bookmarkStart w:id="12" w:name="_Hlk129249920"/>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5</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5</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301" w:type="dxa"/>
            <w:tcBorders>
              <w:top w:val="nil"/>
              <w:left w:val="nil"/>
              <w:bottom w:val="nil"/>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2</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13DA" w:rsidRPr="00196523" w:rsidRDefault="00CA13DA"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4</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r>
      <w:tr w:rsidR="00CA13DA" w:rsidRPr="00196523" w:rsidTr="00592EDA">
        <w:trPr>
          <w:trHeight w:val="284"/>
        </w:trPr>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4</w:t>
            </w:r>
          </w:p>
        </w:tc>
      </w:tr>
      <w:tr w:rsidR="00CA13DA" w:rsidRPr="00196523" w:rsidTr="00592EDA">
        <w:trPr>
          <w:trHeight w:val="284"/>
        </w:trPr>
        <w:tc>
          <w:tcPr>
            <w:tcW w:w="851" w:type="dxa"/>
            <w:tcBorders>
              <w:top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5</w:t>
            </w: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2</w:t>
            </w: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2</w:t>
            </w:r>
          </w:p>
        </w:tc>
      </w:tr>
      <w:tr w:rsidR="00CA13DA" w:rsidRPr="00196523" w:rsidTr="00592EDA">
        <w:trPr>
          <w:trHeight w:val="284"/>
        </w:trPr>
        <w:tc>
          <w:tcPr>
            <w:tcW w:w="851" w:type="dxa"/>
            <w:tcBorders>
              <w:top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301"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r>
      <w:tr w:rsidR="00CA13DA" w:rsidRPr="00196523" w:rsidTr="00592EDA">
        <w:trPr>
          <w:trHeight w:val="284"/>
        </w:trPr>
        <w:tc>
          <w:tcPr>
            <w:tcW w:w="851" w:type="dxa"/>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301"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righ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left w:val="single" w:sz="4" w:space="0" w:color="auto"/>
              <w:bottom w:val="nil"/>
              <w:right w:val="single" w:sz="4" w:space="0" w:color="auto"/>
            </w:tcBorders>
            <w:vAlign w:val="center"/>
          </w:tcPr>
          <w:p w:rsidR="00CA13DA" w:rsidRPr="00196523" w:rsidRDefault="00CA13DA"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tcBorders>
          </w:tcPr>
          <w:p w:rsidR="00CA13DA" w:rsidRPr="00196523" w:rsidRDefault="00CA13DA"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r>
      <w:bookmarkEnd w:id="12"/>
    </w:tbl>
    <w:p w:rsidR="00FD622A" w:rsidRPr="00196523" w:rsidRDefault="00FD622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p w:rsidR="00FD622A" w:rsidRPr="00196523" w:rsidRDefault="00FD622A" w:rsidP="001C30E9">
      <w:pPr>
        <w:ind w:left="315" w:hangingChars="150" w:hanging="315"/>
        <w:rPr>
          <w:rFonts w:ascii="Times New Roman" w:eastAsia="宋体" w:hAnsi="Times New Roman" w:cs="Times New Roman"/>
          <w:color w:val="000000" w:themeColor="text1"/>
        </w:rPr>
      </w:pPr>
    </w:p>
    <w:p w:rsidR="00FD622A" w:rsidRPr="00196523" w:rsidRDefault="00FD622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tbl>
      <w:tblPr>
        <w:tblpPr w:leftFromText="181" w:rightFromText="181" w:vertAnchor="text" w:horzAnchor="margin" w:tblpXSpec="center" w:tblpYSpec="inside"/>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1"/>
        <w:gridCol w:w="284"/>
        <w:gridCol w:w="851"/>
        <w:gridCol w:w="284"/>
        <w:gridCol w:w="851"/>
        <w:gridCol w:w="284"/>
        <w:gridCol w:w="851"/>
        <w:gridCol w:w="284"/>
        <w:gridCol w:w="851"/>
        <w:gridCol w:w="284"/>
        <w:gridCol w:w="851"/>
      </w:tblGrid>
      <w:tr w:rsidR="00520A50" w:rsidRPr="00196523" w:rsidTr="00592EDA">
        <w:trPr>
          <w:trHeight w:val="284"/>
        </w:trPr>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bookmarkStart w:id="13" w:name="_Hlk129249902"/>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4</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2</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6</w:t>
            </w:r>
            <w:r w:rsidRPr="00196523">
              <w:rPr>
                <w:rFonts w:ascii="Times New Roman" w:eastAsia="宋体" w:hAnsi="Times New Roman" w:cs="Times New Roman" w:hint="eastAsia"/>
                <w:color w:val="000000" w:themeColor="text1"/>
                <w:sz w:val="18"/>
                <w:szCs w:val="18"/>
              </w:rPr>
              <w:t>入</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6</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520A50" w:rsidRPr="00196523" w:rsidRDefault="00520A5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1</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r>
      <w:tr w:rsidR="00592EDA" w:rsidRPr="00196523" w:rsidTr="00592EDA">
        <w:trPr>
          <w:trHeight w:val="284"/>
        </w:trPr>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r>
      <w:tr w:rsidR="00592EDA" w:rsidRPr="00196523" w:rsidTr="00592EDA">
        <w:trPr>
          <w:trHeight w:val="284"/>
        </w:trPr>
        <w:tc>
          <w:tcPr>
            <w:tcW w:w="851" w:type="dxa"/>
            <w:tcBorders>
              <w:top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2</w:t>
            </w: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520A50" w:rsidRPr="00196523" w:rsidRDefault="00520A50"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6</w:t>
            </w: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r>
      <w:tr w:rsidR="00592EDA" w:rsidRPr="00196523" w:rsidTr="00592EDA">
        <w:trPr>
          <w:trHeight w:val="284"/>
        </w:trPr>
        <w:tc>
          <w:tcPr>
            <w:tcW w:w="851" w:type="dxa"/>
            <w:tcBorders>
              <w:top w:val="single" w:sz="4" w:space="0" w:color="auto"/>
              <w:right w:val="single" w:sz="4" w:space="0" w:color="auto"/>
            </w:tcBorders>
          </w:tcPr>
          <w:p w:rsidR="00520A50" w:rsidRPr="00196523" w:rsidRDefault="00520A50"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left w:val="single" w:sz="4" w:space="0" w:color="auto"/>
              <w:bottom w:val="nil"/>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vertAlign w:val="subscript"/>
              </w:rPr>
              <w:t>3</w:t>
            </w: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r>
      <w:tr w:rsidR="00592EDA" w:rsidRPr="00196523" w:rsidTr="00592EDA">
        <w:trPr>
          <w:trHeight w:val="284"/>
        </w:trPr>
        <w:tc>
          <w:tcPr>
            <w:tcW w:w="851" w:type="dxa"/>
            <w:tcBorders>
              <w:right w:val="single" w:sz="4" w:space="0" w:color="auto"/>
            </w:tcBorders>
          </w:tcPr>
          <w:p w:rsidR="00520A50" w:rsidRPr="00196523" w:rsidRDefault="00520A50"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left w:val="single" w:sz="4" w:space="0" w:color="auto"/>
              <w:bottom w:val="nil"/>
              <w:righ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left w:val="single" w:sz="4" w:space="0" w:color="auto"/>
              <w:bottom w:val="nil"/>
              <w:right w:val="single" w:sz="4" w:space="0" w:color="auto"/>
            </w:tcBorders>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520A50" w:rsidRPr="00196523" w:rsidRDefault="00520A50"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520A50" w:rsidRPr="00196523" w:rsidRDefault="00520A50" w:rsidP="00F1080B">
            <w:pPr>
              <w:spacing w:line="0" w:lineRule="atLeast"/>
              <w:ind w:firstLineChars="0" w:firstLine="0"/>
              <w:jc w:val="center"/>
              <w:rPr>
                <w:color w:val="000000" w:themeColor="text1"/>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1</w:t>
            </w:r>
          </w:p>
        </w:tc>
        <w:tc>
          <w:tcPr>
            <w:tcW w:w="284" w:type="dxa"/>
            <w:tcBorders>
              <w:top w:val="nil"/>
              <w:bottom w:val="nil"/>
            </w:tcBorders>
            <w:vAlign w:val="center"/>
          </w:tcPr>
          <w:p w:rsidR="00520A50" w:rsidRPr="00196523" w:rsidRDefault="00520A50" w:rsidP="00F1080B">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520A50" w:rsidRPr="00196523" w:rsidRDefault="00520A50" w:rsidP="00F1080B">
            <w:pPr>
              <w:spacing w:line="0" w:lineRule="atLeast"/>
              <w:ind w:firstLineChars="0" w:firstLine="0"/>
              <w:jc w:val="center"/>
              <w:rPr>
                <w:rFonts w:ascii="Times New Roman" w:hAnsi="Times New Roman" w:cs="Times New Roman"/>
                <w:color w:val="000000" w:themeColor="text1"/>
              </w:rPr>
            </w:pPr>
          </w:p>
        </w:tc>
      </w:tr>
      <w:bookmarkEnd w:id="13"/>
    </w:tbl>
    <w:p w:rsidR="00CA13DA" w:rsidRPr="00196523" w:rsidRDefault="00CA13D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p w:rsidR="00CA13DA" w:rsidRPr="00196523" w:rsidRDefault="00CA13DA" w:rsidP="001C30E9">
      <w:pPr>
        <w:ind w:left="315" w:hangingChars="150" w:hanging="315"/>
        <w:rPr>
          <w:rFonts w:ascii="Times New Roman" w:eastAsia="宋体" w:hAnsi="Times New Roman" w:cs="Times New Roman"/>
          <w:color w:val="000000" w:themeColor="text1"/>
        </w:rPr>
      </w:pPr>
    </w:p>
    <w:p w:rsidR="00FD622A" w:rsidRPr="00196523" w:rsidRDefault="00FD622A" w:rsidP="001C30E9">
      <w:pPr>
        <w:ind w:left="315" w:hangingChars="150" w:hanging="315"/>
        <w:rPr>
          <w:rFonts w:ascii="Times New Roman" w:eastAsia="宋体" w:hAnsi="Times New Roman" w:cs="Times New Roman"/>
          <w:color w:val="000000" w:themeColor="text1"/>
        </w:rPr>
      </w:pPr>
    </w:p>
    <w:p w:rsidR="00592EDA" w:rsidRPr="00196523" w:rsidRDefault="00592ED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s">
            <w:drawing>
              <wp:anchor distT="0" distB="0" distL="0" distR="0" simplePos="0" relativeHeight="251456512" behindDoc="0" locked="0" layoutInCell="1" allowOverlap="1" wp14:anchorId="128F42C1" wp14:editId="1D009984">
                <wp:simplePos x="0" y="0"/>
                <wp:positionH relativeFrom="column">
                  <wp:posOffset>1645920</wp:posOffset>
                </wp:positionH>
                <wp:positionV relativeFrom="paragraph">
                  <wp:posOffset>66675</wp:posOffset>
                </wp:positionV>
                <wp:extent cx="2360930" cy="1404620"/>
                <wp:effectExtent l="0" t="0" r="508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E537A" w:rsidRPr="00592EDA" w:rsidRDefault="008E537A" w:rsidP="00592EDA">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Pr>
                                <w:rFonts w:ascii="Times New Roman" w:eastAsia="宋体" w:hAnsi="Times New Roman" w:cs="Times New Roman"/>
                                <w:sz w:val="18"/>
                                <w:szCs w:val="18"/>
                                <w14:textOutline w14:w="9525" w14:cap="rnd" w14:cmpd="sng" w14:algn="ctr">
                                  <w14:noFill/>
                                  <w14:prstDash w14:val="solid"/>
                                  <w14:bevel/>
                                </w14:textOutline>
                              </w:rPr>
                              <w:t>3-1</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Pr>
                                <w:rFonts w:ascii="Times New Roman" w:eastAsia="宋体" w:hAnsi="Times New Roman" w:cs="Times New Roman"/>
                                <w:sz w:val="18"/>
                                <w:szCs w:val="18"/>
                                <w14:textOutline w14:w="9525" w14:cap="rnd" w14:cmpd="sng" w14:algn="ctr">
                                  <w14:noFill/>
                                  <w14:prstDash w14:val="solid"/>
                                  <w14:bevel/>
                                </w14:textOutline>
                              </w:rPr>
                              <w:t>栈</w:t>
                            </w:r>
                            <w:r>
                              <w:rPr>
                                <w:rFonts w:ascii="Times New Roman" w:eastAsia="宋体" w:hAnsi="Times New Roman" w:cs="Times New Roman" w:hint="eastAsia"/>
                                <w:sz w:val="18"/>
                                <w:szCs w:val="18"/>
                                <w14:textOutline w14:w="9525" w14:cap="rnd" w14:cmpd="sng" w14:algn="ctr">
                                  <w14:noFill/>
                                  <w14:prstDash w14:val="solid"/>
                                  <w14:bevel/>
                                </w14:textOutline>
                              </w:rPr>
                              <w:t>的状态</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8F42C1" id="文本框 2" o:spid="_x0000_s1165" type="#_x0000_t202" style="position:absolute;left:0;text-align:left;margin-left:129.6pt;margin-top:5.25pt;width:185.9pt;height:110.6pt;z-index:251456512;visibility:visible;mso-wrap-style:square;mso-width-percent:400;mso-height-percent:200;mso-wrap-distance-left:0;mso-wrap-distance-top:0;mso-wrap-distance-right:0;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" filled="f" stroked="f">
                <v:textbox style="mso-fit-shape-to-text:t" inset="0,0,0,0">
                  <w:txbxContent>
                    <w:p w:rsidR="008E537A" w:rsidRPr="00592EDA" w:rsidRDefault="008E537A" w:rsidP="00592EDA">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Pr>
                          <w:rFonts w:ascii="Times New Roman" w:eastAsia="宋体" w:hAnsi="Times New Roman" w:cs="Times New Roman"/>
                          <w:sz w:val="18"/>
                          <w:szCs w:val="18"/>
                          <w14:textOutline w14:w="9525" w14:cap="rnd" w14:cmpd="sng" w14:algn="ctr">
                            <w14:noFill/>
                            <w14:prstDash w14:val="solid"/>
                            <w14:bevel/>
                          </w14:textOutline>
                        </w:rPr>
                        <w:t>3-1</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Pr>
                          <w:rFonts w:ascii="Times New Roman" w:eastAsia="宋体" w:hAnsi="Times New Roman" w:cs="Times New Roman"/>
                          <w:sz w:val="18"/>
                          <w:szCs w:val="18"/>
                          <w14:textOutline w14:w="9525" w14:cap="rnd" w14:cmpd="sng" w14:algn="ctr">
                            <w14:noFill/>
                            <w14:prstDash w14:val="solid"/>
                            <w14:bevel/>
                          </w14:textOutline>
                        </w:rPr>
                        <w:t>栈</w:t>
                      </w:r>
                      <w:r>
                        <w:rPr>
                          <w:rFonts w:ascii="Times New Roman" w:eastAsia="宋体" w:hAnsi="Times New Roman" w:cs="Times New Roman" w:hint="eastAsia"/>
                          <w:sz w:val="18"/>
                          <w:szCs w:val="18"/>
                          <w14:textOutline w14:w="9525" w14:cap="rnd" w14:cmpd="sng" w14:algn="ctr">
                            <w14:noFill/>
                            <w14:prstDash w14:val="solid"/>
                            <w14:bevel/>
                          </w14:textOutline>
                        </w:rPr>
                        <w:t>的状态</w:t>
                      </w:r>
                    </w:p>
                  </w:txbxContent>
                </v:textbox>
                <w10:wrap type="square"/>
              </v:shape>
            </w:pict>
          </mc:Fallback>
        </mc:AlternateContent>
      </w:r>
    </w:p>
    <w:p w:rsidR="00592EDA" w:rsidRPr="00196523" w:rsidRDefault="00592EDA" w:rsidP="001C30E9">
      <w:pPr>
        <w:pStyle w:val="a3"/>
        <w:spacing w:line="240" w:lineRule="auto"/>
        <w:ind w:firstLine="420"/>
        <w:rPr>
          <w:rFonts w:ascii="Times New Roman" w:eastAsia="宋体" w:hAnsi="Times New Roman" w:cs="Times New Roman"/>
          <w:color w:val="000000" w:themeColor="text1"/>
        </w:rPr>
      </w:pPr>
    </w:p>
    <w:p w:rsidR="00520A50" w:rsidRPr="00196523" w:rsidRDefault="00520A50" w:rsidP="001C30E9">
      <w:pPr>
        <w:pStyle w:val="a3"/>
        <w:spacing w:line="240" w:lineRule="auto"/>
        <w:ind w:firstLine="420"/>
        <w:rPr>
          <w:rFonts w:ascii="Times New Roman" w:eastAsia="宋体" w:hAnsi="Times New Roman" w:cs="Times New Roman"/>
          <w:color w:val="000000" w:themeColor="text1"/>
        </w:rPr>
      </w:pPr>
      <w:bookmarkStart w:id="14" w:name="_Hlk129251012"/>
      <w:r w:rsidRPr="00196523">
        <w:rPr>
          <w:rFonts w:ascii="Times New Roman" w:eastAsia="宋体" w:hAnsi="Times New Roman" w:cs="Times New Roman" w:hint="eastAsia"/>
          <w:color w:val="000000" w:themeColor="text1"/>
        </w:rPr>
        <w:t>可以看到，在</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hint="eastAsia"/>
          <w:color w:val="000000" w:themeColor="text1"/>
        </w:rPr>
        <w:t>入</w:t>
      </w:r>
      <w:proofErr w:type="gramStart"/>
      <w:r w:rsidRPr="00196523">
        <w:rPr>
          <w:rFonts w:ascii="Times New Roman" w:eastAsia="宋体" w:hAnsi="Times New Roman" w:cs="Times New Roman" w:hint="eastAsia"/>
          <w:color w:val="000000" w:themeColor="text1"/>
        </w:rPr>
        <w:t>栈</w:t>
      </w:r>
      <w:proofErr w:type="gramEnd"/>
      <w:r w:rsidR="001265A9" w:rsidRPr="00196523">
        <w:rPr>
          <w:rFonts w:ascii="Times New Roman" w:eastAsia="宋体" w:hAnsi="Times New Roman" w:cs="Times New Roman" w:hint="eastAsia"/>
          <w:color w:val="000000" w:themeColor="text1"/>
        </w:rPr>
        <w:t>后</w:t>
      </w:r>
      <w:r w:rsidRPr="00196523">
        <w:rPr>
          <w:rFonts w:ascii="Times New Roman" w:eastAsia="宋体" w:hAnsi="Times New Roman" w:cs="Times New Roman" w:hint="eastAsia"/>
          <w:color w:val="000000" w:themeColor="text1"/>
        </w:rPr>
        <w:t>，栈中有</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个元素，</w:t>
      </w:r>
      <w:r w:rsidR="00912D13" w:rsidRPr="00196523">
        <w:rPr>
          <w:rFonts w:ascii="Times New Roman" w:eastAsia="宋体" w:hAnsi="Times New Roman" w:cs="Times New Roman" w:hint="eastAsia"/>
          <w:color w:val="000000" w:themeColor="text1"/>
        </w:rPr>
        <w:t>这是栈含元素最多的时刻。</w:t>
      </w:r>
      <w:r w:rsidRPr="00196523">
        <w:rPr>
          <w:rFonts w:ascii="Times New Roman" w:eastAsia="宋体" w:hAnsi="Times New Roman" w:cs="Times New Roman" w:hint="eastAsia"/>
          <w:color w:val="000000" w:themeColor="text1"/>
        </w:rPr>
        <w:t>所以</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的容量最小是</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w:t>
      </w:r>
    </w:p>
    <w:bookmarkEnd w:id="14"/>
    <w:p w:rsidR="00EB157E" w:rsidRPr="00196523" w:rsidRDefault="00E9206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00EB157E" w:rsidRPr="00196523">
        <w:rPr>
          <w:rFonts w:ascii="Times New Roman" w:eastAsia="宋体" w:hAnsi="Times New Roman" w:cs="Times New Roman"/>
          <w:color w:val="000000" w:themeColor="text1"/>
        </w:rPr>
        <w:t>．</w:t>
      </w:r>
      <w:r w:rsidR="00EB157E" w:rsidRPr="00196523">
        <w:rPr>
          <w:rFonts w:ascii="Times New Roman" w:eastAsia="宋体" w:hAnsi="Times New Roman" w:cs="Times New Roman" w:hint="eastAsia"/>
          <w:color w:val="000000" w:themeColor="text1"/>
        </w:rPr>
        <w:t>6</w:t>
      </w:r>
      <w:r w:rsidR="00EB157E" w:rsidRPr="00196523">
        <w:rPr>
          <w:rFonts w:ascii="Times New Roman" w:eastAsia="宋体" w:hAnsi="Times New Roman" w:cs="Times New Roman"/>
          <w:color w:val="000000" w:themeColor="text1"/>
        </w:rPr>
        <w:t>个元素</w:t>
      </w:r>
      <w:r w:rsidR="00EB157E" w:rsidRPr="00196523">
        <w:rPr>
          <w:rFonts w:ascii="Times New Roman" w:eastAsia="宋体" w:hAnsi="Times New Roman" w:cs="Times New Roman"/>
          <w:color w:val="000000" w:themeColor="text1"/>
        </w:rPr>
        <w:t>6</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5</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4</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3</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2</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1</w:t>
      </w:r>
      <w:r w:rsidR="00EB157E" w:rsidRPr="00196523">
        <w:rPr>
          <w:rFonts w:ascii="Times New Roman" w:eastAsia="宋体" w:hAnsi="Times New Roman" w:cs="Times New Roman" w:hint="eastAsia"/>
          <w:color w:val="000000" w:themeColor="text1"/>
        </w:rPr>
        <w:t>依次</w:t>
      </w:r>
      <w:r w:rsidR="00EB157E" w:rsidRPr="00196523">
        <w:rPr>
          <w:rFonts w:ascii="Times New Roman" w:eastAsia="宋体" w:hAnsi="Times New Roman" w:cs="Times New Roman"/>
          <w:color w:val="000000" w:themeColor="text1"/>
        </w:rPr>
        <w:t>进</w:t>
      </w:r>
      <w:proofErr w:type="gramStart"/>
      <w:r w:rsidR="00EB157E" w:rsidRPr="00196523">
        <w:rPr>
          <w:rFonts w:ascii="Times New Roman" w:eastAsia="宋体" w:hAnsi="Times New Roman" w:cs="Times New Roman"/>
          <w:color w:val="000000" w:themeColor="text1"/>
        </w:rPr>
        <w:t>栈</w:t>
      </w:r>
      <w:proofErr w:type="gramEnd"/>
      <w:r w:rsidR="00EB157E" w:rsidRPr="00196523">
        <w:rPr>
          <w:rFonts w:ascii="Times New Roman" w:eastAsia="宋体" w:hAnsi="Times New Roman" w:cs="Times New Roman"/>
          <w:color w:val="000000" w:themeColor="text1"/>
        </w:rPr>
        <w:t>，</w:t>
      </w:r>
      <w:r w:rsidR="00EB157E" w:rsidRPr="00196523">
        <w:rPr>
          <w:rFonts w:ascii="Times New Roman" w:eastAsia="宋体" w:hAnsi="Times New Roman" w:cs="Times New Roman" w:hint="eastAsia"/>
          <w:color w:val="000000" w:themeColor="text1"/>
        </w:rPr>
        <w:t>不能得到的</w:t>
      </w:r>
      <w:r w:rsidR="00EB157E" w:rsidRPr="00196523">
        <w:rPr>
          <w:rFonts w:ascii="Times New Roman" w:eastAsia="宋体" w:hAnsi="Times New Roman" w:cs="Times New Roman"/>
          <w:color w:val="000000" w:themeColor="text1"/>
        </w:rPr>
        <w:t>出栈序列</w:t>
      </w:r>
      <w:r w:rsidR="00EB157E" w:rsidRPr="00196523">
        <w:rPr>
          <w:rFonts w:ascii="Times New Roman" w:eastAsia="宋体" w:hAnsi="Times New Roman" w:cs="Times New Roman" w:hint="eastAsia"/>
          <w:color w:val="000000" w:themeColor="text1"/>
        </w:rPr>
        <w:t>是</w:t>
      </w:r>
      <w:r w:rsidR="00F27B72" w:rsidRPr="00196523">
        <w:rPr>
          <w:rFonts w:ascii="Times New Roman" w:eastAsia="宋体" w:hAnsi="Times New Roman" w:cs="Times New Roman"/>
          <w:color w:val="000000" w:themeColor="text1"/>
        </w:rPr>
        <w:t>________</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6</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6</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1A5BCE" w:rsidRPr="00196523">
        <w:rPr>
          <w:rFonts w:ascii="Times New Roman" w:eastAsia="宋体" w:hAnsi="Times New Roman" w:cs="Times New Roman" w:hint="eastAsia"/>
          <w:color w:val="000000" w:themeColor="text1"/>
        </w:rPr>
        <w:t>C</w:t>
      </w:r>
      <w:r w:rsidR="001A5BCE" w:rsidRPr="00196523">
        <w:rPr>
          <w:rFonts w:ascii="Times New Roman" w:eastAsia="宋体" w:hAnsi="Times New Roman" w:cs="Times New Roman" w:hint="eastAsia"/>
          <w:color w:val="000000" w:themeColor="text1"/>
        </w:rPr>
        <w:t>。</w:t>
      </w:r>
    </w:p>
    <w:p w:rsidR="001A5BCE" w:rsidRPr="00196523" w:rsidRDefault="001A5BC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可以使用操作过程来描述。</w:t>
      </w:r>
    </w:p>
    <w:p w:rsidR="001A5BCE" w:rsidRPr="00196523" w:rsidRDefault="001A5BC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得到选项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的操作过程是：</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 xml:space="preserve"> pop(</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宋体" w:eastAsia="宋体" w:hAnsi="宋体" w:cs="Times New Roman" w:hint="eastAsia"/>
          <w:color w:val="000000" w:themeColor="text1"/>
        </w:rPr>
        <w:t>。</w:t>
      </w:r>
    </w:p>
    <w:p w:rsidR="001A5BCE" w:rsidRPr="00196523" w:rsidRDefault="001A5BC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得到选项</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的操作过程是：</w:t>
      </w:r>
      <w:r w:rsidR="00332F9B" w:rsidRPr="00196523">
        <w:rPr>
          <w:rFonts w:ascii="Times New Roman" w:eastAsia="宋体" w:hAnsi="Times New Roman" w:cs="Times New Roman"/>
          <w:color w:val="000000" w:themeColor="text1"/>
        </w:rPr>
        <w:t>push(</w:t>
      </w:r>
      <w:r w:rsidR="00332F9B" w:rsidRPr="00196523">
        <w:rPr>
          <w:rFonts w:ascii="Times New Roman" w:eastAsia="宋体" w:hAnsi="Times New Roman" w:cs="Times New Roman" w:hint="eastAsia"/>
          <w:color w:val="000000" w:themeColor="text1"/>
        </w:rPr>
        <w:t>6</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push(</w:t>
      </w:r>
      <w:r w:rsidR="00332F9B" w:rsidRPr="00196523">
        <w:rPr>
          <w:rFonts w:ascii="Times New Roman" w:eastAsia="宋体" w:hAnsi="Times New Roman" w:cs="Times New Roman" w:hint="eastAsia"/>
          <w:color w:val="000000" w:themeColor="text1"/>
        </w:rPr>
        <w:t>5</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push(</w:t>
      </w:r>
      <w:r w:rsidR="00332F9B" w:rsidRPr="00196523">
        <w:rPr>
          <w:rFonts w:ascii="Times New Roman" w:eastAsia="宋体" w:hAnsi="Times New Roman" w:cs="Times New Roman" w:hint="eastAsia"/>
          <w:color w:val="000000" w:themeColor="text1"/>
        </w:rPr>
        <w:t>4</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w:t>
      </w:r>
      <w:r w:rsidR="00332F9B" w:rsidRPr="00196523">
        <w:rPr>
          <w:rFonts w:ascii="Times New Roman" w:eastAsia="宋体" w:hAnsi="Times New Roman" w:cs="Times New Roman" w:hint="eastAsia"/>
          <w:color w:val="000000" w:themeColor="text1"/>
        </w:rPr>
        <w:t>4</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w:t>
      </w:r>
      <w:r w:rsidR="00332F9B" w:rsidRPr="00196523">
        <w:rPr>
          <w:rFonts w:ascii="Times New Roman" w:eastAsia="宋体" w:hAnsi="Times New Roman" w:cs="Times New Roman" w:hint="eastAsia"/>
          <w:color w:val="000000" w:themeColor="text1"/>
        </w:rPr>
        <w:t>5</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push(</w:t>
      </w:r>
      <w:r w:rsidR="00332F9B" w:rsidRPr="00196523">
        <w:rPr>
          <w:rFonts w:ascii="Times New Roman" w:eastAsia="宋体" w:hAnsi="Times New Roman" w:cs="Times New Roman" w:hint="eastAsia"/>
          <w:color w:val="000000" w:themeColor="text1"/>
        </w:rPr>
        <w:t>3</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w:t>
      </w:r>
      <w:r w:rsidR="00332F9B" w:rsidRPr="00196523">
        <w:rPr>
          <w:rFonts w:ascii="Times New Roman" w:eastAsia="宋体" w:hAnsi="Times New Roman" w:cs="Times New Roman" w:hint="eastAsia"/>
          <w:color w:val="000000" w:themeColor="text1"/>
        </w:rPr>
        <w:t>3</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 xml:space="preserve"> push(</w:t>
      </w:r>
      <w:r w:rsidR="00332F9B" w:rsidRPr="00196523">
        <w:rPr>
          <w:rFonts w:ascii="Times New Roman" w:eastAsia="宋体" w:hAnsi="Times New Roman" w:cs="Times New Roman" w:hint="eastAsia"/>
          <w:color w:val="000000" w:themeColor="text1"/>
        </w:rPr>
        <w:t>2</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push(</w:t>
      </w:r>
      <w:r w:rsidR="00332F9B" w:rsidRPr="00196523">
        <w:rPr>
          <w:rFonts w:ascii="Times New Roman" w:eastAsia="宋体" w:hAnsi="Times New Roman" w:cs="Times New Roman" w:hint="eastAsia"/>
          <w:color w:val="000000" w:themeColor="text1"/>
        </w:rPr>
        <w:t>1</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pop(1)</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w:t>
      </w:r>
      <w:r w:rsidR="00332F9B" w:rsidRPr="00196523">
        <w:rPr>
          <w:rFonts w:ascii="Times New Roman" w:eastAsia="宋体" w:hAnsi="Times New Roman" w:cs="Times New Roman" w:hint="eastAsia"/>
          <w:color w:val="000000" w:themeColor="text1"/>
        </w:rPr>
        <w:t>2</w:t>
      </w:r>
      <w:r w:rsidR="00332F9B" w:rsidRPr="00196523">
        <w:rPr>
          <w:rFonts w:ascii="Times New Roman" w:eastAsia="宋体" w:hAnsi="Times New Roman" w:cs="Times New Roman"/>
          <w:color w:val="000000" w:themeColor="text1"/>
        </w:rPr>
        <w:t>)</w:t>
      </w:r>
      <w:r w:rsidR="00332F9B" w:rsidRPr="00196523">
        <w:rPr>
          <w:rFonts w:ascii="宋体" w:eastAsia="宋体" w:hAnsi="宋体" w:cs="Times New Roman"/>
          <w:color w:val="000000" w:themeColor="text1"/>
        </w:rPr>
        <w:t>,</w:t>
      </w:r>
      <w:r w:rsidR="00332F9B" w:rsidRPr="00196523">
        <w:rPr>
          <w:rFonts w:ascii="Times New Roman" w:eastAsia="宋体" w:hAnsi="Times New Roman" w:cs="Times New Roman"/>
          <w:color w:val="000000" w:themeColor="text1"/>
        </w:rPr>
        <w:t>pop(</w:t>
      </w:r>
      <w:r w:rsidR="00332F9B" w:rsidRPr="00196523">
        <w:rPr>
          <w:rFonts w:ascii="Times New Roman" w:eastAsia="宋体" w:hAnsi="Times New Roman" w:cs="Times New Roman" w:hint="eastAsia"/>
          <w:color w:val="000000" w:themeColor="text1"/>
        </w:rPr>
        <w:t>6</w:t>
      </w:r>
      <w:r w:rsidR="00332F9B" w:rsidRPr="00196523">
        <w:rPr>
          <w:rFonts w:ascii="Times New Roman" w:eastAsia="宋体" w:hAnsi="Times New Roman" w:cs="Times New Roman"/>
          <w:color w:val="000000" w:themeColor="text1"/>
        </w:rPr>
        <w:t>)</w:t>
      </w:r>
      <w:r w:rsidR="00332F9B" w:rsidRPr="00196523">
        <w:rPr>
          <w:rFonts w:ascii="Times New Roman" w:eastAsia="宋体" w:hAnsi="Times New Roman" w:cs="Times New Roman" w:hint="eastAsia"/>
          <w:color w:val="000000" w:themeColor="text1"/>
        </w:rPr>
        <w:t>。</w:t>
      </w:r>
    </w:p>
    <w:p w:rsidR="00332F9B" w:rsidRPr="00196523" w:rsidRDefault="00332F9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得到选项</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的操作过程是：</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 xml:space="preserve"> pop(</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宋体" w:eastAsia="宋体" w:hAnsi="宋体" w:cs="Times New Roman" w:hint="eastAsia"/>
          <w:color w:val="000000" w:themeColor="text1"/>
        </w:rPr>
        <w:t>。</w:t>
      </w:r>
    </w:p>
    <w:p w:rsidR="00332F9B" w:rsidRPr="00196523" w:rsidRDefault="00F45E0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push(</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宋体" w:eastAsia="宋体" w:hAnsi="宋体" w:cs="Times New Roman" w:hint="eastAsia"/>
          <w:color w:val="000000" w:themeColor="text1"/>
        </w:rPr>
        <w:t>，此时</w:t>
      </w:r>
      <w:proofErr w:type="gramStart"/>
      <w:r w:rsidRPr="00196523">
        <w:rPr>
          <w:rFonts w:ascii="宋体" w:eastAsia="宋体" w:hAnsi="宋体" w:cs="Times New Roman" w:hint="eastAsia"/>
          <w:color w:val="000000" w:themeColor="text1"/>
        </w:rPr>
        <w:t>栈</w:t>
      </w:r>
      <w:proofErr w:type="gramEnd"/>
      <w:r w:rsidRPr="00196523">
        <w:rPr>
          <w:rFonts w:ascii="宋体" w:eastAsia="宋体" w:hAnsi="宋体" w:cs="Times New Roman" w:hint="eastAsia"/>
          <w:color w:val="000000" w:themeColor="text1"/>
        </w:rPr>
        <w:t>顶元素是</w:t>
      </w:r>
      <w:r w:rsidRPr="00196523">
        <w:rPr>
          <w:rFonts w:ascii="Times New Roman" w:eastAsia="宋体" w:hAnsi="Times New Roman" w:cs="Times New Roman"/>
          <w:color w:val="000000" w:themeColor="text1"/>
        </w:rPr>
        <w:t>5</w:t>
      </w:r>
      <w:r w:rsidRPr="00196523">
        <w:rPr>
          <w:rFonts w:ascii="宋体" w:eastAsia="宋体" w:hAnsi="宋体" w:cs="Times New Roman" w:hint="eastAsia"/>
          <w:color w:val="000000" w:themeColor="text1"/>
        </w:rPr>
        <w:t>，得不到元素</w:t>
      </w:r>
      <w:r w:rsidRPr="00196523">
        <w:rPr>
          <w:rFonts w:ascii="Times New Roman" w:eastAsia="宋体" w:hAnsi="Times New Roman" w:cs="Times New Roman"/>
          <w:color w:val="000000" w:themeColor="text1"/>
        </w:rPr>
        <w:t>6</w:t>
      </w:r>
      <w:r w:rsidRPr="00196523">
        <w:rPr>
          <w:rFonts w:ascii="宋体" w:eastAsia="宋体" w:hAnsi="宋体" w:cs="Times New Roman" w:hint="eastAsia"/>
          <w:color w:val="000000" w:themeColor="text1"/>
        </w:rPr>
        <w:t>。</w:t>
      </w:r>
    </w:p>
    <w:p w:rsidR="00EB157E" w:rsidRPr="00196523" w:rsidRDefault="00E9206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00EB157E" w:rsidRPr="00196523">
        <w:rPr>
          <w:rFonts w:ascii="Times New Roman" w:eastAsia="宋体" w:hAnsi="Times New Roman" w:cs="Times New Roman"/>
          <w:color w:val="000000" w:themeColor="text1"/>
        </w:rPr>
        <w:t>．输入序列为</w:t>
      </w:r>
      <w:r w:rsidR="00EB157E" w:rsidRPr="00196523">
        <w:rPr>
          <w:rFonts w:ascii="Times New Roman" w:eastAsia="宋体" w:hAnsi="Times New Roman" w:cs="Times New Roman"/>
          <w:color w:val="000000" w:themeColor="text1"/>
        </w:rPr>
        <w:t>A</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B</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C</w:t>
      </w:r>
      <w:r w:rsidR="00EB157E" w:rsidRPr="00196523">
        <w:rPr>
          <w:rFonts w:ascii="Times New Roman" w:eastAsia="宋体" w:hAnsi="Times New Roman" w:cs="Times New Roman"/>
          <w:color w:val="000000" w:themeColor="text1"/>
        </w:rPr>
        <w:t>，借助于</w:t>
      </w:r>
      <w:proofErr w:type="gramStart"/>
      <w:r w:rsidR="00EB157E" w:rsidRPr="00196523">
        <w:rPr>
          <w:rFonts w:ascii="Times New Roman" w:eastAsia="宋体" w:hAnsi="Times New Roman" w:cs="Times New Roman"/>
          <w:color w:val="000000" w:themeColor="text1"/>
        </w:rPr>
        <w:t>栈</w:t>
      </w:r>
      <w:proofErr w:type="gramEnd"/>
      <w:r w:rsidR="00EB157E" w:rsidRPr="00196523">
        <w:rPr>
          <w:rFonts w:ascii="Times New Roman" w:eastAsia="宋体" w:hAnsi="Times New Roman" w:cs="Times New Roman"/>
          <w:color w:val="000000" w:themeColor="text1"/>
        </w:rPr>
        <w:t>将其变为</w:t>
      </w:r>
      <w:r w:rsidR="00EB157E" w:rsidRPr="00196523">
        <w:rPr>
          <w:rFonts w:ascii="Times New Roman" w:eastAsia="宋体" w:hAnsi="Times New Roman" w:cs="Times New Roman"/>
          <w:color w:val="000000" w:themeColor="text1"/>
        </w:rPr>
        <w:t>C</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B</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rPr>
        <w:t>A</w:t>
      </w:r>
      <w:r w:rsidR="00EB157E" w:rsidRPr="00196523">
        <w:rPr>
          <w:rFonts w:ascii="Times New Roman" w:eastAsia="宋体" w:hAnsi="Times New Roman" w:cs="Times New Roman"/>
          <w:color w:val="000000" w:themeColor="text1"/>
        </w:rPr>
        <w:t>，经过的栈操作为</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hint="eastAsia"/>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proofErr w:type="gramStart"/>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proofErr w:type="gramEnd"/>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proofErr w:type="gramStart"/>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proofErr w:type="gramEnd"/>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push</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pop</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答案：</w:t>
      </w:r>
      <w:r w:rsidR="00F45E0A" w:rsidRPr="00196523">
        <w:rPr>
          <w:rFonts w:ascii="Times New Roman" w:eastAsia="宋体" w:hAnsi="Times New Roman" w:cs="Times New Roman" w:hint="eastAsia"/>
          <w:color w:val="000000" w:themeColor="text1"/>
        </w:rPr>
        <w:t>B</w:t>
      </w:r>
      <w:r w:rsidR="00F45E0A" w:rsidRPr="00196523">
        <w:rPr>
          <w:rFonts w:ascii="Times New Roman" w:eastAsia="宋体" w:hAnsi="Times New Roman" w:cs="Times New Roman" w:hint="eastAsia"/>
          <w:color w:val="000000" w:themeColor="text1"/>
        </w:rPr>
        <w:t>。</w:t>
      </w:r>
    </w:p>
    <w:p w:rsidR="00F45E0A" w:rsidRPr="00196523" w:rsidRDefault="00F45E0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对应于选项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的操作序列，得到的出</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序列是</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Times New Roman" w:eastAsia="宋体" w:hAnsi="Times New Roman" w:cs="Times New Roman" w:hint="eastAsia"/>
          <w:color w:val="000000" w:themeColor="text1"/>
        </w:rPr>
        <w:t>。对应于选项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的操作序列，得到的出</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序列是</w:t>
      </w:r>
      <w:r w:rsidRPr="00196523">
        <w:rPr>
          <w:rFonts w:ascii="Times New Roman" w:eastAsia="宋体" w:hAnsi="Times New Roman" w:cs="Times New Roman" w:hint="eastAsia"/>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Times New Roman" w:eastAsia="宋体" w:hAnsi="Times New Roman" w:cs="Times New Roman" w:hint="eastAsia"/>
          <w:color w:val="000000" w:themeColor="text1"/>
        </w:rPr>
        <w:t>。对应于选项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的操作序列，得到的出</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序列是</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w:t>
      </w:r>
    </w:p>
    <w:p w:rsidR="00843D5E" w:rsidRPr="00196523" w:rsidRDefault="00843D5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实际上，出</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序列</w:t>
      </w:r>
      <w:r w:rsidR="00233D66" w:rsidRPr="00196523">
        <w:rPr>
          <w:rFonts w:ascii="Times New Roman" w:eastAsia="宋体" w:hAnsi="Times New Roman" w:cs="Times New Roman" w:hint="eastAsia"/>
          <w:color w:val="000000" w:themeColor="text1"/>
        </w:rPr>
        <w:t>与入栈序列互逆，所以必然是将</w:t>
      </w:r>
      <w:r w:rsidR="00D92FBF" w:rsidRPr="00196523">
        <w:rPr>
          <w:rFonts w:ascii="Times New Roman" w:eastAsia="宋体" w:hAnsi="Times New Roman" w:cs="Times New Roman" w:hint="eastAsia"/>
          <w:color w:val="000000" w:themeColor="text1"/>
        </w:rPr>
        <w:t>所有</w:t>
      </w:r>
      <w:r w:rsidR="00233D66" w:rsidRPr="00196523">
        <w:rPr>
          <w:rFonts w:ascii="Times New Roman" w:eastAsia="宋体" w:hAnsi="Times New Roman" w:cs="Times New Roman" w:hint="eastAsia"/>
          <w:color w:val="000000" w:themeColor="text1"/>
        </w:rPr>
        <w:t>元素</w:t>
      </w:r>
      <w:r w:rsidR="00D92FBF" w:rsidRPr="00196523">
        <w:rPr>
          <w:rFonts w:ascii="Times New Roman" w:eastAsia="宋体" w:hAnsi="Times New Roman" w:cs="Times New Roman" w:hint="eastAsia"/>
          <w:color w:val="000000" w:themeColor="text1"/>
        </w:rPr>
        <w:t>依次</w:t>
      </w:r>
      <w:r w:rsidR="00233D66" w:rsidRPr="00196523">
        <w:rPr>
          <w:rFonts w:ascii="Times New Roman" w:eastAsia="宋体" w:hAnsi="Times New Roman" w:cs="Times New Roman" w:hint="eastAsia"/>
          <w:color w:val="000000" w:themeColor="text1"/>
        </w:rPr>
        <w:t>入栈，然后依次出栈。</w:t>
      </w:r>
    </w:p>
    <w:p w:rsidR="00997F8F" w:rsidRPr="00A67695" w:rsidRDefault="00997F8F" w:rsidP="00997F8F">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5</w:t>
      </w:r>
      <w:r w:rsidRPr="00C813BA">
        <w:rPr>
          <w:rFonts w:ascii="Times New Roman" w:eastAsia="宋体" w:hAnsi="Times New Roman" w:cs="Times New Roman"/>
          <w:color w:val="000000"/>
        </w:rPr>
        <w:t>．</w:t>
      </w:r>
      <w:r w:rsidRPr="00A67695">
        <w:rPr>
          <w:rFonts w:ascii="Times New Roman" w:eastAsia="宋体" w:hAnsi="Times New Roman" w:cs="Times New Roman"/>
          <w:color w:val="000000"/>
        </w:rPr>
        <w:t>若一个</w:t>
      </w:r>
      <w:proofErr w:type="gramStart"/>
      <w:r w:rsidRPr="00A67695">
        <w:rPr>
          <w:rFonts w:ascii="Times New Roman" w:eastAsia="宋体" w:hAnsi="Times New Roman" w:cs="Times New Roman"/>
          <w:color w:val="000000"/>
        </w:rPr>
        <w:t>栈</w:t>
      </w:r>
      <w:proofErr w:type="gramEnd"/>
      <w:r w:rsidRPr="00A67695">
        <w:rPr>
          <w:rFonts w:ascii="Times New Roman" w:eastAsia="宋体" w:hAnsi="Times New Roman" w:cs="Times New Roman"/>
          <w:color w:val="000000"/>
        </w:rPr>
        <w:t>存储在</w:t>
      </w:r>
      <w:r>
        <w:rPr>
          <w:rFonts w:ascii="Times New Roman" w:eastAsia="宋体" w:hAnsi="Times New Roman" w:cs="Times New Roman" w:hint="eastAsia"/>
          <w:color w:val="000000"/>
        </w:rPr>
        <w:t>数组</w:t>
      </w:r>
      <w:r w:rsidRPr="00A67695">
        <w:rPr>
          <w:rFonts w:ascii="Times New Roman" w:eastAsia="宋体" w:hAnsi="Times New Roman" w:cs="Times New Roman"/>
          <w:color w:val="000000"/>
        </w:rPr>
        <w:t>V[n]</w:t>
      </w:r>
      <w:r w:rsidRPr="00A67695">
        <w:rPr>
          <w:rFonts w:ascii="Times New Roman" w:eastAsia="宋体" w:hAnsi="Times New Roman" w:cs="Times New Roman"/>
          <w:color w:val="000000"/>
        </w:rPr>
        <w:t>中，设栈空时栈顶指针</w:t>
      </w:r>
      <w:r w:rsidRPr="00A67695">
        <w:rPr>
          <w:rFonts w:ascii="Times New Roman" w:eastAsia="宋体" w:hAnsi="Times New Roman" w:cs="Times New Roman"/>
          <w:color w:val="000000"/>
        </w:rPr>
        <w:t>top=n</w:t>
      </w:r>
      <w:r>
        <w:rPr>
          <w:rFonts w:ascii="Times New Roman" w:eastAsia="宋体" w:hAnsi="Times New Roman" w:cs="Times New Roman"/>
          <w:color w:val="000000"/>
        </w:rPr>
        <w:t>-</w:t>
      </w:r>
      <w:r w:rsidRPr="00A67695">
        <w:rPr>
          <w:rFonts w:ascii="Times New Roman" w:eastAsia="宋体" w:hAnsi="Times New Roman" w:cs="Times New Roman"/>
          <w:color w:val="000000"/>
        </w:rPr>
        <w:t>1</w:t>
      </w:r>
      <w:r w:rsidRPr="00A67695">
        <w:rPr>
          <w:rFonts w:ascii="Times New Roman" w:eastAsia="宋体" w:hAnsi="Times New Roman" w:cs="Times New Roman"/>
          <w:color w:val="000000"/>
        </w:rPr>
        <w:t>，</w:t>
      </w:r>
      <w:bookmarkStart w:id="15" w:name="_Hlk142821182"/>
      <w:r w:rsidRPr="00A67695">
        <w:rPr>
          <w:rFonts w:ascii="Times New Roman" w:eastAsia="宋体" w:hAnsi="Times New Roman" w:cs="Times New Roman"/>
          <w:color w:val="000000"/>
        </w:rPr>
        <w:t>则</w:t>
      </w:r>
      <w:r>
        <w:rPr>
          <w:rFonts w:ascii="Times New Roman" w:eastAsia="宋体" w:hAnsi="Times New Roman" w:cs="Times New Roman" w:hint="eastAsia"/>
          <w:color w:val="000000"/>
        </w:rPr>
        <w:t>下列选项中，能正确表示</w:t>
      </w:r>
      <w:r w:rsidRPr="00A67695">
        <w:rPr>
          <w:rFonts w:ascii="Times New Roman" w:eastAsia="宋体" w:hAnsi="Times New Roman" w:cs="Times New Roman"/>
          <w:color w:val="000000"/>
        </w:rPr>
        <w:t>x</w:t>
      </w:r>
      <w:r>
        <w:rPr>
          <w:rFonts w:ascii="Times New Roman" w:eastAsia="宋体" w:hAnsi="Times New Roman" w:cs="Times New Roman" w:hint="eastAsia"/>
          <w:color w:val="000000"/>
        </w:rPr>
        <w:t>入</w:t>
      </w:r>
      <w:r w:rsidRPr="00A67695">
        <w:rPr>
          <w:rFonts w:ascii="Times New Roman" w:eastAsia="宋体" w:hAnsi="Times New Roman" w:cs="Times New Roman"/>
          <w:color w:val="000000"/>
        </w:rPr>
        <w:t>栈的是</w:t>
      </w:r>
      <w:bookmarkEnd w:id="15"/>
      <w:r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w:t>
      </w:r>
    </w:p>
    <w:p w:rsidR="00997F8F" w:rsidRPr="00A67695" w:rsidRDefault="00997F8F" w:rsidP="00997F8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A67695">
        <w:rPr>
          <w:rFonts w:ascii="Times New Roman" w:eastAsia="宋体" w:hAnsi="Times New Roman" w:cs="Times New Roman"/>
          <w:color w:val="000000"/>
          <w:szCs w:val="21"/>
        </w:rPr>
        <w:t>A</w:t>
      </w:r>
      <w:r w:rsidRPr="00A67695">
        <w:rPr>
          <w:rFonts w:ascii="Times New Roman" w:eastAsia="宋体" w:hAnsi="Times New Roman" w:cs="Times New Roman"/>
          <w:color w:val="000000"/>
          <w:szCs w:val="21"/>
        </w:rPr>
        <w:t>．</w:t>
      </w:r>
      <w:r w:rsidRPr="00A67695">
        <w:rPr>
          <w:rFonts w:ascii="Times New Roman" w:eastAsia="宋体" w:hAnsi="Times New Roman" w:cs="Times New Roman"/>
          <w:color w:val="000000"/>
          <w:szCs w:val="21"/>
        </w:rPr>
        <w:t>top=top+1</w:t>
      </w:r>
      <w:r>
        <w:rPr>
          <w:rFonts w:ascii="Times New Roman" w:eastAsia="宋体" w:hAnsi="Times New Roman" w:cs="Times New Roman" w:hint="eastAsia"/>
          <w:color w:val="000000"/>
          <w:szCs w:val="21"/>
        </w:rPr>
        <w:t>;</w:t>
      </w:r>
      <w:r w:rsidRPr="00A67695">
        <w:rPr>
          <w:rFonts w:ascii="Times New Roman" w:eastAsia="宋体" w:hAnsi="Times New Roman" w:cs="Times New Roman"/>
          <w:color w:val="000000"/>
          <w:szCs w:val="21"/>
        </w:rPr>
        <w:t>V[top]=x</w:t>
      </w:r>
      <w:r>
        <w:rPr>
          <w:rFonts w:ascii="Times New Roman" w:eastAsia="宋体" w:hAnsi="Times New Roman" w:cs="Times New Roman"/>
          <w:color w:val="000000"/>
          <w:szCs w:val="21"/>
        </w:rPr>
        <w:t>;</w:t>
      </w:r>
      <w:r w:rsidRPr="00A67695">
        <w:rPr>
          <w:rFonts w:ascii="Times New Roman" w:eastAsia="宋体" w:hAnsi="Times New Roman" w:cs="Times New Roman"/>
          <w:color w:val="000000"/>
          <w:szCs w:val="21"/>
        </w:rPr>
        <w:tab/>
        <w:t>B</w:t>
      </w:r>
      <w:r w:rsidRPr="00A67695">
        <w:rPr>
          <w:rFonts w:ascii="Times New Roman" w:eastAsia="宋体" w:hAnsi="Times New Roman" w:cs="Times New Roman"/>
          <w:color w:val="000000"/>
          <w:szCs w:val="21"/>
        </w:rPr>
        <w:t>．</w:t>
      </w:r>
      <w:r w:rsidRPr="00A67695">
        <w:rPr>
          <w:rFonts w:ascii="Times New Roman" w:eastAsia="宋体" w:hAnsi="Times New Roman" w:cs="Times New Roman"/>
          <w:color w:val="000000"/>
          <w:szCs w:val="21"/>
        </w:rPr>
        <w:t>V[top]=</w:t>
      </w:r>
      <w:proofErr w:type="gramStart"/>
      <w:r w:rsidRPr="00A67695">
        <w:rPr>
          <w:rFonts w:ascii="Times New Roman" w:eastAsia="宋体" w:hAnsi="Times New Roman" w:cs="Times New Roman"/>
          <w:color w:val="000000"/>
          <w:szCs w:val="21"/>
        </w:rPr>
        <w:t>x</w:t>
      </w:r>
      <w:r>
        <w:rPr>
          <w:rFonts w:ascii="Times New Roman" w:eastAsia="宋体" w:hAnsi="Times New Roman" w:cs="Times New Roman" w:hint="eastAsia"/>
          <w:color w:val="000000"/>
          <w:szCs w:val="21"/>
        </w:rPr>
        <w:t>;</w:t>
      </w:r>
      <w:r w:rsidRPr="00A67695">
        <w:rPr>
          <w:rFonts w:ascii="Times New Roman" w:eastAsia="宋体" w:hAnsi="Times New Roman" w:cs="Times New Roman"/>
          <w:color w:val="000000"/>
          <w:szCs w:val="21"/>
        </w:rPr>
        <w:t>top</w:t>
      </w:r>
      <w:proofErr w:type="gramEnd"/>
      <w:r w:rsidRPr="00A67695">
        <w:rPr>
          <w:rFonts w:ascii="Times New Roman" w:eastAsia="宋体" w:hAnsi="Times New Roman" w:cs="Times New Roman"/>
          <w:color w:val="000000"/>
          <w:szCs w:val="21"/>
        </w:rPr>
        <w:t>=top+1</w:t>
      </w:r>
      <w:r>
        <w:rPr>
          <w:rFonts w:ascii="Times New Roman" w:eastAsia="宋体" w:hAnsi="Times New Roman" w:cs="Times New Roman"/>
          <w:color w:val="000000"/>
          <w:szCs w:val="21"/>
        </w:rPr>
        <w:t>;</w:t>
      </w:r>
    </w:p>
    <w:p w:rsidR="00997F8F" w:rsidRPr="00A67695" w:rsidRDefault="00997F8F" w:rsidP="00997F8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A67695">
        <w:rPr>
          <w:rFonts w:ascii="Times New Roman" w:eastAsia="宋体" w:hAnsi="Times New Roman" w:cs="Times New Roman"/>
          <w:color w:val="000000"/>
          <w:szCs w:val="21"/>
          <w:highlight w:val="yellow"/>
        </w:rPr>
        <w:t>C</w:t>
      </w:r>
      <w:r w:rsidRPr="00A67695">
        <w:rPr>
          <w:rFonts w:ascii="Times New Roman" w:eastAsia="宋体" w:hAnsi="Times New Roman" w:cs="Times New Roman"/>
          <w:color w:val="000000"/>
          <w:szCs w:val="21"/>
          <w:highlight w:val="yellow"/>
        </w:rPr>
        <w:t>．</w:t>
      </w:r>
      <w:r w:rsidRPr="00A67695">
        <w:rPr>
          <w:rFonts w:ascii="Times New Roman" w:eastAsia="宋体" w:hAnsi="Times New Roman" w:cs="Times New Roman"/>
          <w:color w:val="000000"/>
          <w:szCs w:val="21"/>
          <w:highlight w:val="yellow"/>
        </w:rPr>
        <w:t>V[top]=x</w:t>
      </w:r>
      <w:r>
        <w:rPr>
          <w:rFonts w:ascii="Times New Roman" w:eastAsia="宋体" w:hAnsi="Times New Roman" w:cs="Times New Roman" w:hint="eastAsia"/>
          <w:color w:val="000000"/>
          <w:szCs w:val="21"/>
          <w:highlight w:val="yellow"/>
        </w:rPr>
        <w:t>;</w:t>
      </w:r>
      <w:r w:rsidRPr="00A67695">
        <w:rPr>
          <w:rFonts w:ascii="Times New Roman" w:eastAsia="宋体" w:hAnsi="Times New Roman" w:cs="Times New Roman"/>
          <w:color w:val="000000"/>
          <w:szCs w:val="21"/>
          <w:highlight w:val="yellow"/>
        </w:rPr>
        <w:t>top=top</w:t>
      </w:r>
      <w:r>
        <w:rPr>
          <w:rFonts w:ascii="Times New Roman" w:eastAsia="宋体" w:hAnsi="Times New Roman" w:cs="Times New Roman" w:hint="eastAsia"/>
          <w:color w:val="000000"/>
          <w:szCs w:val="21"/>
          <w:highlight w:val="yellow"/>
        </w:rPr>
        <w:t>-</w:t>
      </w:r>
      <w:r w:rsidRPr="00A67695">
        <w:rPr>
          <w:rFonts w:ascii="Times New Roman" w:eastAsia="宋体" w:hAnsi="Times New Roman" w:cs="Times New Roman"/>
          <w:color w:val="000000"/>
          <w:szCs w:val="21"/>
          <w:highlight w:val="yellow"/>
        </w:rPr>
        <w:t>1</w:t>
      </w:r>
      <w:r>
        <w:rPr>
          <w:rFonts w:ascii="Times New Roman" w:eastAsia="宋体" w:hAnsi="Times New Roman" w:cs="Times New Roman"/>
          <w:color w:val="000000"/>
          <w:szCs w:val="21"/>
          <w:highlight w:val="yellow"/>
        </w:rPr>
        <w:t>;</w:t>
      </w:r>
      <w:r w:rsidRPr="00A67695">
        <w:rPr>
          <w:rFonts w:ascii="Times New Roman" w:eastAsia="宋体" w:hAnsi="Times New Roman" w:cs="Times New Roman"/>
          <w:color w:val="000000"/>
          <w:szCs w:val="21"/>
        </w:rPr>
        <w:tab/>
        <w:t>D</w:t>
      </w:r>
      <w:r w:rsidRPr="00A67695">
        <w:rPr>
          <w:rFonts w:ascii="Times New Roman" w:eastAsia="宋体" w:hAnsi="Times New Roman" w:cs="Times New Roman"/>
          <w:color w:val="000000"/>
          <w:szCs w:val="21"/>
        </w:rPr>
        <w:t>．</w:t>
      </w:r>
      <w:r w:rsidRPr="00A67695">
        <w:rPr>
          <w:rFonts w:ascii="Times New Roman" w:eastAsia="宋体" w:hAnsi="Times New Roman" w:cs="Times New Roman"/>
          <w:color w:val="000000"/>
          <w:szCs w:val="21"/>
        </w:rPr>
        <w:t>top=top</w:t>
      </w:r>
      <w:r>
        <w:rPr>
          <w:rFonts w:ascii="Times New Roman" w:eastAsia="宋体" w:hAnsi="Times New Roman" w:cs="Times New Roman" w:hint="eastAsia"/>
          <w:color w:val="000000"/>
          <w:szCs w:val="21"/>
        </w:rPr>
        <w:t>-</w:t>
      </w:r>
      <w:proofErr w:type="gramStart"/>
      <w:r w:rsidRPr="00A67695">
        <w:rPr>
          <w:rFonts w:ascii="Times New Roman" w:eastAsia="宋体" w:hAnsi="Times New Roman" w:cs="Times New Roman"/>
          <w:color w:val="000000"/>
          <w:szCs w:val="21"/>
        </w:rPr>
        <w:t>1</w:t>
      </w:r>
      <w:r>
        <w:rPr>
          <w:rFonts w:ascii="Times New Roman" w:eastAsia="宋体" w:hAnsi="Times New Roman" w:cs="Times New Roman" w:hint="eastAsia"/>
          <w:color w:val="000000"/>
          <w:szCs w:val="21"/>
        </w:rPr>
        <w:t>;</w:t>
      </w:r>
      <w:r w:rsidRPr="00A67695">
        <w:rPr>
          <w:rFonts w:ascii="Times New Roman" w:eastAsia="宋体" w:hAnsi="Times New Roman" w:cs="Times New Roman"/>
          <w:color w:val="000000"/>
          <w:szCs w:val="21"/>
        </w:rPr>
        <w:t>V</w:t>
      </w:r>
      <w:proofErr w:type="gramEnd"/>
      <w:r w:rsidRPr="00A67695">
        <w:rPr>
          <w:rFonts w:ascii="Times New Roman" w:eastAsia="宋体" w:hAnsi="Times New Roman" w:cs="Times New Roman"/>
          <w:color w:val="000000"/>
          <w:szCs w:val="21"/>
        </w:rPr>
        <w:t>[top]=x</w:t>
      </w:r>
      <w:r>
        <w:rPr>
          <w:rFonts w:ascii="Times New Roman" w:eastAsia="宋体" w:hAnsi="Times New Roman" w:cs="Times New Roman"/>
          <w:color w:val="000000"/>
          <w:szCs w:val="21"/>
        </w:rPr>
        <w:t>;</w:t>
      </w:r>
    </w:p>
    <w:p w:rsidR="00997F8F" w:rsidRPr="00196523" w:rsidRDefault="00997F8F" w:rsidP="00997F8F">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color w:val="000000" w:themeColor="text1"/>
        </w:rPr>
        <w:t>C</w:t>
      </w:r>
      <w:r w:rsidRPr="00196523">
        <w:rPr>
          <w:rFonts w:ascii="Times New Roman" w:eastAsia="宋体" w:hAnsi="Times New Roman" w:cs="Times New Roman" w:hint="eastAsia"/>
          <w:color w:val="000000" w:themeColor="text1"/>
        </w:rPr>
        <w:t>。</w:t>
      </w:r>
    </w:p>
    <w:p w:rsidR="00997F8F" w:rsidRPr="00997F8F" w:rsidRDefault="00997F8F" w:rsidP="00997F8F">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根据题意，</w:t>
      </w:r>
      <w:proofErr w:type="gramStart"/>
      <w:r>
        <w:rPr>
          <w:rFonts w:ascii="Times New Roman" w:eastAsia="宋体" w:hAnsi="Times New Roman" w:cs="Times New Roman" w:hint="eastAsia"/>
          <w:color w:val="000000" w:themeColor="text1"/>
        </w:rPr>
        <w:t>栈</w:t>
      </w:r>
      <w:proofErr w:type="gramEnd"/>
      <w:r>
        <w:rPr>
          <w:rFonts w:ascii="Times New Roman" w:eastAsia="宋体" w:hAnsi="Times New Roman" w:cs="Times New Roman" w:hint="eastAsia"/>
          <w:color w:val="000000" w:themeColor="text1"/>
        </w:rPr>
        <w:t>顶指针指向的是栈顶元素旁边的空位置，所以入栈时，元素</w:t>
      </w:r>
      <w:r>
        <w:rPr>
          <w:rFonts w:ascii="Times New Roman" w:eastAsia="宋体" w:hAnsi="Times New Roman" w:cs="Times New Roman" w:hint="eastAsia"/>
          <w:color w:val="000000" w:themeColor="text1"/>
        </w:rPr>
        <w:t>x</w:t>
      </w:r>
      <w:r>
        <w:rPr>
          <w:rFonts w:ascii="Times New Roman" w:eastAsia="宋体" w:hAnsi="Times New Roman" w:cs="Times New Roman" w:hint="eastAsia"/>
          <w:color w:val="000000" w:themeColor="text1"/>
        </w:rPr>
        <w:t>直接写入</w:t>
      </w:r>
      <w:r>
        <w:rPr>
          <w:rFonts w:ascii="Times New Roman" w:eastAsia="宋体" w:hAnsi="Times New Roman" w:cs="Times New Roman" w:hint="eastAsia"/>
          <w:color w:val="000000" w:themeColor="text1"/>
        </w:rPr>
        <w:t>t</w:t>
      </w:r>
      <w:r>
        <w:rPr>
          <w:rFonts w:ascii="Times New Roman" w:eastAsia="宋体" w:hAnsi="Times New Roman" w:cs="Times New Roman"/>
          <w:color w:val="000000" w:themeColor="text1"/>
        </w:rPr>
        <w:t>op</w:t>
      </w:r>
      <w:r>
        <w:rPr>
          <w:rFonts w:ascii="Times New Roman" w:eastAsia="宋体" w:hAnsi="Times New Roman" w:cs="Times New Roman" w:hint="eastAsia"/>
          <w:color w:val="000000" w:themeColor="text1"/>
        </w:rPr>
        <w:t>所示的位置，然后</w:t>
      </w:r>
      <w:r>
        <w:rPr>
          <w:rFonts w:ascii="Times New Roman" w:eastAsia="宋体" w:hAnsi="Times New Roman" w:cs="Times New Roman" w:hint="eastAsia"/>
          <w:color w:val="000000" w:themeColor="text1"/>
        </w:rPr>
        <w:t>t</w:t>
      </w:r>
      <w:r>
        <w:rPr>
          <w:rFonts w:ascii="Times New Roman" w:eastAsia="宋体" w:hAnsi="Times New Roman" w:cs="Times New Roman"/>
          <w:color w:val="000000" w:themeColor="text1"/>
        </w:rPr>
        <w:t>op</w:t>
      </w:r>
      <w:r>
        <w:rPr>
          <w:rFonts w:ascii="Times New Roman" w:eastAsia="宋体" w:hAnsi="Times New Roman" w:cs="Times New Roman" w:hint="eastAsia"/>
          <w:color w:val="000000" w:themeColor="text1"/>
        </w:rPr>
        <w:t>移至下一个空位置。又因为</w:t>
      </w:r>
      <w:proofErr w:type="gramStart"/>
      <w:r>
        <w:rPr>
          <w:rFonts w:ascii="Times New Roman" w:eastAsia="宋体" w:hAnsi="Times New Roman" w:cs="Times New Roman" w:hint="eastAsia"/>
          <w:color w:val="000000" w:themeColor="text1"/>
        </w:rPr>
        <w:t>栈</w:t>
      </w:r>
      <w:proofErr w:type="gramEnd"/>
      <w:r>
        <w:rPr>
          <w:rFonts w:ascii="Times New Roman" w:eastAsia="宋体" w:hAnsi="Times New Roman" w:cs="Times New Roman" w:hint="eastAsia"/>
          <w:color w:val="000000" w:themeColor="text1"/>
        </w:rPr>
        <w:t>空时</w:t>
      </w:r>
      <w:r>
        <w:rPr>
          <w:rFonts w:ascii="Times New Roman" w:eastAsia="宋体" w:hAnsi="Times New Roman" w:cs="Times New Roman" w:hint="eastAsia"/>
          <w:color w:val="000000" w:themeColor="text1"/>
        </w:rPr>
        <w:t>t</w:t>
      </w:r>
      <w:r>
        <w:rPr>
          <w:rFonts w:ascii="Times New Roman" w:eastAsia="宋体" w:hAnsi="Times New Roman" w:cs="Times New Roman"/>
          <w:color w:val="000000" w:themeColor="text1"/>
        </w:rPr>
        <w:t>op</w:t>
      </w:r>
      <w:r>
        <w:rPr>
          <w:rFonts w:ascii="Times New Roman" w:eastAsia="宋体" w:hAnsi="Times New Roman" w:cs="Times New Roman" w:hint="eastAsia"/>
          <w:color w:val="000000" w:themeColor="text1"/>
        </w:rPr>
        <w:t>指向的是数组下标最大处，则意味着入栈时</w:t>
      </w:r>
      <w:r>
        <w:rPr>
          <w:rFonts w:ascii="Times New Roman" w:eastAsia="宋体" w:hAnsi="Times New Roman" w:cs="Times New Roman" w:hint="eastAsia"/>
          <w:color w:val="000000" w:themeColor="text1"/>
        </w:rPr>
        <w:t>t</w:t>
      </w:r>
      <w:r>
        <w:rPr>
          <w:rFonts w:ascii="Times New Roman" w:eastAsia="宋体" w:hAnsi="Times New Roman" w:cs="Times New Roman"/>
          <w:color w:val="000000" w:themeColor="text1"/>
        </w:rPr>
        <w:t>op</w:t>
      </w:r>
      <w:r>
        <w:rPr>
          <w:rFonts w:ascii="Times New Roman" w:eastAsia="宋体" w:hAnsi="Times New Roman" w:cs="Times New Roman" w:hint="eastAsia"/>
          <w:color w:val="000000" w:themeColor="text1"/>
        </w:rPr>
        <w:t>应向下标减小的方向改变。</w:t>
      </w:r>
    </w:p>
    <w:p w:rsidR="00EB157E" w:rsidRPr="00196523" w:rsidRDefault="00997F8F"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6</w:t>
      </w:r>
      <w:r w:rsidR="00EB157E" w:rsidRPr="00196523">
        <w:rPr>
          <w:rFonts w:ascii="Times New Roman" w:eastAsia="宋体" w:hAnsi="Times New Roman" w:cs="Times New Roman"/>
          <w:color w:val="000000" w:themeColor="text1"/>
        </w:rPr>
        <w:t>．用不带头结点的单链表存储队列时，队头指针</w:t>
      </w:r>
      <w:proofErr w:type="gramStart"/>
      <w:r w:rsidR="00EB157E" w:rsidRPr="00196523">
        <w:rPr>
          <w:rFonts w:ascii="Times New Roman" w:eastAsia="宋体" w:hAnsi="Times New Roman" w:cs="Times New Roman"/>
          <w:color w:val="000000" w:themeColor="text1"/>
        </w:rPr>
        <w:t>指向队</w:t>
      </w:r>
      <w:proofErr w:type="gramEnd"/>
      <w:r w:rsidR="00EB157E" w:rsidRPr="00196523">
        <w:rPr>
          <w:rFonts w:ascii="Times New Roman" w:eastAsia="宋体" w:hAnsi="Times New Roman" w:cs="Times New Roman"/>
          <w:color w:val="000000" w:themeColor="text1"/>
        </w:rPr>
        <w:t>头结点，队尾指针指向队尾结点，则在进行删除操作时</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．仅需要</w:t>
      </w:r>
      <w:proofErr w:type="gramStart"/>
      <w:r w:rsidRPr="00196523">
        <w:rPr>
          <w:rFonts w:ascii="Times New Roman" w:eastAsia="宋体" w:hAnsi="Times New Roman" w:cs="Times New Roman"/>
          <w:color w:val="000000" w:themeColor="text1"/>
          <w:szCs w:val="21"/>
        </w:rPr>
        <w:t>修改队</w:t>
      </w:r>
      <w:proofErr w:type="gramEnd"/>
      <w:r w:rsidRPr="00196523">
        <w:rPr>
          <w:rFonts w:ascii="Times New Roman" w:eastAsia="宋体" w:hAnsi="Times New Roman" w:cs="Times New Roman"/>
          <w:color w:val="000000" w:themeColor="text1"/>
          <w:szCs w:val="21"/>
        </w:rPr>
        <w:t>头指针</w:t>
      </w:r>
      <w:r w:rsidRPr="00196523">
        <w:rPr>
          <w:rFonts w:ascii="Times New Roman" w:eastAsia="宋体" w:hAnsi="Times New Roman" w:cs="Times New Roman" w:hint="eastAsia"/>
          <w:color w:val="000000" w:themeColor="text1"/>
          <w:szCs w:val="21"/>
        </w:rPr>
        <w:t>，不需要修改队尾指针</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．仅需要修改队尾指针</w:t>
      </w:r>
      <w:r w:rsidRPr="00196523">
        <w:rPr>
          <w:rFonts w:ascii="Times New Roman" w:eastAsia="宋体" w:hAnsi="Times New Roman" w:cs="Times New Roman" w:hint="eastAsia"/>
          <w:color w:val="000000" w:themeColor="text1"/>
          <w:szCs w:val="21"/>
        </w:rPr>
        <w:t>，不需要</w:t>
      </w:r>
      <w:proofErr w:type="gramStart"/>
      <w:r w:rsidRPr="00196523">
        <w:rPr>
          <w:rFonts w:ascii="Times New Roman" w:eastAsia="宋体" w:hAnsi="Times New Roman" w:cs="Times New Roman" w:hint="eastAsia"/>
          <w:color w:val="000000" w:themeColor="text1"/>
          <w:szCs w:val="21"/>
        </w:rPr>
        <w:t>修改队</w:t>
      </w:r>
      <w:proofErr w:type="gramEnd"/>
      <w:r w:rsidRPr="00196523">
        <w:rPr>
          <w:rFonts w:ascii="Times New Roman" w:eastAsia="宋体" w:hAnsi="Times New Roman" w:cs="Times New Roman" w:hint="eastAsia"/>
          <w:color w:val="000000" w:themeColor="text1"/>
          <w:szCs w:val="21"/>
        </w:rPr>
        <w:t>头指针</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．队头</w:t>
      </w:r>
      <w:r w:rsidRPr="00196523">
        <w:rPr>
          <w:rFonts w:ascii="Times New Roman" w:eastAsia="宋体" w:hAnsi="Times New Roman" w:cs="Times New Roman" w:hint="eastAsia"/>
          <w:color w:val="000000" w:themeColor="text1"/>
          <w:szCs w:val="21"/>
        </w:rPr>
        <w:t>指针一定要修改，</w:t>
      </w:r>
      <w:r w:rsidRPr="00196523">
        <w:rPr>
          <w:rFonts w:ascii="Times New Roman" w:eastAsia="宋体" w:hAnsi="Times New Roman" w:cs="Times New Roman"/>
          <w:color w:val="000000" w:themeColor="text1"/>
          <w:szCs w:val="21"/>
        </w:rPr>
        <w:t>队尾指针</w:t>
      </w:r>
      <w:r w:rsidRPr="00196523">
        <w:rPr>
          <w:rFonts w:ascii="Times New Roman" w:eastAsia="宋体" w:hAnsi="Times New Roman" w:cs="Times New Roman" w:hint="eastAsia"/>
          <w:color w:val="000000" w:themeColor="text1"/>
          <w:szCs w:val="21"/>
        </w:rPr>
        <w:t>也一定</w:t>
      </w:r>
      <w:r w:rsidRPr="00196523">
        <w:rPr>
          <w:rFonts w:ascii="Times New Roman" w:eastAsia="宋体" w:hAnsi="Times New Roman" w:cs="Times New Roman"/>
          <w:color w:val="000000" w:themeColor="text1"/>
          <w:szCs w:val="21"/>
        </w:rPr>
        <w:t>要修改</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．队头</w:t>
      </w:r>
      <w:r w:rsidRPr="00196523">
        <w:rPr>
          <w:rFonts w:ascii="Times New Roman" w:eastAsia="宋体" w:hAnsi="Times New Roman" w:cs="Times New Roman" w:hint="eastAsia"/>
          <w:color w:val="000000" w:themeColor="text1"/>
          <w:szCs w:val="21"/>
        </w:rPr>
        <w:t>指针一定要修改，</w:t>
      </w:r>
      <w:r w:rsidRPr="00196523">
        <w:rPr>
          <w:rFonts w:ascii="Times New Roman" w:eastAsia="宋体" w:hAnsi="Times New Roman" w:cs="Times New Roman"/>
          <w:color w:val="000000" w:themeColor="text1"/>
          <w:szCs w:val="21"/>
        </w:rPr>
        <w:t>队尾指针可能要修改</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D4461" w:rsidRPr="00196523">
        <w:rPr>
          <w:rFonts w:ascii="Times New Roman" w:eastAsia="宋体" w:hAnsi="Times New Roman" w:cs="Times New Roman" w:hint="eastAsia"/>
          <w:color w:val="000000" w:themeColor="text1"/>
        </w:rPr>
        <w:t>D</w:t>
      </w:r>
      <w:r w:rsidR="00BD4461" w:rsidRPr="00196523">
        <w:rPr>
          <w:rFonts w:ascii="Times New Roman" w:eastAsia="宋体" w:hAnsi="Times New Roman" w:cs="Times New Roman" w:hint="eastAsia"/>
          <w:color w:val="000000" w:themeColor="text1"/>
        </w:rPr>
        <w:t>。</w:t>
      </w:r>
    </w:p>
    <w:p w:rsidR="00BD4461" w:rsidRPr="00196523" w:rsidRDefault="002E6B0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用</w:t>
      </w:r>
      <w:r w:rsidRPr="00196523">
        <w:rPr>
          <w:rFonts w:ascii="Times New Roman" w:eastAsia="宋体" w:hAnsi="Times New Roman" w:cs="Times New Roman"/>
          <w:color w:val="000000" w:themeColor="text1"/>
        </w:rPr>
        <w:t>不带头结点的</w:t>
      </w:r>
      <w:r w:rsidR="00BD4461" w:rsidRPr="00196523">
        <w:rPr>
          <w:rFonts w:ascii="Times New Roman" w:eastAsia="宋体" w:hAnsi="Times New Roman" w:cs="Times New Roman" w:hint="eastAsia"/>
          <w:color w:val="000000" w:themeColor="text1"/>
        </w:rPr>
        <w:t>单链表保存队列时，通常需要两个指针分别</w:t>
      </w:r>
      <w:proofErr w:type="gramStart"/>
      <w:r w:rsidR="00BD4461" w:rsidRPr="00196523">
        <w:rPr>
          <w:rFonts w:ascii="Times New Roman" w:eastAsia="宋体" w:hAnsi="Times New Roman" w:cs="Times New Roman" w:hint="eastAsia"/>
          <w:color w:val="000000" w:themeColor="text1"/>
        </w:rPr>
        <w:t>指向队</w:t>
      </w:r>
      <w:proofErr w:type="gramEnd"/>
      <w:r w:rsidR="00BD4461" w:rsidRPr="00196523">
        <w:rPr>
          <w:rFonts w:ascii="Times New Roman" w:eastAsia="宋体" w:hAnsi="Times New Roman" w:cs="Times New Roman" w:hint="eastAsia"/>
          <w:color w:val="000000" w:themeColor="text1"/>
        </w:rPr>
        <w:t>头结点和队尾结点。出队时，</w:t>
      </w:r>
      <w:r w:rsidRPr="00196523">
        <w:rPr>
          <w:rFonts w:ascii="Times New Roman" w:eastAsia="宋体" w:hAnsi="Times New Roman" w:cs="Times New Roman" w:hint="eastAsia"/>
          <w:color w:val="000000" w:themeColor="text1"/>
        </w:rPr>
        <w:t>要从队头删除一个结点，此时必须</w:t>
      </w:r>
      <w:proofErr w:type="gramStart"/>
      <w:r w:rsidRPr="00196523">
        <w:rPr>
          <w:rFonts w:ascii="Times New Roman" w:eastAsia="宋体" w:hAnsi="Times New Roman" w:cs="Times New Roman" w:hint="eastAsia"/>
          <w:color w:val="000000" w:themeColor="text1"/>
        </w:rPr>
        <w:t>修改</w:t>
      </w:r>
      <w:r w:rsidR="00BD4461" w:rsidRPr="00196523">
        <w:rPr>
          <w:rFonts w:ascii="Times New Roman" w:eastAsia="宋体" w:hAnsi="Times New Roman" w:cs="Times New Roman" w:hint="eastAsia"/>
          <w:color w:val="000000" w:themeColor="text1"/>
        </w:rPr>
        <w:t>队</w:t>
      </w:r>
      <w:proofErr w:type="gramEnd"/>
      <w:r w:rsidR="00BD4461" w:rsidRPr="00196523">
        <w:rPr>
          <w:rFonts w:ascii="Times New Roman" w:eastAsia="宋体" w:hAnsi="Times New Roman" w:cs="Times New Roman" w:hint="eastAsia"/>
          <w:color w:val="000000" w:themeColor="text1"/>
        </w:rPr>
        <w:t>头</w:t>
      </w:r>
      <w:r w:rsidRPr="00196523">
        <w:rPr>
          <w:rFonts w:ascii="Times New Roman" w:eastAsia="宋体" w:hAnsi="Times New Roman" w:cs="Times New Roman" w:hint="eastAsia"/>
          <w:color w:val="000000" w:themeColor="text1"/>
        </w:rPr>
        <w:t>指针，让</w:t>
      </w:r>
      <w:r w:rsidR="000D12AA" w:rsidRPr="00196523">
        <w:rPr>
          <w:rFonts w:ascii="Times New Roman" w:eastAsia="宋体" w:hAnsi="Times New Roman" w:cs="Times New Roman" w:hint="eastAsia"/>
          <w:color w:val="000000" w:themeColor="text1"/>
        </w:rPr>
        <w:t>它</w:t>
      </w:r>
      <w:r w:rsidRPr="00196523">
        <w:rPr>
          <w:rFonts w:ascii="Times New Roman" w:eastAsia="宋体" w:hAnsi="Times New Roman" w:cs="Times New Roman" w:hint="eastAsia"/>
          <w:color w:val="000000" w:themeColor="text1"/>
        </w:rPr>
        <w:t>指向被删结点的后继结点。如果队列中还有其他结点，则队尾指针不会变化。但如果删除结点后队列变为空队列，则还需要修改队尾指针。</w:t>
      </w:r>
    </w:p>
    <w:p w:rsidR="001F0554" w:rsidRPr="00E316B0" w:rsidRDefault="001F0554" w:rsidP="001F055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7</w:t>
      </w:r>
      <w:r w:rsidRPr="00C813BA">
        <w:rPr>
          <w:rFonts w:ascii="Times New Roman" w:eastAsia="宋体" w:hAnsi="Times New Roman" w:cs="Times New Roman"/>
          <w:color w:val="000000"/>
        </w:rPr>
        <w:t>．</w:t>
      </w:r>
      <w:r w:rsidRPr="00E316B0">
        <w:rPr>
          <w:rFonts w:ascii="Times New Roman" w:eastAsia="宋体" w:hAnsi="Times New Roman" w:cs="Times New Roman"/>
          <w:color w:val="000000"/>
        </w:rPr>
        <w:t>下列链队列的操作中，不可能修改队尾指针的是</w:t>
      </w:r>
      <w:r w:rsidRPr="00E316B0">
        <w:rPr>
          <w:rFonts w:ascii="Times New Roman" w:eastAsia="宋体" w:hAnsi="Times New Roman" w:cs="Times New Roman" w:hint="eastAsia"/>
          <w:color w:val="000000"/>
        </w:rPr>
        <w:t>_</w:t>
      </w:r>
      <w:r w:rsidRPr="00E316B0">
        <w:rPr>
          <w:rFonts w:ascii="Times New Roman" w:eastAsia="宋体" w:hAnsi="Times New Roman" w:cs="Times New Roman"/>
          <w:color w:val="000000"/>
        </w:rPr>
        <w:t>_______</w:t>
      </w:r>
      <w:r w:rsidRPr="00E316B0">
        <w:rPr>
          <w:rFonts w:ascii="Times New Roman" w:eastAsia="宋体" w:hAnsi="Times New Roman" w:cs="Times New Roman" w:hint="eastAsia"/>
          <w:color w:val="000000"/>
        </w:rPr>
        <w:t>。</w:t>
      </w:r>
      <w:bookmarkStart w:id="16" w:name="Ta8c50ac9_eb8a_4fb8_9a19_bb08fce1230ee"/>
      <w:bookmarkEnd w:id="16"/>
    </w:p>
    <w:p w:rsidR="001F0554" w:rsidRPr="00B348B0"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B348B0">
        <w:rPr>
          <w:rFonts w:ascii="Times New Roman" w:eastAsia="宋体" w:hAnsi="Times New Roman" w:cs="Times New Roman"/>
          <w:color w:val="000000"/>
          <w:szCs w:val="21"/>
        </w:rPr>
        <w:t>A</w:t>
      </w:r>
      <w:r w:rsidRPr="0079169A">
        <w:rPr>
          <w:rFonts w:ascii="Times New Roman" w:eastAsia="宋体" w:hAnsi="Times New Roman" w:cs="Times New Roman"/>
          <w:color w:val="000000"/>
          <w:szCs w:val="21"/>
        </w:rPr>
        <w:t>．</w:t>
      </w:r>
      <w:bookmarkStart w:id="17" w:name="Xa8c50ac9_eb8a_4fb8_9a19_bb08fce1230eAs"/>
      <w:bookmarkEnd w:id="17"/>
      <w:r w:rsidRPr="0079169A">
        <w:rPr>
          <w:rFonts w:ascii="Times New Roman" w:eastAsia="宋体" w:hAnsi="Times New Roman" w:cs="Times New Roman"/>
          <w:color w:val="000000"/>
          <w:szCs w:val="21"/>
        </w:rPr>
        <w:t>入队操作</w:t>
      </w:r>
      <w:bookmarkStart w:id="18" w:name="Xa8c50ac9_eb8a_4fb8_9a19_bb08fce1230eAe"/>
      <w:bookmarkEnd w:id="18"/>
      <w:r>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sidRPr="00B348B0">
        <w:rPr>
          <w:rFonts w:ascii="Times New Roman" w:eastAsia="宋体" w:hAnsi="Times New Roman" w:cs="Times New Roman"/>
          <w:color w:val="000000"/>
          <w:szCs w:val="21"/>
        </w:rPr>
        <w:t>B</w:t>
      </w:r>
      <w:r w:rsidRPr="0079169A">
        <w:rPr>
          <w:rFonts w:ascii="Times New Roman" w:eastAsia="宋体" w:hAnsi="Times New Roman" w:cs="Times New Roman"/>
          <w:color w:val="000000"/>
          <w:szCs w:val="21"/>
        </w:rPr>
        <w:t>．</w:t>
      </w:r>
      <w:bookmarkStart w:id="19" w:name="Xa8c50ac9_eb8a_4fb8_9a19_bb08fce1230eBs"/>
      <w:bookmarkEnd w:id="19"/>
      <w:r w:rsidRPr="0079169A">
        <w:rPr>
          <w:rFonts w:ascii="Times New Roman" w:eastAsia="宋体" w:hAnsi="Times New Roman" w:cs="Times New Roman"/>
          <w:color w:val="000000"/>
          <w:szCs w:val="21"/>
        </w:rPr>
        <w:t>清空队列操作</w:t>
      </w:r>
      <w:bookmarkStart w:id="20" w:name="Xa8c50ac9_eb8a_4fb8_9a19_bb08fce1230eBe"/>
      <w:bookmarkEnd w:id="20"/>
    </w:p>
    <w:p w:rsidR="001F0554" w:rsidRPr="0079169A"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B348B0">
        <w:rPr>
          <w:rFonts w:ascii="Times New Roman" w:eastAsia="宋体" w:hAnsi="Times New Roman" w:cs="Times New Roman"/>
          <w:color w:val="000000"/>
          <w:szCs w:val="21"/>
        </w:rPr>
        <w:t>C</w:t>
      </w:r>
      <w:r w:rsidRPr="00B348B0">
        <w:rPr>
          <w:rFonts w:ascii="Times New Roman" w:eastAsia="宋体" w:hAnsi="Times New Roman" w:cs="Times New Roman"/>
          <w:color w:val="000000"/>
          <w:szCs w:val="21"/>
        </w:rPr>
        <w:t>．</w:t>
      </w:r>
      <w:bookmarkStart w:id="21" w:name="Xa8c50ac9_eb8a_4fb8_9a19_bb08fce1230eCs"/>
      <w:bookmarkEnd w:id="21"/>
      <w:r w:rsidRPr="00B348B0">
        <w:rPr>
          <w:rFonts w:ascii="Times New Roman" w:eastAsia="宋体" w:hAnsi="Times New Roman" w:cs="Times New Roman" w:hint="eastAsia"/>
          <w:color w:val="000000"/>
          <w:szCs w:val="21"/>
        </w:rPr>
        <w:t>出</w:t>
      </w:r>
      <w:r w:rsidRPr="00B348B0">
        <w:rPr>
          <w:rFonts w:ascii="Times New Roman" w:eastAsia="宋体" w:hAnsi="Times New Roman" w:cs="Times New Roman"/>
          <w:color w:val="000000"/>
          <w:szCs w:val="21"/>
        </w:rPr>
        <w:t>队操作</w:t>
      </w:r>
      <w:bookmarkStart w:id="22" w:name="Xa8c50ac9_eb8a_4fb8_9a19_bb08fce1230eCe"/>
      <w:bookmarkEnd w:id="22"/>
      <w:r w:rsidRPr="0079169A">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sidRPr="0079169A">
        <w:rPr>
          <w:rFonts w:ascii="Times New Roman" w:eastAsia="宋体" w:hAnsi="Times New Roman" w:cs="Times New Roman"/>
          <w:color w:val="000000"/>
          <w:szCs w:val="21"/>
        </w:rPr>
        <w:t>D</w:t>
      </w:r>
      <w:r w:rsidRPr="00B348B0">
        <w:rPr>
          <w:rFonts w:ascii="Times New Roman" w:eastAsia="宋体" w:hAnsi="Times New Roman" w:cs="Times New Roman"/>
          <w:color w:val="000000"/>
          <w:szCs w:val="21"/>
        </w:rPr>
        <w:t>．</w:t>
      </w:r>
      <w:bookmarkStart w:id="23" w:name="Xa8c50ac9_eb8a_4fb8_9a19_bb08fce1230eDs"/>
      <w:bookmarkEnd w:id="23"/>
      <w:r w:rsidRPr="00B348B0">
        <w:rPr>
          <w:rFonts w:ascii="Times New Roman" w:eastAsia="宋体" w:hAnsi="Times New Roman" w:cs="Times New Roman"/>
          <w:color w:val="000000"/>
          <w:szCs w:val="21"/>
        </w:rPr>
        <w:t>判队列是否为空</w:t>
      </w:r>
    </w:p>
    <w:p w:rsidR="001F0554" w:rsidRDefault="001F0554" w:rsidP="001F055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D</w:t>
      </w:r>
      <w:r>
        <w:rPr>
          <w:rFonts w:ascii="Times New Roman" w:eastAsia="宋体" w:hAnsi="Times New Roman" w:cs="Times New Roman" w:hint="eastAsia"/>
          <w:color w:val="000000"/>
        </w:rPr>
        <w:t>。</w:t>
      </w:r>
    </w:p>
    <w:p w:rsidR="001F0554" w:rsidRDefault="001F0554" w:rsidP="001F0554">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color w:val="000000"/>
        </w:rPr>
        <w:t>入队操作肯定会修改队尾指针。出队操作通常</w:t>
      </w:r>
      <w:proofErr w:type="gramStart"/>
      <w:r>
        <w:rPr>
          <w:rFonts w:ascii="Times New Roman" w:eastAsia="宋体" w:hAnsi="Times New Roman" w:cs="Times New Roman" w:hint="eastAsia"/>
          <w:color w:val="000000"/>
        </w:rPr>
        <w:t>仅修改队</w:t>
      </w:r>
      <w:proofErr w:type="gramEnd"/>
      <w:r>
        <w:rPr>
          <w:rFonts w:ascii="Times New Roman" w:eastAsia="宋体" w:hAnsi="Times New Roman" w:cs="Times New Roman" w:hint="eastAsia"/>
          <w:color w:val="000000"/>
        </w:rPr>
        <w:t>头指针，但如果出队后队列为空，则也会修改队尾指针。清空队列的操作</w:t>
      </w:r>
      <w:proofErr w:type="gramStart"/>
      <w:r>
        <w:rPr>
          <w:rFonts w:ascii="Times New Roman" w:eastAsia="宋体" w:hAnsi="Times New Roman" w:cs="Times New Roman" w:hint="eastAsia"/>
          <w:color w:val="000000"/>
        </w:rPr>
        <w:t>既修改队</w:t>
      </w:r>
      <w:proofErr w:type="gramEnd"/>
      <w:r>
        <w:rPr>
          <w:rFonts w:ascii="Times New Roman" w:eastAsia="宋体" w:hAnsi="Times New Roman" w:cs="Times New Roman" w:hint="eastAsia"/>
          <w:color w:val="000000"/>
        </w:rPr>
        <w:t>头指针，也修改队尾指针。而判队列是否为空，仅需要查看指针的值，不会进行修改。</w:t>
      </w:r>
    </w:p>
    <w:p w:rsidR="001F0554" w:rsidRPr="00E316B0" w:rsidRDefault="001F0554" w:rsidP="001F0554">
      <w:pPr>
        <w:snapToGrid w:val="0"/>
        <w:ind w:left="315" w:hangingChars="150" w:hanging="315"/>
        <w:rPr>
          <w:rFonts w:ascii="Times New Roman" w:eastAsia="宋体" w:hAnsi="Times New Roman" w:cs="Times New Roman"/>
          <w:color w:val="000000"/>
        </w:rPr>
      </w:pPr>
      <w:r w:rsidRPr="00E316B0">
        <w:rPr>
          <w:rFonts w:ascii="Times New Roman" w:eastAsia="宋体" w:hAnsi="Times New Roman" w:cs="Times New Roman"/>
          <w:color w:val="000000"/>
        </w:rPr>
        <w:t>8</w:t>
      </w:r>
      <w:r w:rsidRPr="00E316B0">
        <w:rPr>
          <w:rFonts w:ascii="Times New Roman" w:eastAsia="宋体" w:hAnsi="Times New Roman" w:cs="Times New Roman"/>
          <w:color w:val="000000"/>
        </w:rPr>
        <w:t>．循环队列</w:t>
      </w:r>
      <w:r w:rsidRPr="00E316B0">
        <w:rPr>
          <w:rFonts w:ascii="Times New Roman" w:eastAsia="宋体" w:hAnsi="Times New Roman" w:cs="Times New Roman"/>
          <w:color w:val="000000"/>
        </w:rPr>
        <w:t>Q</w:t>
      </w:r>
      <w:r w:rsidRPr="00E316B0">
        <w:rPr>
          <w:rFonts w:ascii="Times New Roman" w:eastAsia="宋体" w:hAnsi="Times New Roman" w:cs="Times New Roman"/>
          <w:color w:val="000000"/>
        </w:rPr>
        <w:t>（最多元素为</w:t>
      </w:r>
      <w:r w:rsidRPr="00E316B0">
        <w:rPr>
          <w:rFonts w:ascii="Times New Roman" w:eastAsia="宋体" w:hAnsi="Times New Roman" w:cs="Times New Roman"/>
          <w:color w:val="000000"/>
        </w:rPr>
        <w:t>MaxSize</w:t>
      </w:r>
      <w:r w:rsidRPr="00E316B0">
        <w:rPr>
          <w:rFonts w:ascii="Times New Roman" w:eastAsia="宋体" w:hAnsi="Times New Roman" w:cs="Times New Roman"/>
          <w:color w:val="000000"/>
        </w:rPr>
        <w:t>），</w:t>
      </w:r>
      <w:bookmarkStart w:id="24" w:name="_Hlk142823224"/>
      <w:r w:rsidRPr="00E316B0">
        <w:rPr>
          <w:rFonts w:ascii="Times New Roman" w:eastAsia="宋体" w:hAnsi="Times New Roman" w:cs="Times New Roman"/>
          <w:color w:val="000000"/>
        </w:rPr>
        <w:t>front</w:t>
      </w:r>
      <w:proofErr w:type="gramStart"/>
      <w:r>
        <w:rPr>
          <w:rFonts w:ascii="Times New Roman" w:eastAsia="宋体" w:hAnsi="Times New Roman" w:cs="Times New Roman" w:hint="eastAsia"/>
          <w:color w:val="000000"/>
        </w:rPr>
        <w:t>指向队</w:t>
      </w:r>
      <w:proofErr w:type="gramEnd"/>
      <w:r>
        <w:rPr>
          <w:rFonts w:ascii="Times New Roman" w:eastAsia="宋体" w:hAnsi="Times New Roman" w:cs="Times New Roman" w:hint="eastAsia"/>
          <w:color w:val="000000"/>
        </w:rPr>
        <w:t>头元素所在位置，</w:t>
      </w:r>
      <w:r w:rsidRPr="00E316B0">
        <w:rPr>
          <w:rFonts w:ascii="Times New Roman" w:eastAsia="宋体" w:hAnsi="Times New Roman" w:cs="Times New Roman"/>
          <w:color w:val="000000"/>
        </w:rPr>
        <w:t>rear</w:t>
      </w:r>
      <w:r>
        <w:rPr>
          <w:rFonts w:ascii="Times New Roman" w:eastAsia="宋体" w:hAnsi="Times New Roman" w:cs="Times New Roman" w:hint="eastAsia"/>
          <w:color w:val="000000"/>
        </w:rPr>
        <w:t>指向队尾元素后的空位置</w:t>
      </w:r>
      <w:r w:rsidRPr="00E316B0">
        <w:rPr>
          <w:rFonts w:ascii="Times New Roman" w:eastAsia="宋体" w:hAnsi="Times New Roman" w:cs="Times New Roman"/>
          <w:color w:val="000000"/>
        </w:rPr>
        <w:t>，</w:t>
      </w:r>
      <w:bookmarkEnd w:id="24"/>
      <w:r w:rsidRPr="00E316B0">
        <w:rPr>
          <w:rFonts w:ascii="Times New Roman" w:eastAsia="宋体" w:hAnsi="Times New Roman" w:cs="Times New Roman"/>
          <w:color w:val="000000"/>
        </w:rPr>
        <w:t>则循环队列为满的条件是</w:t>
      </w:r>
      <w:r w:rsidRPr="00E316B0">
        <w:rPr>
          <w:rFonts w:ascii="Times New Roman" w:eastAsia="宋体" w:hAnsi="Times New Roman" w:cs="Times New Roman" w:hint="eastAsia"/>
          <w:color w:val="000000"/>
        </w:rPr>
        <w:t>_</w:t>
      </w:r>
      <w:r w:rsidRPr="00E316B0">
        <w:rPr>
          <w:rFonts w:ascii="Times New Roman" w:eastAsia="宋体" w:hAnsi="Times New Roman" w:cs="Times New Roman"/>
          <w:color w:val="000000"/>
        </w:rPr>
        <w:t>_______</w:t>
      </w:r>
      <w:r w:rsidRPr="00E316B0">
        <w:rPr>
          <w:rFonts w:ascii="Times New Roman" w:eastAsia="宋体" w:hAnsi="Times New Roman" w:cs="Times New Roman" w:hint="eastAsia"/>
          <w:color w:val="000000"/>
        </w:rPr>
        <w:t>。</w:t>
      </w:r>
    </w:p>
    <w:p w:rsidR="001F0554" w:rsidRPr="0079169A"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79169A">
        <w:rPr>
          <w:rFonts w:ascii="Times New Roman" w:eastAsia="宋体" w:hAnsi="Times New Roman" w:cs="Times New Roman"/>
          <w:color w:val="000000"/>
          <w:szCs w:val="21"/>
        </w:rPr>
        <w:t>A</w:t>
      </w:r>
      <w:r w:rsidRPr="0079169A">
        <w:rPr>
          <w:rFonts w:ascii="Times New Roman" w:eastAsia="宋体" w:hAnsi="Times New Roman" w:cs="Times New Roman"/>
          <w:color w:val="000000"/>
          <w:szCs w:val="21"/>
        </w:rPr>
        <w:t>．</w:t>
      </w:r>
      <w:r w:rsidRPr="0079169A">
        <w:rPr>
          <w:rFonts w:ascii="Times New Roman" w:eastAsia="宋体" w:hAnsi="Times New Roman" w:cs="Times New Roman"/>
          <w:color w:val="000000"/>
          <w:szCs w:val="21"/>
        </w:rPr>
        <w:t>Q.rear==Q.front</w:t>
      </w:r>
      <w:r>
        <w:rPr>
          <w:rFonts w:ascii="Times New Roman" w:eastAsia="宋体" w:hAnsi="Times New Roman" w:cs="Times New Roman"/>
          <w:color w:val="000000"/>
          <w:szCs w:val="21"/>
        </w:rPr>
        <w:tab/>
      </w:r>
      <w:r w:rsidRPr="0079169A">
        <w:rPr>
          <w:rFonts w:ascii="Times New Roman" w:eastAsia="宋体" w:hAnsi="Times New Roman" w:cs="Times New Roman"/>
          <w:color w:val="000000"/>
          <w:szCs w:val="21"/>
        </w:rPr>
        <w:tab/>
        <w:t>B</w:t>
      </w:r>
      <w:r w:rsidRPr="0079169A">
        <w:rPr>
          <w:rFonts w:ascii="Times New Roman" w:eastAsia="宋体" w:hAnsi="Times New Roman" w:cs="Times New Roman"/>
          <w:color w:val="000000"/>
          <w:szCs w:val="21"/>
        </w:rPr>
        <w:t>．</w:t>
      </w:r>
      <w:proofErr w:type="gramStart"/>
      <w:r w:rsidRPr="0079169A">
        <w:rPr>
          <w:rFonts w:ascii="Times New Roman" w:eastAsia="宋体" w:hAnsi="Times New Roman" w:cs="Times New Roman"/>
          <w:color w:val="000000"/>
          <w:szCs w:val="21"/>
        </w:rPr>
        <w:t>Q.rear+1==Q.front</w:t>
      </w:r>
      <w:proofErr w:type="gramEnd"/>
    </w:p>
    <w:p w:rsidR="001F0554" w:rsidRPr="00E316B0"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79169A">
        <w:rPr>
          <w:rFonts w:ascii="Times New Roman" w:eastAsia="宋体" w:hAnsi="Times New Roman" w:cs="Times New Roman"/>
          <w:color w:val="000000"/>
          <w:szCs w:val="21"/>
        </w:rPr>
        <w:t>C</w:t>
      </w:r>
      <w:r w:rsidRPr="0079169A">
        <w:rPr>
          <w:rFonts w:ascii="Times New Roman" w:eastAsia="宋体" w:hAnsi="Times New Roman" w:cs="Times New Roman"/>
          <w:color w:val="000000"/>
          <w:szCs w:val="21"/>
        </w:rPr>
        <w:t>．</w:t>
      </w:r>
      <w:r w:rsidRPr="0079169A">
        <w:rPr>
          <w:rFonts w:ascii="Times New Roman" w:eastAsia="宋体" w:hAnsi="Times New Roman" w:cs="Times New Roman"/>
          <w:color w:val="000000"/>
          <w:szCs w:val="21"/>
        </w:rPr>
        <w:t>Q.rear==Q.front+1</w:t>
      </w:r>
      <w:r>
        <w:rPr>
          <w:rFonts w:ascii="Times New Roman" w:eastAsia="宋体" w:hAnsi="Times New Roman" w:cs="Times New Roman"/>
          <w:color w:val="000000"/>
          <w:szCs w:val="21"/>
        </w:rPr>
        <w:tab/>
      </w:r>
      <w:r w:rsidRPr="0079169A">
        <w:rPr>
          <w:rFonts w:ascii="Times New Roman" w:eastAsia="宋体" w:hAnsi="Times New Roman" w:cs="Times New Roman"/>
          <w:color w:val="000000"/>
          <w:szCs w:val="21"/>
        </w:rPr>
        <w:tab/>
        <w:t>D</w:t>
      </w:r>
      <w:r w:rsidRPr="00B348B0">
        <w:rPr>
          <w:rFonts w:ascii="Times New Roman" w:eastAsia="宋体" w:hAnsi="Times New Roman" w:cs="Times New Roman"/>
          <w:color w:val="000000"/>
          <w:szCs w:val="21"/>
        </w:rPr>
        <w:t>．</w:t>
      </w:r>
      <w:r w:rsidRPr="00B348B0">
        <w:rPr>
          <w:rFonts w:ascii="Times New Roman" w:eastAsia="宋体" w:hAnsi="Times New Roman" w:cs="Times New Roman"/>
          <w:color w:val="000000"/>
          <w:szCs w:val="21"/>
        </w:rPr>
        <w:t>(</w:t>
      </w:r>
      <w:proofErr w:type="gramStart"/>
      <w:r w:rsidRPr="00B348B0">
        <w:rPr>
          <w:rFonts w:ascii="Times New Roman" w:eastAsia="宋体" w:hAnsi="Times New Roman" w:cs="Times New Roman"/>
          <w:color w:val="000000"/>
          <w:szCs w:val="21"/>
        </w:rPr>
        <w:t>Q.rear</w:t>
      </w:r>
      <w:proofErr w:type="gramEnd"/>
      <w:r w:rsidRPr="00B348B0">
        <w:rPr>
          <w:rFonts w:ascii="Times New Roman" w:eastAsia="宋体" w:hAnsi="Times New Roman" w:cs="Times New Roman"/>
          <w:color w:val="000000"/>
          <w:szCs w:val="21"/>
        </w:rPr>
        <w:t>+1)%MaxSize==Q.front</w:t>
      </w:r>
    </w:p>
    <w:p w:rsidR="001F0554" w:rsidRDefault="001F0554" w:rsidP="001F055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D</w:t>
      </w:r>
      <w:r>
        <w:rPr>
          <w:rFonts w:ascii="Times New Roman" w:eastAsia="宋体" w:hAnsi="Times New Roman" w:cs="Times New Roman" w:hint="eastAsia"/>
          <w:color w:val="000000"/>
        </w:rPr>
        <w:t>。</w:t>
      </w:r>
    </w:p>
    <w:p w:rsidR="001F0554" w:rsidRDefault="001F0554" w:rsidP="001F0554">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color w:val="000000"/>
        </w:rPr>
        <w:t>基本概念。参考教材中图</w:t>
      </w:r>
      <w:r>
        <w:rPr>
          <w:rFonts w:ascii="Times New Roman" w:eastAsia="宋体" w:hAnsi="Times New Roman" w:cs="Times New Roman" w:hint="eastAsia"/>
          <w:color w:val="000000"/>
        </w:rPr>
        <w:t>3</w:t>
      </w:r>
      <w:r>
        <w:rPr>
          <w:rFonts w:ascii="Times New Roman" w:eastAsia="宋体" w:hAnsi="Times New Roman" w:cs="Times New Roman"/>
          <w:color w:val="000000"/>
        </w:rPr>
        <w:t>-14</w:t>
      </w:r>
      <w:r>
        <w:rPr>
          <w:rFonts w:ascii="Times New Roman" w:eastAsia="宋体" w:hAnsi="Times New Roman" w:cs="Times New Roman" w:hint="eastAsia"/>
          <w:color w:val="000000"/>
        </w:rPr>
        <w:t>及图</w:t>
      </w:r>
      <w:r>
        <w:rPr>
          <w:rFonts w:ascii="Times New Roman" w:eastAsia="宋体" w:hAnsi="Times New Roman" w:cs="Times New Roman" w:hint="eastAsia"/>
          <w:color w:val="000000"/>
        </w:rPr>
        <w:t>3</w:t>
      </w:r>
      <w:r>
        <w:rPr>
          <w:rFonts w:ascii="Times New Roman" w:eastAsia="宋体" w:hAnsi="Times New Roman" w:cs="Times New Roman"/>
          <w:color w:val="000000"/>
        </w:rPr>
        <w:t>-16</w:t>
      </w:r>
      <w:r>
        <w:rPr>
          <w:rFonts w:ascii="Times New Roman" w:eastAsia="宋体" w:hAnsi="Times New Roman" w:cs="Times New Roman" w:hint="eastAsia"/>
          <w:color w:val="000000"/>
        </w:rPr>
        <w:t>。</w:t>
      </w:r>
    </w:p>
    <w:p w:rsidR="001F0554" w:rsidRPr="00E316B0" w:rsidRDefault="001F0554" w:rsidP="001F055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9</w:t>
      </w:r>
      <w:r w:rsidRPr="00C813BA">
        <w:rPr>
          <w:rFonts w:ascii="Times New Roman" w:eastAsia="宋体" w:hAnsi="Times New Roman" w:cs="Times New Roman"/>
          <w:color w:val="000000"/>
        </w:rPr>
        <w:t>．</w:t>
      </w:r>
      <w:r w:rsidRPr="00E316B0">
        <w:rPr>
          <w:rFonts w:ascii="Times New Roman" w:eastAsia="宋体" w:hAnsi="Times New Roman" w:cs="Times New Roman"/>
          <w:color w:val="000000"/>
        </w:rPr>
        <w:t>用不带头结点的单链表存储队列，其头指针</w:t>
      </w:r>
      <w:proofErr w:type="gramStart"/>
      <w:r w:rsidRPr="00E316B0">
        <w:rPr>
          <w:rFonts w:ascii="Times New Roman" w:eastAsia="宋体" w:hAnsi="Times New Roman" w:cs="Times New Roman"/>
          <w:color w:val="000000"/>
        </w:rPr>
        <w:t>指向队</w:t>
      </w:r>
      <w:proofErr w:type="gramEnd"/>
      <w:r w:rsidRPr="00E316B0">
        <w:rPr>
          <w:rFonts w:ascii="Times New Roman" w:eastAsia="宋体" w:hAnsi="Times New Roman" w:cs="Times New Roman"/>
          <w:color w:val="000000"/>
        </w:rPr>
        <w:t>头结点，尾指针指向队尾结点，则在进行出队操作时</w:t>
      </w:r>
      <w:r w:rsidRPr="00E316B0">
        <w:rPr>
          <w:rFonts w:ascii="Times New Roman" w:eastAsia="宋体" w:hAnsi="Times New Roman" w:cs="Times New Roman" w:hint="eastAsia"/>
          <w:color w:val="000000"/>
        </w:rPr>
        <w:t>应进行的操作是</w:t>
      </w:r>
      <w:r w:rsidRPr="00E316B0">
        <w:rPr>
          <w:rFonts w:ascii="Times New Roman" w:eastAsia="宋体" w:hAnsi="Times New Roman" w:cs="Times New Roman" w:hint="eastAsia"/>
          <w:color w:val="000000"/>
        </w:rPr>
        <w:t>_</w:t>
      </w:r>
      <w:r w:rsidRPr="00E316B0">
        <w:rPr>
          <w:rFonts w:ascii="Times New Roman" w:eastAsia="宋体" w:hAnsi="Times New Roman" w:cs="Times New Roman"/>
          <w:color w:val="000000"/>
        </w:rPr>
        <w:t>_______</w:t>
      </w:r>
      <w:r w:rsidRPr="00E316B0">
        <w:rPr>
          <w:rFonts w:ascii="Times New Roman" w:eastAsia="宋体" w:hAnsi="Times New Roman" w:cs="Times New Roman" w:hint="eastAsia"/>
          <w:color w:val="000000"/>
        </w:rPr>
        <w:t>。</w:t>
      </w:r>
    </w:p>
    <w:p w:rsidR="001F0554"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79169A">
        <w:rPr>
          <w:rFonts w:ascii="Times New Roman" w:eastAsia="宋体" w:hAnsi="Times New Roman" w:cs="Times New Roman"/>
          <w:color w:val="000000"/>
          <w:szCs w:val="21"/>
        </w:rPr>
        <w:t>A</w:t>
      </w:r>
      <w:r w:rsidRPr="0079169A">
        <w:rPr>
          <w:rFonts w:ascii="Times New Roman" w:eastAsia="宋体" w:hAnsi="Times New Roman" w:cs="Times New Roman"/>
          <w:color w:val="000000"/>
          <w:szCs w:val="21"/>
        </w:rPr>
        <w:t>．</w:t>
      </w:r>
      <w:proofErr w:type="gramStart"/>
      <w:r w:rsidRPr="0079169A">
        <w:rPr>
          <w:rFonts w:ascii="Times New Roman" w:eastAsia="宋体" w:hAnsi="Times New Roman" w:cs="Times New Roman"/>
          <w:color w:val="000000"/>
          <w:szCs w:val="21"/>
        </w:rPr>
        <w:t>仅修改头</w:t>
      </w:r>
      <w:proofErr w:type="gramEnd"/>
      <w:r w:rsidRPr="0079169A">
        <w:rPr>
          <w:rFonts w:ascii="Times New Roman" w:eastAsia="宋体" w:hAnsi="Times New Roman" w:cs="Times New Roman"/>
          <w:color w:val="000000"/>
          <w:szCs w:val="21"/>
        </w:rPr>
        <w:t>指针</w:t>
      </w:r>
      <w:bookmarkStart w:id="25" w:name="Xbf6db044_96c3_49ce_9447_8155024b46e8Ae"/>
      <w:bookmarkEnd w:id="25"/>
      <w:r>
        <w:rPr>
          <w:rFonts w:ascii="Times New Roman" w:eastAsia="宋体" w:hAnsi="Times New Roman" w:cs="Times New Roman"/>
          <w:color w:val="000000"/>
          <w:szCs w:val="21"/>
        </w:rPr>
        <w:tab/>
      </w:r>
      <w:r w:rsidRPr="0079169A">
        <w:rPr>
          <w:rFonts w:ascii="Times New Roman" w:eastAsia="宋体" w:hAnsi="Times New Roman" w:cs="Times New Roman"/>
          <w:color w:val="000000"/>
          <w:szCs w:val="21"/>
        </w:rPr>
        <w:tab/>
        <w:t>B</w:t>
      </w:r>
      <w:r w:rsidRPr="0079169A">
        <w:rPr>
          <w:rFonts w:ascii="Times New Roman" w:eastAsia="宋体" w:hAnsi="Times New Roman" w:cs="Times New Roman"/>
          <w:color w:val="000000"/>
          <w:szCs w:val="21"/>
        </w:rPr>
        <w:t>．</w:t>
      </w:r>
      <w:bookmarkStart w:id="26" w:name="Xbf6db044_96c3_49ce_9447_8155024b46e8Bs"/>
      <w:bookmarkEnd w:id="26"/>
      <w:r w:rsidRPr="0079169A">
        <w:rPr>
          <w:rFonts w:ascii="Times New Roman" w:eastAsia="宋体" w:hAnsi="Times New Roman" w:cs="Times New Roman"/>
          <w:color w:val="000000"/>
          <w:szCs w:val="21"/>
        </w:rPr>
        <w:t>头、尾指针均不</w:t>
      </w:r>
      <w:r w:rsidRPr="0079169A">
        <w:rPr>
          <w:rFonts w:ascii="Times New Roman" w:eastAsia="宋体" w:hAnsi="Times New Roman" w:cs="Times New Roman" w:hint="eastAsia"/>
          <w:color w:val="000000"/>
          <w:szCs w:val="21"/>
        </w:rPr>
        <w:t>需</w:t>
      </w:r>
      <w:r w:rsidRPr="0079169A">
        <w:rPr>
          <w:rFonts w:ascii="Times New Roman" w:eastAsia="宋体" w:hAnsi="Times New Roman" w:cs="Times New Roman"/>
          <w:color w:val="000000"/>
          <w:szCs w:val="21"/>
        </w:rPr>
        <w:t>要修改</w:t>
      </w:r>
      <w:bookmarkStart w:id="27" w:name="Xbf6db044_96c3_49ce_9447_8155024b46e8Be"/>
      <w:bookmarkEnd w:id="27"/>
    </w:p>
    <w:p w:rsidR="001F0554" w:rsidRDefault="001F0554" w:rsidP="001F0554">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79169A">
        <w:rPr>
          <w:rFonts w:ascii="Times New Roman" w:eastAsia="宋体" w:hAnsi="Times New Roman" w:cs="Times New Roman"/>
          <w:color w:val="000000"/>
          <w:szCs w:val="21"/>
        </w:rPr>
        <w:t>C</w:t>
      </w:r>
      <w:r w:rsidRPr="0079169A">
        <w:rPr>
          <w:rFonts w:ascii="Times New Roman" w:eastAsia="宋体" w:hAnsi="Times New Roman" w:cs="Times New Roman"/>
          <w:color w:val="000000"/>
          <w:szCs w:val="21"/>
        </w:rPr>
        <w:t>．</w:t>
      </w:r>
      <w:bookmarkStart w:id="28" w:name="Xbf6db044_96c3_49ce_9447_8155024b46e8Cs"/>
      <w:bookmarkEnd w:id="28"/>
      <w:proofErr w:type="gramStart"/>
      <w:r w:rsidRPr="0079169A">
        <w:rPr>
          <w:rFonts w:ascii="Times New Roman" w:eastAsia="宋体" w:hAnsi="Times New Roman" w:cs="Times New Roman"/>
          <w:color w:val="000000"/>
          <w:szCs w:val="21"/>
        </w:rPr>
        <w:t>仅修改尾</w:t>
      </w:r>
      <w:proofErr w:type="gramEnd"/>
      <w:r w:rsidRPr="0079169A">
        <w:rPr>
          <w:rFonts w:ascii="Times New Roman" w:eastAsia="宋体" w:hAnsi="Times New Roman" w:cs="Times New Roman"/>
          <w:color w:val="000000"/>
          <w:szCs w:val="21"/>
        </w:rPr>
        <w:t>指针</w:t>
      </w:r>
      <w:bookmarkStart w:id="29" w:name="Xbf6db044_96c3_49ce_9447_8155024b46e8Ce"/>
      <w:bookmarkEnd w:id="29"/>
      <w:r w:rsidRPr="0079169A">
        <w:rPr>
          <w:rFonts w:ascii="Times New Roman" w:eastAsia="宋体" w:hAnsi="Times New Roman" w:cs="Times New Roman"/>
          <w:color w:val="000000"/>
          <w:szCs w:val="21"/>
        </w:rPr>
        <w:tab/>
      </w:r>
      <w:r>
        <w:rPr>
          <w:rFonts w:ascii="Times New Roman" w:eastAsia="宋体" w:hAnsi="Times New Roman" w:cs="Times New Roman"/>
          <w:color w:val="000000"/>
          <w:szCs w:val="21"/>
        </w:rPr>
        <w:tab/>
      </w:r>
      <w:r w:rsidRPr="0079169A">
        <w:rPr>
          <w:rFonts w:ascii="Times New Roman" w:eastAsia="宋体" w:hAnsi="Times New Roman" w:cs="Times New Roman"/>
          <w:color w:val="000000"/>
          <w:szCs w:val="21"/>
        </w:rPr>
        <w:t>D</w:t>
      </w:r>
      <w:r w:rsidRPr="0079169A">
        <w:rPr>
          <w:rFonts w:ascii="Times New Roman" w:eastAsia="宋体" w:hAnsi="Times New Roman" w:cs="Times New Roman"/>
          <w:color w:val="000000"/>
          <w:szCs w:val="21"/>
        </w:rPr>
        <w:t>．</w:t>
      </w:r>
      <w:bookmarkStart w:id="30" w:name="Xbf6db044_96c3_49ce_9447_8155024b46e8Ds"/>
      <w:bookmarkEnd w:id="30"/>
      <w:r w:rsidRPr="0079169A">
        <w:rPr>
          <w:rFonts w:ascii="Times New Roman" w:eastAsia="宋体" w:hAnsi="Times New Roman" w:cs="Times New Roman"/>
          <w:color w:val="000000"/>
          <w:szCs w:val="21"/>
        </w:rPr>
        <w:t>头、尾指针都可能要修改</w:t>
      </w:r>
      <w:bookmarkStart w:id="31" w:name="Dbf6db044_96c3_49ce_9447_8155024b46e8DAe"/>
      <w:bookmarkEnd w:id="31"/>
    </w:p>
    <w:p w:rsidR="001F0554"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D</w:t>
      </w:r>
      <w:r>
        <w:rPr>
          <w:rFonts w:ascii="Times New Roman" w:eastAsia="宋体" w:hAnsi="Times New Roman" w:cs="Times New Roman" w:hint="eastAsia"/>
          <w:color w:val="000000" w:themeColor="text1"/>
        </w:rPr>
        <w:t>。</w:t>
      </w:r>
    </w:p>
    <w:p w:rsidR="00480C03" w:rsidRPr="001F0554" w:rsidRDefault="00480C03" w:rsidP="00480C03">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出队操作肯定要</w:t>
      </w:r>
      <w:proofErr w:type="gramStart"/>
      <w:r>
        <w:rPr>
          <w:rFonts w:ascii="Times New Roman" w:eastAsia="宋体" w:hAnsi="Times New Roman" w:cs="Times New Roman" w:hint="eastAsia"/>
          <w:color w:val="000000" w:themeColor="text1"/>
        </w:rPr>
        <w:t>修改队</w:t>
      </w:r>
      <w:proofErr w:type="gramEnd"/>
      <w:r>
        <w:rPr>
          <w:rFonts w:ascii="Times New Roman" w:eastAsia="宋体" w:hAnsi="Times New Roman" w:cs="Times New Roman" w:hint="eastAsia"/>
          <w:color w:val="000000" w:themeColor="text1"/>
        </w:rPr>
        <w:t>头指针，如果出队后队列为空，则队尾指针也要修改。</w:t>
      </w:r>
    </w:p>
    <w:p w:rsidR="00EB157E" w:rsidRPr="0019652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10</w:t>
      </w:r>
      <w:r w:rsidR="00EB157E" w:rsidRPr="00196523">
        <w:rPr>
          <w:rFonts w:ascii="Times New Roman" w:eastAsia="宋体" w:hAnsi="Times New Roman" w:cs="Times New Roman"/>
          <w:color w:val="000000" w:themeColor="text1"/>
        </w:rPr>
        <w:t>．假设以数组</w:t>
      </w:r>
      <w:r w:rsidR="00EB157E" w:rsidRPr="00196523">
        <w:rPr>
          <w:rFonts w:ascii="Times New Roman" w:eastAsia="宋体" w:hAnsi="Times New Roman" w:cs="Times New Roman"/>
          <w:color w:val="000000" w:themeColor="text1"/>
        </w:rPr>
        <w:t>A[0..m-1]</w:t>
      </w:r>
      <w:r w:rsidR="00EB157E" w:rsidRPr="00196523">
        <w:rPr>
          <w:rFonts w:ascii="Times New Roman" w:eastAsia="宋体" w:hAnsi="Times New Roman" w:cs="Times New Roman"/>
          <w:color w:val="000000" w:themeColor="text1"/>
        </w:rPr>
        <w:t>存放循环队列的元素，队头指针</w:t>
      </w:r>
      <w:r w:rsidR="00EB157E" w:rsidRPr="00196523">
        <w:rPr>
          <w:rFonts w:ascii="Times New Roman" w:eastAsia="宋体" w:hAnsi="Times New Roman" w:cs="Times New Roman"/>
          <w:color w:val="000000" w:themeColor="text1"/>
        </w:rPr>
        <w:t>front</w:t>
      </w:r>
      <w:proofErr w:type="gramStart"/>
      <w:r w:rsidR="00EB157E" w:rsidRPr="00196523">
        <w:rPr>
          <w:rFonts w:ascii="Times New Roman" w:eastAsia="宋体" w:hAnsi="Times New Roman" w:cs="Times New Roman"/>
          <w:color w:val="000000" w:themeColor="text1"/>
        </w:rPr>
        <w:t>指向队</w:t>
      </w:r>
      <w:proofErr w:type="gramEnd"/>
      <w:r w:rsidR="00EB157E" w:rsidRPr="00196523">
        <w:rPr>
          <w:rFonts w:ascii="Times New Roman" w:eastAsia="宋体" w:hAnsi="Times New Roman" w:cs="Times New Roman"/>
          <w:color w:val="000000" w:themeColor="text1"/>
        </w:rPr>
        <w:t>头</w:t>
      </w:r>
      <w:r w:rsidR="009F7F6E" w:rsidRPr="00196523">
        <w:rPr>
          <w:rFonts w:ascii="Times New Roman" w:eastAsia="宋体" w:hAnsi="Times New Roman" w:cs="Times New Roman" w:hint="eastAsia"/>
          <w:color w:val="000000" w:themeColor="text1"/>
        </w:rPr>
        <w:t>元素</w:t>
      </w:r>
      <w:r w:rsidR="00EB157E" w:rsidRPr="00196523">
        <w:rPr>
          <w:rFonts w:ascii="Times New Roman" w:eastAsia="宋体" w:hAnsi="Times New Roman" w:cs="Times New Roman"/>
          <w:color w:val="000000" w:themeColor="text1"/>
        </w:rPr>
        <w:t>，队尾指针</w:t>
      </w:r>
      <w:r w:rsidR="00EB157E" w:rsidRPr="00196523">
        <w:rPr>
          <w:rFonts w:ascii="Times New Roman" w:eastAsia="宋体" w:hAnsi="Times New Roman" w:cs="Times New Roman"/>
          <w:color w:val="000000" w:themeColor="text1"/>
        </w:rPr>
        <w:t>rear</w:t>
      </w:r>
      <w:r w:rsidR="00EB157E" w:rsidRPr="00196523">
        <w:rPr>
          <w:rFonts w:ascii="Times New Roman" w:eastAsia="宋体" w:hAnsi="Times New Roman" w:cs="Times New Roman"/>
          <w:color w:val="000000" w:themeColor="text1"/>
        </w:rPr>
        <w:t>指向队尾</w:t>
      </w:r>
      <w:r w:rsidR="009F7F6E" w:rsidRPr="00196523">
        <w:rPr>
          <w:rFonts w:ascii="Times New Roman" w:eastAsia="宋体" w:hAnsi="Times New Roman" w:cs="Times New Roman" w:hint="eastAsia"/>
          <w:color w:val="000000" w:themeColor="text1"/>
        </w:rPr>
        <w:t>元素</w:t>
      </w:r>
      <w:r w:rsidR="00EB157E" w:rsidRPr="00196523">
        <w:rPr>
          <w:rFonts w:ascii="Times New Roman" w:eastAsia="宋体" w:hAnsi="Times New Roman" w:cs="Times New Roman" w:hint="eastAsia"/>
          <w:color w:val="000000" w:themeColor="text1"/>
        </w:rPr>
        <w:t>后的空位置</w:t>
      </w:r>
      <w:r w:rsidR="00EB157E" w:rsidRPr="00196523">
        <w:rPr>
          <w:rFonts w:ascii="Times New Roman" w:eastAsia="宋体" w:hAnsi="Times New Roman" w:cs="Times New Roman"/>
          <w:color w:val="000000" w:themeColor="text1"/>
        </w:rPr>
        <w:t>，则当前队列中的元素个数为</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(rear-front+m)%m</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rear-front+1</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(front-rear+m</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)%m</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w:t>
      </w:r>
      <w:proofErr w:type="gramStart"/>
      <w:r w:rsidRPr="00196523">
        <w:rPr>
          <w:rFonts w:ascii="Times New Roman" w:eastAsia="宋体" w:hAnsi="Times New Roman" w:cs="Times New Roman"/>
          <w:color w:val="000000" w:themeColor="text1"/>
          <w:szCs w:val="21"/>
        </w:rPr>
        <w:t>front)%</w:t>
      </w:r>
      <w:proofErr w:type="gramEnd"/>
      <w:r w:rsidRPr="00196523">
        <w:rPr>
          <w:rFonts w:ascii="Times New Roman" w:eastAsia="宋体" w:hAnsi="Times New Roman" w:cs="Times New Roman"/>
          <w:color w:val="000000" w:themeColor="text1"/>
          <w:szCs w:val="21"/>
        </w:rPr>
        <w:t>m</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答案：</w:t>
      </w:r>
      <w:r w:rsidR="009F7F6E" w:rsidRPr="00196523">
        <w:rPr>
          <w:rFonts w:ascii="Times New Roman" w:eastAsia="宋体" w:hAnsi="Times New Roman" w:cs="Times New Roman" w:hint="eastAsia"/>
          <w:color w:val="000000" w:themeColor="text1"/>
        </w:rPr>
        <w:t>A</w:t>
      </w:r>
      <w:r w:rsidR="009F7F6E" w:rsidRPr="00196523">
        <w:rPr>
          <w:rFonts w:ascii="Times New Roman" w:eastAsia="宋体" w:hAnsi="Times New Roman" w:cs="Times New Roman" w:hint="eastAsia"/>
          <w:color w:val="000000" w:themeColor="text1"/>
        </w:rPr>
        <w:t>。</w:t>
      </w:r>
    </w:p>
    <w:p w:rsidR="009F7F6E" w:rsidRPr="00196523" w:rsidRDefault="009F7F6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循环队列有两种基本形态，如图</w:t>
      </w:r>
      <w:r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和图</w:t>
      </w:r>
      <w:r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示。</w:t>
      </w:r>
    </w:p>
    <w:tbl>
      <w:tblPr>
        <w:tblpPr w:leftFromText="180" w:rightFromText="180" w:vertAnchor="text" w:horzAnchor="page" w:tblpX="2240"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566"/>
        <w:gridCol w:w="636"/>
        <w:gridCol w:w="693"/>
        <w:gridCol w:w="496"/>
        <w:gridCol w:w="397"/>
      </w:tblGrid>
      <w:tr w:rsidR="00196523" w:rsidRPr="00196523" w:rsidTr="009F7F6E">
        <w:tc>
          <w:tcPr>
            <w:tcW w:w="397" w:type="dxa"/>
            <w:tcBorders>
              <w:bottom w:val="single" w:sz="4" w:space="0" w:color="auto"/>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397" w:type="dxa"/>
            <w:tcBorders>
              <w:bottom w:val="single" w:sz="4" w:space="0" w:color="auto"/>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566"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0</w:t>
            </w:r>
          </w:p>
        </w:tc>
        <w:tc>
          <w:tcPr>
            <w:tcW w:w="636"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693"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color w:val="000000" w:themeColor="text1"/>
                <w:sz w:val="18"/>
                <w:szCs w:val="18"/>
                <w:vertAlign w:val="subscript"/>
              </w:rPr>
              <w:t>m-1</w:t>
            </w:r>
          </w:p>
        </w:tc>
        <w:tc>
          <w:tcPr>
            <w:tcW w:w="496" w:type="dxa"/>
            <w:tcBorders>
              <w:bottom w:val="single" w:sz="4" w:space="0" w:color="auto"/>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397" w:type="dxa"/>
            <w:tcBorders>
              <w:bottom w:val="single" w:sz="4" w:space="0" w:color="auto"/>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r>
      <w:tr w:rsidR="00196523" w:rsidRPr="00196523" w:rsidTr="009F7F6E">
        <w:tc>
          <w:tcPr>
            <w:tcW w:w="397"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397"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56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宋体" w:eastAsia="宋体" w:hAnsi="宋体" w:cs="Times New Roman"/>
                <w:color w:val="000000" w:themeColor="text1"/>
                <w:sz w:val="18"/>
                <w:szCs w:val="18"/>
              </w:rPr>
            </w:pPr>
            <w:r w:rsidRPr="00196523">
              <w:rPr>
                <w:rFonts w:ascii="宋体" w:eastAsia="宋体" w:hAnsi="宋体" w:cs="Times New Roman" w:hint="eastAsia"/>
                <w:color w:val="000000" w:themeColor="text1"/>
                <w:sz w:val="18"/>
                <w:szCs w:val="18"/>
              </w:rPr>
              <w:t>↑</w:t>
            </w:r>
          </w:p>
          <w:p w:rsidR="009F7F6E" w:rsidRPr="00196523" w:rsidRDefault="009F7F6E" w:rsidP="001C30E9">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f</w:t>
            </w:r>
            <w:r w:rsidRPr="00196523">
              <w:rPr>
                <w:rFonts w:ascii="Times New Roman" w:eastAsia="宋体" w:hAnsi="Times New Roman" w:cs="Times New Roman"/>
                <w:color w:val="000000" w:themeColor="text1"/>
                <w:sz w:val="18"/>
                <w:szCs w:val="18"/>
              </w:rPr>
              <w:t>ront</w:t>
            </w:r>
          </w:p>
        </w:tc>
        <w:tc>
          <w:tcPr>
            <w:tcW w:w="63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rPr>
                <w:rFonts w:ascii="Times New Roman" w:eastAsia="宋体" w:hAnsi="Times New Roman" w:cs="Times New Roman"/>
                <w:color w:val="000000" w:themeColor="text1"/>
                <w:sz w:val="18"/>
                <w:szCs w:val="18"/>
              </w:rPr>
            </w:pPr>
          </w:p>
        </w:tc>
        <w:tc>
          <w:tcPr>
            <w:tcW w:w="693"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49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宋体" w:eastAsia="宋体" w:hAnsi="宋体" w:cs="Times New Roman"/>
                <w:color w:val="000000" w:themeColor="text1"/>
                <w:sz w:val="18"/>
                <w:szCs w:val="18"/>
              </w:rPr>
            </w:pPr>
            <w:r w:rsidRPr="00196523">
              <w:rPr>
                <w:rFonts w:ascii="宋体" w:eastAsia="宋体" w:hAnsi="宋体" w:cs="Times New Roman" w:hint="eastAsia"/>
                <w:color w:val="000000" w:themeColor="text1"/>
                <w:sz w:val="18"/>
                <w:szCs w:val="18"/>
              </w:rPr>
              <w:t>↑</w:t>
            </w:r>
          </w:p>
          <w:p w:rsidR="009F7F6E" w:rsidRPr="00196523" w:rsidRDefault="009F7F6E" w:rsidP="001C30E9">
            <w:pPr>
              <w:pStyle w:val="a3"/>
              <w:spacing w:line="0" w:lineRule="atLeast"/>
              <w:ind w:firstLineChars="0" w:firstLine="0"/>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r</w:t>
            </w:r>
            <w:r w:rsidRPr="00196523">
              <w:rPr>
                <w:rFonts w:ascii="Times New Roman" w:eastAsia="宋体" w:hAnsi="Times New Roman" w:cs="Times New Roman"/>
                <w:color w:val="000000" w:themeColor="text1"/>
                <w:sz w:val="18"/>
                <w:szCs w:val="18"/>
              </w:rPr>
              <w:t>ear</w:t>
            </w:r>
          </w:p>
        </w:tc>
        <w:tc>
          <w:tcPr>
            <w:tcW w:w="397"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r>
      <w:tr w:rsidR="00196523" w:rsidRPr="00196523" w:rsidTr="009F7F6E">
        <w:tc>
          <w:tcPr>
            <w:tcW w:w="3582" w:type="dxa"/>
            <w:gridSpan w:val="7"/>
            <w:tcBorders>
              <w:top w:val="nil"/>
              <w:left w:val="nil"/>
              <w:bottom w:val="nil"/>
              <w:right w:val="nil"/>
            </w:tcBorders>
            <w:shd w:val="clear" w:color="auto" w:fill="auto"/>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00997F8F">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循环队列示意图</w:t>
            </w:r>
            <w:proofErr w:type="gramStart"/>
            <w:r w:rsidRPr="00196523">
              <w:rPr>
                <w:rFonts w:ascii="Times New Roman" w:eastAsia="宋体" w:hAnsi="Times New Roman" w:cs="Times New Roman" w:hint="eastAsia"/>
                <w:color w:val="000000" w:themeColor="text1"/>
                <w:sz w:val="18"/>
                <w:szCs w:val="18"/>
              </w:rPr>
              <w:t>一</w:t>
            </w:r>
            <w:proofErr w:type="gramEnd"/>
          </w:p>
        </w:tc>
      </w:tr>
    </w:tbl>
    <w:tbl>
      <w:tblPr>
        <w:tblpPr w:leftFromText="180" w:rightFromText="180" w:vertAnchor="text" w:horzAnchor="margin" w:tblpXSpec="right" w:tblpY="2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397"/>
        <w:gridCol w:w="496"/>
        <w:gridCol w:w="426"/>
        <w:gridCol w:w="426"/>
        <w:gridCol w:w="566"/>
        <w:gridCol w:w="650"/>
      </w:tblGrid>
      <w:tr w:rsidR="00196523" w:rsidRPr="00196523" w:rsidTr="009F7F6E">
        <w:tc>
          <w:tcPr>
            <w:tcW w:w="636"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397"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v</w:t>
            </w:r>
          </w:p>
        </w:tc>
        <w:tc>
          <w:tcPr>
            <w:tcW w:w="496" w:type="dxa"/>
            <w:tcBorders>
              <w:bottom w:val="single" w:sz="4" w:space="0" w:color="auto"/>
            </w:tcBorders>
            <w:shd w:val="clear" w:color="auto" w:fill="auto"/>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426" w:type="dxa"/>
            <w:tcBorders>
              <w:bottom w:val="single" w:sz="4" w:space="0" w:color="auto"/>
            </w:tcBorders>
            <w:shd w:val="clear" w:color="auto" w:fill="auto"/>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426" w:type="dxa"/>
            <w:tcBorders>
              <w:bottom w:val="single" w:sz="4" w:space="0" w:color="auto"/>
            </w:tcBorders>
            <w:shd w:val="clear" w:color="auto" w:fill="auto"/>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566"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u</w:t>
            </w:r>
          </w:p>
        </w:tc>
        <w:tc>
          <w:tcPr>
            <w:tcW w:w="650" w:type="dxa"/>
            <w:tcBorders>
              <w:bottom w:val="single" w:sz="4" w:space="0" w:color="auto"/>
            </w:tcBorders>
            <w:shd w:val="clear" w:color="auto" w:fill="FFF2CC"/>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r>
      <w:tr w:rsidR="00196523" w:rsidRPr="00196523" w:rsidTr="009F7F6E">
        <w:tc>
          <w:tcPr>
            <w:tcW w:w="636"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397"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rPr>
                <w:rFonts w:ascii="Times New Roman" w:eastAsia="宋体" w:hAnsi="Times New Roman" w:cs="Times New Roman"/>
                <w:color w:val="000000" w:themeColor="text1"/>
              </w:rPr>
            </w:pPr>
          </w:p>
        </w:tc>
        <w:tc>
          <w:tcPr>
            <w:tcW w:w="49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宋体" w:eastAsia="宋体" w:hAnsi="宋体" w:cs="Times New Roman"/>
                <w:color w:val="000000" w:themeColor="text1"/>
                <w:sz w:val="18"/>
                <w:szCs w:val="18"/>
              </w:rPr>
            </w:pPr>
            <w:r w:rsidRPr="00196523">
              <w:rPr>
                <w:rFonts w:ascii="宋体" w:eastAsia="宋体" w:hAnsi="宋体" w:cs="Times New Roman" w:hint="eastAsia"/>
                <w:color w:val="000000" w:themeColor="text1"/>
                <w:sz w:val="18"/>
                <w:szCs w:val="18"/>
              </w:rPr>
              <w:t>↑</w:t>
            </w:r>
          </w:p>
          <w:p w:rsidR="009F7F6E" w:rsidRPr="00196523" w:rsidRDefault="009F7F6E" w:rsidP="001C30E9">
            <w:pPr>
              <w:pStyle w:val="a3"/>
              <w:spacing w:line="0" w:lineRule="atLeast"/>
              <w:ind w:firstLineChars="0" w:firstLine="0"/>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r</w:t>
            </w:r>
            <w:r w:rsidRPr="00196523">
              <w:rPr>
                <w:rFonts w:ascii="Times New Roman" w:eastAsia="宋体" w:hAnsi="Times New Roman" w:cs="Times New Roman"/>
                <w:color w:val="000000" w:themeColor="text1"/>
                <w:sz w:val="18"/>
                <w:szCs w:val="18"/>
              </w:rPr>
              <w:t>ear</w:t>
            </w:r>
          </w:p>
        </w:tc>
        <w:tc>
          <w:tcPr>
            <w:tcW w:w="42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rPr>
                <w:rFonts w:ascii="Times New Roman" w:eastAsia="宋体" w:hAnsi="Times New Roman" w:cs="Times New Roman"/>
                <w:color w:val="000000" w:themeColor="text1"/>
                <w:sz w:val="18"/>
                <w:szCs w:val="18"/>
              </w:rPr>
            </w:pPr>
          </w:p>
        </w:tc>
        <w:tc>
          <w:tcPr>
            <w:tcW w:w="42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6" w:type="dxa"/>
            <w:tcBorders>
              <w:top w:val="single" w:sz="4" w:space="0" w:color="auto"/>
              <w:left w:val="nil"/>
              <w:bottom w:val="nil"/>
              <w:right w:val="nil"/>
            </w:tcBorders>
            <w:shd w:val="clear" w:color="auto" w:fill="auto"/>
          </w:tcPr>
          <w:p w:rsidR="009F7F6E" w:rsidRPr="00196523" w:rsidRDefault="009F7F6E" w:rsidP="001C30E9">
            <w:pPr>
              <w:pStyle w:val="a3"/>
              <w:spacing w:line="0" w:lineRule="atLeast"/>
              <w:ind w:firstLineChars="0" w:firstLine="0"/>
              <w:jc w:val="center"/>
              <w:rPr>
                <w:rFonts w:ascii="宋体" w:eastAsia="宋体" w:hAnsi="宋体" w:cs="Times New Roman"/>
                <w:color w:val="000000" w:themeColor="text1"/>
                <w:sz w:val="18"/>
                <w:szCs w:val="18"/>
              </w:rPr>
            </w:pPr>
            <w:r w:rsidRPr="00196523">
              <w:rPr>
                <w:rFonts w:ascii="宋体" w:eastAsia="宋体" w:hAnsi="宋体" w:cs="Times New Roman" w:hint="eastAsia"/>
                <w:color w:val="000000" w:themeColor="text1"/>
                <w:sz w:val="18"/>
                <w:szCs w:val="18"/>
              </w:rPr>
              <w:t>↑</w:t>
            </w:r>
          </w:p>
          <w:p w:rsidR="009F7F6E" w:rsidRPr="00196523" w:rsidRDefault="009F7F6E" w:rsidP="001C30E9">
            <w:pPr>
              <w:pStyle w:val="a3"/>
              <w:spacing w:line="0" w:lineRule="atLeast"/>
              <w:ind w:firstLineChars="0" w:firstLine="0"/>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f</w:t>
            </w:r>
            <w:r w:rsidRPr="00196523">
              <w:rPr>
                <w:rFonts w:ascii="Times New Roman" w:eastAsia="宋体" w:hAnsi="Times New Roman" w:cs="Times New Roman"/>
                <w:color w:val="000000" w:themeColor="text1"/>
                <w:sz w:val="18"/>
                <w:szCs w:val="18"/>
              </w:rPr>
              <w:t>ront</w:t>
            </w:r>
          </w:p>
        </w:tc>
        <w:tc>
          <w:tcPr>
            <w:tcW w:w="650" w:type="dxa"/>
            <w:tcBorders>
              <w:top w:val="single" w:sz="4" w:space="0" w:color="auto"/>
              <w:left w:val="nil"/>
              <w:bottom w:val="nil"/>
              <w:right w:val="nil"/>
            </w:tcBorders>
            <w:shd w:val="clear" w:color="auto" w:fill="auto"/>
          </w:tcPr>
          <w:p w:rsidR="009F7F6E" w:rsidRPr="00196523" w:rsidRDefault="009F7F6E" w:rsidP="001C30E9">
            <w:pPr>
              <w:pStyle w:val="a3"/>
              <w:spacing w:line="240" w:lineRule="auto"/>
              <w:ind w:firstLineChars="0" w:firstLine="0"/>
              <w:jc w:val="center"/>
              <w:rPr>
                <w:rFonts w:ascii="Times New Roman" w:eastAsia="宋体" w:hAnsi="Times New Roman" w:cs="Times New Roman"/>
                <w:color w:val="000000" w:themeColor="text1"/>
              </w:rPr>
            </w:pPr>
          </w:p>
        </w:tc>
      </w:tr>
      <w:tr w:rsidR="00196523" w:rsidRPr="00196523" w:rsidTr="009F7F6E">
        <w:tc>
          <w:tcPr>
            <w:tcW w:w="3597" w:type="dxa"/>
            <w:gridSpan w:val="7"/>
            <w:tcBorders>
              <w:top w:val="nil"/>
              <w:left w:val="nil"/>
              <w:bottom w:val="nil"/>
              <w:right w:val="nil"/>
            </w:tcBorders>
            <w:shd w:val="clear" w:color="auto" w:fill="auto"/>
          </w:tcPr>
          <w:p w:rsidR="009F7F6E" w:rsidRPr="00196523" w:rsidRDefault="009F7F6E" w:rsidP="001C30E9">
            <w:pPr>
              <w:pStyle w:val="a3"/>
              <w:spacing w:line="240" w:lineRule="auto"/>
              <w:ind w:firstLineChars="0" w:firstLine="0"/>
              <w:jc w:val="center"/>
              <w:rPr>
                <w:rFonts w:ascii="宋体" w:eastAsia="宋体" w:hAnsi="宋体" w:cs="Times New Roman"/>
                <w:color w:val="000000" w:themeColor="text1"/>
                <w:sz w:val="18"/>
                <w:szCs w:val="18"/>
              </w:rPr>
            </w:pPr>
            <w:r w:rsidRPr="00196523">
              <w:rPr>
                <w:rFonts w:ascii="Times New Roman" w:eastAsia="宋体" w:hAnsi="Times New Roman" w:cs="Times New Roman"/>
                <w:color w:val="000000" w:themeColor="text1"/>
                <w:sz w:val="18"/>
                <w:szCs w:val="18"/>
              </w:rPr>
              <w:t>b)</w:t>
            </w:r>
            <w:r w:rsidRPr="00196523">
              <w:rPr>
                <w:rFonts w:ascii="Times New Roman" w:eastAsia="宋体" w:hAnsi="Times New Roman" w:cs="Times New Roman" w:hint="eastAsia"/>
                <w:color w:val="000000" w:themeColor="text1"/>
                <w:sz w:val="18"/>
                <w:szCs w:val="18"/>
              </w:rPr>
              <w:t>循环队列示意图二</w:t>
            </w:r>
          </w:p>
        </w:tc>
      </w:tr>
    </w:tbl>
    <w:p w:rsidR="009F7F6E" w:rsidRPr="00196523" w:rsidRDefault="009F7F6E" w:rsidP="001C30E9">
      <w:pPr>
        <w:pStyle w:val="a3"/>
        <w:spacing w:line="240" w:lineRule="auto"/>
        <w:ind w:firstLine="420"/>
        <w:rPr>
          <w:rFonts w:ascii="Times New Roman" w:eastAsia="宋体" w:hAnsi="Times New Roman" w:cs="Times New Roman"/>
          <w:color w:val="000000" w:themeColor="text1"/>
        </w:rPr>
      </w:pPr>
    </w:p>
    <w:p w:rsidR="009F7F6E" w:rsidRPr="00196523" w:rsidRDefault="009F7F6E" w:rsidP="001C30E9">
      <w:pPr>
        <w:ind w:left="315" w:hangingChars="150" w:hanging="315"/>
        <w:rPr>
          <w:rFonts w:ascii="Times New Roman" w:eastAsia="宋体" w:hAnsi="Times New Roman" w:cs="Times New Roman"/>
          <w:color w:val="000000" w:themeColor="text1"/>
        </w:rPr>
      </w:pPr>
    </w:p>
    <w:p w:rsidR="009F7F6E" w:rsidRPr="00196523" w:rsidRDefault="009F7F6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对于图</w:t>
      </w:r>
      <w:r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a</w:t>
      </w:r>
      <w:r w:rsidR="00A138DF" w:rsidRPr="00196523">
        <w:rPr>
          <w:rFonts w:ascii="Times New Roman" w:eastAsia="宋体" w:hAnsi="Times New Roman" w:cs="Times New Roman" w:hint="eastAsia"/>
          <w:color w:val="000000" w:themeColor="text1"/>
        </w:rPr>
        <w:t>，队列中的元素个数</w:t>
      </w:r>
      <w:r w:rsidR="00A138DF" w:rsidRPr="00196523">
        <w:rPr>
          <w:rFonts w:ascii="Times New Roman" w:eastAsia="宋体" w:hAnsi="Times New Roman" w:cs="Times New Roman" w:hint="eastAsia"/>
          <w:color w:val="000000" w:themeColor="text1"/>
        </w:rPr>
        <w:t>=</w:t>
      </w:r>
      <w:r w:rsidR="00A138DF" w:rsidRPr="00196523">
        <w:rPr>
          <w:rFonts w:ascii="Times New Roman" w:eastAsia="宋体" w:hAnsi="Times New Roman" w:cs="Times New Roman"/>
          <w:color w:val="000000" w:themeColor="text1"/>
          <w:szCs w:val="21"/>
        </w:rPr>
        <w:t>rear-front</w:t>
      </w:r>
      <w:r w:rsidR="00A138DF" w:rsidRPr="00196523">
        <w:rPr>
          <w:rFonts w:ascii="Times New Roman" w:eastAsia="宋体" w:hAnsi="Times New Roman" w:cs="Times New Roman" w:hint="eastAsia"/>
          <w:color w:val="000000" w:themeColor="text1"/>
          <w:szCs w:val="21"/>
        </w:rPr>
        <w:t>。对于</w:t>
      </w:r>
      <w:r w:rsidR="00A138DF" w:rsidRPr="00196523">
        <w:rPr>
          <w:rFonts w:ascii="Times New Roman" w:eastAsia="宋体" w:hAnsi="Times New Roman" w:cs="Times New Roman" w:hint="eastAsia"/>
          <w:color w:val="000000" w:themeColor="text1"/>
        </w:rPr>
        <w:t>图</w:t>
      </w:r>
      <w:r w:rsidR="00A138DF"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2</w:t>
      </w:r>
      <w:r w:rsidR="00A138DF" w:rsidRPr="00196523">
        <w:rPr>
          <w:rFonts w:ascii="Times New Roman" w:eastAsia="宋体" w:hAnsi="Times New Roman" w:cs="Times New Roman"/>
          <w:color w:val="000000" w:themeColor="text1"/>
        </w:rPr>
        <w:t>b</w:t>
      </w:r>
      <w:r w:rsidR="00A138DF" w:rsidRPr="00196523">
        <w:rPr>
          <w:rFonts w:ascii="Times New Roman" w:eastAsia="宋体" w:hAnsi="Times New Roman" w:cs="Times New Roman" w:hint="eastAsia"/>
          <w:color w:val="000000" w:themeColor="text1"/>
        </w:rPr>
        <w:t>，队列中的元素个数</w:t>
      </w:r>
      <w:r w:rsidR="00A138DF" w:rsidRPr="00196523">
        <w:rPr>
          <w:rFonts w:ascii="Times New Roman" w:eastAsia="宋体" w:hAnsi="Times New Roman" w:cs="Times New Roman" w:hint="eastAsia"/>
          <w:color w:val="000000" w:themeColor="text1"/>
        </w:rPr>
        <w:t>=</w:t>
      </w:r>
      <w:r w:rsidR="00A138DF" w:rsidRPr="00196523">
        <w:rPr>
          <w:rFonts w:ascii="Times New Roman" w:eastAsia="宋体" w:hAnsi="Times New Roman" w:cs="Times New Roman"/>
          <w:color w:val="000000" w:themeColor="text1"/>
          <w:szCs w:val="21"/>
        </w:rPr>
        <w:t>rear</w:t>
      </w:r>
      <w:r w:rsidR="00DC1443" w:rsidRPr="00196523">
        <w:rPr>
          <w:rFonts w:ascii="Times New Roman" w:eastAsia="宋体" w:hAnsi="Times New Roman" w:cs="Times New Roman" w:hint="eastAsia"/>
          <w:color w:val="000000" w:themeColor="text1"/>
          <w:szCs w:val="21"/>
        </w:rPr>
        <w:t>+m</w:t>
      </w:r>
      <w:r w:rsidR="00A138DF" w:rsidRPr="00196523">
        <w:rPr>
          <w:rFonts w:ascii="Times New Roman" w:eastAsia="宋体" w:hAnsi="Times New Roman" w:cs="Times New Roman"/>
          <w:color w:val="000000" w:themeColor="text1"/>
          <w:szCs w:val="21"/>
        </w:rPr>
        <w:t>-front</w:t>
      </w:r>
      <w:r w:rsidR="00A138DF" w:rsidRPr="00196523">
        <w:rPr>
          <w:rFonts w:ascii="Times New Roman" w:eastAsia="宋体" w:hAnsi="Times New Roman" w:cs="Times New Roman" w:hint="eastAsia"/>
          <w:color w:val="000000" w:themeColor="text1"/>
          <w:szCs w:val="21"/>
        </w:rPr>
        <w:t>。</w:t>
      </w:r>
      <w:r w:rsidR="00DC1443" w:rsidRPr="00196523">
        <w:rPr>
          <w:rFonts w:ascii="Times New Roman" w:eastAsia="宋体" w:hAnsi="Times New Roman" w:cs="Times New Roman" w:hint="eastAsia"/>
          <w:color w:val="000000" w:themeColor="text1"/>
          <w:szCs w:val="21"/>
        </w:rPr>
        <w:t>两个表达式可以统一表示为</w:t>
      </w:r>
      <w:r w:rsidR="00DC1443" w:rsidRPr="00196523">
        <w:rPr>
          <w:rFonts w:ascii="Times New Roman" w:eastAsia="宋体" w:hAnsi="Times New Roman" w:cs="Times New Roman"/>
          <w:color w:val="000000" w:themeColor="text1"/>
          <w:szCs w:val="21"/>
        </w:rPr>
        <w:t>(rear-front+m)%m</w:t>
      </w:r>
      <w:r w:rsidR="00DC1443" w:rsidRPr="00196523">
        <w:rPr>
          <w:rFonts w:ascii="Times New Roman" w:eastAsia="宋体" w:hAnsi="Times New Roman" w:cs="Times New Roman" w:hint="eastAsia"/>
          <w:color w:val="000000" w:themeColor="text1"/>
          <w:szCs w:val="21"/>
        </w:rPr>
        <w:t>。</w:t>
      </w:r>
    </w:p>
    <w:p w:rsidR="00EB157E" w:rsidRPr="0019652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11</w:t>
      </w:r>
      <w:r w:rsidR="00EB157E" w:rsidRPr="00196523">
        <w:rPr>
          <w:rFonts w:ascii="Times New Roman" w:eastAsia="宋体" w:hAnsi="Times New Roman" w:cs="Times New Roman"/>
          <w:color w:val="000000" w:themeColor="text1"/>
        </w:rPr>
        <w:t>．</w:t>
      </w:r>
      <w:proofErr w:type="gramStart"/>
      <w:r w:rsidR="00EB157E" w:rsidRPr="00196523">
        <w:rPr>
          <w:rFonts w:ascii="Times New Roman" w:eastAsia="宋体" w:hAnsi="Times New Roman" w:cs="Times New Roman"/>
          <w:color w:val="000000" w:themeColor="text1"/>
        </w:rPr>
        <w:t>栈</w:t>
      </w:r>
      <w:proofErr w:type="gramEnd"/>
      <w:r w:rsidR="00EB157E" w:rsidRPr="00196523">
        <w:rPr>
          <w:rFonts w:ascii="Times New Roman" w:eastAsia="宋体" w:hAnsi="Times New Roman" w:cs="Times New Roman"/>
          <w:color w:val="000000" w:themeColor="text1"/>
        </w:rPr>
        <w:t>和队列的共同点是</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．都是</w:t>
      </w:r>
      <w:r w:rsidRPr="00196523">
        <w:rPr>
          <w:rFonts w:ascii="Times New Roman" w:eastAsia="宋体" w:hAnsi="Times New Roman" w:cs="Times New Roman" w:hint="eastAsia"/>
          <w:color w:val="000000" w:themeColor="text1"/>
          <w:szCs w:val="21"/>
        </w:rPr>
        <w:t>后</w:t>
      </w:r>
      <w:r w:rsidRPr="00196523">
        <w:rPr>
          <w:rFonts w:ascii="Times New Roman" w:eastAsia="宋体" w:hAnsi="Times New Roman" w:cs="Times New Roman"/>
          <w:color w:val="000000" w:themeColor="text1"/>
          <w:szCs w:val="21"/>
        </w:rPr>
        <w:t>进</w:t>
      </w:r>
      <w:r w:rsidRPr="00196523">
        <w:rPr>
          <w:rFonts w:ascii="Times New Roman" w:eastAsia="宋体" w:hAnsi="Times New Roman" w:cs="Times New Roman" w:hint="eastAsia"/>
          <w:color w:val="000000" w:themeColor="text1"/>
          <w:szCs w:val="21"/>
        </w:rPr>
        <w:t>先</w:t>
      </w:r>
      <w:r w:rsidRPr="00196523">
        <w:rPr>
          <w:rFonts w:ascii="Times New Roman" w:eastAsia="宋体" w:hAnsi="Times New Roman" w:cs="Times New Roman"/>
          <w:color w:val="000000" w:themeColor="text1"/>
          <w:szCs w:val="21"/>
        </w:rPr>
        <w:t>出</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．都是先进先出</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．只允许在端点处插入和删除元素</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．没有共同点</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DC1443" w:rsidRPr="00196523">
        <w:rPr>
          <w:rFonts w:ascii="Times New Roman" w:eastAsia="宋体" w:hAnsi="Times New Roman" w:cs="Times New Roman" w:hint="eastAsia"/>
          <w:color w:val="000000" w:themeColor="text1"/>
        </w:rPr>
        <w:t>C</w:t>
      </w:r>
      <w:r w:rsidR="00DC1443" w:rsidRPr="00196523">
        <w:rPr>
          <w:rFonts w:ascii="Times New Roman" w:eastAsia="宋体" w:hAnsi="Times New Roman" w:cs="Times New Roman" w:hint="eastAsia"/>
          <w:color w:val="000000" w:themeColor="text1"/>
        </w:rPr>
        <w:t>。</w:t>
      </w:r>
    </w:p>
    <w:p w:rsidR="00DC1443" w:rsidRPr="00196523" w:rsidRDefault="00B76917" w:rsidP="001C30E9">
      <w:pPr>
        <w:pStyle w:val="a3"/>
        <w:spacing w:line="240" w:lineRule="auto"/>
        <w:ind w:firstLine="420"/>
        <w:rPr>
          <w:rFonts w:ascii="Times New Roman" w:eastAsia="宋体" w:hAnsi="Times New Roman" w:cs="Times New Roman"/>
          <w:color w:val="000000" w:themeColor="text1"/>
        </w:rPr>
      </w:pP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具有后进先出的特点，而队列具有先进先出的特点。所以选项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都不正确。</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的插入和删除操作都在表的一端进行，队列的插入和删除</w:t>
      </w:r>
      <w:r w:rsidR="00B41BF8" w:rsidRPr="00196523">
        <w:rPr>
          <w:rFonts w:ascii="Times New Roman" w:eastAsia="宋体" w:hAnsi="Times New Roman" w:cs="Times New Roman" w:hint="eastAsia"/>
          <w:color w:val="000000" w:themeColor="text1"/>
        </w:rPr>
        <w:t>分别</w:t>
      </w:r>
      <w:r w:rsidRPr="00196523">
        <w:rPr>
          <w:rFonts w:ascii="Times New Roman" w:eastAsia="宋体" w:hAnsi="Times New Roman" w:cs="Times New Roman" w:hint="eastAsia"/>
          <w:color w:val="000000" w:themeColor="text1"/>
        </w:rPr>
        <w:t>在表的两端进行。所以，选项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中概括的特点是</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和队列共同具有的。</w:t>
      </w:r>
    </w:p>
    <w:p w:rsidR="00EB157E" w:rsidRPr="0019652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12</w:t>
      </w:r>
      <w:r w:rsidR="00EB157E" w:rsidRPr="00196523">
        <w:rPr>
          <w:rFonts w:ascii="Times New Roman" w:eastAsia="宋体" w:hAnsi="Times New Roman" w:cs="Times New Roman"/>
          <w:color w:val="000000" w:themeColor="text1"/>
        </w:rPr>
        <w:t>．循环队列存储在数组</w:t>
      </w:r>
      <w:r w:rsidR="00EB157E" w:rsidRPr="00196523">
        <w:rPr>
          <w:rFonts w:ascii="Times New Roman" w:eastAsia="宋体" w:hAnsi="Times New Roman" w:cs="Times New Roman"/>
          <w:color w:val="000000" w:themeColor="text1"/>
        </w:rPr>
        <w:t>A[0..m]</w:t>
      </w:r>
      <w:r w:rsidR="00EB157E" w:rsidRPr="00196523">
        <w:rPr>
          <w:rFonts w:ascii="Times New Roman" w:eastAsia="宋体" w:hAnsi="Times New Roman" w:cs="Times New Roman"/>
          <w:color w:val="000000" w:themeColor="text1"/>
        </w:rPr>
        <w:t>中，入队时</w:t>
      </w:r>
      <w:r w:rsidR="00EB157E" w:rsidRPr="00196523">
        <w:rPr>
          <w:rFonts w:ascii="Times New Roman" w:eastAsia="宋体" w:hAnsi="Times New Roman" w:cs="Times New Roman" w:hint="eastAsia"/>
          <w:color w:val="000000" w:themeColor="text1"/>
        </w:rPr>
        <w:t>修改队尾指针</w:t>
      </w:r>
      <w:r w:rsidR="00EB157E" w:rsidRPr="00196523">
        <w:rPr>
          <w:rFonts w:ascii="Times New Roman" w:eastAsia="宋体" w:hAnsi="Times New Roman" w:cs="Times New Roman"/>
          <w:color w:val="000000" w:themeColor="text1"/>
        </w:rPr>
        <w:t>的操作为</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rear=rear+1</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rear=(rear+</w:t>
      </w:r>
      <w:proofErr w:type="gramStart"/>
      <w:r w:rsidRPr="00196523">
        <w:rPr>
          <w:rFonts w:ascii="Times New Roman" w:eastAsia="宋体" w:hAnsi="Times New Roman" w:cs="Times New Roman"/>
          <w:color w:val="000000" w:themeColor="text1"/>
          <w:szCs w:val="21"/>
        </w:rPr>
        <w:t>1)%</w:t>
      </w:r>
      <w:proofErr w:type="gramEnd"/>
      <w:r w:rsidRPr="00196523">
        <w:rPr>
          <w:rFonts w:ascii="Times New Roman" w:eastAsia="宋体" w:hAnsi="Times New Roman" w:cs="Times New Roman"/>
          <w:color w:val="000000" w:themeColor="text1"/>
          <w:szCs w:val="21"/>
        </w:rPr>
        <w:t>(m-1)</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rear=(rear+1)%m</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rear=(rear+</w:t>
      </w:r>
      <w:proofErr w:type="gramStart"/>
      <w:r w:rsidRPr="00196523">
        <w:rPr>
          <w:rFonts w:ascii="Times New Roman" w:eastAsia="宋体" w:hAnsi="Times New Roman" w:cs="Times New Roman"/>
          <w:color w:val="000000" w:themeColor="text1"/>
          <w:szCs w:val="21"/>
        </w:rPr>
        <w:t>1)%</w:t>
      </w:r>
      <w:proofErr w:type="gramEnd"/>
      <w:r w:rsidRPr="00196523">
        <w:rPr>
          <w:rFonts w:ascii="Times New Roman" w:eastAsia="宋体" w:hAnsi="Times New Roman" w:cs="Times New Roman"/>
          <w:color w:val="000000" w:themeColor="text1"/>
          <w:szCs w:val="21"/>
        </w:rPr>
        <w:t>(m+1)</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76917" w:rsidRPr="00196523">
        <w:rPr>
          <w:rFonts w:ascii="Times New Roman" w:eastAsia="宋体" w:hAnsi="Times New Roman" w:cs="Times New Roman" w:hint="eastAsia"/>
          <w:color w:val="000000" w:themeColor="text1"/>
        </w:rPr>
        <w:t>D</w:t>
      </w:r>
      <w:r w:rsidR="00B76917" w:rsidRPr="00196523">
        <w:rPr>
          <w:rFonts w:ascii="Times New Roman" w:eastAsia="宋体" w:hAnsi="Times New Roman" w:cs="Times New Roman" w:hint="eastAsia"/>
          <w:color w:val="000000" w:themeColor="text1"/>
        </w:rPr>
        <w:t>。</w:t>
      </w:r>
    </w:p>
    <w:p w:rsidR="00B76917" w:rsidRPr="00196523" w:rsidRDefault="0022230F"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根据题意，数组</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的容量是</w:t>
      </w:r>
      <w:r w:rsidRPr="00196523">
        <w:rPr>
          <w:rFonts w:ascii="Times New Roman" w:eastAsia="宋体" w:hAnsi="Times New Roman" w:cs="Times New Roman" w:hint="eastAsia"/>
          <w:color w:val="000000" w:themeColor="text1"/>
        </w:rPr>
        <w:t>m</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，用来保存</w:t>
      </w:r>
      <w:r w:rsidR="00B76917" w:rsidRPr="00196523">
        <w:rPr>
          <w:rFonts w:ascii="Times New Roman" w:eastAsia="宋体" w:hAnsi="Times New Roman" w:cs="Times New Roman" w:hint="eastAsia"/>
          <w:color w:val="000000" w:themeColor="text1"/>
        </w:rPr>
        <w:t>循环队列</w:t>
      </w:r>
      <w:r w:rsidRPr="00196523">
        <w:rPr>
          <w:rFonts w:ascii="Times New Roman" w:eastAsia="宋体" w:hAnsi="Times New Roman" w:cs="Times New Roman" w:hint="eastAsia"/>
          <w:color w:val="000000" w:themeColor="text1"/>
        </w:rPr>
        <w:t>。</w:t>
      </w:r>
      <w:r w:rsidR="00B76917" w:rsidRPr="00196523">
        <w:rPr>
          <w:rFonts w:ascii="Times New Roman" w:eastAsia="宋体" w:hAnsi="Times New Roman" w:cs="Times New Roman" w:hint="eastAsia"/>
          <w:color w:val="000000" w:themeColor="text1"/>
        </w:rPr>
        <w:t>入队</w:t>
      </w:r>
      <w:r w:rsidRPr="00196523">
        <w:rPr>
          <w:rFonts w:ascii="Times New Roman" w:eastAsia="宋体" w:hAnsi="Times New Roman" w:cs="Times New Roman" w:hint="eastAsia"/>
          <w:color w:val="000000" w:themeColor="text1"/>
        </w:rPr>
        <w:t>操作时</w:t>
      </w:r>
      <w:r w:rsidR="00B76917" w:rsidRPr="00196523">
        <w:rPr>
          <w:rFonts w:ascii="Times New Roman" w:eastAsia="宋体" w:hAnsi="Times New Roman" w:cs="Times New Roman" w:hint="eastAsia"/>
          <w:color w:val="000000" w:themeColor="text1"/>
        </w:rPr>
        <w:t>队尾指针需要后移一个位置，即</w:t>
      </w:r>
      <w:r w:rsidR="00B76917" w:rsidRPr="00196523">
        <w:rPr>
          <w:rFonts w:ascii="Times New Roman" w:eastAsia="宋体" w:hAnsi="Times New Roman" w:cs="Times New Roman"/>
          <w:color w:val="000000" w:themeColor="text1"/>
          <w:szCs w:val="21"/>
        </w:rPr>
        <w:t>rear=rear+1</w:t>
      </w:r>
      <w:r w:rsidR="00B76917" w:rsidRPr="00196523">
        <w:rPr>
          <w:rFonts w:ascii="Times New Roman" w:eastAsia="宋体" w:hAnsi="Times New Roman" w:cs="Times New Roman" w:hint="eastAsia"/>
          <w:color w:val="000000" w:themeColor="text1"/>
          <w:szCs w:val="21"/>
        </w:rPr>
        <w:t>。当</w:t>
      </w:r>
      <w:r w:rsidR="00B76917" w:rsidRPr="00196523">
        <w:rPr>
          <w:rFonts w:ascii="Times New Roman" w:eastAsia="宋体" w:hAnsi="Times New Roman" w:cs="Times New Roman" w:hint="eastAsia"/>
          <w:color w:val="000000" w:themeColor="text1"/>
          <w:szCs w:val="21"/>
        </w:rPr>
        <w:t>r</w:t>
      </w:r>
      <w:r w:rsidR="00B76917" w:rsidRPr="00196523">
        <w:rPr>
          <w:rFonts w:ascii="Times New Roman" w:eastAsia="宋体" w:hAnsi="Times New Roman" w:cs="Times New Roman"/>
          <w:color w:val="000000" w:themeColor="text1"/>
          <w:szCs w:val="21"/>
        </w:rPr>
        <w:t>ear</w:t>
      </w:r>
      <w:r w:rsidR="00B76917" w:rsidRPr="00196523">
        <w:rPr>
          <w:rFonts w:ascii="Times New Roman" w:eastAsia="宋体" w:hAnsi="Times New Roman" w:cs="Times New Roman" w:hint="eastAsia"/>
          <w:color w:val="000000" w:themeColor="text1"/>
          <w:szCs w:val="21"/>
        </w:rPr>
        <w:t>已经指向</w:t>
      </w:r>
      <w:r w:rsidR="00B76917" w:rsidRPr="00196523">
        <w:rPr>
          <w:rFonts w:ascii="Times New Roman" w:eastAsia="宋体" w:hAnsi="Times New Roman" w:cs="Times New Roman" w:hint="eastAsia"/>
          <w:color w:val="000000" w:themeColor="text1"/>
          <w:szCs w:val="21"/>
        </w:rPr>
        <w:t>A</w:t>
      </w:r>
      <w:r w:rsidR="00B76917" w:rsidRPr="00196523">
        <w:rPr>
          <w:rFonts w:ascii="Times New Roman" w:eastAsia="宋体" w:hAnsi="Times New Roman" w:cs="Times New Roman"/>
          <w:color w:val="000000" w:themeColor="text1"/>
          <w:szCs w:val="21"/>
        </w:rPr>
        <w:t>[m]</w:t>
      </w:r>
      <w:r w:rsidR="00B76917" w:rsidRPr="00196523">
        <w:rPr>
          <w:rFonts w:ascii="Times New Roman" w:eastAsia="宋体" w:hAnsi="Times New Roman" w:cs="Times New Roman" w:hint="eastAsia"/>
          <w:color w:val="000000" w:themeColor="text1"/>
          <w:szCs w:val="21"/>
        </w:rPr>
        <w:t>时，</w:t>
      </w:r>
      <w:r w:rsidRPr="00196523">
        <w:rPr>
          <w:rFonts w:ascii="Times New Roman" w:eastAsia="宋体" w:hAnsi="Times New Roman" w:cs="Times New Roman" w:hint="eastAsia"/>
          <w:color w:val="000000" w:themeColor="text1"/>
          <w:szCs w:val="21"/>
        </w:rPr>
        <w:t>此时入队操作需要将</w:t>
      </w:r>
      <w:r w:rsidRPr="00196523">
        <w:rPr>
          <w:rFonts w:ascii="Times New Roman" w:eastAsia="宋体" w:hAnsi="Times New Roman" w:cs="Times New Roman" w:hint="eastAsia"/>
          <w:color w:val="000000" w:themeColor="text1"/>
          <w:szCs w:val="21"/>
        </w:rPr>
        <w:t>r</w:t>
      </w:r>
      <w:r w:rsidRPr="00196523">
        <w:rPr>
          <w:rFonts w:ascii="Times New Roman" w:eastAsia="宋体" w:hAnsi="Times New Roman" w:cs="Times New Roman"/>
          <w:color w:val="000000" w:themeColor="text1"/>
          <w:szCs w:val="21"/>
        </w:rPr>
        <w:t>ear</w:t>
      </w:r>
      <w:r w:rsidRPr="00196523">
        <w:rPr>
          <w:rFonts w:ascii="Times New Roman" w:eastAsia="宋体" w:hAnsi="Times New Roman" w:cs="Times New Roman" w:hint="eastAsia"/>
          <w:color w:val="000000" w:themeColor="text1"/>
          <w:szCs w:val="21"/>
        </w:rPr>
        <w:t>修改为</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，即</w:t>
      </w:r>
      <w:r w:rsidRPr="00196523">
        <w:rPr>
          <w:rFonts w:ascii="Times New Roman" w:eastAsia="宋体" w:hAnsi="Times New Roman" w:cs="Times New Roman"/>
          <w:color w:val="000000" w:themeColor="text1"/>
          <w:szCs w:val="21"/>
        </w:rPr>
        <w:t>rear=(rear+1)%(m+1)</w:t>
      </w:r>
      <w:r w:rsidRPr="00196523">
        <w:rPr>
          <w:rFonts w:ascii="Times New Roman" w:eastAsia="宋体" w:hAnsi="Times New Roman" w:cs="Times New Roman" w:hint="eastAsia"/>
          <w:color w:val="000000" w:themeColor="text1"/>
          <w:szCs w:val="21"/>
        </w:rPr>
        <w:t>。两个表达式可以统一表示为</w:t>
      </w:r>
      <w:r w:rsidRPr="00196523">
        <w:rPr>
          <w:rFonts w:ascii="Times New Roman" w:eastAsia="宋体" w:hAnsi="Times New Roman" w:cs="Times New Roman"/>
          <w:color w:val="000000" w:themeColor="text1"/>
          <w:szCs w:val="21"/>
        </w:rPr>
        <w:t>rear=(rear+1)%(m+1)</w:t>
      </w:r>
      <w:r w:rsidRPr="00196523">
        <w:rPr>
          <w:rFonts w:ascii="Times New Roman" w:eastAsia="宋体" w:hAnsi="Times New Roman" w:cs="Times New Roman" w:hint="eastAsia"/>
          <w:color w:val="000000" w:themeColor="text1"/>
          <w:szCs w:val="21"/>
        </w:rPr>
        <w:t>。</w:t>
      </w:r>
    </w:p>
    <w:p w:rsidR="00EB157E" w:rsidRPr="0019652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13</w:t>
      </w:r>
      <w:r w:rsidR="00EB157E" w:rsidRPr="00196523">
        <w:rPr>
          <w:rFonts w:ascii="Times New Roman" w:eastAsia="宋体" w:hAnsi="Times New Roman" w:cs="Times New Roman"/>
          <w:color w:val="000000" w:themeColor="text1"/>
        </w:rPr>
        <w:t>．若用一个大小为</w:t>
      </w:r>
      <w:r w:rsidR="00EB157E" w:rsidRPr="00196523">
        <w:rPr>
          <w:rFonts w:ascii="Times New Roman" w:eastAsia="宋体" w:hAnsi="Times New Roman" w:cs="Times New Roman"/>
          <w:color w:val="000000" w:themeColor="text1"/>
        </w:rPr>
        <w:t>6</w:t>
      </w:r>
      <w:r w:rsidR="00EB157E" w:rsidRPr="00196523">
        <w:rPr>
          <w:rFonts w:ascii="Times New Roman" w:eastAsia="宋体" w:hAnsi="Times New Roman" w:cs="Times New Roman"/>
          <w:color w:val="000000" w:themeColor="text1"/>
        </w:rPr>
        <w:t>的数组来实现循环队列，且当前</w:t>
      </w:r>
      <w:r w:rsidR="00EB157E" w:rsidRPr="00196523">
        <w:rPr>
          <w:rFonts w:ascii="Times New Roman" w:eastAsia="宋体" w:hAnsi="Times New Roman" w:cs="Times New Roman" w:hint="eastAsia"/>
          <w:color w:val="000000" w:themeColor="text1"/>
        </w:rPr>
        <w:t>队尾</w:t>
      </w:r>
      <w:r w:rsidR="00EB157E" w:rsidRPr="00196523">
        <w:rPr>
          <w:rFonts w:ascii="Times New Roman" w:eastAsia="宋体" w:hAnsi="Times New Roman" w:cs="Times New Roman"/>
          <w:color w:val="000000" w:themeColor="text1"/>
        </w:rPr>
        <w:t>rear</w:t>
      </w:r>
      <w:r w:rsidR="00EB157E" w:rsidRPr="00196523">
        <w:rPr>
          <w:rFonts w:ascii="Times New Roman" w:eastAsia="宋体" w:hAnsi="Times New Roman" w:cs="Times New Roman"/>
          <w:color w:val="000000" w:themeColor="text1"/>
        </w:rPr>
        <w:t>和</w:t>
      </w:r>
      <w:r w:rsidR="00EB157E" w:rsidRPr="00196523">
        <w:rPr>
          <w:rFonts w:ascii="Times New Roman" w:eastAsia="宋体" w:hAnsi="Times New Roman" w:cs="Times New Roman" w:hint="eastAsia"/>
          <w:color w:val="000000" w:themeColor="text1"/>
        </w:rPr>
        <w:t>队头</w:t>
      </w:r>
      <w:r w:rsidR="00EB157E" w:rsidRPr="00196523">
        <w:rPr>
          <w:rFonts w:ascii="Times New Roman" w:eastAsia="宋体" w:hAnsi="Times New Roman" w:cs="Times New Roman"/>
          <w:color w:val="000000" w:themeColor="text1"/>
        </w:rPr>
        <w:t>front</w:t>
      </w:r>
      <w:r w:rsidR="00EB157E" w:rsidRPr="00196523">
        <w:rPr>
          <w:rFonts w:ascii="Times New Roman" w:eastAsia="宋体" w:hAnsi="Times New Roman" w:cs="Times New Roman"/>
          <w:color w:val="000000" w:themeColor="text1"/>
        </w:rPr>
        <w:t>的值分别为</w:t>
      </w:r>
      <w:r w:rsidR="00EB157E" w:rsidRPr="00196523">
        <w:rPr>
          <w:rFonts w:ascii="Times New Roman" w:eastAsia="宋体" w:hAnsi="Times New Roman" w:cs="Times New Roman"/>
          <w:color w:val="000000" w:themeColor="text1"/>
        </w:rPr>
        <w:t>0</w:t>
      </w:r>
      <w:r w:rsidR="00EB157E" w:rsidRPr="00196523">
        <w:rPr>
          <w:rFonts w:ascii="Times New Roman" w:eastAsia="宋体" w:hAnsi="Times New Roman" w:cs="Times New Roman"/>
          <w:color w:val="000000" w:themeColor="text1"/>
        </w:rPr>
        <w:t>和</w:t>
      </w:r>
      <w:r w:rsidR="00EB157E" w:rsidRPr="00196523">
        <w:rPr>
          <w:rFonts w:ascii="Times New Roman" w:eastAsia="宋体" w:hAnsi="Times New Roman" w:cs="Times New Roman"/>
          <w:color w:val="000000" w:themeColor="text1"/>
        </w:rPr>
        <w:t>3</w:t>
      </w:r>
      <w:r w:rsidR="00EB157E" w:rsidRPr="00196523">
        <w:rPr>
          <w:rFonts w:ascii="Times New Roman" w:eastAsia="宋体" w:hAnsi="Times New Roman" w:cs="Times New Roman"/>
          <w:color w:val="000000" w:themeColor="text1"/>
        </w:rPr>
        <w:t>，当从队列中删除一个元素，再加入两个元素后，</w:t>
      </w:r>
      <w:r w:rsidR="00EB157E" w:rsidRPr="00196523">
        <w:rPr>
          <w:rFonts w:ascii="Times New Roman" w:eastAsia="宋体" w:hAnsi="Times New Roman" w:cs="Times New Roman"/>
          <w:color w:val="000000" w:themeColor="text1"/>
        </w:rPr>
        <w:t>rear</w:t>
      </w:r>
      <w:r w:rsidR="00EB157E" w:rsidRPr="00196523">
        <w:rPr>
          <w:rFonts w:ascii="Times New Roman" w:eastAsia="宋体" w:hAnsi="Times New Roman" w:cs="Times New Roman"/>
          <w:color w:val="000000" w:themeColor="text1"/>
        </w:rPr>
        <w:t>和</w:t>
      </w:r>
      <w:r w:rsidR="00EB157E" w:rsidRPr="00196523">
        <w:rPr>
          <w:rFonts w:ascii="Times New Roman" w:eastAsia="宋体" w:hAnsi="Times New Roman" w:cs="Times New Roman"/>
          <w:color w:val="000000" w:themeColor="text1"/>
        </w:rPr>
        <w:t>front</w:t>
      </w:r>
      <w:r w:rsidR="00EB157E" w:rsidRPr="00196523">
        <w:rPr>
          <w:rFonts w:ascii="Times New Roman" w:eastAsia="宋体" w:hAnsi="Times New Roman" w:cs="Times New Roman"/>
          <w:color w:val="000000" w:themeColor="text1"/>
        </w:rPr>
        <w:t>的值分别为</w:t>
      </w:r>
      <w:r w:rsidR="00F27B72" w:rsidRPr="00196523">
        <w:rPr>
          <w:rFonts w:ascii="Times New Roman" w:eastAsia="宋体" w:hAnsi="Times New Roman" w:cs="Times New Roman"/>
          <w:color w:val="000000" w:themeColor="text1"/>
        </w:rPr>
        <w:t>________</w:t>
      </w:r>
      <w:r w:rsidR="00EB157E" w:rsidRPr="00196523">
        <w:rPr>
          <w:rFonts w:ascii="Times New Roman" w:eastAsia="宋体" w:hAnsi="Times New Roman" w:cs="Times New Roman" w:hint="eastAsia"/>
          <w:color w:val="000000" w:themeColor="text1"/>
        </w:rPr>
        <w:t>。</w:t>
      </w:r>
    </w:p>
    <w:p w:rsidR="00EB157E" w:rsidRPr="00196523" w:rsidRDefault="00EB157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和</w:t>
      </w:r>
      <w:r w:rsidRPr="00196523">
        <w:rPr>
          <w:rFonts w:ascii="Times New Roman" w:eastAsia="宋体" w:hAnsi="Times New Roman" w:cs="Times New Roman"/>
          <w:color w:val="000000" w:themeColor="text1"/>
          <w:szCs w:val="21"/>
        </w:rPr>
        <w:t>5</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和</w:t>
      </w:r>
      <w:smartTag w:uri="urn:schemas-microsoft-com:office:smarttags" w:element="chmetcnv">
        <w:smartTagPr>
          <w:attr w:name="TCSC" w:val="0"/>
          <w:attr w:name="NumberType" w:val="1"/>
          <w:attr w:name="Negative" w:val="False"/>
          <w:attr w:name="HasSpace" w:val="False"/>
          <w:attr w:name="SourceValue" w:val="4"/>
          <w:attr w:name="UnitName" w:val="C"/>
        </w:smartTagP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ab/>
        </w:r>
      </w:smartTag>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和</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5</w:t>
      </w:r>
      <w:r w:rsidRPr="00196523">
        <w:rPr>
          <w:rFonts w:ascii="Times New Roman" w:eastAsia="宋体" w:hAnsi="Times New Roman" w:cs="Times New Roman"/>
          <w:color w:val="000000" w:themeColor="text1"/>
          <w:szCs w:val="21"/>
        </w:rPr>
        <w:t>和</w:t>
      </w:r>
      <w:r w:rsidRPr="00196523">
        <w:rPr>
          <w:rFonts w:ascii="Times New Roman" w:eastAsia="宋体" w:hAnsi="Times New Roman" w:cs="Times New Roman"/>
          <w:color w:val="000000" w:themeColor="text1"/>
          <w:szCs w:val="21"/>
        </w:rPr>
        <w:t>1</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2230F" w:rsidRPr="00196523">
        <w:rPr>
          <w:rFonts w:ascii="Times New Roman" w:eastAsia="宋体" w:hAnsi="Times New Roman" w:cs="Times New Roman" w:hint="eastAsia"/>
          <w:color w:val="000000" w:themeColor="text1"/>
        </w:rPr>
        <w:t>B</w:t>
      </w:r>
      <w:r w:rsidR="0022230F" w:rsidRPr="00196523">
        <w:rPr>
          <w:rFonts w:ascii="Times New Roman" w:eastAsia="宋体" w:hAnsi="Times New Roman" w:cs="Times New Roman" w:hint="eastAsia"/>
          <w:color w:val="000000" w:themeColor="text1"/>
        </w:rPr>
        <w:t>。</w:t>
      </w:r>
    </w:p>
    <w:p w:rsidR="004C2283"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在循环队列中插入一个元素时，</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w:t>
      </w:r>
      <w:r w:rsidRPr="00196523">
        <w:rPr>
          <w:rFonts w:ascii="Times New Roman" w:eastAsia="宋体" w:hAnsi="Times New Roman" w:cs="Times New Roman" w:hint="eastAsia"/>
          <w:color w:val="000000" w:themeColor="text1"/>
        </w:rPr>
        <w:t>后移一个位置。删除一个元素时，</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color w:val="000000" w:themeColor="text1"/>
        </w:rPr>
        <w:t>ront</w:t>
      </w:r>
      <w:r w:rsidRPr="00196523">
        <w:rPr>
          <w:rFonts w:ascii="Times New Roman" w:eastAsia="宋体" w:hAnsi="Times New Roman" w:cs="Times New Roman" w:hint="eastAsia"/>
          <w:color w:val="000000" w:themeColor="text1"/>
        </w:rPr>
        <w:t>后移一个位置。</w:t>
      </w:r>
      <w:r w:rsidR="007330DB" w:rsidRPr="00196523">
        <w:rPr>
          <w:rFonts w:ascii="Times New Roman" w:eastAsia="宋体" w:hAnsi="Times New Roman" w:cs="Times New Roman" w:hint="eastAsia"/>
          <w:color w:val="000000" w:themeColor="text1"/>
        </w:rPr>
        <w:t>根据题意，</w:t>
      </w:r>
      <w:r w:rsidR="00C17712" w:rsidRPr="00196523">
        <w:rPr>
          <w:rFonts w:ascii="Times New Roman" w:eastAsia="宋体" w:hAnsi="Times New Roman" w:cs="Times New Roman"/>
          <w:color w:val="000000" w:themeColor="text1"/>
        </w:rPr>
        <w:t>rear</w:t>
      </w:r>
      <w:r w:rsidR="00C17712" w:rsidRPr="00196523">
        <w:rPr>
          <w:rFonts w:ascii="Times New Roman" w:eastAsia="宋体" w:hAnsi="Times New Roman" w:cs="Times New Roman"/>
          <w:color w:val="000000" w:themeColor="text1"/>
        </w:rPr>
        <w:t>和</w:t>
      </w:r>
      <w:r w:rsidR="00C17712" w:rsidRPr="00196523">
        <w:rPr>
          <w:rFonts w:ascii="Times New Roman" w:eastAsia="宋体" w:hAnsi="Times New Roman" w:cs="Times New Roman"/>
          <w:color w:val="000000" w:themeColor="text1"/>
        </w:rPr>
        <w:t>front</w:t>
      </w:r>
      <w:r w:rsidR="00C17712" w:rsidRPr="00196523">
        <w:rPr>
          <w:rFonts w:ascii="Times New Roman" w:eastAsia="宋体" w:hAnsi="Times New Roman" w:cs="Times New Roman" w:hint="eastAsia"/>
          <w:color w:val="000000" w:themeColor="text1"/>
        </w:rPr>
        <w:t>的值</w:t>
      </w:r>
      <w:r w:rsidR="007330DB" w:rsidRPr="00196523">
        <w:rPr>
          <w:rFonts w:ascii="Times New Roman" w:eastAsia="宋体" w:hAnsi="Times New Roman" w:cs="Times New Roman" w:hint="eastAsia"/>
          <w:color w:val="000000" w:themeColor="text1"/>
        </w:rPr>
        <w:t>如图</w:t>
      </w:r>
      <w:r w:rsidR="007330DB"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3</w:t>
      </w:r>
      <w:r w:rsidR="007330DB" w:rsidRPr="00196523">
        <w:rPr>
          <w:rFonts w:ascii="Times New Roman" w:eastAsia="宋体" w:hAnsi="Times New Roman" w:cs="Times New Roman" w:hint="eastAsia"/>
          <w:color w:val="000000" w:themeColor="text1"/>
        </w:rPr>
        <w:t>所示。</w:t>
      </w:r>
    </w:p>
    <w:tbl>
      <w:tblPr>
        <w:tblpPr w:leftFromText="180" w:rightFromText="180" w:vertAnchor="text" w:horzAnchor="page" w:tblpX="4051"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
        <w:gridCol w:w="567"/>
        <w:gridCol w:w="567"/>
        <w:gridCol w:w="567"/>
        <w:gridCol w:w="567"/>
      </w:tblGrid>
      <w:tr w:rsidR="00D00303" w:rsidRPr="00196523" w:rsidTr="00D00303">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r>
      <w:tr w:rsidR="00D00303" w:rsidRPr="00196523" w:rsidTr="00D00303">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r</w:t>
            </w:r>
            <w:r w:rsidRPr="00196523">
              <w:rPr>
                <w:rFonts w:ascii="Times New Roman" w:eastAsia="宋体" w:hAnsi="Times New Roman" w:cs="Times New Roman"/>
                <w:color w:val="000000" w:themeColor="text1"/>
                <w:sz w:val="18"/>
                <w:szCs w:val="18"/>
              </w:rPr>
              <w:t>ear</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f</w:t>
            </w:r>
            <w:r w:rsidRPr="00196523">
              <w:rPr>
                <w:rFonts w:ascii="Times New Roman" w:eastAsia="宋体" w:hAnsi="Times New Roman" w:cs="Times New Roman"/>
                <w:color w:val="000000" w:themeColor="text1"/>
                <w:sz w:val="18"/>
                <w:szCs w:val="18"/>
              </w:rPr>
              <w:t>ront</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rPr>
                <w:rFonts w:ascii="Times New Roman" w:eastAsia="宋体" w:hAnsi="Times New Roman" w:cs="Times New Roman"/>
                <w:color w:val="000000" w:themeColor="text1"/>
              </w:rPr>
            </w:pPr>
          </w:p>
        </w:tc>
      </w:tr>
      <w:tr w:rsidR="00D00303" w:rsidRPr="00196523" w:rsidTr="00D00303">
        <w:tc>
          <w:tcPr>
            <w:tcW w:w="3402" w:type="dxa"/>
            <w:gridSpan w:val="6"/>
            <w:tcBorders>
              <w:top w:val="nil"/>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图</w:t>
            </w:r>
            <w:r w:rsidRPr="00196523">
              <w:rPr>
                <w:rFonts w:ascii="Times New Roman" w:eastAsia="宋体" w:hAnsi="Times New Roman" w:cs="Times New Roman" w:hint="eastAsia"/>
                <w:color w:val="000000" w:themeColor="text1"/>
                <w:sz w:val="18"/>
                <w:szCs w:val="18"/>
              </w:rPr>
              <w:t>3</w:t>
            </w:r>
            <w:r>
              <w:rPr>
                <w:rFonts w:ascii="Times New Roman" w:eastAsia="宋体" w:hAnsi="Times New Roman" w:cs="Times New Roman"/>
                <w:color w:val="000000" w:themeColor="text1"/>
                <w:sz w:val="18"/>
                <w:szCs w:val="18"/>
              </w:rPr>
              <w:t>-</w:t>
            </w:r>
            <w:r w:rsidRPr="00196523">
              <w:rPr>
                <w:rFonts w:ascii="Times New Roman" w:eastAsia="宋体" w:hAnsi="Times New Roman" w:cs="Times New Roman"/>
                <w:color w:val="000000" w:themeColor="text1"/>
                <w:sz w:val="18"/>
                <w:szCs w:val="18"/>
              </w:rPr>
              <w:t xml:space="preserve">3 </w:t>
            </w:r>
            <w:r w:rsidRPr="00196523">
              <w:rPr>
                <w:rFonts w:ascii="Times New Roman" w:eastAsia="宋体" w:hAnsi="Times New Roman" w:cs="Times New Roman" w:hint="eastAsia"/>
                <w:color w:val="000000" w:themeColor="text1"/>
                <w:sz w:val="18"/>
                <w:szCs w:val="18"/>
              </w:rPr>
              <w:t>当前循环队列</w:t>
            </w:r>
          </w:p>
        </w:tc>
      </w:tr>
    </w:tbl>
    <w:p w:rsidR="007330DB" w:rsidRPr="00196523" w:rsidRDefault="007330DB" w:rsidP="001C30E9">
      <w:pPr>
        <w:ind w:left="315" w:hangingChars="150" w:hanging="315"/>
        <w:rPr>
          <w:rFonts w:ascii="Times New Roman" w:eastAsia="宋体" w:hAnsi="Times New Roman" w:cs="Times New Roman"/>
          <w:color w:val="000000" w:themeColor="text1"/>
        </w:rPr>
      </w:pPr>
    </w:p>
    <w:p w:rsidR="007330DB" w:rsidRPr="00196523" w:rsidRDefault="007330DB" w:rsidP="001C30E9">
      <w:pPr>
        <w:ind w:left="315" w:hangingChars="150" w:hanging="315"/>
        <w:rPr>
          <w:rFonts w:ascii="Times New Roman" w:eastAsia="宋体" w:hAnsi="Times New Roman" w:cs="Times New Roman"/>
          <w:color w:val="000000" w:themeColor="text1"/>
        </w:rPr>
      </w:pPr>
    </w:p>
    <w:p w:rsidR="007330DB" w:rsidRPr="00196523" w:rsidRDefault="007330DB" w:rsidP="001C30E9">
      <w:pPr>
        <w:ind w:left="315" w:hangingChars="150" w:hanging="315"/>
        <w:rPr>
          <w:rFonts w:ascii="Times New Roman" w:eastAsia="宋体" w:hAnsi="Times New Roman" w:cs="Times New Roman"/>
          <w:color w:val="000000" w:themeColor="text1"/>
        </w:rPr>
      </w:pPr>
    </w:p>
    <w:p w:rsidR="007330DB" w:rsidRPr="00196523" w:rsidRDefault="007330DB" w:rsidP="001C30E9">
      <w:pPr>
        <w:ind w:left="315" w:hangingChars="150" w:hanging="315"/>
        <w:rPr>
          <w:rFonts w:ascii="Times New Roman" w:eastAsia="宋体" w:hAnsi="Times New Roman" w:cs="Times New Roman"/>
          <w:color w:val="000000" w:themeColor="text1"/>
        </w:rPr>
      </w:pPr>
    </w:p>
    <w:p w:rsidR="007330DB"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删除一个元素后，</w:t>
      </w:r>
      <w:r w:rsidR="00C17712" w:rsidRPr="00196523">
        <w:rPr>
          <w:rFonts w:ascii="Times New Roman" w:eastAsia="宋体" w:hAnsi="Times New Roman" w:cs="Times New Roman"/>
          <w:color w:val="000000" w:themeColor="text1"/>
        </w:rPr>
        <w:t>rear</w:t>
      </w:r>
      <w:r w:rsidR="00C17712" w:rsidRPr="00196523">
        <w:rPr>
          <w:rFonts w:ascii="Times New Roman" w:eastAsia="宋体" w:hAnsi="Times New Roman" w:cs="Times New Roman"/>
          <w:color w:val="000000" w:themeColor="text1"/>
        </w:rPr>
        <w:t>和</w:t>
      </w:r>
      <w:r w:rsidR="00C17712" w:rsidRPr="00196523">
        <w:rPr>
          <w:rFonts w:ascii="Times New Roman" w:eastAsia="宋体" w:hAnsi="Times New Roman" w:cs="Times New Roman"/>
          <w:color w:val="000000" w:themeColor="text1"/>
        </w:rPr>
        <w:t>front</w:t>
      </w:r>
      <w:r w:rsidR="00C17712" w:rsidRPr="00196523">
        <w:rPr>
          <w:rFonts w:ascii="Times New Roman" w:eastAsia="宋体" w:hAnsi="Times New Roman" w:cs="Times New Roman" w:hint="eastAsia"/>
          <w:color w:val="000000" w:themeColor="text1"/>
        </w:rPr>
        <w:t>的值</w:t>
      </w:r>
      <w:r w:rsidRPr="00196523">
        <w:rPr>
          <w:rFonts w:ascii="Times New Roman" w:eastAsia="宋体" w:hAnsi="Times New Roman" w:cs="Times New Roman" w:hint="eastAsia"/>
          <w:color w:val="000000" w:themeColor="text1"/>
        </w:rPr>
        <w:t>如图</w:t>
      </w:r>
      <w:r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所示。</w:t>
      </w:r>
    </w:p>
    <w:tbl>
      <w:tblPr>
        <w:tblpPr w:leftFromText="180" w:rightFromText="180" w:vertAnchor="text" w:horzAnchor="page" w:tblpX="4036" w:tblpY="1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
        <w:gridCol w:w="567"/>
        <w:gridCol w:w="567"/>
        <w:gridCol w:w="567"/>
        <w:gridCol w:w="567"/>
      </w:tblGrid>
      <w:tr w:rsidR="00D00303" w:rsidRPr="00196523" w:rsidTr="00D00303">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r>
      <w:tr w:rsidR="00D00303" w:rsidRPr="00196523" w:rsidTr="00D00303">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r</w:t>
            </w:r>
            <w:r w:rsidRPr="00196523">
              <w:rPr>
                <w:rFonts w:ascii="Times New Roman" w:eastAsia="宋体" w:hAnsi="Times New Roman" w:cs="Times New Roman"/>
                <w:color w:val="000000" w:themeColor="text1"/>
                <w:sz w:val="18"/>
                <w:szCs w:val="18"/>
              </w:rPr>
              <w:t>ear</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f</w:t>
            </w:r>
            <w:r w:rsidRPr="00196523">
              <w:rPr>
                <w:rFonts w:ascii="Times New Roman" w:eastAsia="宋体" w:hAnsi="Times New Roman" w:cs="Times New Roman"/>
                <w:color w:val="000000" w:themeColor="text1"/>
                <w:sz w:val="18"/>
                <w:szCs w:val="18"/>
              </w:rPr>
              <w:t>ront</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rPr>
                <w:rFonts w:ascii="Times New Roman" w:eastAsia="宋体" w:hAnsi="Times New Roman" w:cs="Times New Roman"/>
                <w:color w:val="000000" w:themeColor="text1"/>
              </w:rPr>
            </w:pPr>
          </w:p>
        </w:tc>
      </w:tr>
      <w:tr w:rsidR="00D00303" w:rsidRPr="00196523" w:rsidTr="00D00303">
        <w:tc>
          <w:tcPr>
            <w:tcW w:w="3402" w:type="dxa"/>
            <w:gridSpan w:val="6"/>
            <w:tcBorders>
              <w:top w:val="nil"/>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图</w:t>
            </w:r>
            <w:r w:rsidRPr="00196523">
              <w:rPr>
                <w:rFonts w:ascii="Times New Roman" w:eastAsia="宋体" w:hAnsi="Times New Roman" w:cs="Times New Roman" w:hint="eastAsia"/>
                <w:color w:val="000000" w:themeColor="text1"/>
                <w:sz w:val="18"/>
                <w:szCs w:val="18"/>
              </w:rPr>
              <w:t>3</w:t>
            </w:r>
            <w:r>
              <w:rPr>
                <w:rFonts w:ascii="Times New Roman" w:eastAsia="宋体" w:hAnsi="Times New Roman" w:cs="Times New Roman"/>
                <w:color w:val="000000" w:themeColor="text1"/>
                <w:sz w:val="18"/>
                <w:szCs w:val="18"/>
              </w:rPr>
              <w:t>-</w:t>
            </w:r>
            <w:r w:rsidRPr="00196523">
              <w:rPr>
                <w:rFonts w:ascii="Times New Roman" w:eastAsia="宋体" w:hAnsi="Times New Roman" w:cs="Times New Roman"/>
                <w:color w:val="000000" w:themeColor="text1"/>
                <w:sz w:val="18"/>
                <w:szCs w:val="18"/>
              </w:rPr>
              <w:t xml:space="preserve">4 </w:t>
            </w:r>
            <w:r w:rsidRPr="00196523">
              <w:rPr>
                <w:rFonts w:ascii="Times New Roman" w:eastAsia="宋体" w:hAnsi="Times New Roman" w:cs="Times New Roman" w:hint="eastAsia"/>
                <w:color w:val="000000" w:themeColor="text1"/>
                <w:sz w:val="18"/>
                <w:szCs w:val="18"/>
              </w:rPr>
              <w:t>删除一个元素后</w:t>
            </w:r>
          </w:p>
        </w:tc>
      </w:tr>
    </w:tbl>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再加入两个元素后，</w:t>
      </w:r>
      <w:r w:rsidR="00C17712" w:rsidRPr="00196523">
        <w:rPr>
          <w:rFonts w:ascii="Times New Roman" w:eastAsia="宋体" w:hAnsi="Times New Roman" w:cs="Times New Roman"/>
          <w:color w:val="000000" w:themeColor="text1"/>
        </w:rPr>
        <w:t>rear</w:t>
      </w:r>
      <w:r w:rsidR="00C17712" w:rsidRPr="00196523">
        <w:rPr>
          <w:rFonts w:ascii="Times New Roman" w:eastAsia="宋体" w:hAnsi="Times New Roman" w:cs="Times New Roman"/>
          <w:color w:val="000000" w:themeColor="text1"/>
        </w:rPr>
        <w:t>和</w:t>
      </w:r>
      <w:r w:rsidR="00C17712" w:rsidRPr="00196523">
        <w:rPr>
          <w:rFonts w:ascii="Times New Roman" w:eastAsia="宋体" w:hAnsi="Times New Roman" w:cs="Times New Roman"/>
          <w:color w:val="000000" w:themeColor="text1"/>
        </w:rPr>
        <w:t>front</w:t>
      </w:r>
      <w:r w:rsidR="00C17712" w:rsidRPr="00196523">
        <w:rPr>
          <w:rFonts w:ascii="Times New Roman" w:eastAsia="宋体" w:hAnsi="Times New Roman" w:cs="Times New Roman" w:hint="eastAsia"/>
          <w:color w:val="000000" w:themeColor="text1"/>
        </w:rPr>
        <w:t>的值</w:t>
      </w:r>
      <w:r w:rsidRPr="00196523">
        <w:rPr>
          <w:rFonts w:ascii="Times New Roman" w:eastAsia="宋体" w:hAnsi="Times New Roman" w:cs="Times New Roman" w:hint="eastAsia"/>
          <w:color w:val="000000" w:themeColor="text1"/>
        </w:rPr>
        <w:t>如图</w:t>
      </w:r>
      <w:r w:rsidRPr="00196523">
        <w:rPr>
          <w:rFonts w:ascii="Times New Roman" w:eastAsia="宋体" w:hAnsi="Times New Roman" w:cs="Times New Roman" w:hint="eastAsia"/>
          <w:color w:val="000000" w:themeColor="text1"/>
        </w:rPr>
        <w:t>3</w:t>
      </w:r>
      <w:r w:rsidR="00997F8F">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5</w:t>
      </w:r>
      <w:r w:rsidRPr="00196523">
        <w:rPr>
          <w:rFonts w:ascii="Times New Roman" w:eastAsia="宋体" w:hAnsi="Times New Roman" w:cs="Times New Roman" w:hint="eastAsia"/>
          <w:color w:val="000000" w:themeColor="text1"/>
        </w:rPr>
        <w:t>所示。</w:t>
      </w:r>
    </w:p>
    <w:tbl>
      <w:tblPr>
        <w:tblpPr w:leftFromText="180" w:rightFromText="180" w:vertAnchor="text" w:horzAnchor="page" w:tblpX="3983"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
        <w:gridCol w:w="567"/>
        <w:gridCol w:w="567"/>
        <w:gridCol w:w="567"/>
        <w:gridCol w:w="567"/>
      </w:tblGrid>
      <w:tr w:rsidR="00D00303" w:rsidRPr="00196523" w:rsidTr="00D00303">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bottom w:val="single" w:sz="4" w:space="0" w:color="auto"/>
            </w:tcBorders>
            <w:shd w:val="clear" w:color="auto" w:fill="auto"/>
          </w:tcPr>
          <w:p w:rsidR="00D00303" w:rsidRPr="00196523" w:rsidRDefault="00D00303" w:rsidP="00D00303">
            <w:pPr>
              <w:pStyle w:val="a3"/>
              <w:spacing w:line="240" w:lineRule="auto"/>
              <w:ind w:firstLineChars="0" w:firstLine="0"/>
              <w:rPr>
                <w:rFonts w:ascii="Times New Roman" w:eastAsia="宋体" w:hAnsi="Times New Roman" w:cs="Times New Roman"/>
                <w:color w:val="000000" w:themeColor="text1"/>
              </w:rPr>
            </w:pPr>
          </w:p>
        </w:tc>
      </w:tr>
      <w:tr w:rsidR="00D00303" w:rsidRPr="00196523" w:rsidTr="00D00303">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r</w:t>
            </w:r>
            <w:r w:rsidRPr="00196523">
              <w:rPr>
                <w:rFonts w:ascii="Times New Roman" w:eastAsia="宋体" w:hAnsi="Times New Roman" w:cs="Times New Roman"/>
                <w:color w:val="000000" w:themeColor="text1"/>
                <w:sz w:val="18"/>
                <w:szCs w:val="18"/>
              </w:rPr>
              <w:t>ear</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宋体" w:eastAsia="宋体" w:hAnsi="宋体" w:cs="Times New Roman" w:hint="eastAsia"/>
                <w:color w:val="000000" w:themeColor="text1"/>
                <w:sz w:val="18"/>
                <w:szCs w:val="18"/>
              </w:rPr>
              <w:t>↑</w:t>
            </w:r>
            <w:r w:rsidRPr="00196523">
              <w:rPr>
                <w:rFonts w:ascii="宋体" w:eastAsia="宋体" w:hAnsi="宋体" w:cs="Times New Roman"/>
                <w:color w:val="000000" w:themeColor="text1"/>
                <w:sz w:val="18"/>
                <w:szCs w:val="18"/>
              </w:rPr>
              <w:br/>
            </w:r>
            <w:r w:rsidRPr="00196523">
              <w:rPr>
                <w:rFonts w:ascii="Times New Roman" w:eastAsia="宋体" w:hAnsi="Times New Roman" w:cs="Times New Roman" w:hint="eastAsia"/>
                <w:color w:val="000000" w:themeColor="text1"/>
                <w:sz w:val="18"/>
                <w:szCs w:val="18"/>
              </w:rPr>
              <w:t>f</w:t>
            </w:r>
            <w:r w:rsidRPr="00196523">
              <w:rPr>
                <w:rFonts w:ascii="Times New Roman" w:eastAsia="宋体" w:hAnsi="Times New Roman" w:cs="Times New Roman"/>
                <w:color w:val="000000" w:themeColor="text1"/>
                <w:sz w:val="18"/>
                <w:szCs w:val="18"/>
              </w:rPr>
              <w:t>ront</w:t>
            </w:r>
          </w:p>
        </w:tc>
        <w:tc>
          <w:tcPr>
            <w:tcW w:w="567" w:type="dxa"/>
            <w:tcBorders>
              <w:top w:val="single" w:sz="4" w:space="0" w:color="auto"/>
              <w:left w:val="nil"/>
              <w:bottom w:val="nil"/>
              <w:right w:val="nil"/>
            </w:tcBorders>
            <w:shd w:val="clear" w:color="auto" w:fill="auto"/>
          </w:tcPr>
          <w:p w:rsidR="00D00303" w:rsidRPr="00196523" w:rsidRDefault="00D00303" w:rsidP="00D00303">
            <w:pPr>
              <w:pStyle w:val="a3"/>
              <w:spacing w:line="0" w:lineRule="atLeast"/>
              <w:ind w:firstLineChars="0" w:firstLine="0"/>
              <w:rPr>
                <w:rFonts w:ascii="Times New Roman" w:eastAsia="宋体" w:hAnsi="Times New Roman" w:cs="Times New Roman"/>
                <w:color w:val="000000" w:themeColor="text1"/>
              </w:rPr>
            </w:pPr>
          </w:p>
        </w:tc>
      </w:tr>
      <w:tr w:rsidR="00D00303" w:rsidRPr="00196523" w:rsidTr="00D00303">
        <w:tc>
          <w:tcPr>
            <w:tcW w:w="3402" w:type="dxa"/>
            <w:gridSpan w:val="6"/>
            <w:tcBorders>
              <w:top w:val="nil"/>
              <w:left w:val="nil"/>
              <w:bottom w:val="nil"/>
              <w:right w:val="nil"/>
            </w:tcBorders>
            <w:shd w:val="clear" w:color="auto" w:fill="auto"/>
          </w:tcPr>
          <w:p w:rsidR="00D00303" w:rsidRPr="00196523" w:rsidRDefault="00D00303" w:rsidP="00D00303">
            <w:pPr>
              <w:pStyle w:val="a3"/>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图</w:t>
            </w:r>
            <w:r w:rsidRPr="00196523">
              <w:rPr>
                <w:rFonts w:ascii="Times New Roman" w:eastAsia="宋体" w:hAnsi="Times New Roman" w:cs="Times New Roman" w:hint="eastAsia"/>
                <w:color w:val="000000" w:themeColor="text1"/>
                <w:sz w:val="18"/>
                <w:szCs w:val="18"/>
              </w:rPr>
              <w:t>3</w:t>
            </w:r>
            <w:r>
              <w:rPr>
                <w:rFonts w:ascii="Times New Roman" w:eastAsia="宋体" w:hAnsi="Times New Roman" w:cs="Times New Roman"/>
                <w:color w:val="000000" w:themeColor="text1"/>
                <w:sz w:val="18"/>
                <w:szCs w:val="18"/>
              </w:rPr>
              <w:t>-</w:t>
            </w:r>
            <w:r w:rsidRPr="00196523">
              <w:rPr>
                <w:rFonts w:ascii="Times New Roman" w:eastAsia="宋体" w:hAnsi="Times New Roman" w:cs="Times New Roman"/>
                <w:color w:val="000000" w:themeColor="text1"/>
                <w:sz w:val="18"/>
                <w:szCs w:val="18"/>
              </w:rPr>
              <w:t xml:space="preserve">5 </w:t>
            </w:r>
            <w:r w:rsidRPr="00196523">
              <w:rPr>
                <w:rFonts w:ascii="Times New Roman" w:eastAsia="宋体" w:hAnsi="Times New Roman" w:cs="Times New Roman" w:hint="eastAsia"/>
                <w:color w:val="000000" w:themeColor="text1"/>
                <w:sz w:val="18"/>
                <w:szCs w:val="18"/>
              </w:rPr>
              <w:t>再加入二个元素后</w:t>
            </w:r>
          </w:p>
        </w:tc>
      </w:tr>
    </w:tbl>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p>
    <w:p w:rsidR="0066733B" w:rsidRPr="00196523" w:rsidRDefault="0066733B" w:rsidP="001C30E9">
      <w:pPr>
        <w:pStyle w:val="a3"/>
        <w:spacing w:line="240" w:lineRule="auto"/>
        <w:ind w:firstLineChars="0" w:firstLine="0"/>
        <w:rPr>
          <w:rFonts w:ascii="Times New Roman" w:eastAsia="宋体" w:hAnsi="Times New Roman" w:cs="Times New Roman"/>
          <w:color w:val="000000" w:themeColor="text1"/>
        </w:rPr>
      </w:pPr>
    </w:p>
    <w:p w:rsidR="0066733B" w:rsidRPr="00196523" w:rsidRDefault="0066733B" w:rsidP="001C30E9">
      <w:pPr>
        <w:pStyle w:val="a3"/>
        <w:spacing w:line="240" w:lineRule="auto"/>
        <w:ind w:firstLineChars="0" w:firstLine="0"/>
        <w:rPr>
          <w:rFonts w:ascii="Times New Roman" w:eastAsia="宋体" w:hAnsi="Times New Roman" w:cs="Times New Roman"/>
          <w:color w:val="000000" w:themeColor="text1"/>
        </w:rPr>
      </w:pPr>
    </w:p>
    <w:p w:rsidR="0066733B" w:rsidRPr="00196523" w:rsidRDefault="0066733B" w:rsidP="001C30E9">
      <w:pPr>
        <w:pStyle w:val="a3"/>
        <w:spacing w:line="240" w:lineRule="auto"/>
        <w:ind w:firstLineChars="0" w:firstLine="0"/>
        <w:rPr>
          <w:rFonts w:ascii="Times New Roman" w:eastAsia="宋体" w:hAnsi="Times New Roman" w:cs="Times New Roman"/>
          <w:color w:val="000000" w:themeColor="text1"/>
        </w:rPr>
      </w:pPr>
    </w:p>
    <w:p w:rsidR="00DB1F7F" w:rsidRPr="00B774F8" w:rsidRDefault="00DB1F7F" w:rsidP="001C30E9">
      <w:pPr>
        <w:pStyle w:val="a3"/>
        <w:spacing w:line="240" w:lineRule="auto"/>
        <w:ind w:firstLineChars="0" w:firstLine="0"/>
        <w:rPr>
          <w:rFonts w:ascii="Times New Roman" w:eastAsia="宋体" w:hAnsi="Times New Roman" w:cs="Times New Roman"/>
          <w:color w:val="000000" w:themeColor="text1"/>
        </w:rPr>
      </w:pPr>
    </w:p>
    <w:p w:rsidR="00B774F8" w:rsidRPr="002B7E8C" w:rsidRDefault="00B774F8" w:rsidP="00B774F8">
      <w:pPr>
        <w:ind w:left="315" w:hangingChars="150" w:hanging="315"/>
        <w:rPr>
          <w:rFonts w:ascii="Times New Roman" w:eastAsia="宋体" w:hAnsi="Times New Roman" w:cs="Times New Roman"/>
        </w:rPr>
      </w:pPr>
      <w:r>
        <w:rPr>
          <w:rFonts w:ascii="Times New Roman" w:eastAsia="宋体" w:hAnsi="Times New Roman" w:cs="Times New Roman"/>
          <w:color w:val="000000" w:themeColor="text1"/>
        </w:rPr>
        <w:lastRenderedPageBreak/>
        <w:t>1</w:t>
      </w:r>
      <w:r w:rsidR="00480C0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r w:rsidRPr="002B7E8C">
        <w:rPr>
          <w:rFonts w:ascii="Times New Roman" w:eastAsia="宋体" w:hAnsi="Times New Roman" w:cs="Times New Roman" w:hint="eastAsia"/>
        </w:rPr>
        <w:t>某</w:t>
      </w:r>
      <w:r w:rsidRPr="00B774F8">
        <w:rPr>
          <w:rFonts w:ascii="Times New Roman" w:eastAsia="宋体" w:hAnsi="Times New Roman" w:cs="Times New Roman" w:hint="eastAsia"/>
          <w:color w:val="000000" w:themeColor="text1"/>
        </w:rPr>
        <w:t>队列</w:t>
      </w:r>
      <w:r w:rsidRPr="002B7E8C">
        <w:rPr>
          <w:rFonts w:ascii="Times New Roman" w:eastAsia="宋体" w:hAnsi="Times New Roman" w:cs="Times New Roman" w:hint="eastAsia"/>
        </w:rPr>
        <w:t>允许在其两端进行入队操作，但仅允许在一端进行出队操作。若元素</w:t>
      </w:r>
      <w:r w:rsidRPr="002B7E8C">
        <w:rPr>
          <w:rFonts w:ascii="Times New Roman" w:eastAsia="宋体" w:hAnsi="Times New Roman" w:cs="Times New Roman" w:hint="eastAsia"/>
        </w:rPr>
        <w:t>a,b, c,d,e</w:t>
      </w:r>
      <w:r w:rsidRPr="002B7E8C">
        <w:rPr>
          <w:rFonts w:ascii="Times New Roman" w:eastAsia="宋体" w:hAnsi="Times New Roman" w:cs="Times New Roman" w:hint="eastAsia"/>
        </w:rPr>
        <w:t>依次入此队列后再进行出队操作，则不可能得到的出队序列是</w:t>
      </w:r>
      <w:r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B774F8" w:rsidRPr="00C43450" w:rsidRDefault="00B774F8" w:rsidP="00B774F8">
      <w:pPr>
        <w:tabs>
          <w:tab w:val="left" w:pos="2310"/>
          <w:tab w:val="left" w:pos="4200"/>
          <w:tab w:val="left" w:pos="6090"/>
        </w:tabs>
        <w:snapToGrid w:val="0"/>
        <w:ind w:firstLineChars="150" w:firstLine="315"/>
        <w:rPr>
          <w:rFonts w:ascii="Times New Roman" w:hAnsi="Times New Roman" w:cs="Times New Roman"/>
          <w:color w:val="000000"/>
          <w:kern w:val="21"/>
        </w:rPr>
      </w:pPr>
      <w:r w:rsidRPr="00C43450">
        <w:rPr>
          <w:rFonts w:ascii="Times New Roman" w:hAnsi="Times New Roman" w:cs="Times New Roman"/>
          <w:color w:val="000000"/>
          <w:kern w:val="21"/>
        </w:rPr>
        <w:t>A</w:t>
      </w:r>
      <w:r w:rsidRPr="00C813BA">
        <w:rPr>
          <w:rFonts w:ascii="Times New Roman" w:eastAsia="宋体" w:hAnsi="Times New Roman" w:cs="Times New Roman" w:hint="eastAsia"/>
          <w:color w:val="000000"/>
          <w:szCs w:val="21"/>
        </w:rPr>
        <w:t>．</w:t>
      </w:r>
      <w:r w:rsidRPr="00C43450">
        <w:rPr>
          <w:rFonts w:ascii="Times New Roman" w:hAnsi="Times New Roman" w:cs="Times New Roman"/>
          <w:color w:val="000000"/>
          <w:kern w:val="21"/>
          <w:lang w:val="en-GB"/>
        </w:rPr>
        <w:t>b</w:t>
      </w:r>
      <w:r w:rsidRPr="00C43450">
        <w:rPr>
          <w:rFonts w:ascii="宋体" w:eastAsia="宋体" w:hAnsi="宋体" w:cs="Times New Roman"/>
          <w:color w:val="000000"/>
          <w:szCs w:val="21"/>
        </w:rPr>
        <w:t>,</w:t>
      </w:r>
      <w:r w:rsidRPr="00C43450">
        <w:rPr>
          <w:rFonts w:ascii="Times New Roman" w:hAnsi="Times New Roman" w:cs="Times New Roman"/>
          <w:color w:val="000000"/>
          <w:kern w:val="21"/>
        </w:rPr>
        <w:t>a</w:t>
      </w:r>
      <w:r w:rsidRPr="00C43450">
        <w:rPr>
          <w:rFonts w:ascii="宋体" w:eastAsia="宋体" w:hAnsi="宋体" w:cs="Times New Roman"/>
          <w:color w:val="000000"/>
          <w:szCs w:val="21"/>
        </w:rPr>
        <w:t>,</w:t>
      </w:r>
      <w:r w:rsidRPr="00C43450">
        <w:rPr>
          <w:rFonts w:ascii="Times New Roman" w:hAnsi="Times New Roman" w:cs="Times New Roman"/>
          <w:color w:val="000000"/>
          <w:kern w:val="21"/>
        </w:rPr>
        <w:t>c</w:t>
      </w:r>
      <w:r w:rsidRPr="00C43450">
        <w:rPr>
          <w:rFonts w:ascii="宋体" w:eastAsia="宋体" w:hAnsi="宋体" w:cs="Times New Roman"/>
          <w:color w:val="000000"/>
          <w:szCs w:val="21"/>
        </w:rPr>
        <w:t>,</w:t>
      </w:r>
      <w:r w:rsidRPr="00C43450">
        <w:rPr>
          <w:rFonts w:ascii="Times New Roman" w:hAnsi="Times New Roman" w:cs="Times New Roman"/>
          <w:color w:val="000000"/>
          <w:kern w:val="21"/>
        </w:rPr>
        <w:t>d</w:t>
      </w:r>
      <w:r w:rsidRPr="00C43450">
        <w:rPr>
          <w:rFonts w:ascii="宋体" w:eastAsia="宋体" w:hAnsi="宋体" w:cs="Times New Roman"/>
          <w:color w:val="000000"/>
          <w:szCs w:val="21"/>
        </w:rPr>
        <w:t>,</w:t>
      </w:r>
      <w:r w:rsidRPr="00C43450">
        <w:rPr>
          <w:rFonts w:ascii="Times New Roman" w:hAnsi="Times New Roman" w:cs="Times New Roman"/>
          <w:color w:val="000000"/>
          <w:kern w:val="21"/>
        </w:rPr>
        <w:t>e</w:t>
      </w:r>
      <w:r w:rsidRPr="00C43450">
        <w:rPr>
          <w:rFonts w:ascii="Times New Roman" w:hAnsi="Times New Roman" w:cs="Times New Roman"/>
          <w:color w:val="000000"/>
          <w:kern w:val="21"/>
        </w:rPr>
        <w:tab/>
        <w:t>B</w:t>
      </w:r>
      <w:r w:rsidRPr="00C813BA">
        <w:rPr>
          <w:rFonts w:ascii="Times New Roman" w:eastAsia="宋体" w:hAnsi="Times New Roman" w:cs="Times New Roman" w:hint="eastAsia"/>
          <w:color w:val="000000"/>
          <w:szCs w:val="21"/>
        </w:rPr>
        <w:t>．</w:t>
      </w:r>
      <w:r w:rsidRPr="00C43450">
        <w:rPr>
          <w:rFonts w:ascii="Times New Roman" w:hAnsi="Times New Roman" w:cs="Times New Roman"/>
          <w:color w:val="000000"/>
          <w:kern w:val="21"/>
          <w:lang w:val="en-GB"/>
        </w:rPr>
        <w:t>d</w:t>
      </w:r>
      <w:r w:rsidRPr="00C43450">
        <w:rPr>
          <w:rFonts w:ascii="宋体" w:eastAsia="宋体" w:hAnsi="宋体" w:cs="Times New Roman"/>
          <w:color w:val="000000"/>
          <w:szCs w:val="21"/>
        </w:rPr>
        <w:t>,</w:t>
      </w:r>
      <w:r w:rsidRPr="00C43450">
        <w:rPr>
          <w:rFonts w:ascii="Times New Roman" w:hAnsi="Times New Roman" w:cs="Times New Roman"/>
          <w:color w:val="000000"/>
          <w:kern w:val="21"/>
        </w:rPr>
        <w:t>b</w:t>
      </w:r>
      <w:r w:rsidRPr="00C43450">
        <w:rPr>
          <w:rFonts w:ascii="宋体" w:eastAsia="宋体" w:hAnsi="宋体" w:cs="Times New Roman"/>
          <w:color w:val="000000"/>
          <w:szCs w:val="21"/>
        </w:rPr>
        <w:t>,</w:t>
      </w:r>
      <w:r w:rsidRPr="00C43450">
        <w:rPr>
          <w:rFonts w:ascii="Times New Roman" w:hAnsi="Times New Roman" w:cs="Times New Roman"/>
          <w:color w:val="000000"/>
          <w:kern w:val="21"/>
        </w:rPr>
        <w:t>a</w:t>
      </w:r>
      <w:r w:rsidRPr="00C43450">
        <w:rPr>
          <w:rFonts w:ascii="宋体" w:eastAsia="宋体" w:hAnsi="宋体" w:cs="Times New Roman"/>
          <w:color w:val="000000"/>
          <w:szCs w:val="21"/>
        </w:rPr>
        <w:t>,</w:t>
      </w:r>
      <w:r w:rsidRPr="00C43450">
        <w:rPr>
          <w:rFonts w:ascii="Times New Roman" w:hAnsi="Times New Roman" w:cs="Times New Roman"/>
          <w:color w:val="000000"/>
          <w:kern w:val="21"/>
        </w:rPr>
        <w:t>c</w:t>
      </w:r>
      <w:r w:rsidRPr="00C43450">
        <w:rPr>
          <w:rFonts w:ascii="宋体" w:eastAsia="宋体" w:hAnsi="宋体" w:cs="Times New Roman"/>
          <w:color w:val="000000"/>
          <w:szCs w:val="21"/>
        </w:rPr>
        <w:t>,</w:t>
      </w:r>
      <w:r w:rsidRPr="00C43450">
        <w:rPr>
          <w:rFonts w:ascii="Times New Roman" w:hAnsi="Times New Roman" w:cs="Times New Roman"/>
          <w:color w:val="000000"/>
          <w:kern w:val="21"/>
        </w:rPr>
        <w:t>e</w:t>
      </w:r>
      <w:r w:rsidRPr="00C43450">
        <w:rPr>
          <w:rFonts w:ascii="Times New Roman" w:hAnsi="Times New Roman" w:cs="Times New Roman"/>
          <w:color w:val="000000"/>
          <w:kern w:val="21"/>
        </w:rPr>
        <w:tab/>
        <w:t>C</w:t>
      </w:r>
      <w:r w:rsidRPr="00C813BA">
        <w:rPr>
          <w:rFonts w:ascii="Times New Roman" w:eastAsia="宋体" w:hAnsi="Times New Roman" w:cs="Times New Roman" w:hint="eastAsia"/>
          <w:color w:val="000000"/>
          <w:szCs w:val="21"/>
        </w:rPr>
        <w:t>．</w:t>
      </w:r>
      <w:r w:rsidRPr="00C43450">
        <w:rPr>
          <w:rFonts w:ascii="Times New Roman" w:hAnsi="Times New Roman" w:cs="Times New Roman"/>
          <w:color w:val="000000"/>
          <w:kern w:val="21"/>
          <w:lang w:val="en-GB"/>
        </w:rPr>
        <w:t>d</w:t>
      </w:r>
      <w:r w:rsidRPr="00C43450">
        <w:rPr>
          <w:rFonts w:ascii="宋体" w:eastAsia="宋体" w:hAnsi="宋体" w:cs="Times New Roman"/>
          <w:color w:val="000000"/>
          <w:szCs w:val="21"/>
        </w:rPr>
        <w:t>,</w:t>
      </w:r>
      <w:r w:rsidRPr="00C43450">
        <w:rPr>
          <w:rFonts w:ascii="Times New Roman" w:hAnsi="Times New Roman" w:cs="Times New Roman"/>
          <w:color w:val="000000"/>
          <w:kern w:val="21"/>
        </w:rPr>
        <w:t>b</w:t>
      </w:r>
      <w:r w:rsidRPr="00C43450">
        <w:rPr>
          <w:rFonts w:ascii="宋体" w:eastAsia="宋体" w:hAnsi="宋体" w:cs="Times New Roman"/>
          <w:color w:val="000000"/>
          <w:szCs w:val="21"/>
        </w:rPr>
        <w:t>,</w:t>
      </w:r>
      <w:r w:rsidRPr="00C43450">
        <w:rPr>
          <w:rFonts w:ascii="Times New Roman" w:hAnsi="Times New Roman" w:cs="Times New Roman"/>
          <w:color w:val="000000"/>
          <w:kern w:val="21"/>
        </w:rPr>
        <w:t>c</w:t>
      </w:r>
      <w:r w:rsidRPr="00C43450">
        <w:rPr>
          <w:rFonts w:ascii="宋体" w:eastAsia="宋体" w:hAnsi="宋体" w:cs="Times New Roman"/>
          <w:color w:val="000000"/>
          <w:szCs w:val="21"/>
        </w:rPr>
        <w:t>,</w:t>
      </w:r>
      <w:r w:rsidRPr="00C43450">
        <w:rPr>
          <w:rFonts w:ascii="Times New Roman" w:hAnsi="Times New Roman" w:cs="Times New Roman"/>
          <w:color w:val="000000"/>
          <w:kern w:val="21"/>
        </w:rPr>
        <w:t>a</w:t>
      </w:r>
      <w:r w:rsidRPr="00C43450">
        <w:rPr>
          <w:rFonts w:ascii="宋体" w:eastAsia="宋体" w:hAnsi="宋体" w:cs="Times New Roman"/>
          <w:color w:val="000000"/>
          <w:szCs w:val="21"/>
        </w:rPr>
        <w:t>,</w:t>
      </w:r>
      <w:r w:rsidRPr="00C43450">
        <w:rPr>
          <w:rFonts w:ascii="Times New Roman" w:hAnsi="Times New Roman" w:cs="Times New Roman"/>
          <w:color w:val="000000"/>
          <w:kern w:val="21"/>
        </w:rPr>
        <w:t>e</w:t>
      </w:r>
      <w:r w:rsidRPr="00C43450">
        <w:rPr>
          <w:rFonts w:ascii="Times New Roman" w:hAnsi="Times New Roman" w:cs="Times New Roman"/>
          <w:color w:val="000000"/>
          <w:kern w:val="21"/>
        </w:rPr>
        <w:tab/>
        <w:t>D</w:t>
      </w:r>
      <w:r w:rsidRPr="00C813BA">
        <w:rPr>
          <w:rFonts w:ascii="Times New Roman" w:eastAsia="宋体" w:hAnsi="Times New Roman" w:cs="Times New Roman" w:hint="eastAsia"/>
          <w:color w:val="000000"/>
          <w:szCs w:val="21"/>
        </w:rPr>
        <w:t>．</w:t>
      </w:r>
      <w:proofErr w:type="gramStart"/>
      <w:r w:rsidRPr="00C43450">
        <w:rPr>
          <w:rFonts w:ascii="Times New Roman" w:hAnsi="Times New Roman" w:cs="Times New Roman"/>
          <w:color w:val="000000"/>
          <w:kern w:val="21"/>
          <w:lang w:val="en-GB"/>
        </w:rPr>
        <w:t>e</w:t>
      </w:r>
      <w:r w:rsidRPr="00C43450">
        <w:rPr>
          <w:rFonts w:ascii="宋体" w:eastAsia="宋体" w:hAnsi="宋体" w:cs="Times New Roman"/>
          <w:color w:val="000000"/>
          <w:szCs w:val="21"/>
        </w:rPr>
        <w:t>,</w:t>
      </w:r>
      <w:r w:rsidRPr="00C43450">
        <w:rPr>
          <w:rFonts w:ascii="Times New Roman" w:hAnsi="Times New Roman" w:cs="Times New Roman"/>
          <w:color w:val="000000"/>
          <w:kern w:val="21"/>
        </w:rPr>
        <w:t>c</w:t>
      </w:r>
      <w:proofErr w:type="gramEnd"/>
      <w:r w:rsidRPr="00C43450">
        <w:rPr>
          <w:rFonts w:ascii="宋体" w:eastAsia="宋体" w:hAnsi="宋体" w:cs="Times New Roman"/>
          <w:color w:val="000000"/>
          <w:szCs w:val="21"/>
        </w:rPr>
        <w:t>,</w:t>
      </w:r>
      <w:r w:rsidRPr="00C43450">
        <w:rPr>
          <w:rFonts w:ascii="Times New Roman" w:hAnsi="Times New Roman" w:cs="Times New Roman"/>
          <w:color w:val="000000"/>
          <w:kern w:val="21"/>
        </w:rPr>
        <w:t>b</w:t>
      </w:r>
      <w:r w:rsidRPr="00C43450">
        <w:rPr>
          <w:rFonts w:ascii="宋体" w:eastAsia="宋体" w:hAnsi="宋体" w:cs="Times New Roman"/>
          <w:color w:val="000000"/>
          <w:szCs w:val="21"/>
        </w:rPr>
        <w:t>,</w:t>
      </w:r>
      <w:r w:rsidRPr="00C43450">
        <w:rPr>
          <w:rFonts w:ascii="Times New Roman" w:hAnsi="Times New Roman" w:cs="Times New Roman"/>
          <w:color w:val="000000"/>
          <w:kern w:val="21"/>
        </w:rPr>
        <w:t>a</w:t>
      </w:r>
      <w:r w:rsidRPr="00C43450">
        <w:rPr>
          <w:rFonts w:ascii="宋体" w:eastAsia="宋体" w:hAnsi="宋体" w:cs="Times New Roman"/>
          <w:color w:val="000000"/>
          <w:szCs w:val="21"/>
        </w:rPr>
        <w:t>,</w:t>
      </w:r>
      <w:r w:rsidRPr="00C43450">
        <w:rPr>
          <w:rFonts w:ascii="Times New Roman" w:hAnsi="Times New Roman" w:cs="Times New Roman"/>
          <w:color w:val="000000"/>
          <w:kern w:val="21"/>
        </w:rPr>
        <w:t>d</w:t>
      </w:r>
    </w:p>
    <w:p w:rsidR="00B774F8" w:rsidRPr="00C813BA" w:rsidRDefault="00B774F8" w:rsidP="00B774F8">
      <w:pPr>
        <w:pStyle w:val="a3"/>
        <w:spacing w:line="240" w:lineRule="auto"/>
        <w:ind w:firstLine="420"/>
        <w:rPr>
          <w:rFonts w:ascii="Times New Roman" w:eastAsia="宋体" w:hAnsi="Times New Roman" w:cs="Times New Roman"/>
        </w:rPr>
      </w:pPr>
      <w:r w:rsidRPr="00C813BA">
        <w:rPr>
          <w:rFonts w:ascii="Times New Roman" w:eastAsia="宋体" w:hAnsi="Times New Roman" w:cs="Times New Roman" w:hint="eastAsia"/>
        </w:rPr>
        <w:t>答案为</w:t>
      </w:r>
      <w:r>
        <w:rPr>
          <w:rFonts w:ascii="Times New Roman" w:eastAsia="宋体" w:hAnsi="Times New Roman" w:cs="Times New Roman" w:hint="eastAsia"/>
        </w:rPr>
        <w:t>C</w:t>
      </w:r>
      <w:r w:rsidRPr="00C813BA">
        <w:rPr>
          <w:rFonts w:ascii="Times New Roman" w:eastAsia="宋体" w:hAnsi="Times New Roman" w:cs="Times New Roman" w:hint="eastAsia"/>
        </w:rPr>
        <w:t>。</w:t>
      </w:r>
    </w:p>
    <w:p w:rsidR="00B774F8" w:rsidRPr="00C43450" w:rsidRDefault="00B774F8" w:rsidP="00B774F8">
      <w:pPr>
        <w:pStyle w:val="a3"/>
        <w:spacing w:line="240" w:lineRule="auto"/>
        <w:ind w:firstLine="420"/>
        <w:rPr>
          <w:rFonts w:ascii="Times New Roman" w:eastAsia="宋体" w:hAnsi="Times New Roman" w:cs="Times New Roman"/>
        </w:rPr>
      </w:pPr>
      <w:r w:rsidRPr="00C43450">
        <w:rPr>
          <w:rFonts w:ascii="Times New Roman" w:eastAsia="宋体" w:hAnsi="Times New Roman" w:cs="Times New Roman" w:hint="eastAsia"/>
        </w:rPr>
        <w:t>仅在线性表的端点位置进行插入、删除操作的线性表是受限的线性表。仅允许在一端进行插入、在另一端进行删除的线性表称为队列；仅允许在两端进行插入、删除的线性表称为双端队列；该题给出的是“允许在两端进行入队操作，但仅允许在一端进行出队操作”的线性表，这是一种输出受限的双端队列。</w:t>
      </w:r>
    </w:p>
    <w:p w:rsidR="00B774F8" w:rsidRPr="00C43450" w:rsidRDefault="00B774F8" w:rsidP="00B774F8">
      <w:pPr>
        <w:pStyle w:val="a3"/>
        <w:spacing w:line="240" w:lineRule="auto"/>
        <w:ind w:firstLine="420"/>
        <w:rPr>
          <w:rFonts w:ascii="Times New Roman" w:eastAsia="宋体" w:hAnsi="Times New Roman" w:cs="Times New Roman"/>
        </w:rPr>
      </w:pPr>
      <w:r w:rsidRPr="00C43450">
        <w:rPr>
          <w:rFonts w:ascii="Times New Roman" w:eastAsia="宋体" w:hAnsi="Times New Roman" w:cs="Times New Roman" w:hint="eastAsia"/>
        </w:rPr>
        <w:t>为简单起见，以</w:t>
      </w:r>
      <w:r w:rsidRPr="00C43450">
        <w:rPr>
          <w:rFonts w:ascii="Times New Roman" w:eastAsia="宋体" w:hAnsi="Times New Roman" w:cs="Times New Roman" w:hint="eastAsia"/>
        </w:rPr>
        <w:t>1</w:t>
      </w:r>
      <w:r w:rsidRPr="00C43450">
        <w:rPr>
          <w:rFonts w:ascii="Times New Roman" w:eastAsia="宋体" w:hAnsi="Times New Roman" w:cs="Times New Roman" w:hint="eastAsia"/>
        </w:rPr>
        <w:t>、</w:t>
      </w:r>
      <w:r w:rsidRPr="00C43450">
        <w:rPr>
          <w:rFonts w:ascii="Times New Roman" w:eastAsia="宋体" w:hAnsi="Times New Roman" w:cs="Times New Roman" w:hint="eastAsia"/>
        </w:rPr>
        <w:t>2</w:t>
      </w:r>
      <w:r w:rsidRPr="00C43450">
        <w:rPr>
          <w:rFonts w:ascii="Times New Roman" w:eastAsia="宋体" w:hAnsi="Times New Roman" w:cs="Times New Roman" w:hint="eastAsia"/>
        </w:rPr>
        <w:t>分别代表队列的两端，以</w:t>
      </w:r>
      <w:r w:rsidRPr="00C43450">
        <w:rPr>
          <w:rFonts w:ascii="Times New Roman" w:eastAsia="宋体" w:hAnsi="Times New Roman" w:cs="Times New Roman" w:hint="eastAsia"/>
        </w:rPr>
        <w:t>I(1</w:t>
      </w:r>
      <w:r w:rsidRPr="003119F4">
        <w:rPr>
          <w:rFonts w:ascii="宋体" w:eastAsia="宋体" w:hAnsi="宋体" w:cs="Times New Roman" w:hint="eastAsia"/>
        </w:rPr>
        <w:t>,</w:t>
      </w:r>
      <w:r w:rsidRPr="00C43450">
        <w:rPr>
          <w:rFonts w:ascii="Times New Roman" w:eastAsia="宋体" w:hAnsi="Times New Roman" w:cs="Times New Roman" w:hint="eastAsia"/>
        </w:rPr>
        <w:t>x)</w:t>
      </w:r>
      <w:r w:rsidRPr="00C43450">
        <w:rPr>
          <w:rFonts w:ascii="Times New Roman" w:eastAsia="宋体" w:hAnsi="Times New Roman" w:cs="Times New Roman" w:hint="eastAsia"/>
        </w:rPr>
        <w:t>表示元素</w:t>
      </w:r>
      <w:r w:rsidRPr="00C43450">
        <w:rPr>
          <w:rFonts w:ascii="Times New Roman" w:eastAsia="宋体" w:hAnsi="Times New Roman" w:cs="Times New Roman" w:hint="eastAsia"/>
        </w:rPr>
        <w:t>x</w:t>
      </w:r>
      <w:r w:rsidRPr="00C43450">
        <w:rPr>
          <w:rFonts w:ascii="Times New Roman" w:eastAsia="宋体" w:hAnsi="Times New Roman" w:cs="Times New Roman" w:hint="eastAsia"/>
        </w:rPr>
        <w:t>从队列</w:t>
      </w:r>
      <w:r w:rsidRPr="00C43450">
        <w:rPr>
          <w:rFonts w:ascii="Times New Roman" w:eastAsia="宋体" w:hAnsi="Times New Roman" w:cs="Times New Roman" w:hint="eastAsia"/>
        </w:rPr>
        <w:t>1</w:t>
      </w:r>
      <w:r w:rsidRPr="00C43450">
        <w:rPr>
          <w:rFonts w:ascii="Times New Roman" w:eastAsia="宋体" w:hAnsi="Times New Roman" w:cs="Times New Roman" w:hint="eastAsia"/>
        </w:rPr>
        <w:t>端入队，以</w:t>
      </w:r>
      <w:r w:rsidRPr="00C43450">
        <w:rPr>
          <w:rFonts w:ascii="Times New Roman" w:eastAsia="宋体" w:hAnsi="Times New Roman" w:cs="Times New Roman" w:hint="eastAsia"/>
        </w:rPr>
        <w:t>I(2</w:t>
      </w:r>
      <w:r w:rsidRPr="003119F4">
        <w:rPr>
          <w:rFonts w:ascii="宋体" w:eastAsia="宋体" w:hAnsi="宋体" w:cs="Times New Roman" w:hint="eastAsia"/>
        </w:rPr>
        <w:t>,</w:t>
      </w:r>
      <w:r w:rsidRPr="00C43450">
        <w:rPr>
          <w:rFonts w:ascii="Times New Roman" w:eastAsia="宋体" w:hAnsi="Times New Roman" w:cs="Times New Roman" w:hint="eastAsia"/>
        </w:rPr>
        <w:t>x)</w:t>
      </w:r>
      <w:r w:rsidRPr="00C43450">
        <w:rPr>
          <w:rFonts w:ascii="Times New Roman" w:eastAsia="宋体" w:hAnsi="Times New Roman" w:cs="Times New Roman" w:hint="eastAsia"/>
        </w:rPr>
        <w:t>表示元素</w:t>
      </w:r>
      <w:r w:rsidRPr="00C43450">
        <w:rPr>
          <w:rFonts w:ascii="Times New Roman" w:eastAsia="宋体" w:hAnsi="Times New Roman" w:cs="Times New Roman" w:hint="eastAsia"/>
        </w:rPr>
        <w:t>x</w:t>
      </w:r>
      <w:r w:rsidRPr="00C43450">
        <w:rPr>
          <w:rFonts w:ascii="Times New Roman" w:eastAsia="宋体" w:hAnsi="Times New Roman" w:cs="Times New Roman" w:hint="eastAsia"/>
        </w:rPr>
        <w:t>从队列</w:t>
      </w:r>
      <w:r w:rsidRPr="00C43450">
        <w:rPr>
          <w:rFonts w:ascii="Times New Roman" w:eastAsia="宋体" w:hAnsi="Times New Roman" w:cs="Times New Roman" w:hint="eastAsia"/>
        </w:rPr>
        <w:t>2</w:t>
      </w:r>
      <w:r w:rsidRPr="00C43450">
        <w:rPr>
          <w:rFonts w:ascii="Times New Roman" w:eastAsia="宋体" w:hAnsi="Times New Roman" w:cs="Times New Roman" w:hint="eastAsia"/>
        </w:rPr>
        <w:t>端入队。题目中所给的队列是输出受限的双端队列，不失一般性，</w:t>
      </w:r>
      <w:proofErr w:type="gramStart"/>
      <w:r w:rsidRPr="00C43450">
        <w:rPr>
          <w:rFonts w:ascii="Times New Roman" w:eastAsia="宋体" w:hAnsi="Times New Roman" w:cs="Times New Roman" w:hint="eastAsia"/>
        </w:rPr>
        <w:t>假定仅</w:t>
      </w:r>
      <w:proofErr w:type="gramEnd"/>
      <w:r w:rsidRPr="00C43450">
        <w:rPr>
          <w:rFonts w:ascii="Times New Roman" w:eastAsia="宋体" w:hAnsi="Times New Roman" w:cs="Times New Roman" w:hint="eastAsia"/>
        </w:rPr>
        <w:t>允许在</w:t>
      </w:r>
      <w:r w:rsidRPr="00C43450">
        <w:rPr>
          <w:rFonts w:ascii="Times New Roman" w:eastAsia="宋体" w:hAnsi="Times New Roman" w:cs="Times New Roman" w:hint="eastAsia"/>
        </w:rPr>
        <w:t>1</w:t>
      </w:r>
      <w:r w:rsidRPr="00C43450">
        <w:rPr>
          <w:rFonts w:ascii="Times New Roman" w:eastAsia="宋体" w:hAnsi="Times New Roman" w:cs="Times New Roman" w:hint="eastAsia"/>
        </w:rPr>
        <w:t>端出队列，以</w:t>
      </w:r>
      <w:r w:rsidRPr="00C43450">
        <w:rPr>
          <w:rFonts w:ascii="Times New Roman" w:eastAsia="宋体" w:hAnsi="Times New Roman" w:cs="Times New Roman" w:hint="eastAsia"/>
        </w:rPr>
        <w:t>O(1</w:t>
      </w:r>
      <w:r w:rsidRPr="003119F4">
        <w:rPr>
          <w:rFonts w:ascii="宋体" w:eastAsia="宋体" w:hAnsi="宋体" w:cs="Times New Roman" w:hint="eastAsia"/>
        </w:rPr>
        <w:t>,</w:t>
      </w:r>
      <w:r w:rsidRPr="00C43450">
        <w:rPr>
          <w:rFonts w:ascii="Times New Roman" w:eastAsia="宋体" w:hAnsi="Times New Roman" w:cs="Times New Roman" w:hint="eastAsia"/>
        </w:rPr>
        <w:t>x)</w:t>
      </w:r>
      <w:r w:rsidRPr="00C43450">
        <w:rPr>
          <w:rFonts w:ascii="Times New Roman" w:eastAsia="宋体" w:hAnsi="Times New Roman" w:cs="Times New Roman" w:hint="eastAsia"/>
        </w:rPr>
        <w:t>表示元素</w:t>
      </w:r>
      <w:r w:rsidRPr="00C43450">
        <w:rPr>
          <w:rFonts w:ascii="Times New Roman" w:eastAsia="宋体" w:hAnsi="Times New Roman" w:cs="Times New Roman" w:hint="eastAsia"/>
        </w:rPr>
        <w:t>x</w:t>
      </w:r>
      <w:r w:rsidRPr="00C43450">
        <w:rPr>
          <w:rFonts w:ascii="Times New Roman" w:eastAsia="宋体" w:hAnsi="Times New Roman" w:cs="Times New Roman" w:hint="eastAsia"/>
        </w:rPr>
        <w:t>出队。</w:t>
      </w:r>
    </w:p>
    <w:p w:rsidR="00B774F8" w:rsidRPr="00C43450" w:rsidRDefault="00B774F8" w:rsidP="00B774F8">
      <w:pPr>
        <w:pStyle w:val="a3"/>
        <w:spacing w:line="240" w:lineRule="auto"/>
        <w:ind w:firstLine="420"/>
        <w:rPr>
          <w:rFonts w:ascii="Times New Roman" w:eastAsia="宋体" w:hAnsi="Times New Roman" w:cs="Times New Roman"/>
        </w:rPr>
      </w:pPr>
      <w:r w:rsidRPr="00C43450">
        <w:rPr>
          <w:rFonts w:ascii="Times New Roman" w:eastAsia="宋体" w:hAnsi="Times New Roman" w:cs="Times New Roman" w:hint="eastAsia"/>
        </w:rPr>
        <w:t>选项</w:t>
      </w:r>
      <w:r w:rsidRPr="00C43450">
        <w:rPr>
          <w:rFonts w:ascii="Times New Roman" w:eastAsia="宋体" w:hAnsi="Times New Roman" w:cs="Times New Roman" w:hint="eastAsia"/>
        </w:rPr>
        <w:t>A</w:t>
      </w:r>
      <w:r w:rsidRPr="00C43450">
        <w:rPr>
          <w:rFonts w:ascii="Times New Roman" w:eastAsia="宋体" w:hAnsi="Times New Roman" w:cs="Times New Roman" w:hint="eastAsia"/>
        </w:rPr>
        <w:t>、</w:t>
      </w:r>
      <w:r w:rsidRPr="00C43450">
        <w:rPr>
          <w:rFonts w:ascii="Times New Roman" w:eastAsia="宋体" w:hAnsi="Times New Roman" w:cs="Times New Roman" w:hint="eastAsia"/>
        </w:rPr>
        <w:t>B</w:t>
      </w:r>
      <w:r w:rsidRPr="00C43450">
        <w:rPr>
          <w:rFonts w:ascii="Times New Roman" w:eastAsia="宋体" w:hAnsi="Times New Roman" w:cs="Times New Roman" w:hint="eastAsia"/>
        </w:rPr>
        <w:t>和</w:t>
      </w:r>
      <w:r w:rsidRPr="00C43450">
        <w:rPr>
          <w:rFonts w:ascii="Times New Roman" w:eastAsia="宋体" w:hAnsi="Times New Roman" w:cs="Times New Roman" w:hint="eastAsia"/>
        </w:rPr>
        <w:t>D</w:t>
      </w:r>
      <w:r w:rsidRPr="00C43450">
        <w:rPr>
          <w:rFonts w:ascii="Times New Roman" w:eastAsia="宋体" w:hAnsi="Times New Roman" w:cs="Times New Roman" w:hint="eastAsia"/>
        </w:rPr>
        <w:t>中的出队序列，均可对应至少一种操作序列。</w:t>
      </w:r>
    </w:p>
    <w:p w:rsidR="00B774F8" w:rsidRPr="00C43450" w:rsidRDefault="00B774F8" w:rsidP="00B774F8">
      <w:pPr>
        <w:pStyle w:val="a3"/>
        <w:spacing w:line="240" w:lineRule="auto"/>
        <w:ind w:firstLine="420"/>
        <w:rPr>
          <w:rFonts w:ascii="Times New Roman" w:eastAsia="宋体" w:hAnsi="Times New Roman" w:cs="Times New Roman"/>
        </w:rPr>
      </w:pPr>
      <w:r w:rsidRPr="00C43450">
        <w:rPr>
          <w:rFonts w:ascii="Times New Roman" w:eastAsia="宋体" w:hAnsi="Times New Roman" w:cs="Times New Roman" w:hint="eastAsia"/>
        </w:rPr>
        <w:t>对应于选项</w:t>
      </w:r>
      <w:r w:rsidRPr="00C43450">
        <w:rPr>
          <w:rFonts w:ascii="Times New Roman" w:eastAsia="宋体" w:hAnsi="Times New Roman" w:cs="Times New Roman" w:hint="eastAsia"/>
        </w:rPr>
        <w:t>A</w:t>
      </w:r>
      <w:r w:rsidRPr="00C43450">
        <w:rPr>
          <w:rFonts w:ascii="Times New Roman" w:eastAsia="宋体" w:hAnsi="Times New Roman" w:cs="Times New Roman" w:hint="eastAsia"/>
        </w:rPr>
        <w:t>的一种操作序列（</w:t>
      </w:r>
      <w:proofErr w:type="gramStart"/>
      <w:r w:rsidRPr="00C43450">
        <w:rPr>
          <w:rFonts w:ascii="Times New Roman" w:eastAsia="宋体" w:hAnsi="Times New Roman" w:cs="Times New Roman" w:hint="eastAsia"/>
        </w:rPr>
        <w:t>不</w:t>
      </w:r>
      <w:proofErr w:type="gramEnd"/>
      <w:r w:rsidRPr="00C43450">
        <w:rPr>
          <w:rFonts w:ascii="Times New Roman" w:eastAsia="宋体" w:hAnsi="Times New Roman" w:cs="Times New Roman" w:hint="eastAsia"/>
        </w:rPr>
        <w:t>唯一）如下：</w:t>
      </w:r>
    </w:p>
    <w:p w:rsidR="00B774F8" w:rsidRPr="00B56C84" w:rsidRDefault="00B774F8" w:rsidP="00B774F8">
      <w:pPr>
        <w:pStyle w:val="a3"/>
        <w:spacing w:line="240" w:lineRule="auto"/>
        <w:ind w:firstLine="420"/>
        <w:rPr>
          <w:rFonts w:ascii="Times New Roman" w:eastAsia="宋体" w:hAnsi="Times New Roman" w:cs="Times New Roman"/>
        </w:rPr>
      </w:pPr>
      <w:r w:rsidRPr="00B56C84">
        <w:rPr>
          <w:rFonts w:ascii="Times New Roman" w:eastAsia="宋体" w:hAnsi="Times New Roman" w:cs="Times New Roman"/>
        </w:rPr>
        <w:t>I(</w:t>
      </w:r>
      <w:proofErr w:type="gramStart"/>
      <w:r w:rsidRPr="00B56C84">
        <w:rPr>
          <w:rFonts w:ascii="Times New Roman" w:eastAsia="宋体" w:hAnsi="Times New Roman" w:cs="Times New Roman"/>
        </w:rPr>
        <w:t>1,a</w:t>
      </w:r>
      <w:proofErr w:type="gramEnd"/>
      <w:r w:rsidRPr="00B56C84">
        <w:rPr>
          <w:rFonts w:ascii="Times New Roman" w:eastAsia="宋体" w:hAnsi="Times New Roman" w:cs="Times New Roman"/>
        </w:rPr>
        <w:t>),I(1,b),I(2,c),I(2,d),I(2,e),O(1,b),O(1,a),O(1,c),O(1,d),O(1,e)</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对应于该操作序列中的入队操作部分，队列状态变化的示意如下所示（每一行表示队列的一种状态）。</w:t>
      </w:r>
    </w:p>
    <w:p w:rsidR="00B774F8" w:rsidRPr="007E55DF" w:rsidRDefault="00B774F8" w:rsidP="00B774F8">
      <w:pPr>
        <w:tabs>
          <w:tab w:val="left" w:pos="2310"/>
          <w:tab w:val="left" w:pos="4200"/>
          <w:tab w:val="left" w:pos="6090"/>
        </w:tabs>
        <w:snapToGrid w:val="0"/>
        <w:spacing w:line="390" w:lineRule="exact"/>
        <w:ind w:firstLineChars="159" w:firstLine="334"/>
        <w:rPr>
          <w:color w:val="000000"/>
          <w:kern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369"/>
        <w:gridCol w:w="369"/>
        <w:gridCol w:w="369"/>
        <w:gridCol w:w="369"/>
        <w:gridCol w:w="369"/>
        <w:gridCol w:w="369"/>
        <w:gridCol w:w="369"/>
        <w:gridCol w:w="396"/>
      </w:tblGrid>
      <w:tr w:rsidR="00B774F8" w:rsidRPr="007E55DF" w:rsidTr="00100361">
        <w:trPr>
          <w:trHeight w:val="227"/>
          <w:jc w:val="center"/>
        </w:trPr>
        <w:tc>
          <w:tcPr>
            <w:tcW w:w="42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a</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r>
      <w:tr w:rsidR="00B774F8" w:rsidRPr="007E55DF" w:rsidTr="00100361">
        <w:trPr>
          <w:trHeight w:val="227"/>
          <w:jc w:val="center"/>
        </w:trPr>
        <w:tc>
          <w:tcPr>
            <w:tcW w:w="42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b</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a</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r>
      <w:tr w:rsidR="00B774F8" w:rsidRPr="007E55DF" w:rsidTr="00100361">
        <w:trPr>
          <w:trHeight w:val="227"/>
          <w:jc w:val="center"/>
        </w:trPr>
        <w:tc>
          <w:tcPr>
            <w:tcW w:w="42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sz w:val="18"/>
                <w:szCs w:val="18"/>
              </w:rPr>
            </w:pPr>
            <w:r w:rsidRPr="003119F4">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b</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a</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c</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sz w:val="18"/>
                <w:szCs w:val="18"/>
              </w:rPr>
            </w:pPr>
            <w:r w:rsidRPr="003119F4">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42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b</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a</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c</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d</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42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b</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a</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c</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d</w:t>
            </w:r>
          </w:p>
        </w:tc>
        <w:tc>
          <w:tcPr>
            <w:tcW w:w="369" w:type="dxa"/>
            <w:tcBorders>
              <w:bottom w:val="single" w:sz="4" w:space="0" w:color="auto"/>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r w:rsidRPr="003119F4">
              <w:rPr>
                <w:rFonts w:ascii="Times New Roman" w:eastAsia="宋体" w:hAnsi="Times New Roman" w:cs="Times New Roman"/>
                <w:color w:val="000000"/>
                <w:kern w:val="21"/>
              </w:rPr>
              <w:t>e</w:t>
            </w:r>
          </w:p>
        </w:tc>
        <w:tc>
          <w:tcPr>
            <w:tcW w:w="369" w:type="dxa"/>
            <w:tcBorders>
              <w:bottom w:val="single" w:sz="4" w:space="0" w:color="auto"/>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3119F4" w:rsidRDefault="00B774F8" w:rsidP="00100361">
            <w:pPr>
              <w:snapToGrid w:val="0"/>
              <w:ind w:firstLineChars="0" w:firstLine="0"/>
              <w:jc w:val="center"/>
              <w:rPr>
                <w:rFonts w:ascii="Times New Roman" w:eastAsia="宋体" w:hAnsi="Times New Roman" w:cs="Times New Roman"/>
                <w:color w:val="000000"/>
                <w:kern w:val="21"/>
              </w:rPr>
            </w:pPr>
          </w:p>
        </w:tc>
      </w:tr>
    </w:tbl>
    <w:p w:rsidR="00B774F8" w:rsidRPr="007E55DF" w:rsidRDefault="00B774F8" w:rsidP="00B774F8">
      <w:pPr>
        <w:snapToGrid w:val="0"/>
        <w:spacing w:line="390" w:lineRule="exact"/>
        <w:ind w:firstLine="420"/>
        <w:rPr>
          <w:color w:val="000000"/>
          <w:kern w:val="21"/>
        </w:rPr>
      </w:pP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对应于选项</w:t>
      </w:r>
      <w:r w:rsidRPr="003119F4">
        <w:rPr>
          <w:rFonts w:ascii="Times New Roman" w:eastAsia="宋体" w:hAnsi="Times New Roman" w:cs="Times New Roman" w:hint="eastAsia"/>
        </w:rPr>
        <w:t>B</w:t>
      </w:r>
      <w:r w:rsidRPr="003119F4">
        <w:rPr>
          <w:rFonts w:ascii="Times New Roman" w:eastAsia="宋体" w:hAnsi="Times New Roman" w:cs="Times New Roman" w:hint="eastAsia"/>
        </w:rPr>
        <w:t>的一种操作序列（</w:t>
      </w:r>
      <w:proofErr w:type="gramStart"/>
      <w:r w:rsidRPr="003119F4">
        <w:rPr>
          <w:rFonts w:ascii="Times New Roman" w:eastAsia="宋体" w:hAnsi="Times New Roman" w:cs="Times New Roman" w:hint="eastAsia"/>
        </w:rPr>
        <w:t>不</w:t>
      </w:r>
      <w:proofErr w:type="gramEnd"/>
      <w:r w:rsidRPr="003119F4">
        <w:rPr>
          <w:rFonts w:ascii="Times New Roman" w:eastAsia="宋体" w:hAnsi="Times New Roman" w:cs="Times New Roman" w:hint="eastAsia"/>
        </w:rPr>
        <w:t>唯一）如下：</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I(1,a),I(1,b),I(2,c),I(1,d),I(2,e),O(1,d),O(1,b),O(1,a),O(1,c),O(1,e)</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对应于该操作序列的入队操作部分，队列状态变化的示意如下所示。</w:t>
      </w:r>
    </w:p>
    <w:p w:rsidR="00B774F8" w:rsidRPr="007E55DF" w:rsidRDefault="00B774F8" w:rsidP="00B774F8">
      <w:pPr>
        <w:tabs>
          <w:tab w:val="left" w:pos="2310"/>
          <w:tab w:val="left" w:pos="4200"/>
          <w:tab w:val="left" w:pos="6090"/>
        </w:tabs>
        <w:snapToGrid w:val="0"/>
        <w:spacing w:line="390" w:lineRule="exact"/>
        <w:ind w:firstLineChars="159" w:firstLine="334"/>
        <w:rPr>
          <w:color w:val="000000"/>
          <w:kern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369"/>
        <w:gridCol w:w="741"/>
        <w:gridCol w:w="741"/>
        <w:gridCol w:w="730"/>
        <w:gridCol w:w="730"/>
        <w:gridCol w:w="730"/>
        <w:gridCol w:w="369"/>
        <w:gridCol w:w="756"/>
      </w:tblGrid>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sz w:val="18"/>
                <w:szCs w:val="18"/>
              </w:rPr>
            </w:pPr>
            <w:r w:rsidRPr="00480C03">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sz w:val="18"/>
                <w:szCs w:val="18"/>
              </w:rPr>
            </w:pPr>
            <w:r w:rsidRPr="00480C03">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rPr>
            </w:pPr>
            <w:r w:rsidRPr="00480C03">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d</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rPr>
            </w:pPr>
            <w:r w:rsidRPr="00480C03">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d</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e</w:t>
            </w: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bl>
    <w:p w:rsidR="00B774F8" w:rsidRPr="007E55DF" w:rsidRDefault="00B774F8" w:rsidP="00B774F8">
      <w:pPr>
        <w:snapToGrid w:val="0"/>
        <w:spacing w:line="390" w:lineRule="exact"/>
        <w:ind w:firstLine="420"/>
        <w:rPr>
          <w:color w:val="000000"/>
          <w:kern w:val="21"/>
        </w:rPr>
      </w:pP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对应于选项</w:t>
      </w:r>
      <w:r w:rsidRPr="003119F4">
        <w:rPr>
          <w:rFonts w:ascii="Times New Roman" w:eastAsia="宋体" w:hAnsi="Times New Roman" w:cs="Times New Roman" w:hint="eastAsia"/>
        </w:rPr>
        <w:t>D</w:t>
      </w:r>
      <w:r w:rsidRPr="003119F4">
        <w:rPr>
          <w:rFonts w:ascii="Times New Roman" w:eastAsia="宋体" w:hAnsi="Times New Roman" w:cs="Times New Roman" w:hint="eastAsia"/>
        </w:rPr>
        <w:t>的一种操作序列（</w:t>
      </w:r>
      <w:proofErr w:type="gramStart"/>
      <w:r w:rsidRPr="003119F4">
        <w:rPr>
          <w:rFonts w:ascii="Times New Roman" w:eastAsia="宋体" w:hAnsi="Times New Roman" w:cs="Times New Roman" w:hint="eastAsia"/>
        </w:rPr>
        <w:t>不</w:t>
      </w:r>
      <w:proofErr w:type="gramEnd"/>
      <w:r w:rsidRPr="003119F4">
        <w:rPr>
          <w:rFonts w:ascii="Times New Roman" w:eastAsia="宋体" w:hAnsi="Times New Roman" w:cs="Times New Roman" w:hint="eastAsia"/>
        </w:rPr>
        <w:t>唯一）如下：</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I(</w:t>
      </w:r>
      <w:proofErr w:type="gramStart"/>
      <w:r w:rsidRPr="003119F4">
        <w:rPr>
          <w:rFonts w:ascii="Times New Roman" w:eastAsia="宋体" w:hAnsi="Times New Roman" w:cs="Times New Roman" w:hint="eastAsia"/>
        </w:rPr>
        <w:t>1,a</w:t>
      </w:r>
      <w:proofErr w:type="gramEnd"/>
      <w:r w:rsidRPr="003119F4">
        <w:rPr>
          <w:rFonts w:ascii="Times New Roman" w:eastAsia="宋体" w:hAnsi="Times New Roman" w:cs="Times New Roman" w:hint="eastAsia"/>
        </w:rPr>
        <w:t>),I(1,b),I(1,c),I(2,d),I(1,e),O(1,e),O(1,c),O(1,b),O(1,a),O(1,d)</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对应于该操作序列的入队操作部分，队列状态变化的示意如下所示。</w:t>
      </w:r>
    </w:p>
    <w:p w:rsidR="00B774F8" w:rsidRPr="003119F4" w:rsidRDefault="00B774F8" w:rsidP="00B774F8">
      <w:pPr>
        <w:pStyle w:val="a3"/>
        <w:spacing w:line="240" w:lineRule="auto"/>
        <w:ind w:firstLine="420"/>
        <w:rPr>
          <w:rFonts w:ascii="Times New Roman" w:eastAsia="宋体"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369"/>
        <w:gridCol w:w="730"/>
        <w:gridCol w:w="730"/>
        <w:gridCol w:w="741"/>
        <w:gridCol w:w="730"/>
        <w:gridCol w:w="741"/>
        <w:gridCol w:w="369"/>
        <w:gridCol w:w="756"/>
      </w:tblGrid>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sz w:val="18"/>
                <w:szCs w:val="18"/>
              </w:rPr>
            </w:pPr>
            <w:r w:rsidRPr="00480C03">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sz w:val="18"/>
                <w:szCs w:val="18"/>
              </w:rPr>
            </w:pPr>
            <w:r w:rsidRPr="00480C03">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rPr>
            </w:pPr>
            <w:r w:rsidRPr="00480C03">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360"/>
              <w:rPr>
                <w:rFonts w:ascii="Times New Roman" w:eastAsia="宋体" w:hAnsi="Times New Roman" w:cs="Times New Roman"/>
                <w:color w:val="000000"/>
                <w:kern w:val="21"/>
              </w:rPr>
            </w:pPr>
            <w:r w:rsidRPr="00480C03">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left w:val="nil"/>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e</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c</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b</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a</w:t>
            </w:r>
          </w:p>
        </w:tc>
        <w:tc>
          <w:tcPr>
            <w:tcW w:w="369" w:type="dxa"/>
            <w:tcBorders>
              <w:bottom w:val="single" w:sz="4" w:space="0" w:color="auto"/>
            </w:tcBorders>
          </w:tcPr>
          <w:p w:rsidR="00B774F8" w:rsidRPr="00480C03" w:rsidRDefault="00B774F8" w:rsidP="00100361">
            <w:pPr>
              <w:snapToGrid w:val="0"/>
              <w:ind w:firstLine="420"/>
              <w:rPr>
                <w:rFonts w:ascii="Times New Roman" w:eastAsia="宋体" w:hAnsi="Times New Roman" w:cs="Times New Roman"/>
                <w:color w:val="000000"/>
                <w:kern w:val="21"/>
              </w:rPr>
            </w:pPr>
            <w:r w:rsidRPr="00480C03">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480C03" w:rsidRDefault="00B774F8" w:rsidP="00100361">
            <w:pPr>
              <w:snapToGrid w:val="0"/>
              <w:ind w:firstLine="420"/>
              <w:rPr>
                <w:rFonts w:ascii="Times New Roman" w:eastAsia="宋体" w:hAnsi="Times New Roman" w:cs="Times New Roman"/>
                <w:color w:val="000000"/>
                <w:kern w:val="21"/>
              </w:rPr>
            </w:pPr>
          </w:p>
        </w:tc>
      </w:tr>
    </w:tbl>
    <w:p w:rsidR="00B774F8" w:rsidRPr="007E55DF" w:rsidRDefault="00B774F8" w:rsidP="00B774F8">
      <w:pPr>
        <w:tabs>
          <w:tab w:val="left" w:pos="2310"/>
          <w:tab w:val="left" w:pos="4200"/>
          <w:tab w:val="left" w:pos="6090"/>
        </w:tabs>
        <w:snapToGrid w:val="0"/>
        <w:spacing w:line="390" w:lineRule="exact"/>
        <w:ind w:firstLineChars="159" w:firstLine="334"/>
        <w:rPr>
          <w:color w:val="000000"/>
          <w:kern w:val="21"/>
        </w:rPr>
      </w:pP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下面来说明，无论哪种操作序列，都得不到选项</w:t>
      </w:r>
      <w:r w:rsidRPr="003119F4">
        <w:rPr>
          <w:rFonts w:ascii="Times New Roman" w:eastAsia="宋体" w:hAnsi="Times New Roman" w:cs="Times New Roman" w:hint="eastAsia"/>
        </w:rPr>
        <w:t>C</w:t>
      </w:r>
      <w:r w:rsidRPr="003119F4">
        <w:rPr>
          <w:rFonts w:ascii="Times New Roman" w:eastAsia="宋体" w:hAnsi="Times New Roman" w:cs="Times New Roman" w:hint="eastAsia"/>
        </w:rPr>
        <w:t>中的出队序列。</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选项</w:t>
      </w:r>
      <w:r w:rsidRPr="003119F4">
        <w:rPr>
          <w:rFonts w:ascii="Times New Roman" w:eastAsia="宋体" w:hAnsi="Times New Roman" w:cs="Times New Roman" w:hint="eastAsia"/>
        </w:rPr>
        <w:t>C</w:t>
      </w:r>
      <w:r w:rsidRPr="003119F4">
        <w:rPr>
          <w:rFonts w:ascii="Times New Roman" w:eastAsia="宋体" w:hAnsi="Times New Roman" w:cs="Times New Roman" w:hint="eastAsia"/>
        </w:rPr>
        <w:t>对应的出队序列中，第</w:t>
      </w:r>
      <w:r w:rsidRPr="003119F4">
        <w:rPr>
          <w:rFonts w:ascii="Times New Roman" w:eastAsia="宋体" w:hAnsi="Times New Roman" w:cs="Times New Roman" w:hint="eastAsia"/>
        </w:rPr>
        <w:t>1</w:t>
      </w:r>
      <w:r w:rsidRPr="003119F4">
        <w:rPr>
          <w:rFonts w:ascii="Times New Roman" w:eastAsia="宋体" w:hAnsi="Times New Roman" w:cs="Times New Roman" w:hint="eastAsia"/>
        </w:rPr>
        <w:t>个出队元素是</w:t>
      </w:r>
      <w:r w:rsidRPr="003119F4">
        <w:rPr>
          <w:rFonts w:ascii="Times New Roman" w:eastAsia="宋体" w:hAnsi="Times New Roman" w:cs="Times New Roman" w:hint="eastAsia"/>
        </w:rPr>
        <w:t>d</w:t>
      </w:r>
      <w:r w:rsidRPr="003119F4">
        <w:rPr>
          <w:rFonts w:ascii="Times New Roman" w:eastAsia="宋体" w:hAnsi="Times New Roman" w:cs="Times New Roman" w:hint="eastAsia"/>
        </w:rPr>
        <w:t>。这表示在</w:t>
      </w:r>
      <w:r w:rsidRPr="003119F4">
        <w:rPr>
          <w:rFonts w:ascii="Times New Roman" w:eastAsia="宋体" w:hAnsi="Times New Roman" w:cs="Times New Roman" w:hint="eastAsia"/>
        </w:rPr>
        <w:t>d</w:t>
      </w:r>
      <w:r w:rsidRPr="003119F4">
        <w:rPr>
          <w:rFonts w:ascii="Times New Roman" w:eastAsia="宋体" w:hAnsi="Times New Roman" w:cs="Times New Roman" w:hint="eastAsia"/>
        </w:rPr>
        <w:t>出队时刻之前，元素</w:t>
      </w:r>
      <w:r w:rsidRPr="003119F4">
        <w:rPr>
          <w:rFonts w:ascii="Times New Roman" w:eastAsia="宋体" w:hAnsi="Times New Roman" w:cs="Times New Roman" w:hint="eastAsia"/>
        </w:rPr>
        <w:t>a</w:t>
      </w:r>
      <w:r w:rsidRPr="003119F4">
        <w:rPr>
          <w:rFonts w:ascii="Times New Roman" w:eastAsia="宋体" w:hAnsi="Times New Roman" w:cs="Times New Roman" w:hint="eastAsia"/>
        </w:rPr>
        <w:t>、</w:t>
      </w:r>
      <w:r w:rsidRPr="003119F4">
        <w:rPr>
          <w:rFonts w:ascii="Times New Roman" w:eastAsia="宋体" w:hAnsi="Times New Roman" w:cs="Times New Roman" w:hint="eastAsia"/>
        </w:rPr>
        <w:t>b</w:t>
      </w:r>
      <w:r w:rsidRPr="003119F4">
        <w:rPr>
          <w:rFonts w:ascii="Times New Roman" w:eastAsia="宋体" w:hAnsi="Times New Roman" w:cs="Times New Roman" w:hint="eastAsia"/>
        </w:rPr>
        <w:t>、</w:t>
      </w:r>
      <w:r w:rsidRPr="003119F4">
        <w:rPr>
          <w:rFonts w:ascii="Times New Roman" w:eastAsia="宋体" w:hAnsi="Times New Roman" w:cs="Times New Roman" w:hint="eastAsia"/>
        </w:rPr>
        <w:t>c</w:t>
      </w:r>
      <w:r w:rsidRPr="003119F4">
        <w:rPr>
          <w:rFonts w:ascii="Times New Roman" w:eastAsia="宋体" w:hAnsi="Times New Roman" w:cs="Times New Roman" w:hint="eastAsia"/>
        </w:rPr>
        <w:t>、</w:t>
      </w:r>
      <w:r w:rsidRPr="003119F4">
        <w:rPr>
          <w:rFonts w:ascii="Times New Roman" w:eastAsia="宋体" w:hAnsi="Times New Roman" w:cs="Times New Roman" w:hint="eastAsia"/>
        </w:rPr>
        <w:t>d</w:t>
      </w:r>
      <w:r w:rsidRPr="003119F4">
        <w:rPr>
          <w:rFonts w:ascii="Times New Roman" w:eastAsia="宋体" w:hAnsi="Times New Roman" w:cs="Times New Roman" w:hint="eastAsia"/>
        </w:rPr>
        <w:t>均已入队且都仍在队中。现在我们考虑</w:t>
      </w:r>
      <w:r w:rsidRPr="003119F4">
        <w:rPr>
          <w:rFonts w:ascii="Times New Roman" w:eastAsia="宋体" w:hAnsi="Times New Roman" w:cs="Times New Roman" w:hint="eastAsia"/>
        </w:rPr>
        <w:t>d</w:t>
      </w:r>
      <w:r w:rsidRPr="003119F4">
        <w:rPr>
          <w:rFonts w:ascii="Times New Roman" w:eastAsia="宋体" w:hAnsi="Times New Roman" w:cs="Times New Roman" w:hint="eastAsia"/>
        </w:rPr>
        <w:t>之前的</w:t>
      </w:r>
      <w:r w:rsidRPr="003119F4">
        <w:rPr>
          <w:rFonts w:ascii="Times New Roman" w:eastAsia="宋体" w:hAnsi="Times New Roman" w:cs="Times New Roman" w:hint="eastAsia"/>
        </w:rPr>
        <w:t>3</w:t>
      </w:r>
      <w:r w:rsidRPr="003119F4">
        <w:rPr>
          <w:rFonts w:ascii="Times New Roman" w:eastAsia="宋体" w:hAnsi="Times New Roman" w:cs="Times New Roman" w:hint="eastAsia"/>
        </w:rPr>
        <w:t>个元素的入队情况。</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lastRenderedPageBreak/>
        <w:t>题目中所给的队列允许在两端进行入队操作，所以元素</w:t>
      </w:r>
      <w:r w:rsidRPr="003119F4">
        <w:rPr>
          <w:rFonts w:ascii="Times New Roman" w:eastAsia="宋体" w:hAnsi="Times New Roman" w:cs="Times New Roman" w:hint="eastAsia"/>
        </w:rPr>
        <w:t>a</w:t>
      </w:r>
      <w:r w:rsidRPr="003119F4">
        <w:rPr>
          <w:rFonts w:ascii="Times New Roman" w:eastAsia="宋体" w:hAnsi="Times New Roman" w:cs="Times New Roman" w:hint="eastAsia"/>
        </w:rPr>
        <w:t>、</w:t>
      </w:r>
      <w:r w:rsidRPr="003119F4">
        <w:rPr>
          <w:rFonts w:ascii="Times New Roman" w:eastAsia="宋体" w:hAnsi="Times New Roman" w:cs="Times New Roman" w:hint="eastAsia"/>
        </w:rPr>
        <w:t>b</w:t>
      </w:r>
      <w:r w:rsidRPr="003119F4">
        <w:rPr>
          <w:rFonts w:ascii="Times New Roman" w:eastAsia="宋体" w:hAnsi="Times New Roman" w:cs="Times New Roman" w:hint="eastAsia"/>
        </w:rPr>
        <w:t>、</w:t>
      </w:r>
      <w:r w:rsidRPr="003119F4">
        <w:rPr>
          <w:rFonts w:ascii="Times New Roman" w:eastAsia="宋体" w:hAnsi="Times New Roman" w:cs="Times New Roman" w:hint="eastAsia"/>
        </w:rPr>
        <w:t>c</w:t>
      </w:r>
      <w:r w:rsidRPr="003119F4">
        <w:rPr>
          <w:rFonts w:ascii="Times New Roman" w:eastAsia="宋体" w:hAnsi="Times New Roman" w:cs="Times New Roman" w:hint="eastAsia"/>
        </w:rPr>
        <w:t>可以在队列的任一端入队。入队完成后，队列的状态有以下</w:t>
      </w:r>
      <w:r w:rsidRPr="003119F4">
        <w:rPr>
          <w:rFonts w:ascii="Times New Roman" w:eastAsia="宋体" w:hAnsi="Times New Roman" w:cs="Times New Roman" w:hint="eastAsia"/>
        </w:rPr>
        <w:t>4</w:t>
      </w:r>
      <w:r w:rsidRPr="003119F4">
        <w:rPr>
          <w:rFonts w:ascii="Times New Roman" w:eastAsia="宋体" w:hAnsi="Times New Roman" w:cs="Times New Roman" w:hint="eastAsia"/>
        </w:rPr>
        <w:t>种可能情况：</w:t>
      </w:r>
    </w:p>
    <w:p w:rsidR="00B774F8" w:rsidRPr="007E55DF" w:rsidRDefault="00B774F8" w:rsidP="00B774F8">
      <w:pPr>
        <w:snapToGrid w:val="0"/>
        <w:spacing w:line="390" w:lineRule="exact"/>
        <w:ind w:firstLine="420"/>
        <w:rPr>
          <w:color w:val="000000"/>
          <w:kern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396"/>
        <w:gridCol w:w="369"/>
        <w:gridCol w:w="369"/>
        <w:gridCol w:w="369"/>
        <w:gridCol w:w="369"/>
        <w:gridCol w:w="369"/>
        <w:gridCol w:w="369"/>
        <w:gridCol w:w="369"/>
        <w:gridCol w:w="396"/>
      </w:tblGrid>
      <w:tr w:rsidR="00B774F8" w:rsidRPr="007E55DF" w:rsidTr="00100361">
        <w:trPr>
          <w:trHeight w:val="227"/>
          <w:jc w:val="center"/>
        </w:trPr>
        <w:tc>
          <w:tcPr>
            <w:tcW w:w="2059"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b</w:t>
            </w:r>
            <w:r w:rsidRPr="00B56C84">
              <w:rPr>
                <w:rFonts w:ascii="Times New Roman" w:eastAsia="宋体" w:hAnsi="Times New Roman" w:cs="Times New Roman"/>
                <w:color w:val="000000"/>
                <w:kern w:val="21"/>
                <w:sz w:val="18"/>
                <w:szCs w:val="18"/>
              </w:rPr>
              <w:t>、</w:t>
            </w:r>
            <w:r w:rsidRPr="00B56C84">
              <w:rPr>
                <w:rFonts w:ascii="Times New Roman" w:eastAsia="宋体" w:hAnsi="Times New Roman" w:cs="Times New Roman"/>
                <w:color w:val="000000"/>
                <w:kern w:val="21"/>
                <w:sz w:val="18"/>
                <w:szCs w:val="18"/>
              </w:rPr>
              <w:t>c</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a</w:t>
            </w:r>
            <w:r w:rsidRPr="00B56C84">
              <w:rPr>
                <w:rFonts w:ascii="Times New Roman" w:eastAsia="宋体" w:hAnsi="Times New Roman" w:cs="Times New Roman"/>
                <w:color w:val="000000"/>
                <w:kern w:val="21"/>
                <w:sz w:val="18"/>
                <w:szCs w:val="18"/>
              </w:rPr>
              <w:t>的同侧入队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r w:rsidR="00B774F8" w:rsidRPr="007E55DF" w:rsidTr="00100361">
        <w:trPr>
          <w:trHeight w:val="227"/>
          <w:jc w:val="center"/>
        </w:trPr>
        <w:tc>
          <w:tcPr>
            <w:tcW w:w="2059"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b</w:t>
            </w:r>
            <w:r w:rsidRPr="00B56C84">
              <w:rPr>
                <w:rFonts w:ascii="Times New Roman" w:eastAsia="宋体" w:hAnsi="Times New Roman" w:cs="Times New Roman"/>
                <w:color w:val="000000"/>
                <w:kern w:val="21"/>
                <w:sz w:val="18"/>
                <w:szCs w:val="18"/>
              </w:rPr>
              <w:t>、</w:t>
            </w:r>
            <w:r w:rsidRPr="00B56C84">
              <w:rPr>
                <w:rFonts w:ascii="Times New Roman" w:eastAsia="宋体" w:hAnsi="Times New Roman" w:cs="Times New Roman"/>
                <w:color w:val="000000"/>
                <w:kern w:val="21"/>
                <w:sz w:val="18"/>
                <w:szCs w:val="18"/>
              </w:rPr>
              <w:t>c</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a</w:t>
            </w:r>
            <w:r w:rsidRPr="00B56C84">
              <w:rPr>
                <w:rFonts w:ascii="Times New Roman" w:eastAsia="宋体" w:hAnsi="Times New Roman" w:cs="Times New Roman"/>
                <w:color w:val="000000"/>
                <w:kern w:val="21"/>
                <w:sz w:val="18"/>
                <w:szCs w:val="18"/>
              </w:rPr>
              <w:t>的同侧入队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2059"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b</w:t>
            </w:r>
            <w:r w:rsidRPr="00B56C84">
              <w:rPr>
                <w:rFonts w:ascii="Times New Roman" w:eastAsia="宋体" w:hAnsi="Times New Roman" w:cs="Times New Roman"/>
                <w:color w:val="000000"/>
                <w:kern w:val="21"/>
                <w:sz w:val="18"/>
                <w:szCs w:val="18"/>
              </w:rPr>
              <w:t>、</w:t>
            </w:r>
            <w:r w:rsidRPr="00B56C84">
              <w:rPr>
                <w:rFonts w:ascii="Times New Roman" w:eastAsia="宋体" w:hAnsi="Times New Roman" w:cs="Times New Roman"/>
                <w:color w:val="000000"/>
                <w:kern w:val="21"/>
                <w:sz w:val="18"/>
                <w:szCs w:val="18"/>
              </w:rPr>
              <w:t>c</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a</w:t>
            </w:r>
            <w:r w:rsidRPr="00B56C84">
              <w:rPr>
                <w:rFonts w:ascii="Times New Roman" w:eastAsia="宋体" w:hAnsi="Times New Roman" w:cs="Times New Roman"/>
                <w:color w:val="000000"/>
                <w:kern w:val="21"/>
                <w:sz w:val="18"/>
                <w:szCs w:val="18"/>
              </w:rPr>
              <w:t>的异侧入队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2059"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b</w:t>
            </w:r>
            <w:r w:rsidRPr="00B56C84">
              <w:rPr>
                <w:rFonts w:ascii="Times New Roman" w:eastAsia="宋体" w:hAnsi="Times New Roman" w:cs="Times New Roman"/>
                <w:color w:val="000000"/>
                <w:kern w:val="21"/>
                <w:sz w:val="18"/>
                <w:szCs w:val="18"/>
              </w:rPr>
              <w:t>、</w:t>
            </w:r>
            <w:r w:rsidRPr="00B56C84">
              <w:rPr>
                <w:rFonts w:ascii="Times New Roman" w:eastAsia="宋体" w:hAnsi="Times New Roman" w:cs="Times New Roman"/>
                <w:color w:val="000000"/>
                <w:kern w:val="21"/>
                <w:sz w:val="18"/>
                <w:szCs w:val="18"/>
              </w:rPr>
              <w:t>c</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a</w:t>
            </w:r>
            <w:r w:rsidRPr="00B56C84">
              <w:rPr>
                <w:rFonts w:ascii="Times New Roman" w:eastAsia="宋体" w:hAnsi="Times New Roman" w:cs="Times New Roman"/>
                <w:color w:val="000000"/>
                <w:kern w:val="21"/>
                <w:sz w:val="18"/>
                <w:szCs w:val="18"/>
              </w:rPr>
              <w:t>的异侧入队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bl>
    <w:p w:rsidR="00B774F8" w:rsidRPr="007E55DF" w:rsidRDefault="00B774F8" w:rsidP="00B774F8">
      <w:pPr>
        <w:snapToGrid w:val="0"/>
        <w:spacing w:line="390" w:lineRule="exact"/>
        <w:ind w:firstLine="420"/>
        <w:rPr>
          <w:color w:val="000000"/>
          <w:kern w:val="21"/>
        </w:rPr>
      </w:pP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元素</w:t>
      </w:r>
      <w:r w:rsidRPr="003119F4">
        <w:rPr>
          <w:rFonts w:ascii="Times New Roman" w:eastAsia="宋体" w:hAnsi="Times New Roman" w:cs="Times New Roman" w:hint="eastAsia"/>
        </w:rPr>
        <w:t>d</w:t>
      </w:r>
      <w:r w:rsidRPr="003119F4">
        <w:rPr>
          <w:rFonts w:ascii="Times New Roman" w:eastAsia="宋体" w:hAnsi="Times New Roman" w:cs="Times New Roman" w:hint="eastAsia"/>
        </w:rPr>
        <w:t>仍可在队列的两端入队，入队后，可得到以下共</w:t>
      </w:r>
      <w:r w:rsidRPr="003119F4">
        <w:rPr>
          <w:rFonts w:ascii="Times New Roman" w:eastAsia="宋体" w:hAnsi="Times New Roman" w:cs="Times New Roman" w:hint="eastAsia"/>
        </w:rPr>
        <w:t>8</w:t>
      </w:r>
      <w:r w:rsidRPr="003119F4">
        <w:rPr>
          <w:rFonts w:ascii="Times New Roman" w:eastAsia="宋体" w:hAnsi="Times New Roman" w:cs="Times New Roman" w:hint="eastAsia"/>
        </w:rPr>
        <w:t>种队列状态：</w:t>
      </w:r>
    </w:p>
    <w:p w:rsidR="00B774F8" w:rsidRPr="003119F4" w:rsidRDefault="00B774F8" w:rsidP="00B774F8">
      <w:pPr>
        <w:pStyle w:val="a3"/>
        <w:spacing w:line="240" w:lineRule="auto"/>
        <w:ind w:firstLine="420"/>
        <w:rPr>
          <w:rFonts w:ascii="Times New Roman" w:eastAsia="宋体"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3"/>
        <w:gridCol w:w="396"/>
        <w:gridCol w:w="369"/>
        <w:gridCol w:w="369"/>
        <w:gridCol w:w="369"/>
        <w:gridCol w:w="369"/>
        <w:gridCol w:w="369"/>
        <w:gridCol w:w="369"/>
        <w:gridCol w:w="369"/>
        <w:gridCol w:w="396"/>
      </w:tblGrid>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d</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1</w:t>
            </w:r>
            <w:r w:rsidRPr="00B56C84">
              <w:rPr>
                <w:rFonts w:ascii="Times New Roman" w:eastAsia="宋体" w:hAnsi="Times New Roman" w:cs="Times New Roman"/>
                <w:color w:val="000000"/>
                <w:kern w:val="21"/>
                <w:sz w:val="18"/>
                <w:szCs w:val="18"/>
              </w:rPr>
              <w:t>端入队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d</w:t>
            </w:r>
            <w:r w:rsidRPr="00B56C84">
              <w:rPr>
                <w:rFonts w:ascii="Times New Roman" w:eastAsia="宋体" w:hAnsi="Times New Roman" w:cs="Times New Roman"/>
                <w:color w:val="000000"/>
                <w:kern w:val="21"/>
                <w:sz w:val="18"/>
                <w:szCs w:val="18"/>
              </w:rPr>
              <w:t>在</w:t>
            </w:r>
            <w:r w:rsidRPr="00B56C84">
              <w:rPr>
                <w:rFonts w:ascii="Times New Roman" w:eastAsia="宋体" w:hAnsi="Times New Roman" w:cs="Times New Roman"/>
                <w:color w:val="000000"/>
                <w:kern w:val="21"/>
                <w:sz w:val="18"/>
                <w:szCs w:val="18"/>
              </w:rPr>
              <w:t>2</w:t>
            </w:r>
            <w:r w:rsidRPr="00B56C84">
              <w:rPr>
                <w:rFonts w:ascii="Times New Roman" w:eastAsia="宋体" w:hAnsi="Times New Roman" w:cs="Times New Roman"/>
                <w:color w:val="000000"/>
                <w:kern w:val="21"/>
                <w:sz w:val="18"/>
                <w:szCs w:val="18"/>
              </w:rPr>
              <w:t>端入队</w:t>
            </w: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1</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sz w:val="18"/>
                <w:szCs w:val="18"/>
              </w:rPr>
              <w:t>2</w:t>
            </w: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r w:rsidRPr="00B56C84">
              <w:rPr>
                <w:rFonts w:ascii="Times New Roman" w:eastAsia="宋体" w:hAnsi="Times New Roman" w:cs="Times New Roman"/>
                <w:color w:val="000000"/>
                <w:kern w:val="21"/>
                <w:sz w:val="18"/>
                <w:szCs w:val="18"/>
              </w:rPr>
              <w:t>端</w:t>
            </w:r>
          </w:p>
        </w:tc>
      </w:tr>
      <w:tr w:rsidR="00B774F8" w:rsidRPr="007E55DF" w:rsidTr="00100361">
        <w:trPr>
          <w:trHeight w:val="227"/>
          <w:jc w:val="center"/>
        </w:trPr>
        <w:tc>
          <w:tcPr>
            <w:tcW w:w="1633"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sz w:val="18"/>
                <w:szCs w:val="18"/>
              </w:rPr>
            </w:pPr>
          </w:p>
        </w:tc>
        <w:tc>
          <w:tcPr>
            <w:tcW w:w="369" w:type="dxa"/>
            <w:tcBorders>
              <w:left w:val="nil"/>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c</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a</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b</w:t>
            </w:r>
          </w:p>
        </w:tc>
        <w:tc>
          <w:tcPr>
            <w:tcW w:w="369" w:type="dxa"/>
            <w:tcBorders>
              <w:bottom w:val="single" w:sz="4" w:space="0" w:color="auto"/>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r w:rsidRPr="00B56C84">
              <w:rPr>
                <w:rFonts w:ascii="Times New Roman" w:eastAsia="宋体" w:hAnsi="Times New Roman" w:cs="Times New Roman"/>
                <w:color w:val="000000"/>
                <w:kern w:val="21"/>
              </w:rPr>
              <w:t>d</w:t>
            </w:r>
          </w:p>
        </w:tc>
        <w:tc>
          <w:tcPr>
            <w:tcW w:w="369" w:type="dxa"/>
            <w:tcBorders>
              <w:bottom w:val="single" w:sz="4" w:space="0" w:color="auto"/>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c>
          <w:tcPr>
            <w:tcW w:w="396" w:type="dxa"/>
            <w:tcBorders>
              <w:top w:val="nil"/>
              <w:left w:val="nil"/>
              <w:bottom w:val="nil"/>
              <w:right w:val="nil"/>
            </w:tcBorders>
          </w:tcPr>
          <w:p w:rsidR="00B774F8" w:rsidRPr="00B56C84" w:rsidRDefault="00B774F8" w:rsidP="00100361">
            <w:pPr>
              <w:snapToGrid w:val="0"/>
              <w:ind w:firstLineChars="0" w:firstLine="0"/>
              <w:rPr>
                <w:rFonts w:ascii="Times New Roman" w:eastAsia="宋体" w:hAnsi="Times New Roman" w:cs="Times New Roman"/>
                <w:color w:val="000000"/>
                <w:kern w:val="21"/>
              </w:rPr>
            </w:pPr>
          </w:p>
        </w:tc>
      </w:tr>
    </w:tbl>
    <w:p w:rsidR="00B774F8" w:rsidRPr="007E55DF" w:rsidRDefault="00B774F8" w:rsidP="00B774F8">
      <w:pPr>
        <w:snapToGrid w:val="0"/>
        <w:spacing w:line="390" w:lineRule="exact"/>
        <w:ind w:firstLine="420"/>
        <w:rPr>
          <w:color w:val="000000"/>
          <w:kern w:val="21"/>
        </w:rPr>
      </w:pP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对应以上这</w:t>
      </w:r>
      <w:r w:rsidRPr="003119F4">
        <w:rPr>
          <w:rFonts w:ascii="Times New Roman" w:eastAsia="宋体" w:hAnsi="Times New Roman" w:cs="Times New Roman" w:hint="eastAsia"/>
        </w:rPr>
        <w:t>8</w:t>
      </w:r>
      <w:r w:rsidRPr="003119F4">
        <w:rPr>
          <w:rFonts w:ascii="Times New Roman" w:eastAsia="宋体" w:hAnsi="Times New Roman" w:cs="Times New Roman" w:hint="eastAsia"/>
        </w:rPr>
        <w:t>种队列状态，均不能得到以“</w:t>
      </w:r>
      <w:r w:rsidRPr="003119F4">
        <w:rPr>
          <w:rFonts w:ascii="Times New Roman" w:eastAsia="宋体" w:hAnsi="Times New Roman" w:cs="Times New Roman" w:hint="eastAsia"/>
        </w:rPr>
        <w:t>d,b,c</w:t>
      </w:r>
      <w:r w:rsidRPr="003119F4">
        <w:rPr>
          <w:rFonts w:ascii="Times New Roman" w:eastAsia="宋体" w:hAnsi="Times New Roman" w:cs="Times New Roman" w:hint="eastAsia"/>
        </w:rPr>
        <w:t>”开头的出队序列，即不可能得到“</w:t>
      </w:r>
      <w:r w:rsidRPr="003119F4">
        <w:rPr>
          <w:rFonts w:ascii="Times New Roman" w:eastAsia="宋体" w:hAnsi="Times New Roman" w:cs="Times New Roman" w:hint="eastAsia"/>
        </w:rPr>
        <w:t>d,b,c,a,e</w:t>
      </w:r>
      <w:r w:rsidRPr="003119F4">
        <w:rPr>
          <w:rFonts w:ascii="Times New Roman" w:eastAsia="宋体" w:hAnsi="Times New Roman" w:cs="Times New Roman" w:hint="eastAsia"/>
        </w:rPr>
        <w:t>”的出队序列。</w:t>
      </w:r>
    </w:p>
    <w:p w:rsidR="00B774F8" w:rsidRPr="003119F4" w:rsidRDefault="00B774F8" w:rsidP="00B774F8">
      <w:pPr>
        <w:pStyle w:val="a3"/>
        <w:spacing w:line="240" w:lineRule="auto"/>
        <w:ind w:firstLine="420"/>
        <w:rPr>
          <w:rFonts w:ascii="Times New Roman" w:eastAsia="宋体" w:hAnsi="Times New Roman" w:cs="Times New Roman"/>
        </w:rPr>
      </w:pPr>
      <w:r w:rsidRPr="003119F4">
        <w:rPr>
          <w:rFonts w:ascii="Times New Roman" w:eastAsia="宋体" w:hAnsi="Times New Roman" w:cs="Times New Roman" w:hint="eastAsia"/>
        </w:rPr>
        <w:t>综上，选项</w:t>
      </w:r>
      <w:r w:rsidRPr="003119F4">
        <w:rPr>
          <w:rFonts w:ascii="Times New Roman" w:eastAsia="宋体" w:hAnsi="Times New Roman" w:cs="Times New Roman" w:hint="eastAsia"/>
        </w:rPr>
        <w:t>C</w:t>
      </w:r>
      <w:r w:rsidRPr="003119F4">
        <w:rPr>
          <w:rFonts w:ascii="Times New Roman" w:eastAsia="宋体" w:hAnsi="Times New Roman" w:cs="Times New Roman" w:hint="eastAsia"/>
        </w:rPr>
        <w:t>中的出队序列是得不到的。</w:t>
      </w:r>
    </w:p>
    <w:p w:rsidR="00DB1F7F" w:rsidRDefault="00DB1F7F" w:rsidP="001C30E9">
      <w:pPr>
        <w:pStyle w:val="a3"/>
        <w:spacing w:line="240" w:lineRule="auto"/>
        <w:ind w:firstLineChars="0" w:firstLine="0"/>
        <w:rPr>
          <w:rFonts w:ascii="Times New Roman" w:eastAsia="宋体" w:hAnsi="Times New Roman" w:cs="Times New Roman"/>
          <w:color w:val="000000" w:themeColor="text1"/>
        </w:rPr>
      </w:pPr>
    </w:p>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二、填空题</w:t>
      </w:r>
    </w:p>
    <w:p w:rsidR="00480C03" w:rsidRPr="00272ACC" w:rsidRDefault="00480C03" w:rsidP="00480C03">
      <w:pPr>
        <w:snapToGrid w:val="0"/>
        <w:ind w:left="315" w:hangingChars="150" w:hanging="315"/>
        <w:rPr>
          <w:rFonts w:ascii="Times New Roman" w:eastAsia="宋体" w:hAnsi="Times New Roman" w:cs="Times New Roman"/>
          <w:color w:val="000000"/>
        </w:rPr>
      </w:pPr>
      <w:r w:rsidRPr="00C813BA">
        <w:rPr>
          <w:rFonts w:ascii="Times New Roman" w:eastAsia="宋体" w:hAnsi="Times New Roman" w:cs="Times New Roman"/>
          <w:color w:val="000000"/>
        </w:rPr>
        <w:t>1</w:t>
      </w:r>
      <w:r w:rsidRPr="00C813BA">
        <w:rPr>
          <w:rFonts w:ascii="Times New Roman" w:eastAsia="宋体" w:hAnsi="Times New Roman" w:cs="Times New Roman"/>
          <w:color w:val="000000"/>
        </w:rPr>
        <w:t>．</w:t>
      </w:r>
      <w:r w:rsidRPr="0079169A">
        <w:rPr>
          <w:rFonts w:ascii="Times New Roman" w:eastAsia="宋体" w:hAnsi="Times New Roman" w:cs="Times New Roman" w:hint="eastAsia"/>
          <w:color w:val="000000"/>
        </w:rPr>
        <w:t>如果对一个线性表的访问进行限制，要求对元素的插入、删除、读取等操作只能在线性表的一端进行，则该线性表称为</w:t>
      </w:r>
      <w:r w:rsidRPr="0079169A">
        <w:rPr>
          <w:rFonts w:ascii="Times New Roman" w:eastAsia="宋体" w:hAnsi="Times New Roman" w:cs="Times New Roman" w:hint="eastAsia"/>
          <w:color w:val="000000"/>
        </w:rPr>
        <w:t>_</w:t>
      </w:r>
      <w:r w:rsidRPr="0079169A">
        <w:rPr>
          <w:rFonts w:ascii="Times New Roman" w:eastAsia="宋体" w:hAnsi="Times New Roman" w:cs="Times New Roman"/>
          <w:color w:val="000000"/>
        </w:rPr>
        <w:t>_____</w:t>
      </w:r>
      <w:r>
        <w:rPr>
          <w:rFonts w:ascii="Times New Roman" w:eastAsia="宋体" w:hAnsi="Times New Roman" w:cs="Times New Roman"/>
          <w:color w:val="000000"/>
        </w:rPr>
        <w:t>____</w:t>
      </w:r>
      <w:r w:rsidRPr="00405783">
        <w:rPr>
          <w:rFonts w:ascii="Times New Roman" w:eastAsia="宋体" w:hAnsi="Times New Roman" w:cs="Times New Roman" w:hint="eastAsia"/>
          <w:color w:val="000000"/>
        </w:rPr>
        <w:t>。</w:t>
      </w:r>
    </w:p>
    <w:p w:rsidR="00480C03" w:rsidRDefault="00480C03" w:rsidP="00480C03">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w:t>
      </w:r>
      <w:proofErr w:type="gramStart"/>
      <w:r>
        <w:rPr>
          <w:rFonts w:ascii="Times New Roman" w:eastAsia="宋体" w:hAnsi="Times New Roman" w:cs="Times New Roman" w:hint="eastAsia"/>
          <w:color w:val="000000"/>
        </w:rPr>
        <w:t>栈</w:t>
      </w:r>
      <w:proofErr w:type="gramEnd"/>
      <w:r>
        <w:rPr>
          <w:rFonts w:ascii="Times New Roman" w:eastAsia="宋体" w:hAnsi="Times New Roman" w:cs="Times New Roman" w:hint="eastAsia"/>
          <w:color w:val="000000"/>
        </w:rPr>
        <w:t>。</w:t>
      </w:r>
    </w:p>
    <w:p w:rsidR="00480C03" w:rsidRPr="00405783" w:rsidRDefault="00480C03" w:rsidP="00480C03">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2</w:t>
      </w:r>
      <w:r w:rsidRPr="00C813BA">
        <w:rPr>
          <w:rFonts w:ascii="Times New Roman" w:eastAsia="宋体" w:hAnsi="Times New Roman" w:cs="Times New Roman"/>
          <w:color w:val="000000"/>
        </w:rPr>
        <w:t>．</w:t>
      </w:r>
      <w:r w:rsidRPr="00405783">
        <w:rPr>
          <w:rFonts w:ascii="Times New Roman" w:eastAsia="宋体" w:hAnsi="Times New Roman" w:cs="Times New Roman" w:hint="eastAsia"/>
          <w:color w:val="000000"/>
        </w:rPr>
        <w:t>队列的最基本特性是</w:t>
      </w:r>
      <w:r w:rsidRPr="00272ACC">
        <w:rPr>
          <w:rFonts w:ascii="Times New Roman" w:eastAsia="宋体" w:hAnsi="Times New Roman" w:cs="Times New Roman" w:hint="eastAsia"/>
          <w:color w:val="000000"/>
        </w:rPr>
        <w:t>_</w:t>
      </w:r>
      <w:r w:rsidRPr="00272ACC">
        <w:rPr>
          <w:rFonts w:ascii="Times New Roman" w:eastAsia="宋体" w:hAnsi="Times New Roman" w:cs="Times New Roman"/>
          <w:color w:val="000000"/>
        </w:rPr>
        <w:t>_____</w:t>
      </w:r>
      <w:r>
        <w:rPr>
          <w:rFonts w:ascii="Times New Roman" w:eastAsia="宋体" w:hAnsi="Times New Roman" w:cs="Times New Roman"/>
          <w:color w:val="000000"/>
        </w:rPr>
        <w:t>____</w:t>
      </w:r>
      <w:r w:rsidRPr="00405783">
        <w:rPr>
          <w:rFonts w:ascii="Times New Roman" w:eastAsia="宋体" w:hAnsi="Times New Roman" w:cs="Times New Roman" w:hint="eastAsia"/>
          <w:color w:val="000000"/>
        </w:rPr>
        <w:t>。</w:t>
      </w:r>
    </w:p>
    <w:p w:rsidR="00480C03" w:rsidRDefault="00480C03" w:rsidP="00480C03">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答案：先进先出。</w:t>
      </w:r>
    </w:p>
    <w:p w:rsidR="00480C03" w:rsidRPr="00405783" w:rsidRDefault="00480C03" w:rsidP="00480C03">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3</w:t>
      </w:r>
      <w:r w:rsidRPr="00C813BA">
        <w:rPr>
          <w:rFonts w:ascii="Times New Roman" w:eastAsia="宋体" w:hAnsi="Times New Roman" w:cs="Times New Roman"/>
          <w:color w:val="000000"/>
        </w:rPr>
        <w:t>．</w:t>
      </w:r>
      <w:r w:rsidRPr="0079169A">
        <w:rPr>
          <w:rFonts w:ascii="Times New Roman" w:eastAsia="宋体" w:hAnsi="Times New Roman" w:cs="Times New Roman" w:hint="eastAsia"/>
          <w:color w:val="000000"/>
        </w:rPr>
        <w:t>如果对一个线性表访问进行限制，要对元素的插入、删除、读取等操作只能在线性表的两端进行，则该线性表称为</w:t>
      </w:r>
      <w:r w:rsidRPr="0079169A">
        <w:rPr>
          <w:rFonts w:ascii="Times New Roman" w:eastAsia="宋体" w:hAnsi="Times New Roman" w:cs="Times New Roman" w:hint="eastAsia"/>
          <w:color w:val="000000"/>
        </w:rPr>
        <w:t>_</w:t>
      </w:r>
      <w:r w:rsidRPr="0079169A">
        <w:rPr>
          <w:rFonts w:ascii="Times New Roman" w:eastAsia="宋体" w:hAnsi="Times New Roman" w:cs="Times New Roman"/>
          <w:color w:val="000000"/>
        </w:rPr>
        <w:t>_____</w:t>
      </w:r>
      <w:r>
        <w:rPr>
          <w:rFonts w:ascii="Times New Roman" w:eastAsia="宋体" w:hAnsi="Times New Roman" w:cs="Times New Roman"/>
          <w:color w:val="000000"/>
        </w:rPr>
        <w:t>____</w:t>
      </w:r>
      <w:r w:rsidRPr="0079169A">
        <w:rPr>
          <w:rFonts w:ascii="Times New Roman" w:eastAsia="宋体" w:hAnsi="Times New Roman" w:cs="Times New Roman" w:hint="eastAsia"/>
          <w:color w:val="000000"/>
        </w:rPr>
        <w:t>。</w:t>
      </w:r>
    </w:p>
    <w:p w:rsidR="00480C03" w:rsidRPr="00480C0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答案：队列。</w:t>
      </w:r>
    </w:p>
    <w:p w:rsidR="00EB157E" w:rsidRPr="00196523" w:rsidRDefault="00480C0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4</w:t>
      </w:r>
      <w:r w:rsidR="00EB157E" w:rsidRPr="00196523">
        <w:rPr>
          <w:rFonts w:ascii="Times New Roman" w:eastAsia="宋体" w:hAnsi="Times New Roman" w:cs="Times New Roman"/>
          <w:color w:val="000000" w:themeColor="text1"/>
        </w:rPr>
        <w:t>．设局域网中含有多台计算机与一台网络打印机，通常打印机中会设置一个打印数据缓冲区以满足多个打印任务的需求，该缓冲区的逻辑结构应该是</w:t>
      </w:r>
      <w:r w:rsidR="001D2DE0" w:rsidRPr="00196523">
        <w:rPr>
          <w:rFonts w:ascii="Times New Roman" w:eastAsia="宋体" w:hAnsi="Times New Roman" w:cs="Times New Roman"/>
          <w:color w:val="000000" w:themeColor="text1"/>
        </w:rPr>
        <w:t>__________</w:t>
      </w:r>
      <w:r w:rsidR="00EB157E" w:rsidRPr="00196523">
        <w:rPr>
          <w:rFonts w:ascii="Times New Roman" w:eastAsia="宋体" w:hAnsi="Times New Roman" w:cs="Times New Roman"/>
          <w:color w:val="000000" w:themeColor="text1"/>
        </w:rPr>
        <w:t>。</w:t>
      </w:r>
    </w:p>
    <w:p w:rsidR="00EB157E" w:rsidRPr="00196523" w:rsidRDefault="00EB157E"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答案：</w:t>
      </w:r>
      <w:r w:rsidR="0066733B" w:rsidRPr="00196523">
        <w:rPr>
          <w:rFonts w:ascii="Times New Roman" w:eastAsia="宋体" w:hAnsi="Times New Roman" w:cs="Times New Roman"/>
          <w:color w:val="000000" w:themeColor="text1"/>
          <w:szCs w:val="21"/>
        </w:rPr>
        <w:t>队列</w:t>
      </w:r>
      <w:r w:rsidR="0066733B" w:rsidRPr="00196523">
        <w:rPr>
          <w:rFonts w:ascii="Times New Roman" w:eastAsia="宋体" w:hAnsi="Times New Roman" w:cs="Times New Roman" w:hint="eastAsia"/>
          <w:color w:val="000000" w:themeColor="text1"/>
          <w:szCs w:val="21"/>
        </w:rPr>
        <w:t>。</w:t>
      </w:r>
    </w:p>
    <w:p w:rsidR="0066733B"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网络打印机通常按先来先服务的原则提供打印服务</w:t>
      </w:r>
      <w:r w:rsidR="00815887" w:rsidRPr="00196523">
        <w:rPr>
          <w:rFonts w:ascii="Times New Roman" w:eastAsia="宋体" w:hAnsi="Times New Roman" w:cs="Times New Roman" w:hint="eastAsia"/>
          <w:color w:val="000000" w:themeColor="text1"/>
        </w:rPr>
        <w:t>，符合队列的特性</w:t>
      </w:r>
      <w:r w:rsidRPr="00196523">
        <w:rPr>
          <w:rFonts w:ascii="Times New Roman" w:eastAsia="宋体" w:hAnsi="Times New Roman" w:cs="Times New Roman" w:hint="eastAsia"/>
          <w:color w:val="000000" w:themeColor="text1"/>
        </w:rPr>
        <w:t>。</w:t>
      </w:r>
    </w:p>
    <w:p w:rsidR="00EB157E" w:rsidRPr="00196523" w:rsidRDefault="00480C03" w:rsidP="001C30E9">
      <w:pPr>
        <w:adjustRightInd w:val="0"/>
        <w:ind w:left="321" w:hangingChars="153" w:hanging="321"/>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rPr>
        <w:t>5</w:t>
      </w:r>
      <w:r w:rsidR="00EB157E" w:rsidRPr="00196523">
        <w:rPr>
          <w:rFonts w:ascii="Times New Roman" w:eastAsia="宋体" w:hAnsi="Times New Roman" w:cs="Times New Roman"/>
          <w:color w:val="000000" w:themeColor="text1"/>
        </w:rPr>
        <w:t>．设</w:t>
      </w:r>
      <w:proofErr w:type="gramStart"/>
      <w:r w:rsidR="00EB157E" w:rsidRPr="00196523">
        <w:rPr>
          <w:rFonts w:ascii="Times New Roman" w:eastAsia="宋体" w:hAnsi="Times New Roman" w:cs="Times New Roman"/>
          <w:color w:val="000000" w:themeColor="text1"/>
          <w:szCs w:val="21"/>
        </w:rPr>
        <w:t>栈</w:t>
      </w:r>
      <w:proofErr w:type="gramEnd"/>
      <w:r w:rsidR="00EB157E" w:rsidRPr="00196523">
        <w:rPr>
          <w:rFonts w:ascii="Times New Roman" w:eastAsia="宋体" w:hAnsi="Times New Roman" w:cs="Times New Roman"/>
          <w:color w:val="000000" w:themeColor="text1"/>
          <w:szCs w:val="21"/>
        </w:rPr>
        <w:t>S</w:t>
      </w:r>
      <w:r w:rsidR="00EB157E" w:rsidRPr="00196523">
        <w:rPr>
          <w:rFonts w:ascii="Times New Roman" w:eastAsia="宋体" w:hAnsi="Times New Roman" w:cs="Times New Roman"/>
          <w:color w:val="000000" w:themeColor="text1"/>
          <w:szCs w:val="21"/>
        </w:rPr>
        <w:t>和队列</w:t>
      </w:r>
      <w:r w:rsidR="00EB157E" w:rsidRPr="00196523">
        <w:rPr>
          <w:rFonts w:ascii="Times New Roman" w:eastAsia="宋体" w:hAnsi="Times New Roman" w:cs="Times New Roman"/>
          <w:color w:val="000000" w:themeColor="text1"/>
          <w:szCs w:val="21"/>
        </w:rPr>
        <w:t>Q</w:t>
      </w:r>
      <w:r w:rsidR="00EB157E" w:rsidRPr="00196523">
        <w:rPr>
          <w:rFonts w:ascii="Times New Roman" w:eastAsia="宋体" w:hAnsi="Times New Roman" w:cs="Times New Roman"/>
          <w:color w:val="000000" w:themeColor="text1"/>
          <w:szCs w:val="21"/>
        </w:rPr>
        <w:t>的初始状态均为空，元素</w:t>
      </w:r>
      <w:r w:rsidR="00EB157E" w:rsidRPr="00196523">
        <w:rPr>
          <w:rFonts w:ascii="Times New Roman" w:eastAsia="宋体" w:hAnsi="Times New Roman" w:cs="Times New Roman"/>
          <w:color w:val="000000" w:themeColor="text1"/>
          <w:szCs w:val="21"/>
        </w:rPr>
        <w:t>a</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b</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c</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d</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e</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f</w:t>
      </w:r>
      <w:r w:rsidR="00EB157E" w:rsidRPr="00196523">
        <w:rPr>
          <w:rFonts w:ascii="Times New Roman" w:eastAsia="宋体" w:hAnsi="Times New Roman" w:cs="Times New Roman"/>
          <w:color w:val="000000" w:themeColor="text1"/>
          <w:szCs w:val="21"/>
        </w:rPr>
        <w:t>依次进入</w:t>
      </w:r>
      <w:r w:rsidR="00EB157E" w:rsidRPr="00196523">
        <w:rPr>
          <w:rFonts w:ascii="Times New Roman" w:eastAsia="宋体" w:hAnsi="Times New Roman" w:cs="Times New Roman"/>
          <w:color w:val="000000" w:themeColor="text1"/>
          <w:szCs w:val="21"/>
        </w:rPr>
        <w:t>S</w:t>
      </w:r>
      <w:r w:rsidR="00EB157E" w:rsidRPr="00196523">
        <w:rPr>
          <w:rFonts w:ascii="Times New Roman" w:eastAsia="宋体" w:hAnsi="Times New Roman" w:cs="Times New Roman"/>
          <w:color w:val="000000" w:themeColor="text1"/>
          <w:szCs w:val="21"/>
        </w:rPr>
        <w:t>。若每个元素出栈后立即进入</w:t>
      </w:r>
      <w:r w:rsidR="00EB157E" w:rsidRPr="00196523">
        <w:rPr>
          <w:rFonts w:ascii="Times New Roman" w:eastAsia="宋体" w:hAnsi="Times New Roman" w:cs="Times New Roman"/>
          <w:color w:val="000000" w:themeColor="text1"/>
          <w:szCs w:val="21"/>
        </w:rPr>
        <w:t>Q</w:t>
      </w:r>
      <w:r w:rsidR="00EB157E" w:rsidRPr="00196523">
        <w:rPr>
          <w:rFonts w:ascii="Times New Roman" w:eastAsia="宋体" w:hAnsi="Times New Roman" w:cs="Times New Roman"/>
          <w:color w:val="000000" w:themeColor="text1"/>
          <w:szCs w:val="21"/>
        </w:rPr>
        <w:t>，且</w:t>
      </w:r>
      <w:r w:rsidR="00EB157E" w:rsidRPr="00196523">
        <w:rPr>
          <w:rFonts w:ascii="Times New Roman" w:eastAsia="宋体" w:hAnsi="Times New Roman" w:cs="Times New Roman"/>
          <w:color w:val="000000" w:themeColor="text1"/>
          <w:szCs w:val="21"/>
        </w:rPr>
        <w:t>6</w:t>
      </w:r>
      <w:r w:rsidR="00EB157E" w:rsidRPr="00196523">
        <w:rPr>
          <w:rFonts w:ascii="Times New Roman" w:eastAsia="宋体" w:hAnsi="Times New Roman" w:cs="Times New Roman"/>
          <w:color w:val="000000" w:themeColor="text1"/>
          <w:szCs w:val="21"/>
        </w:rPr>
        <w:t>个元素出队的顺序是</w:t>
      </w:r>
      <w:r w:rsidR="00EB157E" w:rsidRPr="00196523">
        <w:rPr>
          <w:rFonts w:ascii="Times New Roman" w:eastAsia="宋体" w:hAnsi="Times New Roman" w:cs="Times New Roman"/>
          <w:color w:val="000000" w:themeColor="text1"/>
          <w:szCs w:val="21"/>
        </w:rPr>
        <w:t>b</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d</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c</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f</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e</w:t>
      </w:r>
      <w:r w:rsidR="00EB157E" w:rsidRPr="00196523">
        <w:rPr>
          <w:rFonts w:ascii="宋体" w:eastAsia="宋体" w:hAnsi="宋体" w:cs="Times New Roman"/>
          <w:color w:val="000000" w:themeColor="text1"/>
        </w:rPr>
        <w:t>,</w:t>
      </w:r>
      <w:r w:rsidR="00EB157E" w:rsidRPr="00196523">
        <w:rPr>
          <w:rFonts w:ascii="Times New Roman" w:eastAsia="宋体" w:hAnsi="Times New Roman" w:cs="Times New Roman"/>
          <w:color w:val="000000" w:themeColor="text1"/>
          <w:szCs w:val="21"/>
        </w:rPr>
        <w:t>a</w:t>
      </w:r>
      <w:r w:rsidR="00EB157E" w:rsidRPr="00196523">
        <w:rPr>
          <w:rFonts w:ascii="Times New Roman" w:eastAsia="宋体" w:hAnsi="Times New Roman" w:cs="Times New Roman"/>
          <w:color w:val="000000" w:themeColor="text1"/>
          <w:szCs w:val="21"/>
        </w:rPr>
        <w:t>，则</w:t>
      </w:r>
      <w:r w:rsidR="00EB157E" w:rsidRPr="00196523">
        <w:rPr>
          <w:rFonts w:ascii="Times New Roman" w:eastAsia="宋体" w:hAnsi="Times New Roman" w:cs="Times New Roman"/>
          <w:color w:val="000000" w:themeColor="text1"/>
          <w:szCs w:val="21"/>
        </w:rPr>
        <w:t>S</w:t>
      </w:r>
      <w:r w:rsidR="00EB157E" w:rsidRPr="00196523">
        <w:rPr>
          <w:rFonts w:ascii="Times New Roman" w:eastAsia="宋体" w:hAnsi="Times New Roman" w:cs="Times New Roman"/>
          <w:color w:val="000000" w:themeColor="text1"/>
          <w:szCs w:val="21"/>
        </w:rPr>
        <w:t>的容量至少是</w:t>
      </w:r>
      <w:r w:rsidR="001D2DE0" w:rsidRPr="00196523">
        <w:rPr>
          <w:rFonts w:ascii="Times New Roman" w:eastAsia="宋体" w:hAnsi="Times New Roman" w:cs="Times New Roman"/>
          <w:color w:val="000000" w:themeColor="text1"/>
        </w:rPr>
        <w:t>__________</w:t>
      </w:r>
      <w:r w:rsidR="00EB157E" w:rsidRPr="00196523">
        <w:rPr>
          <w:rFonts w:ascii="Times New Roman" w:eastAsia="宋体" w:hAnsi="Times New Roman" w:cs="Times New Roman"/>
          <w:color w:val="000000" w:themeColor="text1"/>
        </w:rPr>
        <w:t>。</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6733B" w:rsidRPr="00196523">
        <w:rPr>
          <w:rFonts w:ascii="Times New Roman" w:eastAsia="宋体" w:hAnsi="Times New Roman" w:cs="Times New Roman" w:hint="eastAsia"/>
          <w:color w:val="000000" w:themeColor="text1"/>
        </w:rPr>
        <w:t>3</w:t>
      </w:r>
      <w:r w:rsidR="0066733B" w:rsidRPr="00196523">
        <w:rPr>
          <w:rFonts w:ascii="Times New Roman" w:eastAsia="宋体" w:hAnsi="Times New Roman" w:cs="Times New Roman" w:hint="eastAsia"/>
          <w:color w:val="000000" w:themeColor="text1"/>
        </w:rPr>
        <w:t>。</w:t>
      </w:r>
    </w:p>
    <w:p w:rsidR="0066733B"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对于队列来说，出队序列与入队序列是一样的。</w:t>
      </w:r>
      <w:r w:rsidR="00CA3F30" w:rsidRPr="00196523">
        <w:rPr>
          <w:rFonts w:ascii="Times New Roman" w:eastAsia="宋体" w:hAnsi="Times New Roman" w:cs="Times New Roman" w:hint="eastAsia"/>
          <w:color w:val="000000" w:themeColor="text1"/>
        </w:rPr>
        <w:t>由题意，出队顺序是</w:t>
      </w:r>
      <w:r w:rsidR="00CA3F30" w:rsidRPr="00196523">
        <w:rPr>
          <w:rFonts w:ascii="Times New Roman" w:eastAsia="宋体" w:hAnsi="Times New Roman" w:cs="Times New Roman"/>
          <w:color w:val="000000" w:themeColor="text1"/>
          <w:szCs w:val="21"/>
        </w:rPr>
        <w:t>b</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d</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c</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f</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e</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a</w:t>
      </w:r>
      <w:r w:rsidR="00CA3F30" w:rsidRPr="00196523">
        <w:rPr>
          <w:rFonts w:ascii="Times New Roman" w:eastAsia="宋体" w:hAnsi="Times New Roman" w:cs="Times New Roman" w:hint="eastAsia"/>
          <w:color w:val="000000" w:themeColor="text1"/>
          <w:szCs w:val="21"/>
        </w:rPr>
        <w:t>，意味着入队序列也是</w:t>
      </w:r>
      <w:r w:rsidR="00CA3F30" w:rsidRPr="00196523">
        <w:rPr>
          <w:rFonts w:ascii="Times New Roman" w:eastAsia="宋体" w:hAnsi="Times New Roman" w:cs="Times New Roman"/>
          <w:color w:val="000000" w:themeColor="text1"/>
          <w:szCs w:val="21"/>
        </w:rPr>
        <w:t>b</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d</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c</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f</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e</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a</w:t>
      </w:r>
      <w:r w:rsidR="00CA3F30" w:rsidRPr="00196523">
        <w:rPr>
          <w:rFonts w:ascii="Times New Roman" w:eastAsia="宋体" w:hAnsi="Times New Roman" w:cs="Times New Roman" w:hint="eastAsia"/>
          <w:color w:val="000000" w:themeColor="text1"/>
          <w:szCs w:val="21"/>
        </w:rPr>
        <w:t>。而这个序列即是栈的出栈序列。实际上，我们是要计算当入栈序列是</w:t>
      </w:r>
      <w:r w:rsidR="00CA3F30" w:rsidRPr="00196523">
        <w:rPr>
          <w:rFonts w:ascii="Times New Roman" w:eastAsia="宋体" w:hAnsi="Times New Roman" w:cs="Times New Roman"/>
          <w:color w:val="000000" w:themeColor="text1"/>
          <w:szCs w:val="21"/>
        </w:rPr>
        <w:t>a</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b</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c</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d</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e</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f</w:t>
      </w:r>
      <w:r w:rsidR="00CA3F30" w:rsidRPr="00196523">
        <w:rPr>
          <w:rFonts w:ascii="Times New Roman" w:eastAsia="宋体" w:hAnsi="Times New Roman" w:cs="Times New Roman" w:hint="eastAsia"/>
          <w:color w:val="000000" w:themeColor="text1"/>
          <w:szCs w:val="21"/>
        </w:rPr>
        <w:t>，出栈序列是</w:t>
      </w:r>
      <w:r w:rsidR="00CA3F30" w:rsidRPr="00196523">
        <w:rPr>
          <w:rFonts w:ascii="Times New Roman" w:eastAsia="宋体" w:hAnsi="Times New Roman" w:cs="Times New Roman"/>
          <w:color w:val="000000" w:themeColor="text1"/>
          <w:szCs w:val="21"/>
        </w:rPr>
        <w:t>b</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d</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c</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f</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e</w:t>
      </w:r>
      <w:r w:rsidR="00CA3F30" w:rsidRPr="00196523">
        <w:rPr>
          <w:rFonts w:ascii="宋体" w:eastAsia="宋体" w:hAnsi="宋体" w:cs="Times New Roman"/>
          <w:color w:val="000000" w:themeColor="text1"/>
        </w:rPr>
        <w:t>,</w:t>
      </w:r>
      <w:r w:rsidR="00CA3F30" w:rsidRPr="00196523">
        <w:rPr>
          <w:rFonts w:ascii="Times New Roman" w:eastAsia="宋体" w:hAnsi="Times New Roman" w:cs="Times New Roman"/>
          <w:color w:val="000000" w:themeColor="text1"/>
          <w:szCs w:val="21"/>
        </w:rPr>
        <w:t>a</w:t>
      </w:r>
      <w:r w:rsidR="00CA3F30" w:rsidRPr="00196523">
        <w:rPr>
          <w:rFonts w:ascii="Times New Roman" w:eastAsia="宋体" w:hAnsi="Times New Roman" w:cs="Times New Roman" w:hint="eastAsia"/>
          <w:color w:val="000000" w:themeColor="text1"/>
          <w:szCs w:val="21"/>
        </w:rPr>
        <w:t>时，占用的栈空间最大是多少。</w:t>
      </w:r>
    </w:p>
    <w:p w:rsidR="00EB157E" w:rsidRPr="00196523" w:rsidRDefault="006673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用图</w:t>
      </w:r>
      <w:r w:rsidRPr="00196523">
        <w:rPr>
          <w:rFonts w:ascii="Times New Roman" w:eastAsia="宋体" w:hAnsi="Times New Roman" w:cs="Times New Roman" w:hint="eastAsia"/>
          <w:color w:val="000000" w:themeColor="text1"/>
        </w:rPr>
        <w:t>3</w:t>
      </w:r>
      <w:r w:rsidR="00291066">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6</w:t>
      </w:r>
      <w:r w:rsidRPr="00196523">
        <w:rPr>
          <w:rFonts w:ascii="Times New Roman" w:eastAsia="宋体" w:hAnsi="Times New Roman" w:cs="Times New Roman" w:hint="eastAsia"/>
          <w:color w:val="000000" w:themeColor="text1"/>
        </w:rPr>
        <w:t>表示</w:t>
      </w:r>
      <w:proofErr w:type="gramStart"/>
      <w:r w:rsidRPr="00196523">
        <w:rPr>
          <w:rFonts w:ascii="Times New Roman" w:eastAsia="宋体" w:hAnsi="Times New Roman" w:cs="Times New Roman" w:hint="eastAsia"/>
          <w:color w:val="000000" w:themeColor="text1"/>
        </w:rPr>
        <w:t>栈</w:t>
      </w:r>
      <w:proofErr w:type="gramEnd"/>
      <w:r w:rsidR="00CA3F30" w:rsidRPr="00196523">
        <w:rPr>
          <w:rFonts w:ascii="Times New Roman" w:eastAsia="宋体" w:hAnsi="Times New Roman" w:cs="Times New Roman" w:hint="eastAsia"/>
          <w:color w:val="000000" w:themeColor="text1"/>
        </w:rPr>
        <w:t>状态</w:t>
      </w:r>
      <w:r w:rsidRPr="00196523">
        <w:rPr>
          <w:rFonts w:ascii="Times New Roman" w:eastAsia="宋体" w:hAnsi="Times New Roman" w:cs="Times New Roman" w:hint="eastAsia"/>
          <w:color w:val="000000" w:themeColor="text1"/>
        </w:rPr>
        <w:t>的</w:t>
      </w:r>
      <w:r w:rsidR="00CA3F30" w:rsidRPr="00196523">
        <w:rPr>
          <w:rFonts w:ascii="Times New Roman" w:eastAsia="宋体" w:hAnsi="Times New Roman" w:cs="Times New Roman" w:hint="eastAsia"/>
          <w:color w:val="000000" w:themeColor="text1"/>
        </w:rPr>
        <w:t>变化过程</w:t>
      </w:r>
      <w:r w:rsidRPr="00196523">
        <w:rPr>
          <w:rFonts w:ascii="Times New Roman" w:eastAsia="宋体" w:hAnsi="Times New Roman" w:cs="Times New Roman" w:hint="eastAsia"/>
          <w:color w:val="000000" w:themeColor="text1"/>
        </w:rPr>
        <w:t>。</w:t>
      </w:r>
    </w:p>
    <w:tbl>
      <w:tblPr>
        <w:tblpPr w:leftFromText="181" w:rightFromText="18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11"/>
        <w:gridCol w:w="284"/>
        <w:gridCol w:w="851"/>
        <w:gridCol w:w="284"/>
        <w:gridCol w:w="851"/>
        <w:gridCol w:w="284"/>
        <w:gridCol w:w="851"/>
        <w:gridCol w:w="301"/>
        <w:gridCol w:w="851"/>
        <w:gridCol w:w="284"/>
        <w:gridCol w:w="851"/>
      </w:tblGrid>
      <w:tr w:rsidR="0066733B" w:rsidRPr="00196523" w:rsidTr="00411396">
        <w:trPr>
          <w:trHeight w:val="284"/>
        </w:trPr>
        <w:tc>
          <w:tcPr>
            <w:tcW w:w="91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rPr>
              <w:t>入栈</w:t>
            </w:r>
          </w:p>
        </w:tc>
        <w:tc>
          <w:tcPr>
            <w:tcW w:w="284" w:type="dxa"/>
            <w:tcBorders>
              <w:top w:val="nil"/>
              <w:left w:val="nil"/>
              <w:bottom w:val="nil"/>
              <w:right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r w:rsidRPr="00196523">
              <w:rPr>
                <w:rFonts w:ascii="Times New Roman" w:eastAsia="宋体" w:hAnsi="Times New Roman" w:cs="Times New Roman" w:hint="eastAsia"/>
                <w:color w:val="000000" w:themeColor="text1"/>
                <w:sz w:val="18"/>
                <w:szCs w:val="18"/>
              </w:rPr>
              <w:t>入栈</w:t>
            </w:r>
          </w:p>
        </w:tc>
        <w:tc>
          <w:tcPr>
            <w:tcW w:w="284" w:type="dxa"/>
            <w:tcBorders>
              <w:top w:val="nil"/>
              <w:left w:val="nil"/>
              <w:bottom w:val="nil"/>
              <w:right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r w:rsidRPr="00196523">
              <w:rPr>
                <w:rFonts w:ascii="Times New Roman" w:eastAsia="宋体" w:hAnsi="Times New Roman" w:cs="Times New Roman" w:hint="eastAsia"/>
                <w:color w:val="000000" w:themeColor="text1"/>
                <w:sz w:val="18"/>
                <w:szCs w:val="18"/>
              </w:rPr>
              <w:t>出栈</w:t>
            </w:r>
          </w:p>
        </w:tc>
        <w:tc>
          <w:tcPr>
            <w:tcW w:w="284" w:type="dxa"/>
            <w:tcBorders>
              <w:top w:val="nil"/>
              <w:left w:val="nil"/>
              <w:bottom w:val="nil"/>
              <w:right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r w:rsidRPr="00196523">
              <w:rPr>
                <w:rFonts w:ascii="Times New Roman" w:eastAsia="宋体" w:hAnsi="Times New Roman" w:cs="Times New Roman" w:hint="eastAsia"/>
                <w:color w:val="000000" w:themeColor="text1"/>
                <w:sz w:val="18"/>
                <w:szCs w:val="18"/>
              </w:rPr>
              <w:t>入栈</w:t>
            </w:r>
          </w:p>
        </w:tc>
        <w:tc>
          <w:tcPr>
            <w:tcW w:w="301" w:type="dxa"/>
            <w:tcBorders>
              <w:top w:val="nil"/>
              <w:left w:val="nil"/>
              <w:bottom w:val="nil"/>
              <w:right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d</w:t>
            </w:r>
            <w:r w:rsidRPr="00196523">
              <w:rPr>
                <w:rFonts w:ascii="Times New Roman" w:eastAsia="宋体" w:hAnsi="Times New Roman" w:cs="Times New Roman" w:hint="eastAsia"/>
                <w:color w:val="000000" w:themeColor="text1"/>
                <w:sz w:val="18"/>
                <w:szCs w:val="18"/>
              </w:rPr>
              <w:t>入栈</w:t>
            </w:r>
          </w:p>
        </w:tc>
        <w:tc>
          <w:tcPr>
            <w:tcW w:w="284" w:type="dxa"/>
            <w:tcBorders>
              <w:top w:val="nil"/>
              <w:left w:val="nil"/>
              <w:bottom w:val="nil"/>
              <w:right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d</w:t>
            </w:r>
            <w:r w:rsidRPr="00196523">
              <w:rPr>
                <w:rFonts w:ascii="Times New Roman" w:eastAsia="宋体" w:hAnsi="Times New Roman" w:cs="Times New Roman" w:hint="eastAsia"/>
                <w:color w:val="000000" w:themeColor="text1"/>
                <w:sz w:val="18"/>
                <w:szCs w:val="18"/>
              </w:rPr>
              <w:t>出栈</w:t>
            </w:r>
          </w:p>
        </w:tc>
      </w:tr>
      <w:tr w:rsidR="0066733B" w:rsidRPr="00196523" w:rsidTr="00411396">
        <w:trPr>
          <w:trHeight w:val="284"/>
        </w:trPr>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66733B" w:rsidRPr="00196523" w:rsidRDefault="0066733B" w:rsidP="001C30E9">
            <w:pPr>
              <w:ind w:firstLine="360"/>
              <w:rPr>
                <w:rFonts w:ascii="Times New Roman" w:hAnsi="Times New Roman" w:cs="Times New Roman"/>
                <w:color w:val="000000" w:themeColor="text1"/>
                <w:sz w:val="18"/>
                <w:szCs w:val="18"/>
              </w:rPr>
            </w:pPr>
          </w:p>
        </w:tc>
      </w:tr>
      <w:tr w:rsidR="0066733B" w:rsidRPr="00196523" w:rsidTr="00411396">
        <w:trPr>
          <w:trHeight w:val="284"/>
        </w:trPr>
        <w:tc>
          <w:tcPr>
            <w:tcW w:w="851" w:type="dxa"/>
            <w:tcBorders>
              <w:top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d</w:t>
            </w: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66733B" w:rsidRPr="00196523" w:rsidRDefault="0066733B" w:rsidP="001C30E9">
            <w:pPr>
              <w:ind w:firstLine="360"/>
              <w:rPr>
                <w:rFonts w:ascii="Times New Roman" w:hAnsi="Times New Roman" w:cs="Times New Roman"/>
                <w:color w:val="000000" w:themeColor="text1"/>
                <w:sz w:val="18"/>
                <w:szCs w:val="18"/>
              </w:rPr>
            </w:pPr>
          </w:p>
        </w:tc>
      </w:tr>
      <w:tr w:rsidR="0066733B" w:rsidRPr="00196523" w:rsidTr="00411396">
        <w:trPr>
          <w:trHeight w:val="284"/>
        </w:trPr>
        <w:tc>
          <w:tcPr>
            <w:tcW w:w="851" w:type="dxa"/>
            <w:tcBorders>
              <w:top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66733B" w:rsidRPr="00196523" w:rsidRDefault="0066733B" w:rsidP="001C30E9">
            <w:pPr>
              <w:ind w:firstLineChars="0" w:firstLine="0"/>
              <w:jc w:val="center"/>
              <w:rPr>
                <w:rFonts w:ascii="Times New Roman" w:hAnsi="Times New Roman" w:cs="Times New Roman"/>
                <w:color w:val="000000" w:themeColor="text1"/>
                <w:sz w:val="18"/>
                <w:szCs w:val="18"/>
              </w:rPr>
            </w:pP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righ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p>
        </w:tc>
        <w:tc>
          <w:tcPr>
            <w:tcW w:w="301"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righ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c</w:t>
            </w:r>
          </w:p>
        </w:tc>
      </w:tr>
      <w:tr w:rsidR="0066733B" w:rsidRPr="00196523" w:rsidTr="00411396">
        <w:trPr>
          <w:trHeight w:val="284"/>
        </w:trPr>
        <w:tc>
          <w:tcPr>
            <w:tcW w:w="851" w:type="dxa"/>
            <w:vAlign w:val="center"/>
          </w:tcPr>
          <w:p w:rsidR="0066733B"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lastRenderedPageBreak/>
              <w:t>a</w:t>
            </w: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a</w:t>
            </w:r>
          </w:p>
        </w:tc>
        <w:tc>
          <w:tcPr>
            <w:tcW w:w="284" w:type="dxa"/>
            <w:tcBorders>
              <w:top w:val="nil"/>
              <w:bottom w:val="nil"/>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righ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a</w:t>
            </w:r>
          </w:p>
        </w:tc>
        <w:tc>
          <w:tcPr>
            <w:tcW w:w="301"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righ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84" w:type="dxa"/>
            <w:tcBorders>
              <w:top w:val="nil"/>
              <w:left w:val="single" w:sz="4" w:space="0" w:color="auto"/>
              <w:bottom w:val="nil"/>
              <w:right w:val="single" w:sz="4" w:space="0" w:color="auto"/>
            </w:tcBorders>
            <w:vAlign w:val="center"/>
          </w:tcPr>
          <w:p w:rsidR="0066733B" w:rsidRPr="00196523" w:rsidRDefault="0066733B"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tcBorders>
          </w:tcPr>
          <w:p w:rsidR="0066733B"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r>
    </w:tbl>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tbl>
      <w:tblPr>
        <w:tblpPr w:leftFromText="181" w:rightFromText="18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911"/>
        <w:gridCol w:w="284"/>
        <w:gridCol w:w="851"/>
        <w:gridCol w:w="284"/>
        <w:gridCol w:w="851"/>
        <w:gridCol w:w="284"/>
        <w:gridCol w:w="851"/>
        <w:gridCol w:w="301"/>
        <w:gridCol w:w="851"/>
        <w:gridCol w:w="284"/>
        <w:gridCol w:w="851"/>
      </w:tblGrid>
      <w:tr w:rsidR="00CA3F30" w:rsidRPr="00196523" w:rsidTr="00411396">
        <w:trPr>
          <w:trHeight w:val="284"/>
        </w:trPr>
        <w:tc>
          <w:tcPr>
            <w:tcW w:w="91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r w:rsidRPr="00196523">
              <w:rPr>
                <w:rFonts w:ascii="Times New Roman" w:eastAsia="宋体" w:hAnsi="Times New Roman" w:cs="Times New Roman" w:hint="eastAsia"/>
                <w:color w:val="000000" w:themeColor="text1"/>
                <w:sz w:val="18"/>
                <w:szCs w:val="18"/>
              </w:rPr>
              <w:t>出</w:t>
            </w:r>
            <w:proofErr w:type="gramStart"/>
            <w:r w:rsidRPr="00196523">
              <w:rPr>
                <w:rFonts w:ascii="Times New Roman" w:eastAsia="宋体" w:hAnsi="Times New Roman" w:cs="Times New Roman" w:hint="eastAsia"/>
                <w:color w:val="000000" w:themeColor="text1"/>
                <w:sz w:val="18"/>
                <w:szCs w:val="18"/>
              </w:rPr>
              <w:t>栈</w:t>
            </w:r>
            <w:proofErr w:type="gramEnd"/>
          </w:p>
        </w:tc>
        <w:tc>
          <w:tcPr>
            <w:tcW w:w="284" w:type="dxa"/>
            <w:tcBorders>
              <w:top w:val="nil"/>
              <w:left w:val="nil"/>
              <w:bottom w:val="nil"/>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e</w:t>
            </w:r>
            <w:r w:rsidRPr="00196523">
              <w:rPr>
                <w:rFonts w:ascii="Times New Roman" w:eastAsia="宋体" w:hAnsi="Times New Roman" w:cs="Times New Roman" w:hint="eastAsia"/>
                <w:color w:val="000000" w:themeColor="text1"/>
                <w:sz w:val="18"/>
                <w:szCs w:val="18"/>
              </w:rPr>
              <w:t>入栈</w:t>
            </w:r>
          </w:p>
        </w:tc>
        <w:tc>
          <w:tcPr>
            <w:tcW w:w="284" w:type="dxa"/>
            <w:tcBorders>
              <w:top w:val="nil"/>
              <w:left w:val="nil"/>
              <w:bottom w:val="nil"/>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f</w:t>
            </w:r>
            <w:r w:rsidRPr="00196523">
              <w:rPr>
                <w:rFonts w:ascii="Times New Roman" w:eastAsia="宋体" w:hAnsi="Times New Roman" w:cs="Times New Roman" w:hint="eastAsia"/>
                <w:color w:val="000000" w:themeColor="text1"/>
                <w:sz w:val="18"/>
                <w:szCs w:val="18"/>
              </w:rPr>
              <w:t>入栈</w:t>
            </w:r>
          </w:p>
        </w:tc>
        <w:tc>
          <w:tcPr>
            <w:tcW w:w="284" w:type="dxa"/>
            <w:tcBorders>
              <w:top w:val="nil"/>
              <w:left w:val="nil"/>
              <w:bottom w:val="nil"/>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f</w:t>
            </w:r>
            <w:r w:rsidRPr="00196523">
              <w:rPr>
                <w:rFonts w:ascii="Times New Roman" w:eastAsia="宋体" w:hAnsi="Times New Roman" w:cs="Times New Roman" w:hint="eastAsia"/>
                <w:color w:val="000000" w:themeColor="text1"/>
                <w:sz w:val="18"/>
                <w:szCs w:val="18"/>
              </w:rPr>
              <w:t>出栈</w:t>
            </w:r>
          </w:p>
        </w:tc>
        <w:tc>
          <w:tcPr>
            <w:tcW w:w="301" w:type="dxa"/>
            <w:tcBorders>
              <w:top w:val="nil"/>
              <w:left w:val="nil"/>
              <w:bottom w:val="nil"/>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e</w:t>
            </w:r>
            <w:r w:rsidRPr="00196523">
              <w:rPr>
                <w:rFonts w:ascii="Times New Roman" w:eastAsia="宋体" w:hAnsi="Times New Roman" w:cs="Times New Roman" w:hint="eastAsia"/>
                <w:color w:val="000000" w:themeColor="text1"/>
                <w:sz w:val="18"/>
                <w:szCs w:val="18"/>
              </w:rPr>
              <w:t>出栈</w:t>
            </w:r>
          </w:p>
        </w:tc>
        <w:tc>
          <w:tcPr>
            <w:tcW w:w="284" w:type="dxa"/>
            <w:tcBorders>
              <w:top w:val="nil"/>
              <w:left w:val="nil"/>
              <w:bottom w:val="nil"/>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nil"/>
              <w:left w:val="nil"/>
              <w:bottom w:val="single" w:sz="4" w:space="0" w:color="auto"/>
              <w:right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r w:rsidRPr="00196523">
              <w:rPr>
                <w:rFonts w:ascii="Times New Roman" w:eastAsia="宋体" w:hAnsi="Times New Roman" w:cs="Times New Roman" w:hint="eastAsia"/>
                <w:color w:val="000000" w:themeColor="text1"/>
                <w:sz w:val="18"/>
                <w:szCs w:val="18"/>
              </w:rPr>
              <w:t>出栈</w:t>
            </w:r>
          </w:p>
        </w:tc>
      </w:tr>
      <w:tr w:rsidR="00CA3F30" w:rsidRPr="00196523" w:rsidTr="00411396">
        <w:trPr>
          <w:trHeight w:val="284"/>
        </w:trPr>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CA3F30" w:rsidRPr="00196523" w:rsidRDefault="00CA3F30" w:rsidP="001C30E9">
            <w:pPr>
              <w:ind w:firstLine="360"/>
              <w:rPr>
                <w:rFonts w:ascii="Times New Roman" w:hAnsi="Times New Roman" w:cs="Times New Roman"/>
                <w:color w:val="000000" w:themeColor="text1"/>
                <w:sz w:val="18"/>
                <w:szCs w:val="18"/>
              </w:rPr>
            </w:pPr>
          </w:p>
        </w:tc>
      </w:tr>
      <w:tr w:rsidR="00CA3F30" w:rsidRPr="00196523" w:rsidTr="00411396">
        <w:trPr>
          <w:trHeight w:val="284"/>
        </w:trPr>
        <w:tc>
          <w:tcPr>
            <w:tcW w:w="851" w:type="dxa"/>
            <w:tcBorders>
              <w:top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f</w:t>
            </w: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301"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bottom w:val="single" w:sz="4" w:space="0" w:color="auto"/>
              <w:right w:val="single" w:sz="4" w:space="0" w:color="auto"/>
            </w:tcBorders>
          </w:tcPr>
          <w:p w:rsidR="00CA3F30" w:rsidRPr="00196523" w:rsidRDefault="00CA3F30" w:rsidP="001C30E9">
            <w:pPr>
              <w:ind w:firstLine="360"/>
              <w:rPr>
                <w:rFonts w:ascii="Times New Roman" w:hAnsi="Times New Roman" w:cs="Times New Roman"/>
                <w:color w:val="000000" w:themeColor="text1"/>
                <w:sz w:val="18"/>
                <w:szCs w:val="18"/>
              </w:rPr>
            </w:pPr>
          </w:p>
        </w:tc>
      </w:tr>
      <w:tr w:rsidR="00CA3F30" w:rsidRPr="00196523" w:rsidTr="00411396">
        <w:trPr>
          <w:trHeight w:val="284"/>
        </w:trPr>
        <w:tc>
          <w:tcPr>
            <w:tcW w:w="851" w:type="dxa"/>
            <w:tcBorders>
              <w:top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e</w:t>
            </w: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e</w:t>
            </w: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righ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e</w:t>
            </w:r>
          </w:p>
        </w:tc>
        <w:tc>
          <w:tcPr>
            <w:tcW w:w="301"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righ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top w:val="single" w:sz="4" w:space="0" w:color="auto"/>
              <w:lef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p>
        </w:tc>
      </w:tr>
      <w:tr w:rsidR="00CA3F30" w:rsidRPr="00196523" w:rsidTr="00411396">
        <w:trPr>
          <w:trHeight w:val="284"/>
        </w:trPr>
        <w:tc>
          <w:tcPr>
            <w:tcW w:w="851" w:type="dxa"/>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a</w:t>
            </w:r>
          </w:p>
        </w:tc>
        <w:tc>
          <w:tcPr>
            <w:tcW w:w="284" w:type="dxa"/>
            <w:tcBorders>
              <w:top w:val="nil"/>
              <w:bottom w:val="nil"/>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righ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hAnsi="Times New Roman" w:cs="Times New Roman"/>
                <w:color w:val="000000" w:themeColor="text1"/>
                <w:sz w:val="18"/>
                <w:szCs w:val="18"/>
              </w:rPr>
              <w:t>a</w:t>
            </w:r>
          </w:p>
        </w:tc>
        <w:tc>
          <w:tcPr>
            <w:tcW w:w="301"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righ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84" w:type="dxa"/>
            <w:tcBorders>
              <w:top w:val="nil"/>
              <w:left w:val="single" w:sz="4" w:space="0" w:color="auto"/>
              <w:bottom w:val="nil"/>
              <w:right w:val="single" w:sz="4" w:space="0" w:color="auto"/>
            </w:tcBorders>
            <w:vAlign w:val="center"/>
          </w:tcPr>
          <w:p w:rsidR="00CA3F30" w:rsidRPr="00196523" w:rsidRDefault="00CA3F30" w:rsidP="001C30E9">
            <w:pPr>
              <w:spacing w:line="0" w:lineRule="atLeast"/>
              <w:ind w:firstLineChars="0" w:firstLine="0"/>
              <w:jc w:val="center"/>
              <w:rPr>
                <w:rFonts w:ascii="Times New Roman" w:eastAsia="宋体" w:hAnsi="Times New Roman" w:cs="Times New Roman"/>
                <w:color w:val="000000" w:themeColor="text1"/>
                <w:sz w:val="18"/>
                <w:szCs w:val="18"/>
              </w:rPr>
            </w:pPr>
          </w:p>
        </w:tc>
        <w:tc>
          <w:tcPr>
            <w:tcW w:w="851" w:type="dxa"/>
            <w:tcBorders>
              <w:left w:val="single" w:sz="4" w:space="0" w:color="auto"/>
            </w:tcBorders>
          </w:tcPr>
          <w:p w:rsidR="00CA3F30" w:rsidRPr="00196523" w:rsidRDefault="00CA3F30" w:rsidP="001C30E9">
            <w:pPr>
              <w:ind w:firstLineChars="0" w:firstLine="0"/>
              <w:jc w:val="center"/>
              <w:rPr>
                <w:rFonts w:ascii="Times New Roman" w:hAnsi="Times New Roman" w:cs="Times New Roman"/>
                <w:color w:val="000000" w:themeColor="text1"/>
                <w:sz w:val="18"/>
                <w:szCs w:val="18"/>
              </w:rPr>
            </w:pPr>
          </w:p>
        </w:tc>
      </w:tr>
    </w:tbl>
    <w:p w:rsidR="0066733B" w:rsidRPr="00196523" w:rsidRDefault="0066733B" w:rsidP="001C30E9">
      <w:pPr>
        <w:ind w:left="315" w:hangingChars="150" w:hanging="315"/>
        <w:rPr>
          <w:rFonts w:ascii="Times New Roman" w:eastAsia="宋体" w:hAnsi="Times New Roman" w:cs="Times New Roman"/>
          <w:color w:val="000000" w:themeColor="text1"/>
        </w:rPr>
      </w:pPr>
    </w:p>
    <w:p w:rsidR="0066733B" w:rsidRPr="00196523" w:rsidRDefault="0066733B" w:rsidP="001C30E9">
      <w:pPr>
        <w:ind w:left="315" w:hangingChars="150" w:hanging="315"/>
        <w:rPr>
          <w:rFonts w:ascii="Times New Roman" w:eastAsia="宋体" w:hAnsi="Times New Roman" w:cs="Times New Roman"/>
          <w:color w:val="000000" w:themeColor="text1"/>
        </w:rPr>
      </w:pPr>
    </w:p>
    <w:p w:rsidR="00480C03" w:rsidRDefault="00480C03" w:rsidP="001C30E9">
      <w:pPr>
        <w:ind w:left="315" w:hangingChars="150" w:hanging="315"/>
        <w:rPr>
          <w:rFonts w:ascii="Times New Roman" w:eastAsia="宋体" w:hAnsi="Times New Roman" w:cs="Times New Roman"/>
          <w:color w:val="000000" w:themeColor="text1"/>
        </w:rPr>
      </w:pPr>
    </w:p>
    <w:p w:rsidR="00480C03" w:rsidRDefault="00480C03" w:rsidP="001C30E9">
      <w:pPr>
        <w:ind w:left="315" w:hangingChars="150" w:hanging="315"/>
        <w:rPr>
          <w:rFonts w:ascii="Times New Roman" w:eastAsia="宋体" w:hAnsi="Times New Roman" w:cs="Times New Roman"/>
          <w:color w:val="000000" w:themeColor="text1"/>
        </w:rPr>
      </w:pPr>
    </w:p>
    <w:p w:rsidR="00480C03" w:rsidRDefault="00480C03" w:rsidP="001C30E9">
      <w:pPr>
        <w:ind w:left="315" w:hangingChars="150" w:hanging="315"/>
        <w:rPr>
          <w:rFonts w:ascii="Times New Roman" w:eastAsia="宋体" w:hAnsi="Times New Roman" w:cs="Times New Roman"/>
          <w:color w:val="000000" w:themeColor="text1"/>
        </w:rPr>
      </w:pPr>
    </w:p>
    <w:p w:rsidR="00480C03" w:rsidRDefault="00480C0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s">
            <w:drawing>
              <wp:anchor distT="0" distB="0" distL="0" distR="0" simplePos="0" relativeHeight="251458560" behindDoc="0" locked="0" layoutInCell="1" allowOverlap="1" wp14:anchorId="36416EF5" wp14:editId="074A7550">
                <wp:simplePos x="0" y="0"/>
                <wp:positionH relativeFrom="margin">
                  <wp:posOffset>1587500</wp:posOffset>
                </wp:positionH>
                <wp:positionV relativeFrom="paragraph">
                  <wp:posOffset>140970</wp:posOffset>
                </wp:positionV>
                <wp:extent cx="2360930" cy="1404620"/>
                <wp:effectExtent l="0" t="0" r="508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E537A" w:rsidRPr="00592EDA" w:rsidRDefault="008E537A" w:rsidP="0066733B">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Pr>
                                <w:rFonts w:ascii="Times New Roman" w:eastAsia="宋体" w:hAnsi="Times New Roman" w:cs="Times New Roman"/>
                                <w:sz w:val="18"/>
                                <w:szCs w:val="18"/>
                                <w14:textOutline w14:w="9525" w14:cap="rnd" w14:cmpd="sng" w14:algn="ctr">
                                  <w14:noFill/>
                                  <w14:prstDash w14:val="solid"/>
                                  <w14:bevel/>
                                </w14:textOutline>
                              </w:rPr>
                              <w:t>3-6</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Pr>
                                <w:rFonts w:ascii="Times New Roman" w:eastAsia="宋体" w:hAnsi="Times New Roman" w:cs="Times New Roman"/>
                                <w:sz w:val="18"/>
                                <w:szCs w:val="18"/>
                                <w14:textOutline w14:w="9525" w14:cap="rnd" w14:cmpd="sng" w14:algn="ctr">
                                  <w14:noFill/>
                                  <w14:prstDash w14:val="solid"/>
                                  <w14:bevel/>
                                </w14:textOutline>
                              </w:rPr>
                              <w:t>栈</w:t>
                            </w:r>
                            <w:r>
                              <w:rPr>
                                <w:rFonts w:ascii="Times New Roman" w:eastAsia="宋体" w:hAnsi="Times New Roman" w:cs="Times New Roman" w:hint="eastAsia"/>
                                <w:sz w:val="18"/>
                                <w:szCs w:val="18"/>
                                <w14:textOutline w14:w="9525" w14:cap="rnd" w14:cmpd="sng" w14:algn="ctr">
                                  <w14:noFill/>
                                  <w14:prstDash w14:val="solid"/>
                                  <w14:bevel/>
                                </w14:textOutline>
                              </w:rPr>
                              <w:t>的状态</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16EF5" id="_x0000_s1166" type="#_x0000_t202" style="position:absolute;left:0;text-align:left;margin-left:125pt;margin-top:11.1pt;width:185.9pt;height:110.6pt;z-index:251458560;visibility:visible;mso-wrap-style:square;mso-width-percent:400;mso-height-percent:200;mso-wrap-distance-left:0;mso-wrap-distance-top:0;mso-wrap-distance-right:0;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" filled="f" stroked="f">
                <v:textbox style="mso-fit-shape-to-text:t" inset="0,0,0,0">
                  <w:txbxContent>
                    <w:p w:rsidR="008E537A" w:rsidRPr="00592EDA" w:rsidRDefault="008E537A" w:rsidP="0066733B">
                      <w:pPr>
                        <w:spacing w:line="0" w:lineRule="atLeast"/>
                        <w:ind w:firstLineChars="0" w:firstLine="0"/>
                        <w:jc w:val="center"/>
                        <w:rPr>
                          <w:rFonts w:ascii="Times New Roman" w:eastAsia="宋体" w:hAnsi="Times New Roman" w:cs="Times New Roman"/>
                          <w:sz w:val="18"/>
                          <w:szCs w:val="18"/>
                          <w14:textOutline w14:w="9525" w14:cap="rnd" w14:cmpd="sng" w14:algn="ctr">
                            <w14:noFill/>
                            <w14:prstDash w14:val="solid"/>
                            <w14:bevel/>
                          </w14:textOutline>
                        </w:rPr>
                      </w:pPr>
                      <w:r w:rsidRPr="00592EDA">
                        <w:rPr>
                          <w:rFonts w:ascii="Times New Roman" w:eastAsia="宋体" w:hAnsi="Times New Roman" w:cs="Times New Roman"/>
                          <w:sz w:val="18"/>
                          <w:szCs w:val="18"/>
                          <w14:textOutline w14:w="9525" w14:cap="rnd" w14:cmpd="sng" w14:algn="ctr">
                            <w14:noFill/>
                            <w14:prstDash w14:val="solid"/>
                            <w14:bevel/>
                          </w14:textOutline>
                        </w:rPr>
                        <w:t>图</w:t>
                      </w:r>
                      <w:r>
                        <w:rPr>
                          <w:rFonts w:ascii="Times New Roman" w:eastAsia="宋体" w:hAnsi="Times New Roman" w:cs="Times New Roman"/>
                          <w:sz w:val="18"/>
                          <w:szCs w:val="18"/>
                          <w14:textOutline w14:w="9525" w14:cap="rnd" w14:cmpd="sng" w14:algn="ctr">
                            <w14:noFill/>
                            <w14:prstDash w14:val="solid"/>
                            <w14:bevel/>
                          </w14:textOutline>
                        </w:rPr>
                        <w:t>3-6</w:t>
                      </w:r>
                      <w:r w:rsidRPr="00592EDA">
                        <w:rPr>
                          <w:rFonts w:ascii="Times New Roman" w:eastAsia="宋体" w:hAnsi="Times New Roman" w:cs="Times New Roman"/>
                          <w:sz w:val="18"/>
                          <w:szCs w:val="18"/>
                          <w14:textOutline w14:w="9525" w14:cap="rnd" w14:cmpd="sng" w14:algn="ctr">
                            <w14:noFill/>
                            <w14:prstDash w14:val="solid"/>
                            <w14:bevel/>
                          </w14:textOutline>
                        </w:rPr>
                        <w:t xml:space="preserve"> </w:t>
                      </w:r>
                      <w:r>
                        <w:rPr>
                          <w:rFonts w:ascii="Times New Roman" w:eastAsia="宋体" w:hAnsi="Times New Roman" w:cs="Times New Roman"/>
                          <w:sz w:val="18"/>
                          <w:szCs w:val="18"/>
                          <w14:textOutline w14:w="9525" w14:cap="rnd" w14:cmpd="sng" w14:algn="ctr">
                            <w14:noFill/>
                            <w14:prstDash w14:val="solid"/>
                            <w14:bevel/>
                          </w14:textOutline>
                        </w:rPr>
                        <w:t>栈</w:t>
                      </w:r>
                      <w:r>
                        <w:rPr>
                          <w:rFonts w:ascii="Times New Roman" w:eastAsia="宋体" w:hAnsi="Times New Roman" w:cs="Times New Roman" w:hint="eastAsia"/>
                          <w:sz w:val="18"/>
                          <w:szCs w:val="18"/>
                          <w14:textOutline w14:w="9525" w14:cap="rnd" w14:cmpd="sng" w14:algn="ctr">
                            <w14:noFill/>
                            <w14:prstDash w14:val="solid"/>
                            <w14:bevel/>
                          </w14:textOutline>
                        </w:rPr>
                        <w:t>的状态</w:t>
                      </w:r>
                    </w:p>
                  </w:txbxContent>
                </v:textbox>
                <w10:wrap type="square" anchorx="margin"/>
              </v:shape>
            </w:pict>
          </mc:Fallback>
        </mc:AlternateContent>
      </w:r>
    </w:p>
    <w:p w:rsidR="00480C03" w:rsidRDefault="00480C03" w:rsidP="001C30E9">
      <w:pPr>
        <w:ind w:left="315" w:hangingChars="150" w:hanging="315"/>
        <w:rPr>
          <w:rFonts w:ascii="Times New Roman" w:eastAsia="宋体" w:hAnsi="Times New Roman" w:cs="Times New Roman"/>
          <w:color w:val="000000" w:themeColor="text1"/>
        </w:rPr>
      </w:pPr>
    </w:p>
    <w:p w:rsidR="00B90DD7" w:rsidRDefault="00B90DD7" w:rsidP="00B90DD7">
      <w:pPr>
        <w:adjustRightInd w:val="0"/>
        <w:snapToGrid w:val="0"/>
        <w:ind w:left="321" w:hangingChars="153" w:hanging="321"/>
        <w:rPr>
          <w:rFonts w:ascii="Times New Roman" w:eastAsia="宋体" w:hAnsi="Times New Roman" w:cs="Times New Roman"/>
          <w:color w:val="000000"/>
          <w:szCs w:val="21"/>
        </w:rPr>
      </w:pPr>
      <w:r>
        <w:rPr>
          <w:rFonts w:ascii="Times New Roman" w:eastAsia="宋体" w:hAnsi="Times New Roman" w:cs="Times New Roman"/>
          <w:color w:val="000000"/>
        </w:rPr>
        <w:t>6</w:t>
      </w:r>
      <w:r w:rsidRPr="00C813BA">
        <w:rPr>
          <w:rFonts w:ascii="Times New Roman" w:eastAsia="宋体" w:hAnsi="Times New Roman" w:cs="Times New Roman"/>
          <w:color w:val="000000"/>
        </w:rPr>
        <w:t>．</w:t>
      </w:r>
      <w:r w:rsidRPr="00A67695">
        <w:rPr>
          <w:rFonts w:ascii="Times New Roman" w:eastAsia="宋体" w:hAnsi="Times New Roman" w:cs="Times New Roman"/>
          <w:color w:val="000000"/>
          <w:szCs w:val="21"/>
        </w:rPr>
        <w:t>已知大小为</w:t>
      </w:r>
      <w:r w:rsidRPr="00A67695">
        <w:rPr>
          <w:rFonts w:ascii="Times New Roman" w:eastAsia="宋体" w:hAnsi="Times New Roman" w:cs="Times New Roman"/>
          <w:color w:val="000000"/>
          <w:szCs w:val="21"/>
        </w:rPr>
        <w:t>10</w:t>
      </w:r>
      <w:r w:rsidRPr="00A67695">
        <w:rPr>
          <w:rFonts w:ascii="Times New Roman" w:eastAsia="宋体" w:hAnsi="Times New Roman" w:cs="Times New Roman"/>
          <w:color w:val="000000"/>
          <w:szCs w:val="21"/>
        </w:rPr>
        <w:t>的循环队列</w:t>
      </w:r>
      <w:r w:rsidRPr="00A67695">
        <w:rPr>
          <w:rFonts w:ascii="Times New Roman" w:eastAsia="宋体" w:hAnsi="Times New Roman" w:cs="Times New Roman"/>
          <w:color w:val="000000"/>
          <w:szCs w:val="21"/>
        </w:rPr>
        <w:t>Q</w:t>
      </w:r>
      <w:r w:rsidRPr="00A67695">
        <w:rPr>
          <w:rFonts w:ascii="Times New Roman" w:eastAsia="宋体" w:hAnsi="Times New Roman" w:cs="Times New Roman"/>
          <w:color w:val="000000"/>
          <w:szCs w:val="21"/>
        </w:rPr>
        <w:t>，其头指针和</w:t>
      </w:r>
      <w:proofErr w:type="gramStart"/>
      <w:r w:rsidRPr="00A67695">
        <w:rPr>
          <w:rFonts w:ascii="Times New Roman" w:eastAsia="宋体" w:hAnsi="Times New Roman" w:cs="Times New Roman"/>
          <w:color w:val="000000"/>
          <w:szCs w:val="21"/>
        </w:rPr>
        <w:t>尾指针</w:t>
      </w:r>
      <w:proofErr w:type="gramEnd"/>
      <w:r w:rsidRPr="00A67695">
        <w:rPr>
          <w:rFonts w:ascii="Times New Roman" w:eastAsia="宋体" w:hAnsi="Times New Roman" w:cs="Times New Roman"/>
          <w:color w:val="000000"/>
          <w:szCs w:val="21"/>
        </w:rPr>
        <w:t>分别为</w:t>
      </w:r>
      <w:r w:rsidRPr="00A67695">
        <w:rPr>
          <w:rFonts w:ascii="Times New Roman" w:eastAsia="宋体" w:hAnsi="Times New Roman" w:cs="Times New Roman"/>
          <w:color w:val="000000"/>
          <w:szCs w:val="21"/>
        </w:rPr>
        <w:t>2</w:t>
      </w:r>
      <w:r w:rsidRPr="00A67695">
        <w:rPr>
          <w:rFonts w:ascii="Times New Roman" w:eastAsia="宋体" w:hAnsi="Times New Roman" w:cs="Times New Roman"/>
          <w:color w:val="000000"/>
          <w:szCs w:val="21"/>
        </w:rPr>
        <w:t>和</w:t>
      </w:r>
      <w:r w:rsidRPr="00A67695">
        <w:rPr>
          <w:rFonts w:ascii="Times New Roman" w:eastAsia="宋体" w:hAnsi="Times New Roman" w:cs="Times New Roman"/>
          <w:color w:val="000000"/>
          <w:szCs w:val="21"/>
        </w:rPr>
        <w:t>6</w:t>
      </w:r>
      <w:r w:rsidRPr="00A67695">
        <w:rPr>
          <w:rFonts w:ascii="Times New Roman" w:eastAsia="宋体" w:hAnsi="Times New Roman" w:cs="Times New Roman"/>
          <w:color w:val="000000"/>
          <w:szCs w:val="21"/>
        </w:rPr>
        <w:t>，当</w:t>
      </w:r>
      <w:r w:rsidRPr="00A67695">
        <w:rPr>
          <w:rFonts w:ascii="Times New Roman" w:eastAsia="宋体" w:hAnsi="Times New Roman" w:cs="Times New Roman"/>
          <w:color w:val="000000"/>
          <w:szCs w:val="21"/>
        </w:rPr>
        <w:t>Q</w:t>
      </w:r>
      <w:r w:rsidRPr="00A67695">
        <w:rPr>
          <w:rFonts w:ascii="Times New Roman" w:eastAsia="宋体" w:hAnsi="Times New Roman" w:cs="Times New Roman"/>
          <w:color w:val="000000"/>
          <w:szCs w:val="21"/>
        </w:rPr>
        <w:t>的头指针和</w:t>
      </w:r>
      <w:proofErr w:type="gramStart"/>
      <w:r w:rsidRPr="00A67695">
        <w:rPr>
          <w:rFonts w:ascii="Times New Roman" w:eastAsia="宋体" w:hAnsi="Times New Roman" w:cs="Times New Roman"/>
          <w:color w:val="000000"/>
          <w:szCs w:val="21"/>
        </w:rPr>
        <w:t>尾指</w:t>
      </w:r>
      <w:proofErr w:type="gramEnd"/>
      <w:r w:rsidRPr="00A67695">
        <w:rPr>
          <w:rFonts w:ascii="Times New Roman" w:eastAsia="宋体" w:hAnsi="Times New Roman" w:cs="Times New Roman"/>
          <w:color w:val="000000"/>
          <w:szCs w:val="21"/>
        </w:rPr>
        <w:t>针变为</w:t>
      </w:r>
      <w:r w:rsidRPr="00A67695">
        <w:rPr>
          <w:rFonts w:ascii="Times New Roman" w:eastAsia="宋体" w:hAnsi="Times New Roman" w:cs="Times New Roman"/>
          <w:color w:val="000000"/>
          <w:szCs w:val="21"/>
        </w:rPr>
        <w:t>6</w:t>
      </w:r>
      <w:r w:rsidRPr="00A67695">
        <w:rPr>
          <w:rFonts w:ascii="Times New Roman" w:eastAsia="宋体" w:hAnsi="Times New Roman" w:cs="Times New Roman"/>
          <w:color w:val="000000"/>
          <w:szCs w:val="21"/>
        </w:rPr>
        <w:t>和</w:t>
      </w:r>
      <w:r w:rsidRPr="00A67695">
        <w:rPr>
          <w:rFonts w:ascii="Times New Roman" w:eastAsia="宋体" w:hAnsi="Times New Roman" w:cs="Times New Roman"/>
          <w:color w:val="000000"/>
          <w:szCs w:val="21"/>
        </w:rPr>
        <w:t>2</w:t>
      </w:r>
      <w:r w:rsidRPr="00A67695">
        <w:rPr>
          <w:rFonts w:ascii="Times New Roman" w:eastAsia="宋体" w:hAnsi="Times New Roman" w:cs="Times New Roman"/>
          <w:color w:val="000000"/>
          <w:szCs w:val="21"/>
        </w:rPr>
        <w:t>时，入队列</w:t>
      </w:r>
      <w:r>
        <w:rPr>
          <w:rFonts w:ascii="Times New Roman" w:eastAsia="宋体" w:hAnsi="Times New Roman" w:cs="Times New Roman" w:hint="eastAsia"/>
          <w:color w:val="000000"/>
          <w:szCs w:val="21"/>
        </w:rPr>
        <w:t>的</w:t>
      </w:r>
      <w:r w:rsidRPr="00A67695">
        <w:rPr>
          <w:rFonts w:ascii="Times New Roman" w:eastAsia="宋体" w:hAnsi="Times New Roman" w:cs="Times New Roman"/>
          <w:color w:val="000000"/>
          <w:szCs w:val="21"/>
        </w:rPr>
        <w:t>元素</w:t>
      </w:r>
      <w:r>
        <w:rPr>
          <w:rFonts w:ascii="Times New Roman" w:eastAsia="宋体" w:hAnsi="Times New Roman" w:cs="Times New Roman" w:hint="eastAsia"/>
          <w:color w:val="000000"/>
          <w:szCs w:val="21"/>
        </w:rPr>
        <w:t>个数</w:t>
      </w:r>
      <w:r w:rsidRPr="00A67695">
        <w:rPr>
          <w:rFonts w:ascii="Times New Roman" w:eastAsia="宋体" w:hAnsi="Times New Roman" w:cs="Times New Roman"/>
          <w:color w:val="000000"/>
          <w:szCs w:val="21"/>
        </w:rPr>
        <w:t>至少有</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Pr>
          <w:rFonts w:ascii="Times New Roman" w:eastAsia="宋体" w:hAnsi="Times New Roman" w:cs="Times New Roman" w:hint="eastAsia"/>
          <w:color w:val="000000"/>
        </w:rPr>
        <w:t>。</w:t>
      </w:r>
    </w:p>
    <w:p w:rsidR="00B90DD7" w:rsidRDefault="00B90DD7" w:rsidP="00B90DD7">
      <w:pPr>
        <w:adjustRightInd w:val="0"/>
        <w:snapToGrid w:val="0"/>
        <w:ind w:left="321" w:hangingChars="153" w:hanging="321"/>
        <w:rPr>
          <w:rFonts w:ascii="Times New Roman" w:eastAsia="宋体" w:hAnsi="Times New Roman" w:cs="Times New Roman"/>
          <w:color w:val="000000"/>
        </w:rPr>
      </w:pPr>
      <w:r>
        <w:rPr>
          <w:rFonts w:ascii="Times New Roman" w:eastAsia="宋体" w:hAnsi="Times New Roman" w:cs="Times New Roman" w:hint="eastAsia"/>
          <w:color w:val="000000"/>
        </w:rPr>
        <w:t>答案：</w:t>
      </w:r>
      <w:r w:rsidR="001E1400">
        <w:rPr>
          <w:rFonts w:ascii="Times New Roman" w:eastAsia="宋体" w:hAnsi="Times New Roman" w:cs="Times New Roman" w:hint="eastAsia"/>
          <w:color w:val="000000"/>
        </w:rPr>
        <w:t>6</w:t>
      </w:r>
      <w:r w:rsidR="001E1400">
        <w:rPr>
          <w:rFonts w:ascii="Times New Roman" w:eastAsia="宋体" w:hAnsi="Times New Roman" w:cs="Times New Roman" w:hint="eastAsia"/>
          <w:color w:val="000000"/>
        </w:rPr>
        <w:t>。</w:t>
      </w:r>
    </w:p>
    <w:p w:rsidR="00B90DD7" w:rsidRPr="00C813BA" w:rsidRDefault="00B90DD7" w:rsidP="00B90DD7">
      <w:pPr>
        <w:adjustRightInd w:val="0"/>
        <w:snapToGrid w:val="0"/>
        <w:ind w:left="321" w:hangingChars="153" w:hanging="321"/>
        <w:rPr>
          <w:rFonts w:ascii="Times New Roman" w:eastAsia="宋体" w:hAnsi="Times New Roman" w:cs="Times New Roman"/>
          <w:color w:val="000000"/>
          <w:szCs w:val="21"/>
        </w:rPr>
      </w:pPr>
      <w:r>
        <w:rPr>
          <w:rFonts w:ascii="Times New Roman" w:eastAsia="宋体" w:hAnsi="Times New Roman" w:cs="Times New Roman" w:hint="eastAsia"/>
          <w:color w:val="000000"/>
        </w:rPr>
        <w:t>7</w:t>
      </w:r>
      <w:r w:rsidRPr="00C813BA">
        <w:rPr>
          <w:rFonts w:ascii="Times New Roman" w:eastAsia="宋体" w:hAnsi="Times New Roman" w:cs="Times New Roman"/>
          <w:color w:val="000000"/>
        </w:rPr>
        <w:t>．</w:t>
      </w:r>
      <w:r w:rsidRPr="00A67695">
        <w:rPr>
          <w:rFonts w:ascii="Times New Roman" w:eastAsia="宋体" w:hAnsi="Times New Roman" w:cs="Times New Roman"/>
          <w:color w:val="000000"/>
          <w:szCs w:val="21"/>
        </w:rPr>
        <w:t>已知大小为</w:t>
      </w:r>
      <w:r w:rsidRPr="00A67695">
        <w:rPr>
          <w:rFonts w:ascii="Times New Roman" w:eastAsia="宋体" w:hAnsi="Times New Roman" w:cs="Times New Roman"/>
          <w:color w:val="000000"/>
          <w:szCs w:val="21"/>
        </w:rPr>
        <w:t>10</w:t>
      </w:r>
      <w:r w:rsidRPr="00A67695">
        <w:rPr>
          <w:rFonts w:ascii="Times New Roman" w:eastAsia="宋体" w:hAnsi="Times New Roman" w:cs="Times New Roman"/>
          <w:color w:val="000000"/>
          <w:szCs w:val="21"/>
        </w:rPr>
        <w:t>的循环队列</w:t>
      </w:r>
      <w:r w:rsidRPr="00A67695">
        <w:rPr>
          <w:rFonts w:ascii="Times New Roman" w:eastAsia="宋体" w:hAnsi="Times New Roman" w:cs="Times New Roman"/>
          <w:color w:val="000000"/>
          <w:szCs w:val="21"/>
        </w:rPr>
        <w:t>Q</w:t>
      </w:r>
      <w:r w:rsidRPr="00A67695">
        <w:rPr>
          <w:rFonts w:ascii="Times New Roman" w:eastAsia="宋体" w:hAnsi="Times New Roman" w:cs="Times New Roman"/>
          <w:color w:val="000000"/>
          <w:szCs w:val="21"/>
        </w:rPr>
        <w:t>，其头指针和</w:t>
      </w:r>
      <w:proofErr w:type="gramStart"/>
      <w:r w:rsidRPr="00A67695">
        <w:rPr>
          <w:rFonts w:ascii="Times New Roman" w:eastAsia="宋体" w:hAnsi="Times New Roman" w:cs="Times New Roman"/>
          <w:color w:val="000000"/>
          <w:szCs w:val="21"/>
        </w:rPr>
        <w:t>尾指针</w:t>
      </w:r>
      <w:proofErr w:type="gramEnd"/>
      <w:r w:rsidRPr="00A67695">
        <w:rPr>
          <w:rFonts w:ascii="Times New Roman" w:eastAsia="宋体" w:hAnsi="Times New Roman" w:cs="Times New Roman"/>
          <w:color w:val="000000"/>
          <w:szCs w:val="21"/>
        </w:rPr>
        <w:t>分别为</w:t>
      </w:r>
      <w:r w:rsidRPr="00A67695">
        <w:rPr>
          <w:rFonts w:ascii="Times New Roman" w:eastAsia="宋体" w:hAnsi="Times New Roman" w:cs="Times New Roman"/>
          <w:color w:val="000000"/>
          <w:szCs w:val="21"/>
        </w:rPr>
        <w:t>2</w:t>
      </w:r>
      <w:r w:rsidRPr="00A67695">
        <w:rPr>
          <w:rFonts w:ascii="Times New Roman" w:eastAsia="宋体" w:hAnsi="Times New Roman" w:cs="Times New Roman"/>
          <w:color w:val="000000"/>
          <w:szCs w:val="21"/>
        </w:rPr>
        <w:t>和</w:t>
      </w:r>
      <w:r w:rsidRPr="00A67695">
        <w:rPr>
          <w:rFonts w:ascii="Times New Roman" w:eastAsia="宋体" w:hAnsi="Times New Roman" w:cs="Times New Roman"/>
          <w:color w:val="000000"/>
          <w:szCs w:val="21"/>
        </w:rPr>
        <w:t>6</w:t>
      </w:r>
      <w:r w:rsidRPr="00A67695">
        <w:rPr>
          <w:rFonts w:ascii="Times New Roman" w:eastAsia="宋体" w:hAnsi="Times New Roman" w:cs="Times New Roman"/>
          <w:color w:val="000000"/>
          <w:szCs w:val="21"/>
        </w:rPr>
        <w:t>，当</w:t>
      </w:r>
      <w:r w:rsidRPr="00A67695">
        <w:rPr>
          <w:rFonts w:ascii="Times New Roman" w:eastAsia="宋体" w:hAnsi="Times New Roman" w:cs="Times New Roman"/>
          <w:color w:val="000000"/>
          <w:szCs w:val="21"/>
        </w:rPr>
        <w:t>Q</w:t>
      </w:r>
      <w:r w:rsidRPr="00A67695">
        <w:rPr>
          <w:rFonts w:ascii="Times New Roman" w:eastAsia="宋体" w:hAnsi="Times New Roman" w:cs="Times New Roman"/>
          <w:color w:val="000000"/>
          <w:szCs w:val="21"/>
        </w:rPr>
        <w:t>的头指针和</w:t>
      </w:r>
      <w:proofErr w:type="gramStart"/>
      <w:r w:rsidRPr="00A67695">
        <w:rPr>
          <w:rFonts w:ascii="Times New Roman" w:eastAsia="宋体" w:hAnsi="Times New Roman" w:cs="Times New Roman"/>
          <w:color w:val="000000"/>
          <w:szCs w:val="21"/>
        </w:rPr>
        <w:t>尾指</w:t>
      </w:r>
      <w:proofErr w:type="gramEnd"/>
      <w:r w:rsidRPr="00A67695">
        <w:rPr>
          <w:rFonts w:ascii="Times New Roman" w:eastAsia="宋体" w:hAnsi="Times New Roman" w:cs="Times New Roman"/>
          <w:color w:val="000000"/>
          <w:szCs w:val="21"/>
        </w:rPr>
        <w:t>针变为</w:t>
      </w:r>
      <w:r w:rsidRPr="00A67695">
        <w:rPr>
          <w:rFonts w:ascii="Times New Roman" w:eastAsia="宋体" w:hAnsi="Times New Roman" w:cs="Times New Roman"/>
          <w:color w:val="000000"/>
          <w:szCs w:val="21"/>
        </w:rPr>
        <w:t>6</w:t>
      </w:r>
      <w:r w:rsidRPr="00A67695">
        <w:rPr>
          <w:rFonts w:ascii="Times New Roman" w:eastAsia="宋体" w:hAnsi="Times New Roman" w:cs="Times New Roman"/>
          <w:color w:val="000000"/>
          <w:szCs w:val="21"/>
        </w:rPr>
        <w:t>和</w:t>
      </w:r>
      <w:r w:rsidRPr="00A67695">
        <w:rPr>
          <w:rFonts w:ascii="Times New Roman" w:eastAsia="宋体" w:hAnsi="Times New Roman" w:cs="Times New Roman"/>
          <w:color w:val="000000"/>
          <w:szCs w:val="21"/>
        </w:rPr>
        <w:t>2</w:t>
      </w:r>
      <w:r w:rsidRPr="00A67695">
        <w:rPr>
          <w:rFonts w:ascii="Times New Roman" w:eastAsia="宋体" w:hAnsi="Times New Roman" w:cs="Times New Roman"/>
          <w:color w:val="000000"/>
          <w:szCs w:val="21"/>
        </w:rPr>
        <w:t>时，</w:t>
      </w:r>
      <w:r>
        <w:rPr>
          <w:rFonts w:ascii="Times New Roman" w:eastAsia="宋体" w:hAnsi="Times New Roman" w:cs="Times New Roman" w:hint="eastAsia"/>
          <w:color w:val="000000"/>
          <w:szCs w:val="21"/>
        </w:rPr>
        <w:t>出</w:t>
      </w:r>
      <w:r w:rsidRPr="00A67695">
        <w:rPr>
          <w:rFonts w:ascii="Times New Roman" w:eastAsia="宋体" w:hAnsi="Times New Roman" w:cs="Times New Roman"/>
          <w:color w:val="000000"/>
          <w:szCs w:val="21"/>
        </w:rPr>
        <w:t>队列</w:t>
      </w:r>
      <w:r>
        <w:rPr>
          <w:rFonts w:ascii="Times New Roman" w:eastAsia="宋体" w:hAnsi="Times New Roman" w:cs="Times New Roman" w:hint="eastAsia"/>
          <w:color w:val="000000"/>
          <w:szCs w:val="21"/>
        </w:rPr>
        <w:t>的</w:t>
      </w:r>
      <w:r w:rsidRPr="00A67695">
        <w:rPr>
          <w:rFonts w:ascii="Times New Roman" w:eastAsia="宋体" w:hAnsi="Times New Roman" w:cs="Times New Roman"/>
          <w:color w:val="000000"/>
          <w:szCs w:val="21"/>
        </w:rPr>
        <w:t>元素</w:t>
      </w:r>
      <w:r>
        <w:rPr>
          <w:rFonts w:ascii="Times New Roman" w:eastAsia="宋体" w:hAnsi="Times New Roman" w:cs="Times New Roman" w:hint="eastAsia"/>
          <w:color w:val="000000"/>
          <w:szCs w:val="21"/>
        </w:rPr>
        <w:t>个数</w:t>
      </w:r>
      <w:r w:rsidRPr="00A67695">
        <w:rPr>
          <w:rFonts w:ascii="Times New Roman" w:eastAsia="宋体" w:hAnsi="Times New Roman" w:cs="Times New Roman"/>
          <w:color w:val="000000"/>
          <w:szCs w:val="21"/>
        </w:rPr>
        <w:t>至少有</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Pr>
          <w:rFonts w:ascii="Times New Roman" w:eastAsia="宋体" w:hAnsi="Times New Roman" w:cs="Times New Roman" w:hint="eastAsia"/>
          <w:color w:val="000000"/>
        </w:rPr>
        <w:t>。</w:t>
      </w:r>
    </w:p>
    <w:p w:rsidR="00B90DD7" w:rsidRPr="00B90DD7" w:rsidRDefault="001E1400" w:rsidP="00480C03">
      <w:pPr>
        <w:adjustRightInd w:val="0"/>
        <w:snapToGrid w:val="0"/>
        <w:ind w:left="321" w:hangingChars="153" w:hanging="321"/>
        <w:rPr>
          <w:rFonts w:ascii="Times New Roman" w:eastAsia="宋体" w:hAnsi="Times New Roman" w:cs="Times New Roman"/>
          <w:color w:val="000000"/>
        </w:rPr>
      </w:pPr>
      <w:r>
        <w:rPr>
          <w:rFonts w:ascii="Times New Roman" w:eastAsia="宋体" w:hAnsi="Times New Roman" w:cs="Times New Roman" w:hint="eastAsia"/>
          <w:color w:val="000000"/>
        </w:rPr>
        <w:t>答案：</w:t>
      </w:r>
      <w:r>
        <w:rPr>
          <w:rFonts w:ascii="Times New Roman" w:eastAsia="宋体" w:hAnsi="Times New Roman" w:cs="Times New Roman" w:hint="eastAsia"/>
          <w:color w:val="000000"/>
        </w:rPr>
        <w:t>4</w:t>
      </w:r>
      <w:r>
        <w:rPr>
          <w:rFonts w:ascii="Times New Roman" w:eastAsia="宋体" w:hAnsi="Times New Roman" w:cs="Times New Roman" w:hint="eastAsia"/>
          <w:color w:val="000000"/>
        </w:rPr>
        <w:t>。</w:t>
      </w:r>
    </w:p>
    <w:p w:rsidR="0066733B" w:rsidRPr="00196523" w:rsidRDefault="0066733B" w:rsidP="001C30E9">
      <w:pPr>
        <w:ind w:left="315" w:hangingChars="150" w:hanging="315"/>
        <w:rPr>
          <w:rFonts w:ascii="Times New Roman" w:eastAsia="宋体" w:hAnsi="Times New Roman" w:cs="Times New Roman"/>
          <w:color w:val="000000" w:themeColor="text1"/>
        </w:rPr>
      </w:pPr>
    </w:p>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w:t>
      </w:r>
      <w:r w:rsidRPr="00196523">
        <w:rPr>
          <w:rFonts w:ascii="Times New Roman" w:eastAsia="宋体" w:hAnsi="Times New Roman" w:cs="Times New Roman"/>
          <w:color w:val="000000" w:themeColor="text1"/>
        </w:rPr>
        <w:t>、</w:t>
      </w:r>
      <w:r w:rsidR="00152B14"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color w:val="000000" w:themeColor="text1"/>
        </w:rPr>
        <w:t>答题</w:t>
      </w:r>
    </w:p>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．对于一个栈，设元素入栈的次序为：</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Times New Roman" w:eastAsia="宋体" w:hAnsi="Times New Roman" w:cs="Times New Roman"/>
          <w:color w:val="000000" w:themeColor="text1"/>
        </w:rPr>
        <w:t>，并给定下列各序列：</w:t>
      </w:r>
    </w:p>
    <w:p w:rsidR="00EB157E" w:rsidRPr="00196523" w:rsidRDefault="00EB157E" w:rsidP="001C30E9">
      <w:pPr>
        <w:pStyle w:val="a3"/>
        <w:tabs>
          <w:tab w:val="left" w:pos="891"/>
          <w:tab w:val="left" w:pos="4158"/>
        </w:tabs>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Times New Roman" w:eastAsia="宋体" w:hAnsi="Times New Roman" w:cs="Times New Roman"/>
          <w:color w:val="000000" w:themeColor="text1"/>
        </w:rPr>
        <w:tab/>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p>
    <w:p w:rsidR="00EB157E" w:rsidRPr="00196523" w:rsidRDefault="00EB157E" w:rsidP="001C30E9">
      <w:pPr>
        <w:pStyle w:val="a3"/>
        <w:tabs>
          <w:tab w:val="left" w:pos="891"/>
          <w:tab w:val="left" w:pos="4158"/>
        </w:tabs>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color w:val="000000" w:themeColor="text1"/>
        </w:rPr>
        <w:tab/>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p>
    <w:p w:rsidR="00EB157E" w:rsidRPr="00196523" w:rsidRDefault="00EB157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哪些是可以得到的出栈序列？若要得到</w:t>
      </w:r>
      <w:r w:rsidR="00227D7B" w:rsidRPr="00196523">
        <w:rPr>
          <w:rFonts w:ascii="Times New Roman" w:eastAsia="宋体" w:hAnsi="Times New Roman" w:cs="Times New Roman" w:hint="eastAsia"/>
          <w:color w:val="000000" w:themeColor="text1"/>
        </w:rPr>
        <w:t>相应</w:t>
      </w:r>
      <w:r w:rsidRPr="00196523">
        <w:rPr>
          <w:rFonts w:ascii="Times New Roman" w:eastAsia="宋体" w:hAnsi="Times New Roman" w:cs="Times New Roman"/>
          <w:color w:val="000000" w:themeColor="text1"/>
        </w:rPr>
        <w:t>序列，需要执行哪些栈操作？</w:t>
      </w:r>
      <w:r w:rsidR="002B58E9" w:rsidRPr="00F03CAE">
        <w:rPr>
          <w:rFonts w:ascii="Times New Roman" w:eastAsia="宋体" w:hAnsi="Times New Roman" w:cs="Times New Roman" w:hint="eastAsia"/>
          <w:highlight w:val="yellow"/>
        </w:rPr>
        <w:t>使用本章给出的基本操作</w:t>
      </w:r>
      <w:r w:rsidR="002B58E9" w:rsidRPr="00F03CAE">
        <w:rPr>
          <w:rFonts w:ascii="Times New Roman" w:eastAsia="宋体" w:hAnsi="Times New Roman" w:cs="Times New Roman"/>
          <w:highlight w:val="yellow"/>
        </w:rPr>
        <w:t>写出操作序列。</w:t>
      </w:r>
      <w:r w:rsidRPr="00196523">
        <w:rPr>
          <w:rFonts w:ascii="Times New Roman" w:eastAsia="宋体" w:hAnsi="Times New Roman" w:cs="Times New Roman" w:hint="eastAsia"/>
          <w:color w:val="000000" w:themeColor="text1"/>
        </w:rPr>
        <w:t>若</w:t>
      </w:r>
      <w:r w:rsidRPr="00196523">
        <w:rPr>
          <w:rFonts w:ascii="Times New Roman" w:eastAsia="宋体" w:hAnsi="Times New Roman" w:cs="Times New Roman"/>
          <w:color w:val="000000" w:themeColor="text1"/>
        </w:rPr>
        <w:t>其中某些输出序列不可能得到，试说明理由。</w:t>
      </w:r>
    </w:p>
    <w:p w:rsidR="00BA3BD7"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A95054" w:rsidRPr="00196523">
        <w:rPr>
          <w:rFonts w:ascii="Times New Roman" w:eastAsia="宋体" w:hAnsi="Times New Roman" w:cs="Times New Roman" w:hint="eastAsia"/>
          <w:color w:val="000000" w:themeColor="text1"/>
        </w:rPr>
        <w:t>（</w:t>
      </w:r>
      <w:r w:rsidR="00A95054" w:rsidRPr="00196523">
        <w:rPr>
          <w:rFonts w:ascii="Times New Roman" w:eastAsia="宋体" w:hAnsi="Times New Roman" w:cs="Times New Roman" w:hint="eastAsia"/>
          <w:color w:val="000000" w:themeColor="text1"/>
        </w:rPr>
        <w:t>1</w:t>
      </w:r>
      <w:r w:rsidR="00A95054" w:rsidRPr="00196523">
        <w:rPr>
          <w:rFonts w:ascii="Times New Roman" w:eastAsia="宋体" w:hAnsi="Times New Roman" w:cs="Times New Roman" w:hint="eastAsia"/>
          <w:color w:val="000000" w:themeColor="text1"/>
        </w:rPr>
        <w:t>）、（</w:t>
      </w:r>
      <w:r w:rsidR="00A95054" w:rsidRPr="00196523">
        <w:rPr>
          <w:rFonts w:ascii="Times New Roman" w:eastAsia="宋体" w:hAnsi="Times New Roman" w:cs="Times New Roman" w:hint="eastAsia"/>
          <w:color w:val="000000" w:themeColor="text1"/>
        </w:rPr>
        <w:t>2</w:t>
      </w:r>
      <w:r w:rsidR="00A95054" w:rsidRPr="00196523">
        <w:rPr>
          <w:rFonts w:ascii="Times New Roman" w:eastAsia="宋体" w:hAnsi="Times New Roman" w:cs="Times New Roman" w:hint="eastAsia"/>
          <w:color w:val="000000" w:themeColor="text1"/>
        </w:rPr>
        <w:t>）和（</w:t>
      </w:r>
      <w:r w:rsidR="00A95054" w:rsidRPr="00196523">
        <w:rPr>
          <w:rFonts w:ascii="Times New Roman" w:eastAsia="宋体" w:hAnsi="Times New Roman" w:cs="Times New Roman" w:hint="eastAsia"/>
          <w:color w:val="000000" w:themeColor="text1"/>
        </w:rPr>
        <w:t>4</w:t>
      </w:r>
      <w:r w:rsidR="00A95054" w:rsidRPr="00196523">
        <w:rPr>
          <w:rFonts w:ascii="Times New Roman" w:eastAsia="宋体" w:hAnsi="Times New Roman" w:cs="Times New Roman" w:hint="eastAsia"/>
          <w:color w:val="000000" w:themeColor="text1"/>
        </w:rPr>
        <w:t>）都是可以得到的出栈序列。</w:t>
      </w:r>
    </w:p>
    <w:p w:rsidR="0008189A" w:rsidRPr="00196523" w:rsidRDefault="00A9505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），执行的栈操作</w:t>
      </w:r>
      <w:r w:rsidR="00411396"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hint="eastAsia"/>
          <w:color w:val="000000" w:themeColor="text1"/>
        </w:rPr>
        <w:t>是</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hint="eastAsia"/>
          <w:color w:val="000000" w:themeColor="text1"/>
        </w:rPr>
        <w:t>A</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A</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0008189A" w:rsidRPr="00196523">
        <w:rPr>
          <w:rFonts w:ascii="Times New Roman" w:eastAsia="宋体" w:hAnsi="Times New Roman" w:cs="Times New Roman"/>
          <w:color w:val="000000" w:themeColor="text1"/>
        </w:rPr>
        <w:t>B</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0008189A" w:rsidRPr="00196523">
        <w:rPr>
          <w:rFonts w:ascii="Times New Roman" w:eastAsia="宋体" w:hAnsi="Times New Roman" w:cs="Times New Roman"/>
          <w:color w:val="000000" w:themeColor="text1"/>
        </w:rPr>
        <w:t>B</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0008189A" w:rsidRPr="00196523">
        <w:rPr>
          <w:rFonts w:ascii="Times New Roman" w:eastAsia="宋体" w:hAnsi="Times New Roman" w:cs="Times New Roman"/>
          <w:color w:val="000000" w:themeColor="text1"/>
        </w:rPr>
        <w:t>C</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0008189A" w:rsidRPr="00196523">
        <w:rPr>
          <w:rFonts w:ascii="Times New Roman" w:eastAsia="宋体" w:hAnsi="Times New Roman" w:cs="Times New Roman"/>
          <w:color w:val="000000" w:themeColor="text1"/>
        </w:rPr>
        <w:t>C</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 xml:space="preserve"> p</w:t>
      </w:r>
      <w:r w:rsidR="007718FF" w:rsidRPr="00196523">
        <w:rPr>
          <w:rFonts w:ascii="Times New Roman" w:eastAsia="宋体" w:hAnsi="Times New Roman" w:cs="Times New Roman"/>
          <w:color w:val="000000" w:themeColor="text1"/>
        </w:rPr>
        <w:t>ush(</w:t>
      </w:r>
      <w:r w:rsidR="0008189A" w:rsidRPr="00196523">
        <w:rPr>
          <w:rFonts w:ascii="Times New Roman" w:eastAsia="宋体" w:hAnsi="Times New Roman" w:cs="Times New Roman"/>
          <w:color w:val="000000" w:themeColor="text1"/>
        </w:rPr>
        <w:t>D</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0008189A" w:rsidRPr="00196523">
        <w:rPr>
          <w:rFonts w:ascii="Times New Roman" w:eastAsia="宋体" w:hAnsi="Times New Roman" w:cs="Times New Roman"/>
          <w:color w:val="000000" w:themeColor="text1"/>
        </w:rPr>
        <w:t>D</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0008189A" w:rsidRPr="00196523">
        <w:rPr>
          <w:rFonts w:ascii="Times New Roman" w:eastAsia="宋体" w:hAnsi="Times New Roman" w:cs="Times New Roman"/>
          <w:color w:val="000000" w:themeColor="text1"/>
        </w:rPr>
        <w:t>E</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0008189A" w:rsidRPr="00196523">
        <w:rPr>
          <w:rFonts w:ascii="Times New Roman" w:eastAsia="宋体" w:hAnsi="Times New Roman" w:cs="Times New Roman"/>
          <w:color w:val="000000" w:themeColor="text1"/>
        </w:rPr>
        <w:t>E</w:t>
      </w:r>
      <w:r w:rsidR="007718FF" w:rsidRPr="00196523">
        <w:rPr>
          <w:rFonts w:ascii="Times New Roman" w:eastAsia="宋体" w:hAnsi="Times New Roman" w:cs="Times New Roman"/>
          <w:color w:val="000000" w:themeColor="text1"/>
        </w:rPr>
        <w:t>)</w:t>
      </w:r>
      <w:r w:rsidR="0008189A" w:rsidRPr="00196523">
        <w:rPr>
          <w:rFonts w:ascii="Times New Roman" w:eastAsia="宋体" w:hAnsi="Times New Roman" w:cs="Times New Roman" w:hint="eastAsia"/>
          <w:color w:val="000000" w:themeColor="text1"/>
        </w:rPr>
        <w:t>。</w:t>
      </w:r>
    </w:p>
    <w:p w:rsidR="0008189A" w:rsidRPr="00196523" w:rsidRDefault="0008189A" w:rsidP="001C30E9">
      <w:pPr>
        <w:pStyle w:val="a3"/>
        <w:spacing w:line="240" w:lineRule="auto"/>
        <w:ind w:firstLine="420"/>
        <w:rPr>
          <w:rFonts w:ascii="Times New Roman" w:eastAsia="宋体" w:hAnsi="Times New Roman" w:cs="Times New Roman"/>
          <w:color w:val="000000" w:themeColor="text1"/>
        </w:rPr>
      </w:pPr>
      <w:r w:rsidRPr="00196523">
        <w:rPr>
          <w:rFonts w:ascii="宋体" w:eastAsia="宋体" w:hAnsi="宋体" w:cs="Times New Roman" w:hint="eastAsia"/>
          <w:color w:val="000000" w:themeColor="text1"/>
        </w:rPr>
        <w:t>对于</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宋体" w:eastAsia="宋体" w:hAnsi="宋体" w:cs="Times New Roman" w:hint="eastAsia"/>
          <w:color w:val="000000" w:themeColor="text1"/>
        </w:rPr>
        <w:t>，执行的栈操作</w:t>
      </w:r>
      <w:r w:rsidR="00411396" w:rsidRPr="00196523">
        <w:rPr>
          <w:rFonts w:ascii="宋体" w:eastAsia="宋体" w:hAnsi="宋体" w:cs="Times New Roman" w:hint="eastAsia"/>
          <w:color w:val="000000" w:themeColor="text1"/>
        </w:rPr>
        <w:t>序列</w:t>
      </w:r>
      <w:r w:rsidRPr="00196523">
        <w:rPr>
          <w:rFonts w:ascii="宋体" w:eastAsia="宋体" w:hAnsi="宋体" w:cs="Times New Roman" w:hint="eastAsia"/>
          <w:color w:val="000000" w:themeColor="text1"/>
        </w:rPr>
        <w:t>是</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hint="eastAsia"/>
          <w:color w:val="000000" w:themeColor="text1"/>
        </w:rPr>
        <w:t>A</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color w:val="000000" w:themeColor="text1"/>
        </w:rPr>
        <w:t>B</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B</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color w:val="000000" w:themeColor="text1"/>
        </w:rPr>
        <w:t>C</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C</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color w:val="000000" w:themeColor="text1"/>
        </w:rPr>
        <w:t>D</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 xml:space="preserve"> 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D</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hint="eastAsia"/>
          <w:color w:val="000000" w:themeColor="text1"/>
        </w:rPr>
        <w:t>p</w:t>
      </w:r>
      <w:r w:rsidR="007718FF" w:rsidRPr="00196523">
        <w:rPr>
          <w:rFonts w:ascii="Times New Roman" w:eastAsia="宋体" w:hAnsi="Times New Roman" w:cs="Times New Roman"/>
          <w:color w:val="000000" w:themeColor="text1"/>
        </w:rPr>
        <w:t>ush(</w:t>
      </w:r>
      <w:r w:rsidRPr="00196523">
        <w:rPr>
          <w:rFonts w:ascii="Times New Roman" w:eastAsia="宋体" w:hAnsi="Times New Roman" w:cs="Times New Roman"/>
          <w:color w:val="000000" w:themeColor="text1"/>
        </w:rPr>
        <w:t>E</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E</w:t>
      </w:r>
      <w:r w:rsidR="007718FF"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007718FF" w:rsidRPr="00196523">
        <w:rPr>
          <w:rFonts w:ascii="Times New Roman" w:eastAsia="宋体" w:hAnsi="Times New Roman" w:cs="Times New Roman"/>
          <w:color w:val="000000" w:themeColor="text1"/>
        </w:rPr>
        <w:t>pop</w:t>
      </w:r>
      <w:r w:rsidR="007718FF"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A</w:t>
      </w:r>
      <w:r w:rsidR="007718FF"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w:t>
      </w:r>
    </w:p>
    <w:p w:rsidR="007718FF" w:rsidRPr="00196523" w:rsidRDefault="007718FF" w:rsidP="001C30E9">
      <w:pPr>
        <w:pStyle w:val="a3"/>
        <w:spacing w:line="240" w:lineRule="auto"/>
        <w:ind w:firstLine="420"/>
        <w:rPr>
          <w:rFonts w:ascii="Times New Roman" w:eastAsia="宋体" w:hAnsi="Times New Roman" w:cs="Times New Roman"/>
          <w:color w:val="000000" w:themeColor="text1"/>
        </w:rPr>
      </w:pPr>
      <w:r w:rsidRPr="00196523">
        <w:rPr>
          <w:rFonts w:ascii="宋体" w:eastAsia="宋体" w:hAnsi="宋体" w:cs="Times New Roman" w:hint="eastAsia"/>
          <w:color w:val="000000" w:themeColor="text1"/>
        </w:rPr>
        <w:t>对于</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w:t>
      </w:r>
      <w:r w:rsidRPr="00196523">
        <w:rPr>
          <w:rFonts w:ascii="宋体" w:eastAsia="宋体" w:hAnsi="宋体" w:cs="Times New Roman" w:hint="eastAsia"/>
          <w:color w:val="000000" w:themeColor="text1"/>
        </w:rPr>
        <w:t>，执行的栈操作</w:t>
      </w:r>
      <w:r w:rsidR="00411396" w:rsidRPr="00196523">
        <w:rPr>
          <w:rFonts w:ascii="宋体" w:eastAsia="宋体" w:hAnsi="宋体" w:cs="Times New Roman" w:hint="eastAsia"/>
          <w:color w:val="000000" w:themeColor="text1"/>
        </w:rPr>
        <w:t>序列</w:t>
      </w:r>
      <w:r w:rsidRPr="00196523">
        <w:rPr>
          <w:rFonts w:ascii="宋体" w:eastAsia="宋体" w:hAnsi="宋体" w:cs="Times New Roman" w:hint="eastAsia"/>
          <w:color w:val="000000" w:themeColor="text1"/>
        </w:rPr>
        <w:t>是</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ush(B)</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ush(C)</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ush(D)</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 xml:space="preserve"> pop</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w:t>
      </w:r>
    </w:p>
    <w:p w:rsidR="0008189A" w:rsidRPr="00196523" w:rsidRDefault="007718FF" w:rsidP="001C30E9">
      <w:pPr>
        <w:pStyle w:val="a3"/>
        <w:spacing w:line="240" w:lineRule="auto"/>
        <w:ind w:firstLine="420"/>
        <w:rPr>
          <w:rFonts w:ascii="宋体" w:eastAsia="宋体" w:hAnsi="宋体"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00D00C1E" w:rsidRPr="00196523">
        <w:rPr>
          <w:rFonts w:ascii="Times New Roman" w:eastAsia="宋体" w:hAnsi="Times New Roman" w:cs="Times New Roman" w:hint="eastAsia"/>
          <w:color w:val="000000" w:themeColor="text1"/>
        </w:rPr>
        <w:t>中的序列是得不到的。为得到出栈元素</w:t>
      </w:r>
      <w:r w:rsidR="00D00C1E" w:rsidRPr="00196523">
        <w:rPr>
          <w:rFonts w:ascii="Times New Roman" w:eastAsia="宋体" w:hAnsi="Times New Roman" w:cs="Times New Roman" w:hint="eastAsia"/>
          <w:color w:val="000000" w:themeColor="text1"/>
        </w:rPr>
        <w:t>E</w:t>
      </w:r>
      <w:r w:rsidR="00D00C1E" w:rsidRPr="00196523">
        <w:rPr>
          <w:rFonts w:ascii="Times New Roman" w:eastAsia="宋体" w:hAnsi="Times New Roman" w:cs="Times New Roman" w:hint="eastAsia"/>
          <w:color w:val="000000" w:themeColor="text1"/>
        </w:rPr>
        <w:t>，需要</w:t>
      </w:r>
      <w:r w:rsidRPr="00196523">
        <w:rPr>
          <w:rFonts w:ascii="Times New Roman" w:eastAsia="宋体" w:hAnsi="Times New Roman" w:cs="Times New Roman" w:hint="eastAsia"/>
          <w:color w:val="000000" w:themeColor="text1"/>
        </w:rPr>
        <w:t>执行栈操作</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ush(B)</w:t>
      </w:r>
      <w:r w:rsidRPr="00196523">
        <w:rPr>
          <w:rFonts w:ascii="宋体" w:eastAsia="宋体" w:hAnsi="宋体" w:cs="Times New Roman"/>
          <w:color w:val="000000" w:themeColor="text1"/>
        </w:rPr>
        <w:t>,</w:t>
      </w:r>
      <w:r w:rsidR="00D00C1E" w:rsidRPr="00196523">
        <w:rPr>
          <w:rFonts w:ascii="宋体" w:eastAsia="宋体" w:hAnsi="宋体" w:cs="Times New Roman"/>
          <w:color w:val="000000" w:themeColor="text1"/>
        </w:rPr>
        <w:t xml:space="preserve"> </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ush(C)</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ush(D)</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ush(E)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pop</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E)</w:t>
      </w:r>
      <w:r w:rsidR="00D00C1E" w:rsidRPr="00196523">
        <w:rPr>
          <w:rFonts w:ascii="Times New Roman" w:eastAsia="宋体" w:hAnsi="Times New Roman" w:cs="Times New Roman" w:hint="eastAsia"/>
          <w:color w:val="000000" w:themeColor="text1"/>
        </w:rPr>
        <w:t>，</w:t>
      </w:r>
      <w:r w:rsidRPr="00196523">
        <w:rPr>
          <w:rFonts w:ascii="宋体" w:eastAsia="宋体" w:hAnsi="宋体" w:cs="Times New Roman" w:hint="eastAsia"/>
          <w:color w:val="000000" w:themeColor="text1"/>
        </w:rPr>
        <w:t>此时，栈顶是元素</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color w:val="000000" w:themeColor="text1"/>
        </w:rPr>
        <w:t>，得不到元素</w:t>
      </w:r>
      <w:r w:rsidRPr="00196523">
        <w:rPr>
          <w:rFonts w:ascii="Times New Roman" w:eastAsia="宋体" w:hAnsi="Times New Roman" w:cs="Times New Roman"/>
          <w:color w:val="000000" w:themeColor="text1"/>
        </w:rPr>
        <w:t>A</w:t>
      </w:r>
      <w:r w:rsidRPr="00196523">
        <w:rPr>
          <w:rFonts w:ascii="宋体" w:eastAsia="宋体" w:hAnsi="宋体" w:cs="Times New Roman" w:hint="eastAsia"/>
          <w:color w:val="000000" w:themeColor="text1"/>
        </w:rPr>
        <w:t>。</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．有</w:t>
      </w: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个元素，其入栈次序为：</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Times New Roman" w:eastAsia="宋体" w:hAnsi="Times New Roman" w:cs="Times New Roman"/>
          <w:color w:val="000000" w:themeColor="text1"/>
        </w:rPr>
        <w:t>，在各种可能的出栈</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中，以元素</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color w:val="000000" w:themeColor="text1"/>
        </w:rPr>
        <w:t>最先出栈（即</w:t>
      </w:r>
      <w:r w:rsidRPr="00196523">
        <w:rPr>
          <w:rFonts w:ascii="Times New Roman" w:eastAsia="宋体" w:hAnsi="Times New Roman" w:cs="Times New Roman"/>
          <w:color w:val="000000" w:themeColor="text1"/>
        </w:rPr>
        <w:t>C</w:t>
      </w:r>
      <w:r w:rsidRPr="00196523">
        <w:rPr>
          <w:rFonts w:ascii="Times New Roman" w:eastAsia="宋体" w:hAnsi="Times New Roman" w:cs="Times New Roman"/>
          <w:color w:val="000000" w:themeColor="text1"/>
        </w:rPr>
        <w:t>第一个</w:t>
      </w:r>
      <w:r w:rsidRPr="00196523">
        <w:rPr>
          <w:rFonts w:ascii="Times New Roman" w:eastAsia="宋体" w:hAnsi="Times New Roman" w:cs="Times New Roman" w:hint="eastAsia"/>
          <w:color w:val="000000" w:themeColor="text1"/>
        </w:rPr>
        <w:t>出栈，</w:t>
      </w:r>
      <w:r w:rsidRPr="00196523">
        <w:rPr>
          <w:rFonts w:ascii="Times New Roman" w:eastAsia="宋体" w:hAnsi="Times New Roman" w:cs="Times New Roman"/>
          <w:color w:val="000000" w:themeColor="text1"/>
        </w:rPr>
        <w:t>且</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color w:val="000000" w:themeColor="text1"/>
        </w:rPr>
        <w:t>第二个出栈）的序</w:t>
      </w:r>
      <w:r w:rsidRPr="00196523">
        <w:rPr>
          <w:rFonts w:ascii="Times New Roman" w:eastAsia="宋体" w:hAnsi="Times New Roman" w:cs="Times New Roman" w:hint="eastAsia"/>
          <w:color w:val="000000" w:themeColor="text1"/>
        </w:rPr>
        <w:t>列</w:t>
      </w:r>
      <w:r w:rsidRPr="00196523">
        <w:rPr>
          <w:rFonts w:ascii="Times New Roman" w:eastAsia="宋体" w:hAnsi="Times New Roman" w:cs="Times New Roman"/>
          <w:color w:val="000000" w:themeColor="text1"/>
        </w:rPr>
        <w:t>有哪</w:t>
      </w:r>
      <w:r w:rsidRPr="00196523">
        <w:rPr>
          <w:rFonts w:ascii="Times New Roman" w:eastAsia="宋体" w:hAnsi="Times New Roman" w:cs="Times New Roman" w:hint="eastAsia"/>
          <w:color w:val="000000" w:themeColor="text1"/>
        </w:rPr>
        <w:t>些</w:t>
      </w:r>
      <w:r w:rsidRPr="00196523">
        <w:rPr>
          <w:rFonts w:ascii="Times New Roman" w:eastAsia="宋体" w:hAnsi="Times New Roman" w:cs="Times New Roman"/>
          <w:color w:val="000000" w:themeColor="text1"/>
        </w:rPr>
        <w:t>？</w:t>
      </w:r>
    </w:p>
    <w:p w:rsidR="00D00C1E"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00C1E" w:rsidRPr="00196523">
        <w:rPr>
          <w:rFonts w:ascii="Times New Roman" w:eastAsia="宋体" w:hAnsi="Times New Roman" w:cs="Times New Roman" w:hint="eastAsia"/>
          <w:color w:val="000000" w:themeColor="text1"/>
        </w:rPr>
        <w:t>为了让</w:t>
      </w:r>
      <w:r w:rsidR="00D00C1E" w:rsidRPr="00196523">
        <w:rPr>
          <w:rFonts w:ascii="Times New Roman" w:eastAsia="宋体" w:hAnsi="Times New Roman" w:cs="Times New Roman"/>
          <w:color w:val="000000" w:themeColor="text1"/>
        </w:rPr>
        <w:t>C</w:t>
      </w:r>
      <w:r w:rsidR="00D00C1E" w:rsidRPr="00196523">
        <w:rPr>
          <w:rFonts w:ascii="Times New Roman" w:eastAsia="宋体" w:hAnsi="Times New Roman" w:cs="Times New Roman"/>
          <w:color w:val="000000" w:themeColor="text1"/>
        </w:rPr>
        <w:t>第一个</w:t>
      </w:r>
      <w:r w:rsidR="00D00C1E" w:rsidRPr="00196523">
        <w:rPr>
          <w:rFonts w:ascii="Times New Roman" w:eastAsia="宋体" w:hAnsi="Times New Roman" w:cs="Times New Roman" w:hint="eastAsia"/>
          <w:color w:val="000000" w:themeColor="text1"/>
        </w:rPr>
        <w:t>出栈，</w:t>
      </w:r>
      <w:r w:rsidR="00D00C1E" w:rsidRPr="00196523">
        <w:rPr>
          <w:rFonts w:ascii="Times New Roman" w:eastAsia="宋体" w:hAnsi="Times New Roman" w:cs="Times New Roman"/>
          <w:color w:val="000000" w:themeColor="text1"/>
        </w:rPr>
        <w:t>D</w:t>
      </w:r>
      <w:r w:rsidR="00D00C1E" w:rsidRPr="00196523">
        <w:rPr>
          <w:rFonts w:ascii="Times New Roman" w:eastAsia="宋体" w:hAnsi="Times New Roman" w:cs="Times New Roman"/>
          <w:color w:val="000000" w:themeColor="text1"/>
        </w:rPr>
        <w:t>第二个出栈</w:t>
      </w:r>
      <w:r w:rsidR="00D00C1E" w:rsidRPr="00196523">
        <w:rPr>
          <w:rFonts w:ascii="Times New Roman" w:eastAsia="宋体" w:hAnsi="Times New Roman" w:cs="Times New Roman" w:hint="eastAsia"/>
          <w:color w:val="000000" w:themeColor="text1"/>
        </w:rPr>
        <w:t>，需要执行栈操作</w:t>
      </w:r>
      <w:r w:rsidR="00D00C1E" w:rsidRPr="00196523">
        <w:rPr>
          <w:rFonts w:ascii="Times New Roman" w:eastAsia="宋体" w:hAnsi="Times New Roman" w:cs="Times New Roman" w:hint="eastAsia"/>
          <w:color w:val="000000" w:themeColor="text1"/>
        </w:rPr>
        <w:t>p</w:t>
      </w:r>
      <w:r w:rsidR="00D00C1E" w:rsidRPr="00196523">
        <w:rPr>
          <w:rFonts w:ascii="Times New Roman" w:eastAsia="宋体" w:hAnsi="Times New Roman" w:cs="Times New Roman"/>
          <w:color w:val="000000" w:themeColor="text1"/>
        </w:rPr>
        <w:t>ush(</w:t>
      </w:r>
      <w:r w:rsidR="00D00C1E" w:rsidRPr="00196523">
        <w:rPr>
          <w:rFonts w:ascii="Times New Roman" w:eastAsia="宋体" w:hAnsi="Times New Roman" w:cs="Times New Roman" w:hint="eastAsia"/>
          <w:color w:val="000000" w:themeColor="text1"/>
        </w:rPr>
        <w:t>A</w:t>
      </w:r>
      <w:r w:rsidR="00D00C1E" w:rsidRPr="00196523">
        <w:rPr>
          <w:rFonts w:ascii="Times New Roman" w:eastAsia="宋体" w:hAnsi="Times New Roman" w:cs="Times New Roman"/>
          <w:color w:val="000000" w:themeColor="text1"/>
        </w:rPr>
        <w:t>)</w:t>
      </w:r>
      <w:r w:rsidR="00D00C1E" w:rsidRPr="00196523">
        <w:rPr>
          <w:rFonts w:ascii="宋体" w:eastAsia="宋体" w:hAnsi="宋体" w:cs="Times New Roman"/>
          <w:color w:val="000000" w:themeColor="text1"/>
        </w:rPr>
        <w:t>,</w:t>
      </w:r>
      <w:r w:rsidR="00D00C1E" w:rsidRPr="00196523">
        <w:rPr>
          <w:rFonts w:ascii="Times New Roman" w:eastAsia="宋体" w:hAnsi="Times New Roman" w:cs="Times New Roman" w:hint="eastAsia"/>
          <w:color w:val="000000" w:themeColor="text1"/>
        </w:rPr>
        <w:t>p</w:t>
      </w:r>
      <w:r w:rsidR="00D00C1E" w:rsidRPr="00196523">
        <w:rPr>
          <w:rFonts w:ascii="Times New Roman" w:eastAsia="宋体" w:hAnsi="Times New Roman" w:cs="Times New Roman"/>
          <w:color w:val="000000" w:themeColor="text1"/>
        </w:rPr>
        <w:t>ush(B)</w:t>
      </w:r>
      <w:r w:rsidR="00D00C1E" w:rsidRPr="00196523">
        <w:rPr>
          <w:rFonts w:ascii="宋体" w:eastAsia="宋体" w:hAnsi="宋体" w:cs="Times New Roman"/>
          <w:color w:val="000000" w:themeColor="text1"/>
        </w:rPr>
        <w:t>,</w:t>
      </w:r>
      <w:r w:rsidR="00D00C1E" w:rsidRPr="00196523">
        <w:rPr>
          <w:rFonts w:ascii="Times New Roman" w:eastAsia="宋体" w:hAnsi="Times New Roman" w:cs="Times New Roman" w:hint="eastAsia"/>
          <w:color w:val="000000" w:themeColor="text1"/>
        </w:rPr>
        <w:t xml:space="preserve"> p</w:t>
      </w:r>
      <w:r w:rsidR="00D00C1E" w:rsidRPr="00196523">
        <w:rPr>
          <w:rFonts w:ascii="Times New Roman" w:eastAsia="宋体" w:hAnsi="Times New Roman" w:cs="Times New Roman"/>
          <w:color w:val="000000" w:themeColor="text1"/>
        </w:rPr>
        <w:t>ush(C)</w:t>
      </w:r>
      <w:r w:rsidR="00D00C1E" w:rsidRPr="00196523">
        <w:rPr>
          <w:rFonts w:ascii="宋体" w:eastAsia="宋体" w:hAnsi="宋体" w:cs="Times New Roman"/>
          <w:color w:val="000000" w:themeColor="text1"/>
        </w:rPr>
        <w:t>,</w:t>
      </w:r>
      <w:r w:rsidR="00D00C1E" w:rsidRPr="00196523">
        <w:rPr>
          <w:rFonts w:ascii="Times New Roman" w:eastAsia="宋体" w:hAnsi="Times New Roman" w:cs="Times New Roman"/>
          <w:color w:val="000000" w:themeColor="text1"/>
        </w:rPr>
        <w:t xml:space="preserve"> pop</w:t>
      </w:r>
      <w:r w:rsidR="00D00C1E" w:rsidRPr="00196523">
        <w:rPr>
          <w:rFonts w:ascii="Times New Roman" w:eastAsia="宋体" w:hAnsi="Times New Roman" w:cs="Times New Roman" w:hint="eastAsia"/>
          <w:color w:val="000000" w:themeColor="text1"/>
        </w:rPr>
        <w:t>(</w:t>
      </w:r>
      <w:r w:rsidR="00D00C1E" w:rsidRPr="00196523">
        <w:rPr>
          <w:rFonts w:ascii="Times New Roman" w:eastAsia="宋体" w:hAnsi="Times New Roman" w:cs="Times New Roman"/>
          <w:color w:val="000000" w:themeColor="text1"/>
        </w:rPr>
        <w:t>C)</w:t>
      </w:r>
      <w:r w:rsidR="00D00C1E" w:rsidRPr="00196523">
        <w:rPr>
          <w:rFonts w:ascii="宋体" w:eastAsia="宋体" w:hAnsi="宋体" w:cs="Times New Roman"/>
          <w:color w:val="000000" w:themeColor="text1"/>
        </w:rPr>
        <w:t>,</w:t>
      </w:r>
      <w:r w:rsidR="00D00C1E" w:rsidRPr="00196523">
        <w:rPr>
          <w:rFonts w:ascii="Times New Roman" w:eastAsia="宋体" w:hAnsi="Times New Roman" w:cs="Times New Roman" w:hint="eastAsia"/>
          <w:color w:val="000000" w:themeColor="text1"/>
        </w:rPr>
        <w:t>p</w:t>
      </w:r>
      <w:r w:rsidR="00D00C1E" w:rsidRPr="00196523">
        <w:rPr>
          <w:rFonts w:ascii="Times New Roman" w:eastAsia="宋体" w:hAnsi="Times New Roman" w:cs="Times New Roman"/>
          <w:color w:val="000000" w:themeColor="text1"/>
        </w:rPr>
        <w:t>ush(</w:t>
      </w:r>
      <w:r w:rsidR="00C0266A" w:rsidRPr="00196523">
        <w:rPr>
          <w:rFonts w:ascii="Times New Roman" w:eastAsia="宋体" w:hAnsi="Times New Roman" w:cs="Times New Roman"/>
          <w:color w:val="000000" w:themeColor="text1"/>
        </w:rPr>
        <w:t>D</w:t>
      </w:r>
      <w:r w:rsidR="00D00C1E" w:rsidRPr="00196523">
        <w:rPr>
          <w:rFonts w:ascii="Times New Roman" w:eastAsia="宋体" w:hAnsi="Times New Roman" w:cs="Times New Roman"/>
          <w:color w:val="000000" w:themeColor="text1"/>
        </w:rPr>
        <w:t>)</w:t>
      </w:r>
      <w:r w:rsidR="00D00C1E" w:rsidRPr="00196523">
        <w:rPr>
          <w:rFonts w:ascii="宋体" w:eastAsia="宋体" w:hAnsi="宋体" w:cs="Times New Roman"/>
          <w:color w:val="000000" w:themeColor="text1"/>
        </w:rPr>
        <w:t>,</w:t>
      </w:r>
      <w:r w:rsidR="00C0266A" w:rsidRPr="00196523">
        <w:rPr>
          <w:rFonts w:ascii="Times New Roman" w:eastAsia="宋体" w:hAnsi="Times New Roman" w:cs="Times New Roman"/>
          <w:color w:val="000000" w:themeColor="text1"/>
        </w:rPr>
        <w:t>pop</w:t>
      </w:r>
      <w:r w:rsidR="00C0266A" w:rsidRPr="00196523">
        <w:rPr>
          <w:rFonts w:ascii="Times New Roman" w:eastAsia="宋体" w:hAnsi="Times New Roman" w:cs="Times New Roman" w:hint="eastAsia"/>
          <w:color w:val="000000" w:themeColor="text1"/>
        </w:rPr>
        <w:t>(</w:t>
      </w:r>
      <w:r w:rsidR="00C0266A" w:rsidRPr="00196523">
        <w:rPr>
          <w:rFonts w:ascii="Times New Roman" w:eastAsia="宋体" w:hAnsi="Times New Roman" w:cs="Times New Roman"/>
          <w:color w:val="000000" w:themeColor="text1"/>
        </w:rPr>
        <w:t>D)</w:t>
      </w:r>
      <w:r w:rsidR="00FA3D07" w:rsidRPr="00196523">
        <w:rPr>
          <w:rFonts w:ascii="宋体" w:eastAsia="宋体" w:hAnsi="宋体" w:cs="Times New Roman" w:hint="eastAsia"/>
          <w:color w:val="000000" w:themeColor="text1"/>
        </w:rPr>
        <w:t>，此时，栈中有两个元素</w:t>
      </w:r>
      <w:r w:rsidR="00FA3D07" w:rsidRPr="00196523">
        <w:rPr>
          <w:rFonts w:ascii="Times New Roman" w:eastAsia="宋体" w:hAnsi="Times New Roman" w:cs="Times New Roman"/>
          <w:color w:val="000000" w:themeColor="text1"/>
        </w:rPr>
        <w:t>A</w:t>
      </w:r>
      <w:r w:rsidR="00FA3D07" w:rsidRPr="00196523">
        <w:rPr>
          <w:rFonts w:ascii="Times New Roman" w:eastAsia="宋体" w:hAnsi="Times New Roman" w:cs="Times New Roman" w:hint="eastAsia"/>
          <w:color w:val="000000" w:themeColor="text1"/>
        </w:rPr>
        <w:t>和</w:t>
      </w:r>
      <w:r w:rsidR="00FA3D07" w:rsidRPr="00196523">
        <w:rPr>
          <w:rFonts w:ascii="Times New Roman" w:eastAsia="宋体" w:hAnsi="Times New Roman" w:cs="Times New Roman"/>
          <w:color w:val="000000" w:themeColor="text1"/>
        </w:rPr>
        <w:t>B</w:t>
      </w:r>
      <w:r w:rsidR="00FA3D07" w:rsidRPr="00196523">
        <w:rPr>
          <w:rFonts w:ascii="Times New Roman" w:eastAsia="宋体" w:hAnsi="Times New Roman" w:cs="Times New Roman" w:hint="eastAsia"/>
          <w:color w:val="000000" w:themeColor="text1"/>
        </w:rPr>
        <w:t>，且还有元素</w:t>
      </w:r>
      <w:r w:rsidR="00FA3D07" w:rsidRPr="00196523">
        <w:rPr>
          <w:rFonts w:ascii="Times New Roman" w:eastAsia="宋体" w:hAnsi="Times New Roman" w:cs="Times New Roman" w:hint="eastAsia"/>
          <w:color w:val="000000" w:themeColor="text1"/>
        </w:rPr>
        <w:t>E</w:t>
      </w:r>
      <w:r w:rsidR="00FA3D07" w:rsidRPr="00196523">
        <w:rPr>
          <w:rFonts w:ascii="Times New Roman" w:eastAsia="宋体" w:hAnsi="Times New Roman" w:cs="Times New Roman" w:hint="eastAsia"/>
          <w:color w:val="000000" w:themeColor="text1"/>
        </w:rPr>
        <w:t>尚未入栈</w:t>
      </w:r>
      <w:r w:rsidR="00FA3D07" w:rsidRPr="00196523">
        <w:rPr>
          <w:rFonts w:ascii="宋体" w:eastAsia="宋体" w:hAnsi="宋体" w:cs="Times New Roman" w:hint="eastAsia"/>
          <w:color w:val="000000" w:themeColor="text1"/>
        </w:rPr>
        <w:t>。元素</w:t>
      </w:r>
      <w:r w:rsidR="00FA3D07" w:rsidRPr="00196523">
        <w:rPr>
          <w:rFonts w:ascii="Times New Roman" w:eastAsia="宋体" w:hAnsi="Times New Roman" w:cs="Times New Roman"/>
          <w:color w:val="000000" w:themeColor="text1"/>
        </w:rPr>
        <w:t>A</w:t>
      </w:r>
      <w:r w:rsidR="00FA3D07" w:rsidRPr="00196523">
        <w:rPr>
          <w:rFonts w:ascii="Times New Roman" w:eastAsia="宋体" w:hAnsi="Times New Roman" w:cs="Times New Roman" w:hint="eastAsia"/>
          <w:color w:val="000000" w:themeColor="text1"/>
        </w:rPr>
        <w:t>和</w:t>
      </w:r>
      <w:r w:rsidR="00FA3D07" w:rsidRPr="00196523">
        <w:rPr>
          <w:rFonts w:ascii="Times New Roman" w:eastAsia="宋体" w:hAnsi="Times New Roman" w:cs="Times New Roman"/>
          <w:color w:val="000000" w:themeColor="text1"/>
        </w:rPr>
        <w:t>B</w:t>
      </w:r>
      <w:r w:rsidR="00FA3D07" w:rsidRPr="00196523">
        <w:rPr>
          <w:rFonts w:ascii="Times New Roman" w:eastAsia="宋体" w:hAnsi="Times New Roman" w:cs="Times New Roman" w:hint="eastAsia"/>
          <w:color w:val="000000" w:themeColor="text1"/>
        </w:rPr>
        <w:t>的出栈相对次序只能是</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Times New Roman" w:eastAsia="宋体" w:hAnsi="Times New Roman" w:cs="Times New Roman" w:hint="eastAsia"/>
          <w:color w:val="000000" w:themeColor="text1"/>
        </w:rPr>
        <w:t>，在这个过程中元素</w:t>
      </w:r>
      <w:r w:rsidR="00FA3D07" w:rsidRPr="00196523">
        <w:rPr>
          <w:rFonts w:ascii="Times New Roman" w:eastAsia="宋体" w:hAnsi="Times New Roman" w:cs="Times New Roman" w:hint="eastAsia"/>
          <w:color w:val="000000" w:themeColor="text1"/>
        </w:rPr>
        <w:t>E</w:t>
      </w:r>
      <w:r w:rsidR="00FA3D07" w:rsidRPr="00196523">
        <w:rPr>
          <w:rFonts w:ascii="Times New Roman" w:eastAsia="宋体" w:hAnsi="Times New Roman" w:cs="Times New Roman" w:hint="eastAsia"/>
          <w:color w:val="000000" w:themeColor="text1"/>
        </w:rPr>
        <w:t>可以入栈</w:t>
      </w:r>
      <w:r w:rsidR="006E3BCC" w:rsidRPr="00196523">
        <w:rPr>
          <w:rFonts w:ascii="Times New Roman" w:eastAsia="宋体" w:hAnsi="Times New Roman" w:cs="Times New Roman" w:hint="eastAsia"/>
          <w:color w:val="000000" w:themeColor="text1"/>
        </w:rPr>
        <w:t>，然后</w:t>
      </w:r>
      <w:r w:rsidR="00FA3D07" w:rsidRPr="00196523">
        <w:rPr>
          <w:rFonts w:ascii="Times New Roman" w:eastAsia="宋体" w:hAnsi="Times New Roman" w:cs="Times New Roman" w:hint="eastAsia"/>
          <w:color w:val="000000" w:themeColor="text1"/>
        </w:rPr>
        <w:t>出栈。这三个元素的出栈序列有：</w:t>
      </w:r>
      <w:r w:rsidR="00FA3D07" w:rsidRPr="00196523">
        <w:rPr>
          <w:rFonts w:ascii="Times New Roman" w:eastAsia="宋体" w:hAnsi="Times New Roman" w:cs="Times New Roman" w:hint="eastAsia"/>
          <w:color w:val="000000" w:themeColor="text1"/>
        </w:rPr>
        <w:t>E</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Times New Roman" w:eastAsia="宋体" w:hAnsi="Times New Roman" w:cs="Times New Roman" w:hint="eastAsia"/>
          <w:color w:val="000000" w:themeColor="text1"/>
        </w:rPr>
        <w:t>、</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E</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Times New Roman" w:eastAsia="宋体" w:hAnsi="Times New Roman" w:cs="Times New Roman" w:hint="eastAsia"/>
          <w:color w:val="000000" w:themeColor="text1"/>
        </w:rPr>
        <w:t>和</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E</w:t>
      </w:r>
      <w:r w:rsidR="00FA3D07" w:rsidRPr="00196523">
        <w:rPr>
          <w:rFonts w:ascii="Times New Roman" w:eastAsia="宋体" w:hAnsi="Times New Roman" w:cs="Times New Roman" w:hint="eastAsia"/>
          <w:color w:val="000000" w:themeColor="text1"/>
        </w:rPr>
        <w:t>。</w:t>
      </w:r>
      <w:r w:rsidR="00FA3D07" w:rsidRPr="00196523">
        <w:rPr>
          <w:rFonts w:ascii="Times New Roman" w:eastAsia="宋体" w:hAnsi="Times New Roman" w:cs="Times New Roman"/>
          <w:color w:val="000000" w:themeColor="text1"/>
        </w:rPr>
        <w:t>以元素</w:t>
      </w:r>
      <w:r w:rsidR="00FA3D07" w:rsidRPr="00196523">
        <w:rPr>
          <w:rFonts w:ascii="Times New Roman" w:eastAsia="宋体" w:hAnsi="Times New Roman" w:cs="Times New Roman"/>
          <w:color w:val="000000" w:themeColor="text1"/>
        </w:rPr>
        <w:t>C</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D</w:t>
      </w:r>
      <w:r w:rsidR="00FA3D07" w:rsidRPr="00196523">
        <w:rPr>
          <w:rFonts w:ascii="Times New Roman" w:eastAsia="宋体" w:hAnsi="Times New Roman" w:cs="Times New Roman"/>
          <w:color w:val="000000" w:themeColor="text1"/>
        </w:rPr>
        <w:t>最先出栈的序</w:t>
      </w:r>
      <w:r w:rsidR="00FA3D07" w:rsidRPr="00196523">
        <w:rPr>
          <w:rFonts w:ascii="Times New Roman" w:eastAsia="宋体" w:hAnsi="Times New Roman" w:cs="Times New Roman" w:hint="eastAsia"/>
          <w:color w:val="000000" w:themeColor="text1"/>
        </w:rPr>
        <w:t>列有</w:t>
      </w:r>
      <w:r w:rsidR="00FA3D07" w:rsidRPr="00196523">
        <w:rPr>
          <w:rFonts w:ascii="Times New Roman" w:eastAsia="宋体" w:hAnsi="Times New Roman" w:cs="Times New Roman"/>
          <w:color w:val="000000" w:themeColor="text1"/>
        </w:rPr>
        <w:t>C</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D</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E</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Times New Roman" w:eastAsia="宋体" w:hAnsi="Times New Roman" w:cs="Times New Roman" w:hint="eastAsia"/>
          <w:color w:val="000000" w:themeColor="text1"/>
        </w:rPr>
        <w:t>、</w:t>
      </w:r>
      <w:r w:rsidR="00FA3D07" w:rsidRPr="00196523">
        <w:rPr>
          <w:rFonts w:ascii="Times New Roman" w:eastAsia="宋体" w:hAnsi="Times New Roman" w:cs="Times New Roman"/>
          <w:color w:val="000000" w:themeColor="text1"/>
        </w:rPr>
        <w:t>C</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D</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E</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Times New Roman" w:eastAsia="宋体" w:hAnsi="Times New Roman" w:cs="Times New Roman" w:hint="eastAsia"/>
          <w:color w:val="000000" w:themeColor="text1"/>
        </w:rPr>
        <w:t>和</w:t>
      </w:r>
      <w:r w:rsidR="00FA3D07" w:rsidRPr="00196523">
        <w:rPr>
          <w:rFonts w:ascii="Times New Roman" w:eastAsia="宋体" w:hAnsi="Times New Roman" w:cs="Times New Roman"/>
          <w:color w:val="000000" w:themeColor="text1"/>
        </w:rPr>
        <w:t>C</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D</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color w:val="000000" w:themeColor="text1"/>
        </w:rPr>
        <w:t>B</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A</w:t>
      </w:r>
      <w:r w:rsidR="00FA3D07" w:rsidRPr="00196523">
        <w:rPr>
          <w:rFonts w:ascii="宋体" w:eastAsia="宋体" w:hAnsi="宋体" w:cs="Times New Roman"/>
          <w:color w:val="000000" w:themeColor="text1"/>
        </w:rPr>
        <w:t>,</w:t>
      </w:r>
      <w:r w:rsidR="00FA3D07" w:rsidRPr="00196523">
        <w:rPr>
          <w:rFonts w:ascii="Times New Roman" w:eastAsia="宋体" w:hAnsi="Times New Roman" w:cs="Times New Roman" w:hint="eastAsia"/>
          <w:color w:val="000000" w:themeColor="text1"/>
        </w:rPr>
        <w:t>E</w:t>
      </w:r>
      <w:r w:rsidR="00FA3D07" w:rsidRPr="00196523">
        <w:rPr>
          <w:rFonts w:ascii="Times New Roman" w:eastAsia="宋体" w:hAnsi="Times New Roman" w:cs="Times New Roman" w:hint="eastAsia"/>
          <w:color w:val="000000" w:themeColor="text1"/>
        </w:rPr>
        <w:t>。</w:t>
      </w: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．将两个栈存入数组</w:t>
      </w:r>
      <w:r w:rsidRPr="00196523">
        <w:rPr>
          <w:rFonts w:ascii="Times New Roman" w:eastAsia="宋体" w:hAnsi="Times New Roman" w:cs="Times New Roman"/>
          <w:color w:val="000000" w:themeColor="text1"/>
        </w:rPr>
        <w:t>V[0..m-1]</w:t>
      </w:r>
      <w:r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color w:val="000000" w:themeColor="text1"/>
        </w:rPr>
        <w:t>应如何安排最好？这时栈空、栈满的条件</w:t>
      </w:r>
      <w:r w:rsidR="00FA3D07" w:rsidRPr="00196523">
        <w:rPr>
          <w:rFonts w:ascii="Times New Roman" w:eastAsia="宋体" w:hAnsi="Times New Roman" w:cs="Times New Roman" w:hint="eastAsia"/>
          <w:color w:val="000000" w:themeColor="text1"/>
        </w:rPr>
        <w:t>分别</w:t>
      </w:r>
      <w:r w:rsidRPr="00196523">
        <w:rPr>
          <w:rFonts w:ascii="Times New Roman" w:eastAsia="宋体" w:hAnsi="Times New Roman" w:cs="Times New Roman"/>
          <w:color w:val="000000" w:themeColor="text1"/>
        </w:rPr>
        <w:t>是什么？</w:t>
      </w:r>
    </w:p>
    <w:p w:rsidR="00FA3D07"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A971AA" w:rsidRPr="00196523">
        <w:rPr>
          <w:rFonts w:ascii="Times New Roman" w:eastAsia="宋体" w:hAnsi="Times New Roman" w:cs="Times New Roman" w:hint="eastAsia"/>
          <w:color w:val="000000" w:themeColor="text1"/>
        </w:rPr>
        <w:t>设两个</w:t>
      </w:r>
      <w:proofErr w:type="gramStart"/>
      <w:r w:rsidR="00A971AA" w:rsidRPr="00196523">
        <w:rPr>
          <w:rFonts w:ascii="Times New Roman" w:eastAsia="宋体" w:hAnsi="Times New Roman" w:cs="Times New Roman" w:hint="eastAsia"/>
          <w:color w:val="000000" w:themeColor="text1"/>
        </w:rPr>
        <w:t>栈</w:t>
      </w:r>
      <w:proofErr w:type="gramEnd"/>
      <w:r w:rsidR="006D1CAF" w:rsidRPr="00196523">
        <w:rPr>
          <w:rFonts w:ascii="Times New Roman" w:eastAsia="宋体" w:hAnsi="Times New Roman" w:cs="Times New Roman" w:hint="eastAsia"/>
          <w:color w:val="000000" w:themeColor="text1"/>
        </w:rPr>
        <w:t>为</w:t>
      </w:r>
      <w:r w:rsidR="006D1CAF" w:rsidRPr="00196523">
        <w:rPr>
          <w:rFonts w:ascii="Times New Roman" w:eastAsia="宋体" w:hAnsi="Times New Roman" w:cs="Times New Roman" w:hint="eastAsia"/>
          <w:color w:val="000000" w:themeColor="text1"/>
        </w:rPr>
        <w:t>S</w:t>
      </w:r>
      <w:r w:rsidR="006D1CAF" w:rsidRPr="00196523">
        <w:rPr>
          <w:rFonts w:ascii="Times New Roman" w:eastAsia="宋体" w:hAnsi="Times New Roman" w:cs="Times New Roman"/>
          <w:color w:val="000000" w:themeColor="text1"/>
          <w:vertAlign w:val="subscript"/>
        </w:rPr>
        <w:t>1</w:t>
      </w:r>
      <w:r w:rsidR="006D1CAF" w:rsidRPr="00196523">
        <w:rPr>
          <w:rFonts w:ascii="Times New Roman" w:eastAsia="宋体" w:hAnsi="Times New Roman" w:cs="Times New Roman" w:hint="eastAsia"/>
          <w:color w:val="000000" w:themeColor="text1"/>
        </w:rPr>
        <w:t>和</w:t>
      </w:r>
      <w:r w:rsidR="006D1CAF" w:rsidRPr="00196523">
        <w:rPr>
          <w:rFonts w:ascii="Times New Roman" w:eastAsia="宋体" w:hAnsi="Times New Roman" w:cs="Times New Roman" w:hint="eastAsia"/>
          <w:color w:val="000000" w:themeColor="text1"/>
        </w:rPr>
        <w:t>S</w:t>
      </w:r>
      <w:r w:rsidR="006D1CAF" w:rsidRPr="00196523">
        <w:rPr>
          <w:rFonts w:ascii="Times New Roman" w:eastAsia="宋体" w:hAnsi="Times New Roman" w:cs="Times New Roman"/>
          <w:color w:val="000000" w:themeColor="text1"/>
          <w:vertAlign w:val="subscript"/>
        </w:rPr>
        <w:t>2</w:t>
      </w:r>
      <w:r w:rsidR="006D1CAF" w:rsidRPr="00196523">
        <w:rPr>
          <w:rFonts w:ascii="Times New Roman" w:eastAsia="宋体" w:hAnsi="Times New Roman" w:cs="Times New Roman" w:hint="eastAsia"/>
          <w:color w:val="000000" w:themeColor="text1"/>
        </w:rPr>
        <w:t>，</w:t>
      </w:r>
      <w:r w:rsidR="00A971AA" w:rsidRPr="00196523">
        <w:rPr>
          <w:rFonts w:ascii="Times New Roman" w:eastAsia="宋体" w:hAnsi="Times New Roman" w:cs="Times New Roman" w:hint="eastAsia"/>
          <w:color w:val="000000" w:themeColor="text1"/>
        </w:rPr>
        <w:t>将</w:t>
      </w:r>
      <w:r w:rsidR="006D1CAF" w:rsidRPr="00196523">
        <w:rPr>
          <w:rFonts w:ascii="Times New Roman" w:eastAsia="宋体" w:hAnsi="Times New Roman" w:cs="Times New Roman" w:hint="eastAsia"/>
          <w:color w:val="000000" w:themeColor="text1"/>
        </w:rPr>
        <w:t>S</w:t>
      </w:r>
      <w:r w:rsidR="006D1CAF" w:rsidRPr="00196523">
        <w:rPr>
          <w:rFonts w:ascii="Times New Roman" w:eastAsia="宋体" w:hAnsi="Times New Roman" w:cs="Times New Roman"/>
          <w:color w:val="000000" w:themeColor="text1"/>
          <w:vertAlign w:val="subscript"/>
        </w:rPr>
        <w:t>1</w:t>
      </w:r>
      <w:r w:rsidR="006D1CAF" w:rsidRPr="00196523">
        <w:rPr>
          <w:rFonts w:ascii="Times New Roman" w:eastAsia="宋体" w:hAnsi="Times New Roman" w:cs="Times New Roman" w:hint="eastAsia"/>
          <w:color w:val="000000" w:themeColor="text1"/>
        </w:rPr>
        <w:t>和</w:t>
      </w:r>
      <w:r w:rsidR="006D1CAF" w:rsidRPr="00196523">
        <w:rPr>
          <w:rFonts w:ascii="Times New Roman" w:eastAsia="宋体" w:hAnsi="Times New Roman" w:cs="Times New Roman" w:hint="eastAsia"/>
          <w:color w:val="000000" w:themeColor="text1"/>
        </w:rPr>
        <w:t>S</w:t>
      </w:r>
      <w:r w:rsidR="006D1CAF" w:rsidRPr="00196523">
        <w:rPr>
          <w:rFonts w:ascii="Times New Roman" w:eastAsia="宋体" w:hAnsi="Times New Roman" w:cs="Times New Roman"/>
          <w:color w:val="000000" w:themeColor="text1"/>
          <w:vertAlign w:val="subscript"/>
        </w:rPr>
        <w:t>2</w:t>
      </w:r>
      <w:r w:rsidR="00A971AA" w:rsidRPr="00196523">
        <w:rPr>
          <w:rFonts w:ascii="Times New Roman" w:eastAsia="宋体" w:hAnsi="Times New Roman" w:cs="Times New Roman" w:hint="eastAsia"/>
          <w:color w:val="000000" w:themeColor="text1"/>
        </w:rPr>
        <w:t>保存在一个一维数组中，可以选择对顶栈的方式，将数组的两端分别当作两个栈的栈底，数组的中间位置作为栈可使用的空间，如图</w:t>
      </w:r>
      <w:r w:rsidR="00A971AA" w:rsidRPr="00196523">
        <w:rPr>
          <w:rFonts w:ascii="Times New Roman" w:eastAsia="宋体" w:hAnsi="Times New Roman" w:cs="Times New Roman" w:hint="eastAsia"/>
          <w:color w:val="000000" w:themeColor="text1"/>
        </w:rPr>
        <w:t>3</w:t>
      </w:r>
      <w:r w:rsidR="00291066">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7</w:t>
      </w:r>
      <w:r w:rsidR="00A971AA" w:rsidRPr="00196523">
        <w:rPr>
          <w:rFonts w:ascii="Times New Roman" w:eastAsia="宋体" w:hAnsi="Times New Roman" w:cs="Times New Roman" w:hint="eastAsia"/>
          <w:color w:val="000000" w:themeColor="text1"/>
        </w:rPr>
        <w:t>所示。</w:t>
      </w:r>
    </w:p>
    <w:tbl>
      <w:tblPr>
        <w:tblStyle w:val="ac"/>
        <w:tblpPr w:leftFromText="180" w:rightFromText="180" w:vertAnchor="text" w:horzAnchor="margin" w:tblpXSpec="center" w:tblpY="188"/>
        <w:tblW w:w="0" w:type="auto"/>
        <w:tblLook w:val="04A0" w:firstRow="1" w:lastRow="0" w:firstColumn="1" w:lastColumn="0" w:noHBand="0" w:noVBand="1"/>
      </w:tblPr>
      <w:tblGrid>
        <w:gridCol w:w="567"/>
        <w:gridCol w:w="576"/>
        <w:gridCol w:w="567"/>
        <w:gridCol w:w="567"/>
        <w:gridCol w:w="567"/>
        <w:gridCol w:w="567"/>
        <w:gridCol w:w="567"/>
        <w:gridCol w:w="576"/>
        <w:gridCol w:w="567"/>
      </w:tblGrid>
      <w:tr w:rsidR="00196523" w:rsidRPr="00196523" w:rsidTr="00A971AA">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c>
          <w:tcPr>
            <w:tcW w:w="576"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i/>
                <w:color w:val="000000" w:themeColor="text1"/>
                <w:sz w:val="18"/>
                <w:szCs w:val="18"/>
              </w:rPr>
              <w:t>k</w:t>
            </w:r>
            <w:r w:rsidRPr="00196523">
              <w:rPr>
                <w:rFonts w:ascii="Times New Roman" w:eastAsia="宋体" w:hAnsi="Times New Roman" w:cs="Times New Roman"/>
                <w:color w:val="000000" w:themeColor="text1"/>
                <w:sz w:val="18"/>
                <w:szCs w:val="18"/>
              </w:rPr>
              <w:t>+1</w:t>
            </w: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i/>
                <w:color w:val="000000" w:themeColor="text1"/>
                <w:sz w:val="18"/>
                <w:szCs w:val="18"/>
              </w:rPr>
              <w:t>h</w:t>
            </w:r>
            <w:r w:rsidRPr="00196523">
              <w:rPr>
                <w:rFonts w:ascii="Times New Roman" w:eastAsia="宋体" w:hAnsi="Times New Roman" w:cs="Times New Roman"/>
                <w:color w:val="000000" w:themeColor="text1"/>
                <w:sz w:val="18"/>
                <w:szCs w:val="18"/>
              </w:rPr>
              <w:t>-1</w:t>
            </w:r>
          </w:p>
        </w:tc>
        <w:tc>
          <w:tcPr>
            <w:tcW w:w="576"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567" w:type="dxa"/>
            <w:tcBorders>
              <w:top w:val="nil"/>
              <w:left w:val="nil"/>
              <w:bottom w:val="single" w:sz="4" w:space="0" w:color="auto"/>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i/>
                <w:color w:val="000000" w:themeColor="text1"/>
                <w:sz w:val="18"/>
                <w:szCs w:val="18"/>
              </w:rPr>
              <w:t>m</w:t>
            </w:r>
            <w:r w:rsidRPr="00196523">
              <w:rPr>
                <w:rFonts w:ascii="Times New Roman" w:eastAsia="宋体" w:hAnsi="Times New Roman" w:cs="Times New Roman"/>
                <w:color w:val="000000" w:themeColor="text1"/>
                <w:sz w:val="18"/>
                <w:szCs w:val="18"/>
              </w:rPr>
              <w:t>-1</w:t>
            </w:r>
          </w:p>
        </w:tc>
      </w:tr>
      <w:tr w:rsidR="00196523" w:rsidRPr="00196523" w:rsidTr="00A971AA">
        <w:tc>
          <w:tcPr>
            <w:tcW w:w="567"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76"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r>
      <w:tr w:rsidR="00196523" w:rsidRPr="00196523" w:rsidTr="00A971AA">
        <w:trPr>
          <w:cantSplit/>
          <w:trHeight w:val="911"/>
        </w:trPr>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S</w:t>
            </w:r>
            <w:r w:rsidRPr="00196523">
              <w:rPr>
                <w:rFonts w:ascii="Times New Roman" w:eastAsia="宋体" w:hAnsi="Times New Roman" w:cs="Times New Roman"/>
                <w:color w:val="000000" w:themeColor="text1"/>
                <w:sz w:val="18"/>
                <w:szCs w:val="18"/>
                <w:vertAlign w:val="subscript"/>
              </w:rPr>
              <w:t>1</w:t>
            </w:r>
            <w:r w:rsidRPr="00196523">
              <w:rPr>
                <w:rFonts w:ascii="Times New Roman" w:eastAsia="宋体" w:hAnsi="Times New Roman" w:cs="Times New Roman"/>
                <w:color w:val="000000" w:themeColor="text1"/>
                <w:sz w:val="18"/>
                <w:szCs w:val="18"/>
              </w:rPr>
              <w:t>栈底</w:t>
            </w:r>
          </w:p>
        </w:tc>
        <w:tc>
          <w:tcPr>
            <w:tcW w:w="576" w:type="dxa"/>
            <w:tcBorders>
              <w:top w:val="single" w:sz="4" w:space="0" w:color="auto"/>
              <w:left w:val="nil"/>
              <w:bottom w:val="nil"/>
              <w:right w:val="nil"/>
            </w:tcBorders>
            <w:textDirection w:val="tbRlV"/>
          </w:tcPr>
          <w:p w:rsidR="00A971AA" w:rsidRPr="00196523" w:rsidRDefault="00A971AA" w:rsidP="001C30E9">
            <w:pPr>
              <w:pStyle w:val="a3"/>
              <w:spacing w:line="240" w:lineRule="auto"/>
              <w:ind w:left="113" w:right="113"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S</w:t>
            </w:r>
            <w:r w:rsidRPr="00196523">
              <w:rPr>
                <w:rFonts w:ascii="Times New Roman" w:eastAsia="宋体" w:hAnsi="Times New Roman" w:cs="Times New Roman"/>
                <w:color w:val="000000" w:themeColor="text1"/>
                <w:sz w:val="18"/>
                <w:szCs w:val="18"/>
                <w:vertAlign w:val="subscript"/>
              </w:rPr>
              <w:t>1</w:t>
            </w:r>
            <w:r w:rsidRPr="00196523">
              <w:rPr>
                <w:rFonts w:ascii="Times New Roman" w:eastAsia="宋体" w:hAnsi="Times New Roman" w:cs="Times New Roman"/>
                <w:color w:val="000000" w:themeColor="text1"/>
                <w:sz w:val="18"/>
                <w:szCs w:val="18"/>
              </w:rPr>
              <w:t>栈顶</w:t>
            </w: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left="113" w:right="113" w:firstLineChars="0" w:firstLine="0"/>
              <w:jc w:val="left"/>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left="113" w:right="113" w:firstLineChars="0" w:firstLine="0"/>
              <w:jc w:val="left"/>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left="113" w:right="113" w:firstLineChars="0" w:firstLine="0"/>
              <w:jc w:val="left"/>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S</w:t>
            </w:r>
            <w:r w:rsidRPr="00196523">
              <w:rPr>
                <w:rFonts w:ascii="Times New Roman" w:eastAsia="宋体" w:hAnsi="Times New Roman" w:cs="Times New Roman"/>
                <w:color w:val="000000" w:themeColor="text1"/>
                <w:sz w:val="18"/>
                <w:szCs w:val="18"/>
                <w:vertAlign w:val="subscript"/>
              </w:rPr>
              <w:t>2</w:t>
            </w:r>
            <w:r w:rsidRPr="00196523">
              <w:rPr>
                <w:rFonts w:ascii="Times New Roman" w:eastAsia="宋体" w:hAnsi="Times New Roman" w:cs="Times New Roman"/>
                <w:color w:val="000000" w:themeColor="text1"/>
                <w:sz w:val="18"/>
                <w:szCs w:val="18"/>
              </w:rPr>
              <w:t>栈顶</w:t>
            </w:r>
          </w:p>
        </w:tc>
        <w:tc>
          <w:tcPr>
            <w:tcW w:w="576" w:type="dxa"/>
            <w:tcBorders>
              <w:top w:val="single" w:sz="4" w:space="0" w:color="auto"/>
              <w:left w:val="nil"/>
              <w:bottom w:val="nil"/>
              <w:right w:val="nil"/>
            </w:tcBorders>
            <w:textDirection w:val="tbRlV"/>
          </w:tcPr>
          <w:p w:rsidR="00A971AA" w:rsidRPr="00196523" w:rsidRDefault="00A971AA" w:rsidP="001C30E9">
            <w:pPr>
              <w:pStyle w:val="a3"/>
              <w:spacing w:line="240" w:lineRule="auto"/>
              <w:ind w:left="113" w:right="113" w:firstLineChars="0" w:firstLine="0"/>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A971AA" w:rsidRPr="00196523" w:rsidRDefault="00A971AA" w:rsidP="001C30E9">
            <w:pPr>
              <w:pStyle w:val="a3"/>
              <w:spacing w:line="240" w:lineRule="auto"/>
              <w:ind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S</w:t>
            </w:r>
            <w:r w:rsidRPr="00196523">
              <w:rPr>
                <w:rFonts w:ascii="Times New Roman" w:eastAsia="宋体" w:hAnsi="Times New Roman" w:cs="Times New Roman"/>
                <w:color w:val="000000" w:themeColor="text1"/>
                <w:sz w:val="18"/>
                <w:szCs w:val="18"/>
                <w:vertAlign w:val="subscript"/>
              </w:rPr>
              <w:t>2</w:t>
            </w:r>
            <w:r w:rsidRPr="00196523">
              <w:rPr>
                <w:rFonts w:ascii="Times New Roman" w:eastAsia="宋体" w:hAnsi="Times New Roman" w:cs="Times New Roman"/>
                <w:color w:val="000000" w:themeColor="text1"/>
                <w:sz w:val="18"/>
                <w:szCs w:val="18"/>
              </w:rPr>
              <w:t>栈底</w:t>
            </w:r>
          </w:p>
        </w:tc>
      </w:tr>
      <w:tr w:rsidR="00196523" w:rsidRPr="00196523" w:rsidTr="00A971AA">
        <w:trPr>
          <w:cantSplit/>
          <w:trHeight w:val="273"/>
        </w:trPr>
        <w:tc>
          <w:tcPr>
            <w:tcW w:w="5121" w:type="dxa"/>
            <w:gridSpan w:val="9"/>
            <w:tcBorders>
              <w:top w:val="nil"/>
              <w:left w:val="nil"/>
              <w:bottom w:val="nil"/>
              <w:right w:val="nil"/>
            </w:tcBorders>
          </w:tcPr>
          <w:p w:rsidR="00A971AA" w:rsidRPr="00196523" w:rsidRDefault="00A971AA"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图</w:t>
            </w:r>
            <w:r w:rsidRPr="00196523">
              <w:rPr>
                <w:rFonts w:ascii="Times New Roman" w:eastAsia="宋体" w:hAnsi="Times New Roman" w:cs="Times New Roman" w:hint="eastAsia"/>
                <w:color w:val="000000" w:themeColor="text1"/>
                <w:sz w:val="18"/>
                <w:szCs w:val="18"/>
              </w:rPr>
              <w:t>3</w:t>
            </w:r>
            <w:r w:rsidR="00291066">
              <w:rPr>
                <w:rFonts w:ascii="Times New Roman" w:eastAsia="宋体" w:hAnsi="Times New Roman" w:cs="Times New Roman"/>
                <w:color w:val="000000" w:themeColor="text1"/>
                <w:sz w:val="18"/>
                <w:szCs w:val="18"/>
              </w:rPr>
              <w:t>-</w:t>
            </w:r>
            <w:r w:rsidR="00742D8E" w:rsidRPr="00196523">
              <w:rPr>
                <w:rFonts w:ascii="Times New Roman" w:eastAsia="宋体" w:hAnsi="Times New Roman" w:cs="Times New Roman"/>
                <w:color w:val="000000" w:themeColor="text1"/>
                <w:sz w:val="18"/>
                <w:szCs w:val="18"/>
              </w:rPr>
              <w:t>7</w:t>
            </w:r>
            <w:r w:rsidRPr="00196523">
              <w:rPr>
                <w:rFonts w:ascii="Times New Roman" w:eastAsia="宋体" w:hAnsi="Times New Roman" w:cs="Times New Roman"/>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对顶</w:t>
            </w:r>
            <w:proofErr w:type="gramStart"/>
            <w:r w:rsidRPr="00196523">
              <w:rPr>
                <w:rFonts w:ascii="Times New Roman" w:eastAsia="宋体" w:hAnsi="Times New Roman" w:cs="Times New Roman" w:hint="eastAsia"/>
                <w:color w:val="000000" w:themeColor="text1"/>
                <w:sz w:val="18"/>
                <w:szCs w:val="18"/>
              </w:rPr>
              <w:t>栈</w:t>
            </w:r>
            <w:proofErr w:type="gramEnd"/>
            <w:r w:rsidRPr="00196523">
              <w:rPr>
                <w:rFonts w:ascii="Times New Roman" w:eastAsia="宋体" w:hAnsi="Times New Roman" w:cs="Times New Roman" w:hint="eastAsia"/>
                <w:color w:val="000000" w:themeColor="text1"/>
                <w:sz w:val="18"/>
                <w:szCs w:val="18"/>
              </w:rPr>
              <w:t>示意图</w:t>
            </w:r>
          </w:p>
        </w:tc>
      </w:tr>
    </w:tbl>
    <w:p w:rsidR="00FA3D07" w:rsidRPr="00196523" w:rsidRDefault="00FA3D07" w:rsidP="001C30E9">
      <w:pPr>
        <w:ind w:left="315" w:hangingChars="150" w:hanging="315"/>
        <w:rPr>
          <w:rFonts w:ascii="Times New Roman" w:eastAsia="宋体" w:hAnsi="Times New Roman" w:cs="Times New Roman"/>
          <w:color w:val="000000" w:themeColor="text1"/>
        </w:rPr>
      </w:pPr>
    </w:p>
    <w:p w:rsidR="00FA3D07" w:rsidRPr="00196523" w:rsidRDefault="00FA3D07" w:rsidP="001C30E9">
      <w:pPr>
        <w:ind w:left="315" w:hangingChars="150" w:hanging="315"/>
        <w:rPr>
          <w:rFonts w:ascii="Times New Roman" w:eastAsia="宋体" w:hAnsi="Times New Roman" w:cs="Times New Roman"/>
          <w:color w:val="000000" w:themeColor="text1"/>
        </w:rPr>
      </w:pPr>
    </w:p>
    <w:p w:rsidR="00A971AA" w:rsidRPr="00196523" w:rsidRDefault="00A971AA" w:rsidP="001C30E9">
      <w:pPr>
        <w:ind w:left="315" w:hangingChars="150" w:hanging="315"/>
        <w:rPr>
          <w:rFonts w:ascii="Times New Roman" w:eastAsia="宋体" w:hAnsi="Times New Roman" w:cs="Times New Roman"/>
          <w:color w:val="000000" w:themeColor="text1"/>
        </w:rPr>
      </w:pPr>
    </w:p>
    <w:p w:rsidR="00A971AA" w:rsidRPr="00196523" w:rsidRDefault="00A971AA" w:rsidP="001C30E9">
      <w:pPr>
        <w:ind w:left="315" w:hangingChars="150" w:hanging="315"/>
        <w:rPr>
          <w:rFonts w:ascii="Times New Roman" w:eastAsia="宋体" w:hAnsi="Times New Roman" w:cs="Times New Roman"/>
          <w:color w:val="000000" w:themeColor="text1"/>
        </w:rPr>
      </w:pPr>
    </w:p>
    <w:p w:rsidR="00A971AA" w:rsidRPr="00196523" w:rsidRDefault="00A971AA" w:rsidP="001C30E9">
      <w:pPr>
        <w:ind w:left="315" w:hangingChars="150" w:hanging="315"/>
        <w:rPr>
          <w:rFonts w:ascii="Times New Roman" w:eastAsia="宋体" w:hAnsi="Times New Roman" w:cs="Times New Roman"/>
          <w:color w:val="000000" w:themeColor="text1"/>
        </w:rPr>
      </w:pPr>
    </w:p>
    <w:p w:rsidR="00A971AA" w:rsidRPr="00196523" w:rsidRDefault="00A971AA" w:rsidP="001C30E9">
      <w:pPr>
        <w:ind w:left="315" w:hangingChars="150" w:hanging="315"/>
        <w:rPr>
          <w:rFonts w:ascii="Times New Roman" w:eastAsia="宋体" w:hAnsi="Times New Roman" w:cs="Times New Roman"/>
          <w:color w:val="000000" w:themeColor="text1"/>
        </w:rPr>
      </w:pPr>
    </w:p>
    <w:p w:rsidR="00A971AA" w:rsidRPr="00196523" w:rsidRDefault="00A971AA" w:rsidP="001C30E9">
      <w:pPr>
        <w:ind w:left="315" w:hangingChars="150" w:hanging="315"/>
        <w:rPr>
          <w:rFonts w:ascii="Times New Roman" w:eastAsia="宋体" w:hAnsi="Times New Roman" w:cs="Times New Roman"/>
          <w:color w:val="000000" w:themeColor="text1"/>
        </w:rPr>
      </w:pPr>
    </w:p>
    <w:p w:rsidR="006A28ED" w:rsidRPr="00196523" w:rsidRDefault="006A28E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初始时，</w:t>
      </w:r>
      <w:r w:rsidRPr="00196523">
        <w:rPr>
          <w:rFonts w:ascii="Times New Roman" w:eastAsia="宋体" w:hAnsi="Times New Roman" w:cs="Times New Roman"/>
          <w:color w:val="000000" w:themeColor="text1"/>
        </w:rPr>
        <w:t>栈</w:t>
      </w:r>
      <w:r w:rsidRPr="00196523">
        <w:rPr>
          <w:rFonts w:ascii="Times New Roman" w:eastAsia="宋体" w:hAnsi="Times New Roman" w:cs="Times New Roman" w:hint="eastAsia"/>
          <w:color w:val="000000" w:themeColor="text1"/>
        </w:rPr>
        <w:t>S</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的</w:t>
      </w:r>
      <w:r w:rsidRPr="00196523">
        <w:rPr>
          <w:rFonts w:ascii="Times New Roman" w:eastAsia="宋体" w:hAnsi="Times New Roman" w:cs="Times New Roman" w:hint="eastAsia"/>
          <w:color w:val="000000" w:themeColor="text1"/>
        </w:rPr>
        <w:t>栈顶指针</w:t>
      </w: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color w:val="000000" w:themeColor="text1"/>
        </w:rPr>
        <w:t>op</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在</w:t>
      </w:r>
      <w:r w:rsidRPr="00196523">
        <w:rPr>
          <w:rFonts w:ascii="Times New Roman" w:eastAsia="宋体" w:hAnsi="Times New Roman" w:cs="Times New Roman"/>
          <w:color w:val="000000" w:themeColor="text1"/>
        </w:rPr>
        <w:t>V[0]</w:t>
      </w:r>
      <w:r w:rsidRPr="00196523">
        <w:rPr>
          <w:rFonts w:ascii="Times New Roman" w:eastAsia="宋体" w:hAnsi="Times New Roman" w:cs="Times New Roman"/>
          <w:color w:val="000000" w:themeColor="text1"/>
        </w:rPr>
        <w:t>，栈</w:t>
      </w:r>
      <w:r w:rsidRPr="00196523">
        <w:rPr>
          <w:rFonts w:ascii="Times New Roman" w:eastAsia="宋体" w:hAnsi="Times New Roman" w:cs="Times New Roman" w:hint="eastAsia"/>
          <w:color w:val="000000" w:themeColor="text1"/>
        </w:rPr>
        <w:t>S</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的</w:t>
      </w:r>
      <w:r w:rsidRPr="00196523">
        <w:rPr>
          <w:rFonts w:ascii="Times New Roman" w:eastAsia="宋体" w:hAnsi="Times New Roman" w:cs="Times New Roman" w:hint="eastAsia"/>
          <w:color w:val="000000" w:themeColor="text1"/>
        </w:rPr>
        <w:t>栈顶指针</w:t>
      </w: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color w:val="000000" w:themeColor="text1"/>
        </w:rPr>
        <w:t>op</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在</w:t>
      </w:r>
      <w:r w:rsidRPr="00196523">
        <w:rPr>
          <w:rFonts w:ascii="Times New Roman" w:eastAsia="宋体" w:hAnsi="Times New Roman" w:cs="Times New Roman"/>
          <w:color w:val="000000" w:themeColor="text1"/>
        </w:rPr>
        <w:t>V[m-1]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栈空的条件是</w:t>
      </w:r>
      <w:r w:rsidR="000122CC" w:rsidRPr="00196523">
        <w:rPr>
          <w:rFonts w:ascii="Times New Roman" w:eastAsia="宋体" w:hAnsi="Times New Roman" w:cs="Times New Roman"/>
          <w:color w:val="000000" w:themeColor="text1"/>
        </w:rPr>
        <w:t>top</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==0</w:t>
      </w:r>
      <w:r w:rsidR="000122CC"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&amp;&amp;</w:t>
      </w:r>
      <w:r w:rsidR="000122CC" w:rsidRPr="00196523">
        <w:rPr>
          <w:rFonts w:ascii="Times New Roman" w:eastAsia="宋体" w:hAnsi="Times New Roman" w:cs="Times New Roman"/>
          <w:color w:val="000000" w:themeColor="text1"/>
        </w:rPr>
        <w:t xml:space="preserve"> top</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==m-1</w:t>
      </w:r>
      <w:r w:rsidRPr="00196523">
        <w:rPr>
          <w:rFonts w:ascii="Times New Roman" w:eastAsia="宋体" w:hAnsi="Times New Roman" w:cs="Times New Roman" w:hint="eastAsia"/>
          <w:color w:val="000000" w:themeColor="text1"/>
        </w:rPr>
        <w:t>。当数组中没有空闲单元时，</w:t>
      </w:r>
      <w:proofErr w:type="gramStart"/>
      <w:r w:rsidRPr="00196523">
        <w:rPr>
          <w:rFonts w:ascii="Times New Roman" w:eastAsia="宋体" w:hAnsi="Times New Roman" w:cs="Times New Roman" w:hint="eastAsia"/>
          <w:color w:val="000000" w:themeColor="text1"/>
        </w:rPr>
        <w:t>栈</w:t>
      </w:r>
      <w:proofErr w:type="gramEnd"/>
      <w:r w:rsidRPr="00196523">
        <w:rPr>
          <w:rFonts w:ascii="Times New Roman" w:eastAsia="宋体" w:hAnsi="Times New Roman" w:cs="Times New Roman" w:hint="eastAsia"/>
          <w:color w:val="000000" w:themeColor="text1"/>
        </w:rPr>
        <w:t>满，</w:t>
      </w:r>
      <w:r w:rsidR="000122CC" w:rsidRPr="00196523">
        <w:rPr>
          <w:rFonts w:ascii="Times New Roman" w:eastAsia="宋体" w:hAnsi="Times New Roman" w:cs="Times New Roman" w:hint="eastAsia"/>
          <w:color w:val="000000" w:themeColor="text1"/>
        </w:rPr>
        <w:t>如图</w:t>
      </w:r>
      <w:r w:rsidR="000122CC" w:rsidRPr="00196523">
        <w:rPr>
          <w:rFonts w:ascii="Times New Roman" w:eastAsia="宋体" w:hAnsi="Times New Roman" w:cs="Times New Roman" w:hint="eastAsia"/>
          <w:color w:val="000000" w:themeColor="text1"/>
        </w:rPr>
        <w:t>3</w:t>
      </w:r>
      <w:r w:rsidR="00291066">
        <w:rPr>
          <w:rFonts w:ascii="Times New Roman" w:eastAsia="宋体" w:hAnsi="Times New Roman" w:cs="Times New Roman"/>
          <w:color w:val="000000" w:themeColor="text1"/>
        </w:rPr>
        <w:t>-</w:t>
      </w:r>
      <w:r w:rsidR="00742D8E" w:rsidRPr="00196523">
        <w:rPr>
          <w:rFonts w:ascii="Times New Roman" w:eastAsia="宋体" w:hAnsi="Times New Roman" w:cs="Times New Roman"/>
          <w:color w:val="000000" w:themeColor="text1"/>
        </w:rPr>
        <w:t>8</w:t>
      </w:r>
      <w:r w:rsidR="003D7901" w:rsidRPr="00196523">
        <w:rPr>
          <w:rFonts w:ascii="Times New Roman" w:eastAsia="宋体" w:hAnsi="Times New Roman" w:cs="Times New Roman" w:hint="eastAsia"/>
          <w:color w:val="000000" w:themeColor="text1"/>
        </w:rPr>
        <w:t>所示。栈满的条件是</w:t>
      </w:r>
      <w:r w:rsidR="003D7901" w:rsidRPr="00196523">
        <w:rPr>
          <w:rFonts w:ascii="Times New Roman" w:eastAsia="宋体" w:hAnsi="Times New Roman" w:cs="Times New Roman"/>
          <w:color w:val="000000" w:themeColor="text1"/>
          <w:szCs w:val="21"/>
        </w:rPr>
        <w:t>top</w:t>
      </w:r>
      <w:r w:rsidR="003D7901" w:rsidRPr="00196523">
        <w:rPr>
          <w:rFonts w:ascii="Times New Roman" w:eastAsia="宋体" w:hAnsi="Times New Roman" w:cs="Times New Roman"/>
          <w:color w:val="000000" w:themeColor="text1"/>
          <w:szCs w:val="21"/>
          <w:vertAlign w:val="subscript"/>
        </w:rPr>
        <w:t>1</w:t>
      </w:r>
      <w:r w:rsidR="003D7901" w:rsidRPr="00196523">
        <w:rPr>
          <w:rFonts w:ascii="Times New Roman" w:eastAsia="宋体" w:hAnsi="Times New Roman" w:cs="Times New Roman"/>
          <w:color w:val="000000" w:themeColor="text1"/>
          <w:szCs w:val="21"/>
        </w:rPr>
        <w:t>=</w:t>
      </w:r>
      <w:r w:rsidR="003D7901" w:rsidRPr="00196523">
        <w:rPr>
          <w:rFonts w:ascii="Times New Roman" w:eastAsia="宋体" w:hAnsi="Times New Roman" w:cs="Times New Roman" w:hint="eastAsia"/>
          <w:color w:val="000000" w:themeColor="text1"/>
          <w:szCs w:val="21"/>
        </w:rPr>
        <w:t>=</w:t>
      </w:r>
      <w:r w:rsidR="003D7901" w:rsidRPr="00196523">
        <w:rPr>
          <w:rFonts w:ascii="Times New Roman" w:eastAsia="宋体" w:hAnsi="Times New Roman" w:cs="Times New Roman"/>
          <w:color w:val="000000" w:themeColor="text1"/>
          <w:szCs w:val="21"/>
        </w:rPr>
        <w:t>top</w:t>
      </w:r>
      <w:r w:rsidR="003D7901" w:rsidRPr="00196523">
        <w:rPr>
          <w:rFonts w:ascii="Times New Roman" w:eastAsia="宋体" w:hAnsi="Times New Roman" w:cs="Times New Roman"/>
          <w:color w:val="000000" w:themeColor="text1"/>
          <w:szCs w:val="21"/>
          <w:vertAlign w:val="subscript"/>
        </w:rPr>
        <w:t>2</w:t>
      </w:r>
      <w:r w:rsidR="003D7901" w:rsidRPr="00196523">
        <w:rPr>
          <w:rFonts w:ascii="Times New Roman" w:eastAsia="宋体" w:hAnsi="Times New Roman" w:cs="Times New Roman"/>
          <w:color w:val="000000" w:themeColor="text1"/>
          <w:szCs w:val="21"/>
        </w:rPr>
        <w:t>+1</w:t>
      </w:r>
      <w:r w:rsidR="003D7901" w:rsidRPr="00196523">
        <w:rPr>
          <w:rFonts w:ascii="Times New Roman" w:eastAsia="宋体" w:hAnsi="Times New Roman" w:cs="Times New Roman" w:hint="eastAsia"/>
          <w:color w:val="000000" w:themeColor="text1"/>
          <w:szCs w:val="21"/>
        </w:rPr>
        <w:t>。</w:t>
      </w:r>
    </w:p>
    <w:p w:rsidR="00A971AA" w:rsidRPr="00196523" w:rsidRDefault="00A971AA" w:rsidP="001C30E9">
      <w:pPr>
        <w:ind w:left="315" w:hangingChars="150" w:hanging="315"/>
        <w:rPr>
          <w:rFonts w:ascii="Times New Roman" w:eastAsia="宋体" w:hAnsi="Times New Roman" w:cs="Times New Roman"/>
          <w:color w:val="000000" w:themeColor="text1"/>
        </w:rPr>
      </w:pPr>
    </w:p>
    <w:tbl>
      <w:tblPr>
        <w:tblStyle w:val="ac"/>
        <w:tblpPr w:leftFromText="180" w:rightFromText="180" w:vertAnchor="text" w:horzAnchor="margin" w:tblpXSpec="center" w:tblpY="9"/>
        <w:tblW w:w="0" w:type="auto"/>
        <w:tblLook w:val="04A0" w:firstRow="1" w:lastRow="0" w:firstColumn="1" w:lastColumn="0" w:noHBand="0" w:noVBand="1"/>
      </w:tblPr>
      <w:tblGrid>
        <w:gridCol w:w="567"/>
        <w:gridCol w:w="576"/>
        <w:gridCol w:w="716"/>
        <w:gridCol w:w="716"/>
        <w:gridCol w:w="576"/>
        <w:gridCol w:w="567"/>
      </w:tblGrid>
      <w:tr w:rsidR="00196523" w:rsidRPr="00196523" w:rsidTr="006A28ED">
        <w:tc>
          <w:tcPr>
            <w:tcW w:w="567"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c>
          <w:tcPr>
            <w:tcW w:w="576"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716"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716"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76"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w:t>
            </w:r>
          </w:p>
        </w:tc>
        <w:tc>
          <w:tcPr>
            <w:tcW w:w="567" w:type="dxa"/>
            <w:tcBorders>
              <w:top w:val="nil"/>
              <w:left w:val="nil"/>
              <w:bottom w:val="single" w:sz="4" w:space="0" w:color="auto"/>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i/>
                <w:color w:val="000000" w:themeColor="text1"/>
                <w:sz w:val="18"/>
                <w:szCs w:val="18"/>
              </w:rPr>
              <w:t>m</w:t>
            </w:r>
            <w:r w:rsidRPr="00196523">
              <w:rPr>
                <w:rFonts w:ascii="Times New Roman" w:eastAsia="宋体" w:hAnsi="Times New Roman" w:cs="Times New Roman"/>
                <w:color w:val="000000" w:themeColor="text1"/>
                <w:sz w:val="18"/>
                <w:szCs w:val="18"/>
              </w:rPr>
              <w:t>-1</w:t>
            </w:r>
          </w:p>
        </w:tc>
      </w:tr>
      <w:tr w:rsidR="00196523" w:rsidRPr="00196523" w:rsidTr="006A28ED">
        <w:tc>
          <w:tcPr>
            <w:tcW w:w="567" w:type="dxa"/>
            <w:tcBorders>
              <w:top w:val="single" w:sz="4" w:space="0" w:color="auto"/>
              <w:left w:val="single" w:sz="4" w:space="0" w:color="auto"/>
              <w:bottom w:val="single" w:sz="4" w:space="0" w:color="auto"/>
              <w:right w:val="single" w:sz="4" w:space="0" w:color="auto"/>
            </w:tcBorders>
            <w:shd w:val="thinReverseDiagStripe" w:color="auto" w:fill="FFE599" w:themeFill="accent4"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76" w:type="dxa"/>
            <w:tcBorders>
              <w:top w:val="single" w:sz="4" w:space="0" w:color="auto"/>
              <w:left w:val="single" w:sz="4" w:space="0" w:color="auto"/>
              <w:bottom w:val="single" w:sz="4" w:space="0" w:color="auto"/>
              <w:right w:val="single" w:sz="4" w:space="0" w:color="auto"/>
            </w:tcBorders>
            <w:shd w:val="thinReverseDiagStripe" w:color="auto" w:fill="FFE599" w:themeFill="accent4"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716" w:type="dxa"/>
            <w:tcBorders>
              <w:top w:val="single" w:sz="4" w:space="0" w:color="auto"/>
              <w:left w:val="single" w:sz="4" w:space="0" w:color="auto"/>
              <w:bottom w:val="single" w:sz="4" w:space="0" w:color="auto"/>
              <w:right w:val="single" w:sz="4" w:space="0" w:color="auto"/>
            </w:tcBorders>
            <w:shd w:val="thinReverseDiagStripe" w:color="auto" w:fill="FFE599" w:themeFill="accent4"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716" w:type="dxa"/>
            <w:tcBorders>
              <w:top w:val="single" w:sz="4" w:space="0" w:color="auto"/>
              <w:left w:val="single" w:sz="4" w:space="0" w:color="auto"/>
              <w:bottom w:val="single" w:sz="4" w:space="0" w:color="auto"/>
              <w:right w:val="single" w:sz="4" w:space="0" w:color="auto"/>
            </w:tcBorders>
            <w:shd w:val="thinDiagStripe" w:color="auto" w:fill="F7CAAC" w:themeFill="accent2"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76" w:type="dxa"/>
            <w:tcBorders>
              <w:top w:val="single" w:sz="4" w:space="0" w:color="auto"/>
              <w:left w:val="single" w:sz="4" w:space="0" w:color="auto"/>
              <w:bottom w:val="single" w:sz="4" w:space="0" w:color="auto"/>
              <w:right w:val="single" w:sz="4" w:space="0" w:color="auto"/>
            </w:tcBorders>
            <w:shd w:val="thinDiagStripe" w:color="auto" w:fill="F7CAAC" w:themeFill="accent2"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thinDiagStripe" w:color="auto" w:fill="F7CAAC" w:themeFill="accent2" w:themeFillTint="66"/>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r>
      <w:tr w:rsidR="00196523" w:rsidRPr="00196523" w:rsidTr="006A28ED">
        <w:trPr>
          <w:cantSplit/>
          <w:trHeight w:val="348"/>
        </w:trPr>
        <w:tc>
          <w:tcPr>
            <w:tcW w:w="567" w:type="dxa"/>
            <w:tcBorders>
              <w:top w:val="single" w:sz="4" w:space="0" w:color="auto"/>
              <w:left w:val="nil"/>
              <w:bottom w:val="nil"/>
              <w:right w:val="nil"/>
            </w:tcBorders>
            <w:textDirection w:val="tbRlV"/>
          </w:tcPr>
          <w:p w:rsidR="006A28ED" w:rsidRPr="00196523" w:rsidRDefault="006A28ED" w:rsidP="001C30E9">
            <w:pPr>
              <w:pStyle w:val="a3"/>
              <w:spacing w:line="240" w:lineRule="auto"/>
              <w:ind w:firstLineChars="0" w:firstLine="0"/>
              <w:jc w:val="left"/>
              <w:rPr>
                <w:rFonts w:ascii="Times New Roman" w:eastAsia="宋体" w:hAnsi="Times New Roman" w:cs="Times New Roman"/>
                <w:color w:val="000000" w:themeColor="text1"/>
                <w:sz w:val="18"/>
                <w:szCs w:val="18"/>
              </w:rPr>
            </w:pPr>
          </w:p>
        </w:tc>
        <w:tc>
          <w:tcPr>
            <w:tcW w:w="576" w:type="dxa"/>
            <w:tcBorders>
              <w:top w:val="single" w:sz="4" w:space="0" w:color="auto"/>
              <w:left w:val="nil"/>
              <w:bottom w:val="nil"/>
              <w:right w:val="nil"/>
            </w:tcBorders>
            <w:textDirection w:val="tbRlV"/>
          </w:tcPr>
          <w:p w:rsidR="006A28ED" w:rsidRPr="00196523" w:rsidRDefault="006A28ED" w:rsidP="001C30E9">
            <w:pPr>
              <w:pStyle w:val="a3"/>
              <w:spacing w:line="240" w:lineRule="auto"/>
              <w:ind w:left="113" w:right="113" w:firstLineChars="0" w:firstLine="0"/>
              <w:jc w:val="center"/>
              <w:rPr>
                <w:rFonts w:ascii="Times New Roman" w:eastAsia="宋体" w:hAnsi="Times New Roman" w:cs="Times New Roman"/>
                <w:color w:val="000000" w:themeColor="text1"/>
                <w:sz w:val="18"/>
                <w:szCs w:val="18"/>
              </w:rPr>
            </w:pPr>
          </w:p>
        </w:tc>
        <w:tc>
          <w:tcPr>
            <w:tcW w:w="716" w:type="dxa"/>
            <w:tcBorders>
              <w:top w:val="single" w:sz="4" w:space="0" w:color="auto"/>
              <w:left w:val="nil"/>
              <w:bottom w:val="nil"/>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t</w:t>
            </w:r>
            <w:r w:rsidRPr="00196523">
              <w:rPr>
                <w:rFonts w:ascii="Times New Roman" w:eastAsia="宋体" w:hAnsi="Times New Roman" w:cs="Times New Roman"/>
                <w:color w:val="000000" w:themeColor="text1"/>
                <w:sz w:val="18"/>
                <w:szCs w:val="18"/>
              </w:rPr>
              <w:t>op</w:t>
            </w:r>
            <w:r w:rsidR="003D7901" w:rsidRPr="00196523">
              <w:rPr>
                <w:rFonts w:ascii="Times New Roman" w:eastAsia="宋体" w:hAnsi="Times New Roman" w:cs="Times New Roman" w:hint="eastAsia"/>
                <w:color w:val="000000" w:themeColor="text1"/>
                <w:sz w:val="18"/>
                <w:szCs w:val="18"/>
                <w:vertAlign w:val="subscript"/>
              </w:rPr>
              <w:t>2</w:t>
            </w:r>
          </w:p>
        </w:tc>
        <w:tc>
          <w:tcPr>
            <w:tcW w:w="716" w:type="dxa"/>
            <w:tcBorders>
              <w:top w:val="single" w:sz="4" w:space="0" w:color="auto"/>
              <w:left w:val="nil"/>
              <w:bottom w:val="nil"/>
              <w:right w:val="nil"/>
            </w:tcBorders>
          </w:tcPr>
          <w:p w:rsidR="006A28ED" w:rsidRPr="00196523" w:rsidRDefault="003D7901"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top</w:t>
            </w:r>
            <w:r w:rsidRPr="00196523">
              <w:rPr>
                <w:rFonts w:ascii="Times New Roman" w:eastAsia="宋体" w:hAnsi="Times New Roman" w:cs="Times New Roman"/>
                <w:color w:val="000000" w:themeColor="text1"/>
                <w:sz w:val="18"/>
                <w:szCs w:val="18"/>
                <w:vertAlign w:val="subscript"/>
              </w:rPr>
              <w:t>1</w:t>
            </w:r>
          </w:p>
        </w:tc>
        <w:tc>
          <w:tcPr>
            <w:tcW w:w="576" w:type="dxa"/>
            <w:tcBorders>
              <w:top w:val="single" w:sz="4" w:space="0" w:color="auto"/>
              <w:left w:val="nil"/>
              <w:bottom w:val="nil"/>
              <w:right w:val="nil"/>
            </w:tcBorders>
            <w:textDirection w:val="tbRlV"/>
          </w:tcPr>
          <w:p w:rsidR="006A28ED" w:rsidRPr="00196523" w:rsidRDefault="006A28ED" w:rsidP="001C30E9">
            <w:pPr>
              <w:pStyle w:val="a3"/>
              <w:spacing w:line="240" w:lineRule="auto"/>
              <w:ind w:left="113" w:right="113" w:firstLineChars="0" w:firstLine="0"/>
              <w:rPr>
                <w:rFonts w:ascii="Times New Roman" w:eastAsia="宋体" w:hAnsi="Times New Roman" w:cs="Times New Roman"/>
                <w:color w:val="000000" w:themeColor="text1"/>
                <w:sz w:val="18"/>
                <w:szCs w:val="18"/>
              </w:rPr>
            </w:pPr>
          </w:p>
        </w:tc>
        <w:tc>
          <w:tcPr>
            <w:tcW w:w="567" w:type="dxa"/>
            <w:tcBorders>
              <w:top w:val="single" w:sz="4" w:space="0" w:color="auto"/>
              <w:left w:val="nil"/>
              <w:bottom w:val="nil"/>
              <w:right w:val="nil"/>
            </w:tcBorders>
            <w:textDirection w:val="tbRlV"/>
          </w:tcPr>
          <w:p w:rsidR="006A28ED" w:rsidRPr="00196523" w:rsidRDefault="006A28ED" w:rsidP="001C30E9">
            <w:pPr>
              <w:pStyle w:val="a3"/>
              <w:spacing w:line="240" w:lineRule="auto"/>
              <w:ind w:firstLineChars="0" w:firstLine="0"/>
              <w:jc w:val="left"/>
              <w:rPr>
                <w:rFonts w:ascii="Times New Roman" w:eastAsia="宋体" w:hAnsi="Times New Roman" w:cs="Times New Roman"/>
                <w:color w:val="000000" w:themeColor="text1"/>
                <w:sz w:val="18"/>
                <w:szCs w:val="18"/>
              </w:rPr>
            </w:pPr>
          </w:p>
        </w:tc>
      </w:tr>
      <w:tr w:rsidR="00196523" w:rsidRPr="00196523" w:rsidTr="006A28ED">
        <w:trPr>
          <w:cantSplit/>
          <w:trHeight w:val="348"/>
        </w:trPr>
        <w:tc>
          <w:tcPr>
            <w:tcW w:w="3718" w:type="dxa"/>
            <w:gridSpan w:val="6"/>
            <w:tcBorders>
              <w:top w:val="nil"/>
              <w:left w:val="nil"/>
              <w:bottom w:val="nil"/>
              <w:right w:val="nil"/>
            </w:tcBorders>
          </w:tcPr>
          <w:p w:rsidR="006A28ED" w:rsidRPr="00196523" w:rsidRDefault="006A28ED"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图</w:t>
            </w:r>
            <w:r w:rsidRPr="00196523">
              <w:rPr>
                <w:rFonts w:ascii="Times New Roman" w:eastAsia="宋体" w:hAnsi="Times New Roman" w:cs="Times New Roman" w:hint="eastAsia"/>
                <w:color w:val="000000" w:themeColor="text1"/>
                <w:sz w:val="18"/>
                <w:szCs w:val="18"/>
              </w:rPr>
              <w:t>3</w:t>
            </w:r>
            <w:r w:rsidR="00291066">
              <w:rPr>
                <w:rFonts w:ascii="Times New Roman" w:eastAsia="宋体" w:hAnsi="Times New Roman" w:cs="Times New Roman"/>
                <w:color w:val="000000" w:themeColor="text1"/>
                <w:sz w:val="18"/>
                <w:szCs w:val="18"/>
              </w:rPr>
              <w:t>-</w:t>
            </w:r>
            <w:r w:rsidR="00742D8E" w:rsidRPr="00196523">
              <w:rPr>
                <w:rFonts w:ascii="Times New Roman" w:eastAsia="宋体" w:hAnsi="Times New Roman" w:cs="Times New Roman"/>
                <w:color w:val="000000" w:themeColor="text1"/>
                <w:sz w:val="18"/>
                <w:szCs w:val="18"/>
              </w:rPr>
              <w:t>8</w:t>
            </w:r>
            <w:r w:rsidRPr="00196523">
              <w:rPr>
                <w:rFonts w:ascii="Times New Roman" w:eastAsia="宋体" w:hAnsi="Times New Roman" w:cs="Times New Roman"/>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对顶</w:t>
            </w:r>
            <w:proofErr w:type="gramStart"/>
            <w:r w:rsidRPr="00196523">
              <w:rPr>
                <w:rFonts w:ascii="Times New Roman" w:eastAsia="宋体" w:hAnsi="Times New Roman" w:cs="Times New Roman" w:hint="eastAsia"/>
                <w:color w:val="000000" w:themeColor="text1"/>
                <w:sz w:val="18"/>
                <w:szCs w:val="18"/>
              </w:rPr>
              <w:t>栈</w:t>
            </w:r>
            <w:r w:rsidR="003D7901" w:rsidRPr="00196523">
              <w:rPr>
                <w:rFonts w:ascii="Times New Roman" w:eastAsia="宋体" w:hAnsi="Times New Roman" w:cs="Times New Roman" w:hint="eastAsia"/>
                <w:color w:val="000000" w:themeColor="text1"/>
                <w:sz w:val="18"/>
                <w:szCs w:val="18"/>
              </w:rPr>
              <w:t>满状态</w:t>
            </w:r>
            <w:proofErr w:type="gramEnd"/>
            <w:r w:rsidRPr="00196523">
              <w:rPr>
                <w:rFonts w:ascii="Times New Roman" w:eastAsia="宋体" w:hAnsi="Times New Roman" w:cs="Times New Roman" w:hint="eastAsia"/>
                <w:color w:val="000000" w:themeColor="text1"/>
                <w:sz w:val="18"/>
                <w:szCs w:val="18"/>
              </w:rPr>
              <w:t>示意图</w:t>
            </w:r>
          </w:p>
        </w:tc>
      </w:tr>
    </w:tbl>
    <w:p w:rsidR="006A28ED" w:rsidRPr="00196523" w:rsidRDefault="006A28ED" w:rsidP="001C30E9">
      <w:pPr>
        <w:ind w:left="315" w:hangingChars="150" w:hanging="315"/>
        <w:rPr>
          <w:rFonts w:ascii="Times New Roman" w:eastAsia="宋体" w:hAnsi="Times New Roman" w:cs="Times New Roman"/>
          <w:color w:val="000000" w:themeColor="text1"/>
        </w:rPr>
      </w:pPr>
    </w:p>
    <w:p w:rsidR="006A28ED" w:rsidRPr="00196523" w:rsidRDefault="006A28ED" w:rsidP="001C30E9">
      <w:pPr>
        <w:ind w:left="315" w:hangingChars="150" w:hanging="315"/>
        <w:rPr>
          <w:rFonts w:ascii="Times New Roman" w:eastAsia="宋体" w:hAnsi="Times New Roman" w:cs="Times New Roman"/>
          <w:color w:val="000000" w:themeColor="text1"/>
        </w:rPr>
      </w:pPr>
    </w:p>
    <w:p w:rsidR="006A28ED" w:rsidRPr="00196523" w:rsidRDefault="006A28ED" w:rsidP="001C30E9">
      <w:pPr>
        <w:ind w:left="315" w:hangingChars="150" w:hanging="315"/>
        <w:rPr>
          <w:rFonts w:ascii="Times New Roman" w:eastAsia="宋体" w:hAnsi="Times New Roman" w:cs="Times New Roman"/>
          <w:color w:val="000000" w:themeColor="text1"/>
        </w:rPr>
      </w:pPr>
    </w:p>
    <w:p w:rsidR="006A28ED" w:rsidRDefault="006A28ED" w:rsidP="001C30E9">
      <w:pPr>
        <w:ind w:left="315" w:hangingChars="150" w:hanging="315"/>
        <w:rPr>
          <w:rFonts w:ascii="Times New Roman" w:eastAsia="宋体" w:hAnsi="Times New Roman" w:cs="Times New Roman"/>
          <w:color w:val="000000" w:themeColor="text1"/>
        </w:rPr>
      </w:pPr>
    </w:p>
    <w:p w:rsidR="002B58E9" w:rsidRPr="00196523" w:rsidRDefault="002B58E9" w:rsidP="001C30E9">
      <w:pPr>
        <w:ind w:left="315" w:hangingChars="150" w:hanging="315"/>
        <w:rPr>
          <w:rFonts w:ascii="Times New Roman" w:eastAsia="宋体" w:hAnsi="Times New Roman" w:cs="Times New Roman"/>
          <w:color w:val="000000" w:themeColor="text1"/>
        </w:rPr>
      </w:pPr>
    </w:p>
    <w:p w:rsidR="00EB157E" w:rsidRPr="00196523" w:rsidRDefault="00EB157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．简述顺序存储队列</w:t>
      </w:r>
      <w:r w:rsidR="00712E6B" w:rsidRPr="00196523">
        <w:rPr>
          <w:rFonts w:ascii="Times New Roman" w:eastAsia="宋体" w:hAnsi="Times New Roman" w:cs="Times New Roman" w:hint="eastAsia"/>
          <w:color w:val="000000" w:themeColor="text1"/>
        </w:rPr>
        <w:t>时</w:t>
      </w:r>
      <w:r w:rsidRPr="00196523">
        <w:rPr>
          <w:rFonts w:ascii="Times New Roman" w:eastAsia="宋体" w:hAnsi="Times New Roman" w:cs="Times New Roman"/>
          <w:color w:val="000000" w:themeColor="text1"/>
        </w:rPr>
        <w:t>假溢出的避免方法及队列满和空的条件。</w:t>
      </w:r>
    </w:p>
    <w:p w:rsidR="00693C87"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A94F00" w:rsidRPr="00196523">
        <w:rPr>
          <w:rFonts w:ascii="Times New Roman" w:eastAsia="宋体" w:hAnsi="Times New Roman" w:cs="Times New Roman" w:hint="eastAsia"/>
          <w:color w:val="000000" w:themeColor="text1"/>
        </w:rPr>
        <w:t>将队列保存在一维数组中时，为使插入和删除操作的效率更高，规定插入和删除操作后不移动</w:t>
      </w:r>
      <w:r w:rsidR="00227D7B" w:rsidRPr="00196523">
        <w:rPr>
          <w:rFonts w:ascii="Times New Roman" w:eastAsia="宋体" w:hAnsi="Times New Roman" w:cs="Times New Roman" w:hint="eastAsia"/>
          <w:color w:val="000000" w:themeColor="text1"/>
        </w:rPr>
        <w:t>队列中的</w:t>
      </w:r>
      <w:r w:rsidR="00A94F00" w:rsidRPr="00196523">
        <w:rPr>
          <w:rFonts w:ascii="Times New Roman" w:eastAsia="宋体" w:hAnsi="Times New Roman" w:cs="Times New Roman" w:hint="eastAsia"/>
          <w:color w:val="000000" w:themeColor="text1"/>
        </w:rPr>
        <w:t>数据元素。因此，数据保存在数组</w:t>
      </w:r>
      <w:r w:rsidR="00505706" w:rsidRPr="00196523">
        <w:rPr>
          <w:rFonts w:ascii="Times New Roman" w:eastAsia="宋体" w:hAnsi="Times New Roman" w:cs="Times New Roman" w:hint="eastAsia"/>
          <w:color w:val="000000" w:themeColor="text1"/>
        </w:rPr>
        <w:t>从某一下标开始的一段连续单元中，并使用两个变量</w:t>
      </w:r>
      <w:r w:rsidR="00505706" w:rsidRPr="00196523">
        <w:rPr>
          <w:rFonts w:ascii="Times New Roman" w:eastAsia="宋体" w:hAnsi="Times New Roman" w:cs="Times New Roman" w:hint="eastAsia"/>
          <w:color w:val="000000" w:themeColor="text1"/>
        </w:rPr>
        <w:t>f</w:t>
      </w:r>
      <w:r w:rsidR="00505706" w:rsidRPr="00196523">
        <w:rPr>
          <w:rFonts w:ascii="Times New Roman" w:eastAsia="宋体" w:hAnsi="Times New Roman" w:cs="Times New Roman"/>
          <w:color w:val="000000" w:themeColor="text1"/>
        </w:rPr>
        <w:t>ront</w:t>
      </w:r>
      <w:r w:rsidR="00505706" w:rsidRPr="00196523">
        <w:rPr>
          <w:rFonts w:ascii="Times New Roman" w:eastAsia="宋体" w:hAnsi="Times New Roman" w:cs="Times New Roman" w:hint="eastAsia"/>
          <w:color w:val="000000" w:themeColor="text1"/>
        </w:rPr>
        <w:t>和</w:t>
      </w:r>
      <w:r w:rsidR="00505706" w:rsidRPr="00196523">
        <w:rPr>
          <w:rFonts w:ascii="Times New Roman" w:eastAsia="宋体" w:hAnsi="Times New Roman" w:cs="Times New Roman" w:hint="eastAsia"/>
          <w:color w:val="000000" w:themeColor="text1"/>
        </w:rPr>
        <w:t>r</w:t>
      </w:r>
      <w:r w:rsidR="00505706" w:rsidRPr="00196523">
        <w:rPr>
          <w:rFonts w:ascii="Times New Roman" w:eastAsia="宋体" w:hAnsi="Times New Roman" w:cs="Times New Roman"/>
          <w:color w:val="000000" w:themeColor="text1"/>
        </w:rPr>
        <w:t>ear</w:t>
      </w:r>
      <w:r w:rsidR="00505706" w:rsidRPr="00196523">
        <w:rPr>
          <w:rFonts w:ascii="Times New Roman" w:eastAsia="宋体" w:hAnsi="Times New Roman" w:cs="Times New Roman" w:hint="eastAsia"/>
          <w:color w:val="000000" w:themeColor="text1"/>
        </w:rPr>
        <w:t>分别记录这段连续单元的首尾位置</w:t>
      </w:r>
      <w:r w:rsidR="00A94F00" w:rsidRPr="00196523">
        <w:rPr>
          <w:rFonts w:ascii="Times New Roman" w:eastAsia="宋体" w:hAnsi="Times New Roman" w:cs="Times New Roman" w:hint="eastAsia"/>
          <w:color w:val="000000" w:themeColor="text1"/>
        </w:rPr>
        <w:t>。</w:t>
      </w:r>
      <w:r w:rsidR="00505706" w:rsidRPr="00196523">
        <w:rPr>
          <w:rFonts w:ascii="Times New Roman" w:eastAsia="宋体" w:hAnsi="Times New Roman" w:cs="Times New Roman" w:hint="eastAsia"/>
          <w:color w:val="000000" w:themeColor="text1"/>
        </w:rPr>
        <w:t>当占用的这段连续空间移至数组的最后面，也就是记录尾位置的</w:t>
      </w:r>
      <w:r w:rsidR="00505706" w:rsidRPr="00196523">
        <w:rPr>
          <w:rFonts w:ascii="Times New Roman" w:eastAsia="宋体" w:hAnsi="Times New Roman" w:cs="Times New Roman" w:hint="eastAsia"/>
          <w:color w:val="000000" w:themeColor="text1"/>
        </w:rPr>
        <w:t>r</w:t>
      </w:r>
      <w:r w:rsidR="00505706" w:rsidRPr="00196523">
        <w:rPr>
          <w:rFonts w:ascii="Times New Roman" w:eastAsia="宋体" w:hAnsi="Times New Roman" w:cs="Times New Roman"/>
          <w:color w:val="000000" w:themeColor="text1"/>
        </w:rPr>
        <w:t>ear</w:t>
      </w:r>
      <w:r w:rsidR="00505706" w:rsidRPr="00196523">
        <w:rPr>
          <w:rFonts w:ascii="Times New Roman" w:eastAsia="宋体" w:hAnsi="Times New Roman" w:cs="Times New Roman" w:hint="eastAsia"/>
          <w:color w:val="000000" w:themeColor="text1"/>
        </w:rPr>
        <w:t>到达数组最大下标处时，会出现通常意义下的数组“满”状态。但数组最前面的位置可能是空闲的，所以这个“满”是假溢出。可以使用数组最前面空出的位置保存后续入队列的元素，即使用循环队列来避免顺序队列的假溢出。</w:t>
      </w:r>
      <w:r w:rsidR="00693C87" w:rsidRPr="00196523">
        <w:rPr>
          <w:rFonts w:ascii="Times New Roman" w:eastAsia="宋体" w:hAnsi="Times New Roman" w:cs="Times New Roman" w:hint="eastAsia"/>
          <w:color w:val="000000" w:themeColor="text1"/>
        </w:rPr>
        <w:t>为了能分辨出循环队列的空与满，规定循环队列中保存的最多元素个数比数组最大容量少</w:t>
      </w:r>
      <w:r w:rsidR="00693C87" w:rsidRPr="00196523">
        <w:rPr>
          <w:rFonts w:ascii="Times New Roman" w:eastAsia="宋体" w:hAnsi="Times New Roman" w:cs="Times New Roman" w:hint="eastAsia"/>
          <w:color w:val="000000" w:themeColor="text1"/>
        </w:rPr>
        <w:t>1</w:t>
      </w:r>
      <w:r w:rsidR="00693C87" w:rsidRPr="00196523">
        <w:rPr>
          <w:rFonts w:ascii="Times New Roman" w:eastAsia="宋体" w:hAnsi="Times New Roman" w:cs="Times New Roman" w:hint="eastAsia"/>
          <w:color w:val="000000" w:themeColor="text1"/>
        </w:rPr>
        <w:t>。</w:t>
      </w:r>
    </w:p>
    <w:p w:rsidR="00693C87" w:rsidRPr="00196523" w:rsidRDefault="00693C8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队列满的判定条件是：</w:t>
      </w:r>
      <w:r w:rsidR="00BA0DC8" w:rsidRPr="00196523">
        <w:rPr>
          <w:rFonts w:ascii="Times New Roman" w:eastAsia="宋体" w:hAnsi="Times New Roman" w:cs="Times New Roman" w:hint="eastAsia"/>
          <w:color w:val="000000" w:themeColor="text1"/>
        </w:rPr>
        <w:t>(r</w:t>
      </w:r>
      <w:r w:rsidR="00BA0DC8" w:rsidRPr="00196523">
        <w:rPr>
          <w:rFonts w:ascii="Times New Roman" w:eastAsia="宋体" w:hAnsi="Times New Roman" w:cs="Times New Roman"/>
          <w:color w:val="000000" w:themeColor="text1"/>
        </w:rPr>
        <w:t>ear+1)%</w:t>
      </w:r>
      <w:r w:rsidR="00BA0DC8" w:rsidRPr="00196523">
        <w:rPr>
          <w:rFonts w:ascii="Times New Roman" w:eastAsia="宋体" w:hAnsi="Times New Roman" w:cs="Times New Roman"/>
          <w:i/>
          <w:color w:val="000000" w:themeColor="text1"/>
        </w:rPr>
        <w:t>n</w:t>
      </w:r>
      <w:r w:rsidR="00BA0DC8" w:rsidRPr="00196523">
        <w:rPr>
          <w:rFonts w:ascii="Times New Roman" w:eastAsia="宋体" w:hAnsi="Times New Roman" w:cs="Times New Roman"/>
          <w:color w:val="000000" w:themeColor="text1"/>
        </w:rPr>
        <w:t>==front</w:t>
      </w:r>
      <w:r w:rsidR="00BA0DC8" w:rsidRPr="00196523">
        <w:rPr>
          <w:rFonts w:ascii="Times New Roman" w:eastAsia="宋体" w:hAnsi="Times New Roman" w:cs="Times New Roman" w:hint="eastAsia"/>
          <w:color w:val="000000" w:themeColor="text1"/>
        </w:rPr>
        <w:t>，其中</w:t>
      </w:r>
      <w:r w:rsidR="00BA0DC8" w:rsidRPr="00196523">
        <w:rPr>
          <w:rFonts w:ascii="Times New Roman" w:eastAsia="宋体" w:hAnsi="Times New Roman" w:cs="Times New Roman" w:hint="eastAsia"/>
          <w:i/>
          <w:color w:val="000000" w:themeColor="text1"/>
        </w:rPr>
        <w:t>n</w:t>
      </w:r>
      <w:r w:rsidR="00BA0DC8" w:rsidRPr="00196523">
        <w:rPr>
          <w:rFonts w:ascii="Times New Roman" w:eastAsia="宋体" w:hAnsi="Times New Roman" w:cs="Times New Roman" w:hint="eastAsia"/>
          <w:color w:val="000000" w:themeColor="text1"/>
        </w:rPr>
        <w:t>是数组最大容量。</w:t>
      </w:r>
    </w:p>
    <w:p w:rsidR="00A94F00" w:rsidRPr="00196523" w:rsidRDefault="00693C8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队列空的判定条件是：</w:t>
      </w:r>
      <w:r w:rsidR="00BA0DC8" w:rsidRPr="00196523">
        <w:rPr>
          <w:rFonts w:ascii="Times New Roman" w:eastAsia="宋体" w:hAnsi="Times New Roman" w:cs="Times New Roman" w:hint="eastAsia"/>
          <w:color w:val="000000" w:themeColor="text1"/>
        </w:rPr>
        <w:t>r</w:t>
      </w:r>
      <w:r w:rsidR="00BA0DC8" w:rsidRPr="00196523">
        <w:rPr>
          <w:rFonts w:ascii="Times New Roman" w:eastAsia="宋体" w:hAnsi="Times New Roman" w:cs="Times New Roman"/>
          <w:color w:val="000000" w:themeColor="text1"/>
        </w:rPr>
        <w:t>ear==front</w:t>
      </w:r>
      <w:r w:rsidR="00BA0DC8" w:rsidRPr="00196523">
        <w:rPr>
          <w:rFonts w:ascii="Times New Roman" w:eastAsia="宋体" w:hAnsi="Times New Roman" w:cs="Times New Roman" w:hint="eastAsia"/>
          <w:color w:val="000000" w:themeColor="text1"/>
        </w:rPr>
        <w:t>。</w:t>
      </w:r>
    </w:p>
    <w:p w:rsidR="002458D6" w:rsidRPr="00196523" w:rsidRDefault="002458D6" w:rsidP="002458D6">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当</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ear==front</w:t>
      </w:r>
      <w:r w:rsidRPr="00196523">
        <w:rPr>
          <w:rFonts w:ascii="Times New Roman" w:eastAsia="宋体" w:hAnsi="Times New Roman" w:cs="Times New Roman" w:hint="eastAsia"/>
          <w:color w:val="000000" w:themeColor="text1"/>
        </w:rPr>
        <w:t>时，为了能区分循环队列的空与满，教材中使用“让数组中始终剩余至少一个空位置”的解决方法。你还有其他的解决方法吗？</w:t>
      </w:r>
    </w:p>
    <w:p w:rsidR="002458D6" w:rsidRPr="00196523" w:rsidRDefault="00514FEE" w:rsidP="00384DD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384DD9" w:rsidRPr="00196523">
        <w:rPr>
          <w:rFonts w:ascii="Times New Roman" w:eastAsia="宋体" w:hAnsi="Times New Roman" w:cs="Times New Roman" w:hint="eastAsia"/>
          <w:color w:val="000000" w:themeColor="text1"/>
        </w:rPr>
        <w:t>有两种替代的解决方法。</w:t>
      </w:r>
    </w:p>
    <w:p w:rsidR="00384DD9" w:rsidRPr="00196523" w:rsidRDefault="00384DD9" w:rsidP="00384DD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方法一，使用一个变量录循环队列的最后一个操作是入队还是出队。变量的类型可以是布尔类型、枚举类型或是整型。只要能区分两种情况即可。如果最后一个操作是入队操作，则当</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ear==front</w:t>
      </w:r>
      <w:r w:rsidRPr="00196523">
        <w:rPr>
          <w:rFonts w:ascii="Times New Roman" w:eastAsia="宋体" w:hAnsi="Times New Roman" w:cs="Times New Roman" w:hint="eastAsia"/>
          <w:color w:val="000000" w:themeColor="text1"/>
        </w:rPr>
        <w:t>时，循环队列为满。如果最后一个操作是出队操作，则当</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ear==front</w:t>
      </w:r>
      <w:r w:rsidRPr="00196523">
        <w:rPr>
          <w:rFonts w:ascii="Times New Roman" w:eastAsia="宋体" w:hAnsi="Times New Roman" w:cs="Times New Roman" w:hint="eastAsia"/>
          <w:color w:val="000000" w:themeColor="text1"/>
        </w:rPr>
        <w:t>时，循环队列为空。</w:t>
      </w:r>
    </w:p>
    <w:p w:rsidR="002458D6" w:rsidRPr="00196523" w:rsidRDefault="00384DD9" w:rsidP="00384DD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方法二，使用一个整型变量记录队列长度。当到达数组最大容量时，循环队列为满。</w:t>
      </w:r>
    </w:p>
    <w:p w:rsidR="00EB157E" w:rsidRPr="00196523" w:rsidRDefault="002458D6"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00EB157E" w:rsidRPr="00196523">
        <w:rPr>
          <w:rFonts w:ascii="Times New Roman" w:eastAsia="宋体" w:hAnsi="Times New Roman" w:cs="Times New Roman"/>
          <w:color w:val="000000" w:themeColor="text1"/>
        </w:rPr>
        <w:t>．简要叙述循环队列的数据结构，并写出其初始状态、队列空、队列满时的队</w:t>
      </w:r>
      <w:r w:rsidR="00EB157E" w:rsidRPr="00196523">
        <w:rPr>
          <w:rFonts w:ascii="Times New Roman" w:eastAsia="宋体" w:hAnsi="Times New Roman" w:cs="Times New Roman" w:hint="eastAsia"/>
          <w:color w:val="000000" w:themeColor="text1"/>
        </w:rPr>
        <w:t>头</w:t>
      </w:r>
      <w:r w:rsidR="00EB157E" w:rsidRPr="00196523">
        <w:rPr>
          <w:rFonts w:ascii="Times New Roman" w:eastAsia="宋体" w:hAnsi="Times New Roman" w:cs="Times New Roman"/>
          <w:color w:val="000000" w:themeColor="text1"/>
        </w:rPr>
        <w:t>指针与队尾指针的值。</w:t>
      </w:r>
    </w:p>
    <w:p w:rsidR="00A94F00"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BA0DC8" w:rsidRPr="00196523">
        <w:rPr>
          <w:rFonts w:ascii="Times New Roman" w:eastAsia="宋体" w:hAnsi="Times New Roman" w:cs="Times New Roman"/>
          <w:color w:val="000000" w:themeColor="text1"/>
        </w:rPr>
        <w:t>循环队列</w:t>
      </w:r>
      <w:r w:rsidR="00BA0DC8" w:rsidRPr="00196523">
        <w:rPr>
          <w:rFonts w:ascii="Times New Roman" w:eastAsia="宋体" w:hAnsi="Times New Roman" w:cs="Times New Roman" w:hint="eastAsia"/>
          <w:color w:val="000000" w:themeColor="text1"/>
        </w:rPr>
        <w:t>采用最大容量为</w:t>
      </w:r>
      <w:r w:rsidR="00BA0DC8" w:rsidRPr="00196523">
        <w:rPr>
          <w:rFonts w:ascii="Times New Roman" w:eastAsia="宋体" w:hAnsi="Times New Roman" w:cs="Times New Roman" w:hint="eastAsia"/>
          <w:color w:val="000000" w:themeColor="text1"/>
        </w:rPr>
        <w:t>m</w:t>
      </w:r>
      <w:r w:rsidR="00BA0DC8" w:rsidRPr="00196523">
        <w:rPr>
          <w:rFonts w:ascii="Times New Roman" w:eastAsia="宋体" w:hAnsi="Times New Roman" w:cs="Times New Roman"/>
          <w:color w:val="000000" w:themeColor="text1"/>
        </w:rPr>
        <w:t>axSize</w:t>
      </w:r>
      <w:r w:rsidR="00BA0DC8" w:rsidRPr="00196523">
        <w:rPr>
          <w:rFonts w:ascii="Times New Roman" w:eastAsia="宋体" w:hAnsi="Times New Roman" w:cs="Times New Roman" w:hint="eastAsia"/>
          <w:color w:val="000000" w:themeColor="text1"/>
        </w:rPr>
        <w:t>的一维数组保存队列中的元素，并使用两个变量</w:t>
      </w:r>
      <w:r w:rsidR="00BA0DC8" w:rsidRPr="00196523">
        <w:rPr>
          <w:rFonts w:ascii="Times New Roman" w:eastAsia="宋体" w:hAnsi="Times New Roman" w:cs="Times New Roman" w:hint="eastAsia"/>
          <w:color w:val="000000" w:themeColor="text1"/>
        </w:rPr>
        <w:t>f</w:t>
      </w:r>
      <w:r w:rsidR="00BA0DC8" w:rsidRPr="00196523">
        <w:rPr>
          <w:rFonts w:ascii="Times New Roman" w:eastAsia="宋体" w:hAnsi="Times New Roman" w:cs="Times New Roman"/>
          <w:color w:val="000000" w:themeColor="text1"/>
        </w:rPr>
        <w:t>ront</w:t>
      </w:r>
      <w:r w:rsidR="00BA0DC8" w:rsidRPr="00196523">
        <w:rPr>
          <w:rFonts w:ascii="Times New Roman" w:eastAsia="宋体" w:hAnsi="Times New Roman" w:cs="Times New Roman" w:hint="eastAsia"/>
          <w:color w:val="000000" w:themeColor="text1"/>
        </w:rPr>
        <w:t>和</w:t>
      </w:r>
      <w:r w:rsidR="00BA0DC8" w:rsidRPr="00196523">
        <w:rPr>
          <w:rFonts w:ascii="Times New Roman" w:eastAsia="宋体" w:hAnsi="Times New Roman" w:cs="Times New Roman" w:hint="eastAsia"/>
          <w:color w:val="000000" w:themeColor="text1"/>
        </w:rPr>
        <w:t>r</w:t>
      </w:r>
      <w:r w:rsidR="00BA0DC8" w:rsidRPr="00196523">
        <w:rPr>
          <w:rFonts w:ascii="Times New Roman" w:eastAsia="宋体" w:hAnsi="Times New Roman" w:cs="Times New Roman"/>
          <w:color w:val="000000" w:themeColor="text1"/>
        </w:rPr>
        <w:t>ear</w:t>
      </w:r>
      <w:r w:rsidR="00BA0DC8" w:rsidRPr="00196523">
        <w:rPr>
          <w:rFonts w:ascii="Times New Roman" w:eastAsia="宋体" w:hAnsi="Times New Roman" w:cs="Times New Roman" w:hint="eastAsia"/>
          <w:color w:val="000000" w:themeColor="text1"/>
        </w:rPr>
        <w:t>作为</w:t>
      </w:r>
      <w:r w:rsidR="00BA0DC8" w:rsidRPr="00196523">
        <w:rPr>
          <w:rFonts w:ascii="Times New Roman" w:eastAsia="宋体" w:hAnsi="Times New Roman" w:cs="Times New Roman"/>
          <w:color w:val="000000" w:themeColor="text1"/>
        </w:rPr>
        <w:t>队</w:t>
      </w:r>
      <w:r w:rsidR="00BA0DC8" w:rsidRPr="00196523">
        <w:rPr>
          <w:rFonts w:ascii="Times New Roman" w:eastAsia="宋体" w:hAnsi="Times New Roman" w:cs="Times New Roman" w:hint="eastAsia"/>
          <w:color w:val="000000" w:themeColor="text1"/>
        </w:rPr>
        <w:t>头</w:t>
      </w:r>
      <w:r w:rsidR="00BA0DC8" w:rsidRPr="00196523">
        <w:rPr>
          <w:rFonts w:ascii="Times New Roman" w:eastAsia="宋体" w:hAnsi="Times New Roman" w:cs="Times New Roman"/>
          <w:color w:val="000000" w:themeColor="text1"/>
        </w:rPr>
        <w:t>指针与队尾指针</w:t>
      </w:r>
      <w:r w:rsidR="00BA0DC8" w:rsidRPr="00196523">
        <w:rPr>
          <w:rFonts w:ascii="Times New Roman" w:eastAsia="宋体" w:hAnsi="Times New Roman" w:cs="Times New Roman" w:hint="eastAsia"/>
          <w:color w:val="000000" w:themeColor="text1"/>
        </w:rPr>
        <w:t>，分别记录队列的两端。其</w:t>
      </w:r>
      <w:r w:rsidR="00BA0DC8" w:rsidRPr="00196523">
        <w:rPr>
          <w:rFonts w:ascii="Times New Roman" w:eastAsia="宋体" w:hAnsi="Times New Roman" w:cs="Times New Roman"/>
          <w:color w:val="000000" w:themeColor="text1"/>
        </w:rPr>
        <w:t>数据结构</w:t>
      </w:r>
      <w:r w:rsidR="00BA0DC8" w:rsidRPr="00196523">
        <w:rPr>
          <w:rFonts w:ascii="Times New Roman" w:eastAsia="宋体" w:hAnsi="Times New Roman" w:cs="Times New Roman" w:hint="eastAsia"/>
          <w:color w:val="000000" w:themeColor="text1"/>
        </w:rPr>
        <w:t>定义如下：</w:t>
      </w:r>
    </w:p>
    <w:p w:rsidR="00BA0DC8" w:rsidRPr="00196523" w:rsidRDefault="00BA0DC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int ELEMType;</w:t>
      </w:r>
    </w:p>
    <w:p w:rsidR="00BA0DC8" w:rsidRPr="00196523" w:rsidRDefault="00BA0DC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w:t>
      </w:r>
    </w:p>
    <w:p w:rsidR="00BA0DC8" w:rsidRPr="00196523" w:rsidRDefault="00BA0DC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ELEMType element[maxSize];</w:t>
      </w:r>
    </w:p>
    <w:p w:rsidR="00BA0DC8" w:rsidRPr="00196523" w:rsidRDefault="00BA0DC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front,rear;</w:t>
      </w:r>
    </w:p>
    <w:p w:rsidR="00BA0DC8" w:rsidRPr="00196523" w:rsidRDefault="00BA0DC8"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}SeqQueue;</w:t>
      </w:r>
    </w:p>
    <w:p w:rsidR="00BA0DC8" w:rsidRPr="00196523" w:rsidRDefault="00BA0DC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lastRenderedPageBreak/>
        <w:t>初始状态</w:t>
      </w:r>
      <w:r w:rsidRPr="00196523">
        <w:rPr>
          <w:rFonts w:ascii="Times New Roman" w:eastAsia="宋体" w:hAnsi="Times New Roman" w:cs="Times New Roman" w:hint="eastAsia"/>
          <w:color w:val="000000" w:themeColor="text1"/>
        </w:rPr>
        <w:t>时，</w:t>
      </w:r>
      <w:r w:rsidRPr="00196523">
        <w:rPr>
          <w:rFonts w:ascii="Times New Roman" w:eastAsia="宋体" w:hAnsi="Times New Roman" w:cs="Times New Roman"/>
          <w:color w:val="000000" w:themeColor="text1"/>
        </w:rPr>
        <w:t>队</w:t>
      </w:r>
      <w:r w:rsidRPr="00196523">
        <w:rPr>
          <w:rFonts w:ascii="Times New Roman" w:eastAsia="宋体" w:hAnsi="Times New Roman" w:cs="Times New Roman" w:hint="eastAsia"/>
          <w:color w:val="000000" w:themeColor="text1"/>
        </w:rPr>
        <w:t>头</w:t>
      </w:r>
      <w:r w:rsidRPr="00196523">
        <w:rPr>
          <w:rFonts w:ascii="Times New Roman" w:eastAsia="宋体" w:hAnsi="Times New Roman" w:cs="Times New Roman"/>
          <w:color w:val="000000" w:themeColor="text1"/>
        </w:rPr>
        <w:t>指针</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color w:val="000000" w:themeColor="text1"/>
        </w:rPr>
        <w:t>ront</w:t>
      </w:r>
      <w:r w:rsidR="00756491" w:rsidRPr="00196523">
        <w:rPr>
          <w:rFonts w:ascii="Times New Roman" w:eastAsia="宋体" w:hAnsi="Times New Roman" w:cs="Times New Roman" w:hint="eastAsia"/>
          <w:color w:val="000000" w:themeColor="text1"/>
        </w:rPr>
        <w:t>==0</w:t>
      </w:r>
      <w:r w:rsidR="00756491"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队尾指针</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w:t>
      </w:r>
      <w:r w:rsidR="00756491" w:rsidRPr="00196523">
        <w:rPr>
          <w:rFonts w:ascii="Times New Roman" w:eastAsia="宋体" w:hAnsi="Times New Roman" w:cs="Times New Roman" w:hint="eastAsia"/>
          <w:color w:val="000000" w:themeColor="text1"/>
        </w:rPr>
        <w:t>==0</w:t>
      </w:r>
      <w:r w:rsidR="00756491" w:rsidRPr="00196523">
        <w:rPr>
          <w:rFonts w:ascii="Times New Roman" w:eastAsia="宋体" w:hAnsi="Times New Roman" w:cs="Times New Roman" w:hint="eastAsia"/>
          <w:color w:val="000000" w:themeColor="text1"/>
        </w:rPr>
        <w:t>。</w:t>
      </w:r>
    </w:p>
    <w:p w:rsidR="00BA0DC8" w:rsidRPr="00196523" w:rsidRDefault="00BA0DC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队列空</w:t>
      </w:r>
      <w:r w:rsidR="00756491" w:rsidRPr="00196523">
        <w:rPr>
          <w:rFonts w:ascii="Times New Roman" w:eastAsia="宋体" w:hAnsi="Times New Roman" w:cs="Times New Roman" w:hint="eastAsia"/>
          <w:color w:val="000000" w:themeColor="text1"/>
        </w:rPr>
        <w:t>时，</w:t>
      </w:r>
      <w:r w:rsidR="00756491" w:rsidRPr="00196523">
        <w:rPr>
          <w:rFonts w:ascii="Times New Roman" w:eastAsia="宋体" w:hAnsi="Times New Roman" w:cs="Times New Roman" w:hint="eastAsia"/>
          <w:color w:val="000000" w:themeColor="text1"/>
        </w:rPr>
        <w:t>r</w:t>
      </w:r>
      <w:r w:rsidR="00756491" w:rsidRPr="00196523">
        <w:rPr>
          <w:rFonts w:ascii="Times New Roman" w:eastAsia="宋体" w:hAnsi="Times New Roman" w:cs="Times New Roman"/>
          <w:color w:val="000000" w:themeColor="text1"/>
        </w:rPr>
        <w:t>ear==front</w:t>
      </w:r>
      <w:r w:rsidR="00756491" w:rsidRPr="00196523">
        <w:rPr>
          <w:rFonts w:ascii="Times New Roman" w:eastAsia="宋体" w:hAnsi="Times New Roman" w:cs="Times New Roman" w:hint="eastAsia"/>
          <w:color w:val="000000" w:themeColor="text1"/>
        </w:rPr>
        <w:t>。</w:t>
      </w:r>
    </w:p>
    <w:p w:rsidR="00A94F00" w:rsidRPr="00196523" w:rsidRDefault="00BA0DC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队列满时</w:t>
      </w:r>
      <w:r w:rsidR="00756491" w:rsidRPr="00196523">
        <w:rPr>
          <w:rFonts w:ascii="Times New Roman" w:eastAsia="宋体" w:hAnsi="Times New Roman" w:cs="Times New Roman" w:hint="eastAsia"/>
          <w:color w:val="000000" w:themeColor="text1"/>
        </w:rPr>
        <w:t>，</w:t>
      </w:r>
      <w:r w:rsidR="00756491" w:rsidRPr="00196523">
        <w:rPr>
          <w:rFonts w:ascii="Times New Roman" w:eastAsia="宋体" w:hAnsi="Times New Roman" w:cs="Times New Roman" w:hint="eastAsia"/>
          <w:color w:val="000000" w:themeColor="text1"/>
        </w:rPr>
        <w:t>(r</w:t>
      </w:r>
      <w:r w:rsidR="00756491" w:rsidRPr="00196523">
        <w:rPr>
          <w:rFonts w:ascii="Times New Roman" w:eastAsia="宋体" w:hAnsi="Times New Roman" w:cs="Times New Roman"/>
          <w:color w:val="000000" w:themeColor="text1"/>
        </w:rPr>
        <w:t>ear+1)%maxSize==front</w:t>
      </w:r>
      <w:r w:rsidR="00756491" w:rsidRPr="00196523">
        <w:rPr>
          <w:rFonts w:ascii="Times New Roman" w:eastAsia="宋体" w:hAnsi="Times New Roman" w:cs="Times New Roman" w:hint="eastAsia"/>
          <w:color w:val="000000" w:themeColor="text1"/>
        </w:rPr>
        <w:t>。</w:t>
      </w:r>
    </w:p>
    <w:p w:rsidR="00EB157E" w:rsidRPr="00196523" w:rsidRDefault="002458D6"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r w:rsidR="00EB157E" w:rsidRPr="00196523">
        <w:rPr>
          <w:rFonts w:ascii="Times New Roman" w:eastAsia="宋体" w:hAnsi="Times New Roman" w:cs="Times New Roman"/>
          <w:color w:val="000000" w:themeColor="text1"/>
        </w:rPr>
        <w:t>．</w:t>
      </w:r>
      <w:r w:rsidR="00EB157E" w:rsidRPr="00196523">
        <w:rPr>
          <w:rFonts w:ascii="Times New Roman" w:eastAsia="宋体" w:hAnsi="Times New Roman" w:cs="Times New Roman" w:hint="eastAsia"/>
          <w:color w:val="000000" w:themeColor="text1"/>
        </w:rPr>
        <w:t>假设循环队列的</w:t>
      </w:r>
      <w:r w:rsidR="00EB157E" w:rsidRPr="00196523">
        <w:rPr>
          <w:rFonts w:ascii="Times New Roman" w:eastAsia="宋体" w:hAnsi="Times New Roman" w:cs="Times New Roman"/>
          <w:color w:val="000000" w:themeColor="text1"/>
        </w:rPr>
        <w:t>rear</w:t>
      </w:r>
      <w:r w:rsidR="00EB157E" w:rsidRPr="00196523">
        <w:rPr>
          <w:rFonts w:ascii="Times New Roman" w:eastAsia="宋体" w:hAnsi="Times New Roman" w:cs="Times New Roman" w:hint="eastAsia"/>
          <w:color w:val="000000" w:themeColor="text1"/>
        </w:rPr>
        <w:t>指向队尾元素本身，则队列空或满的条件分别是什么？</w:t>
      </w:r>
    </w:p>
    <w:p w:rsidR="00A94F00"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3935E9" w:rsidRPr="00196523">
        <w:rPr>
          <w:rFonts w:ascii="Times New Roman" w:eastAsia="宋体" w:hAnsi="Times New Roman" w:cs="Times New Roman" w:hint="eastAsia"/>
          <w:color w:val="000000" w:themeColor="text1"/>
        </w:rPr>
        <w:t>队尾指针</w:t>
      </w:r>
      <w:r w:rsidR="003935E9" w:rsidRPr="00196523">
        <w:rPr>
          <w:rFonts w:ascii="Times New Roman" w:eastAsia="宋体" w:hAnsi="Times New Roman" w:cs="Times New Roman"/>
          <w:color w:val="000000" w:themeColor="text1"/>
        </w:rPr>
        <w:t>rear</w:t>
      </w:r>
      <w:r w:rsidR="003935E9" w:rsidRPr="00196523">
        <w:rPr>
          <w:rFonts w:ascii="Times New Roman" w:eastAsia="宋体" w:hAnsi="Times New Roman" w:cs="Times New Roman" w:hint="eastAsia"/>
          <w:color w:val="000000" w:themeColor="text1"/>
        </w:rPr>
        <w:t>指向队尾元素，队头指针</w:t>
      </w:r>
      <w:r w:rsidR="003935E9" w:rsidRPr="00196523">
        <w:rPr>
          <w:rFonts w:ascii="Times New Roman" w:eastAsia="宋体" w:hAnsi="Times New Roman" w:cs="Times New Roman" w:hint="eastAsia"/>
          <w:color w:val="000000" w:themeColor="text1"/>
        </w:rPr>
        <w:t>f</w:t>
      </w:r>
      <w:r w:rsidR="003935E9" w:rsidRPr="00196523">
        <w:rPr>
          <w:rFonts w:ascii="Times New Roman" w:eastAsia="宋体" w:hAnsi="Times New Roman" w:cs="Times New Roman"/>
          <w:color w:val="000000" w:themeColor="text1"/>
        </w:rPr>
        <w:t>ront</w:t>
      </w:r>
      <w:r w:rsidR="003935E9" w:rsidRPr="00196523">
        <w:rPr>
          <w:rFonts w:ascii="Times New Roman" w:eastAsia="宋体" w:hAnsi="Times New Roman" w:cs="Times New Roman" w:hint="eastAsia"/>
          <w:color w:val="000000" w:themeColor="text1"/>
        </w:rPr>
        <w:t>指向队头元素，则初始时，</w:t>
      </w:r>
      <w:r w:rsidR="003935E9" w:rsidRPr="00196523">
        <w:rPr>
          <w:rFonts w:ascii="Times New Roman" w:eastAsia="宋体" w:hAnsi="Times New Roman" w:cs="Times New Roman"/>
          <w:color w:val="000000" w:themeColor="text1"/>
        </w:rPr>
        <w:t>队</w:t>
      </w:r>
      <w:r w:rsidR="003935E9" w:rsidRPr="00196523">
        <w:rPr>
          <w:rFonts w:ascii="Times New Roman" w:eastAsia="宋体" w:hAnsi="Times New Roman" w:cs="Times New Roman" w:hint="eastAsia"/>
          <w:color w:val="000000" w:themeColor="text1"/>
        </w:rPr>
        <w:t>头</w:t>
      </w:r>
      <w:r w:rsidR="003935E9" w:rsidRPr="00196523">
        <w:rPr>
          <w:rFonts w:ascii="Times New Roman" w:eastAsia="宋体" w:hAnsi="Times New Roman" w:cs="Times New Roman"/>
          <w:color w:val="000000" w:themeColor="text1"/>
        </w:rPr>
        <w:t>指针</w:t>
      </w:r>
      <w:r w:rsidR="003935E9" w:rsidRPr="00196523">
        <w:rPr>
          <w:rFonts w:ascii="Times New Roman" w:eastAsia="宋体" w:hAnsi="Times New Roman" w:cs="Times New Roman" w:hint="eastAsia"/>
          <w:color w:val="000000" w:themeColor="text1"/>
        </w:rPr>
        <w:t>f</w:t>
      </w:r>
      <w:r w:rsidR="003935E9" w:rsidRPr="00196523">
        <w:rPr>
          <w:rFonts w:ascii="Times New Roman" w:eastAsia="宋体" w:hAnsi="Times New Roman" w:cs="Times New Roman"/>
          <w:color w:val="000000" w:themeColor="text1"/>
        </w:rPr>
        <w:t>ront</w:t>
      </w:r>
      <w:r w:rsidR="003935E9" w:rsidRPr="00196523">
        <w:rPr>
          <w:rFonts w:ascii="Times New Roman" w:eastAsia="宋体" w:hAnsi="Times New Roman" w:cs="Times New Roman" w:hint="eastAsia"/>
          <w:color w:val="000000" w:themeColor="text1"/>
        </w:rPr>
        <w:t>==0</w:t>
      </w:r>
      <w:r w:rsidR="003935E9" w:rsidRPr="00196523">
        <w:rPr>
          <w:rFonts w:ascii="Times New Roman" w:eastAsia="宋体" w:hAnsi="Times New Roman" w:cs="Times New Roman" w:hint="eastAsia"/>
          <w:color w:val="000000" w:themeColor="text1"/>
        </w:rPr>
        <w:t>，</w:t>
      </w:r>
      <w:r w:rsidR="003935E9" w:rsidRPr="00196523">
        <w:rPr>
          <w:rFonts w:ascii="Times New Roman" w:eastAsia="宋体" w:hAnsi="Times New Roman" w:cs="Times New Roman"/>
          <w:color w:val="000000" w:themeColor="text1"/>
        </w:rPr>
        <w:t>队尾指针</w:t>
      </w:r>
      <w:r w:rsidR="003935E9" w:rsidRPr="00196523">
        <w:rPr>
          <w:rFonts w:ascii="Times New Roman" w:eastAsia="宋体" w:hAnsi="Times New Roman" w:cs="Times New Roman" w:hint="eastAsia"/>
          <w:color w:val="000000" w:themeColor="text1"/>
        </w:rPr>
        <w:t>r</w:t>
      </w:r>
      <w:r w:rsidR="003935E9" w:rsidRPr="00196523">
        <w:rPr>
          <w:rFonts w:ascii="Times New Roman" w:eastAsia="宋体" w:hAnsi="Times New Roman" w:cs="Times New Roman"/>
          <w:color w:val="000000" w:themeColor="text1"/>
        </w:rPr>
        <w:t>ear</w:t>
      </w:r>
      <w:r w:rsidR="003935E9" w:rsidRPr="00196523">
        <w:rPr>
          <w:rFonts w:ascii="Times New Roman" w:eastAsia="宋体" w:hAnsi="Times New Roman" w:cs="Times New Roman" w:hint="eastAsia"/>
          <w:color w:val="000000" w:themeColor="text1"/>
        </w:rPr>
        <w:t>==</w:t>
      </w:r>
      <w:r w:rsidR="003935E9" w:rsidRPr="00196523">
        <w:rPr>
          <w:rFonts w:ascii="Times New Roman" w:eastAsia="宋体" w:hAnsi="Times New Roman" w:cs="Times New Roman"/>
          <w:i/>
          <w:color w:val="000000" w:themeColor="text1"/>
        </w:rPr>
        <w:t>n</w:t>
      </w:r>
      <w:r w:rsidR="003935E9" w:rsidRPr="00196523">
        <w:rPr>
          <w:rFonts w:ascii="Times New Roman" w:eastAsia="宋体" w:hAnsi="Times New Roman" w:cs="Times New Roman"/>
          <w:color w:val="000000" w:themeColor="text1"/>
        </w:rPr>
        <w:t>-1</w:t>
      </w:r>
      <w:r w:rsidR="003935E9" w:rsidRPr="00196523">
        <w:rPr>
          <w:rFonts w:ascii="Times New Roman" w:eastAsia="宋体" w:hAnsi="Times New Roman" w:cs="Times New Roman" w:hint="eastAsia"/>
          <w:color w:val="000000" w:themeColor="text1"/>
        </w:rPr>
        <w:t>，其中</w:t>
      </w:r>
      <w:r w:rsidR="003935E9" w:rsidRPr="00196523">
        <w:rPr>
          <w:rFonts w:ascii="Times New Roman" w:eastAsia="宋体" w:hAnsi="Times New Roman" w:cs="Times New Roman" w:hint="eastAsia"/>
          <w:i/>
          <w:color w:val="000000" w:themeColor="text1"/>
        </w:rPr>
        <w:t>n</w:t>
      </w:r>
      <w:r w:rsidR="003935E9" w:rsidRPr="00196523">
        <w:rPr>
          <w:rFonts w:ascii="Times New Roman" w:eastAsia="宋体" w:hAnsi="Times New Roman" w:cs="Times New Roman" w:hint="eastAsia"/>
          <w:color w:val="000000" w:themeColor="text1"/>
        </w:rPr>
        <w:t>是数组最大容量。</w:t>
      </w:r>
    </w:p>
    <w:p w:rsidR="003935E9" w:rsidRPr="00196523" w:rsidRDefault="003935E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队列空</w:t>
      </w:r>
      <w:r w:rsidRPr="00196523">
        <w:rPr>
          <w:rFonts w:ascii="Times New Roman" w:eastAsia="宋体" w:hAnsi="Times New Roman" w:cs="Times New Roman" w:hint="eastAsia"/>
          <w:color w:val="000000" w:themeColor="text1"/>
        </w:rPr>
        <w:t>时，</w:t>
      </w:r>
      <w:r w:rsidR="0030070C"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w:t>
      </w:r>
      <w:r w:rsidR="001915BA" w:rsidRPr="00196523">
        <w:rPr>
          <w:rFonts w:ascii="Times New Roman" w:eastAsia="宋体" w:hAnsi="Times New Roman" w:cs="Times New Roman" w:hint="eastAsia"/>
          <w:color w:val="000000" w:themeColor="text1"/>
        </w:rPr>
        <w:t>+1</w:t>
      </w:r>
      <w:r w:rsidR="0030070C" w:rsidRPr="00196523">
        <w:rPr>
          <w:rFonts w:ascii="Times New Roman" w:eastAsia="宋体" w:hAnsi="Times New Roman" w:cs="Times New Roman"/>
          <w:color w:val="000000" w:themeColor="text1"/>
        </w:rPr>
        <w:t>)%maxSize</w:t>
      </w:r>
      <w:r w:rsidRPr="00196523">
        <w:rPr>
          <w:rFonts w:ascii="Times New Roman" w:eastAsia="宋体" w:hAnsi="Times New Roman" w:cs="Times New Roman"/>
          <w:color w:val="000000" w:themeColor="text1"/>
        </w:rPr>
        <w:t>==front</w:t>
      </w:r>
      <w:r w:rsidRPr="00196523">
        <w:rPr>
          <w:rFonts w:ascii="Times New Roman" w:eastAsia="宋体" w:hAnsi="Times New Roman" w:cs="Times New Roman" w:hint="eastAsia"/>
          <w:color w:val="000000" w:themeColor="text1"/>
        </w:rPr>
        <w:t>。</w:t>
      </w:r>
    </w:p>
    <w:p w:rsidR="003935E9" w:rsidRPr="00196523" w:rsidRDefault="003935E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队列满时</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ear+</w:t>
      </w:r>
      <w:r w:rsidR="0030070C"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)%maxSize==front</w:t>
      </w:r>
      <w:r w:rsidRPr="00196523">
        <w:rPr>
          <w:rFonts w:ascii="Times New Roman" w:eastAsia="宋体" w:hAnsi="Times New Roman" w:cs="Times New Roman" w:hint="eastAsia"/>
          <w:color w:val="000000" w:themeColor="text1"/>
        </w:rPr>
        <w:t>。</w:t>
      </w:r>
    </w:p>
    <w:p w:rsidR="002B58E9" w:rsidRPr="0079169A" w:rsidRDefault="002B58E9" w:rsidP="002B58E9">
      <w:pPr>
        <w:snapToGrid w:val="0"/>
        <w:ind w:left="315" w:hangingChars="150" w:hanging="315"/>
        <w:rPr>
          <w:rFonts w:ascii="Times New Roman" w:eastAsia="宋体" w:hAnsi="Times New Roman" w:cs="Times New Roman"/>
        </w:rPr>
      </w:pPr>
      <w:r>
        <w:rPr>
          <w:rFonts w:ascii="Times New Roman" w:eastAsia="宋体" w:hAnsi="Times New Roman" w:cs="Times New Roman" w:hint="eastAsia"/>
          <w:color w:val="000000"/>
        </w:rPr>
        <w:t>8</w:t>
      </w:r>
      <w:r w:rsidRPr="00C813BA">
        <w:rPr>
          <w:rFonts w:ascii="Times New Roman" w:eastAsia="宋体" w:hAnsi="Times New Roman" w:cs="Times New Roman"/>
          <w:color w:val="000000"/>
        </w:rPr>
        <w:t>．</w:t>
      </w:r>
      <w:r w:rsidRPr="0079169A">
        <w:rPr>
          <w:rFonts w:ascii="Times New Roman" w:eastAsia="宋体" w:hAnsi="Times New Roman" w:cs="Times New Roman" w:hint="eastAsia"/>
        </w:rPr>
        <w:t>已知，两个</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S1</w:t>
      </w:r>
      <w:r w:rsidRPr="0079169A">
        <w:rPr>
          <w:rFonts w:ascii="Times New Roman" w:eastAsia="宋体" w:hAnsi="Times New Roman" w:cs="Times New Roman" w:hint="eastAsia"/>
        </w:rPr>
        <w:t>和</w:t>
      </w:r>
      <w:r w:rsidRPr="0079169A">
        <w:rPr>
          <w:rFonts w:ascii="Times New Roman" w:eastAsia="宋体" w:hAnsi="Times New Roman" w:cs="Times New Roman"/>
        </w:rPr>
        <w:t>S</w:t>
      </w:r>
      <w:r w:rsidRPr="0079169A">
        <w:rPr>
          <w:rFonts w:ascii="Times New Roman" w:eastAsia="宋体" w:hAnsi="Times New Roman" w:cs="Times New Roman" w:hint="eastAsia"/>
        </w:rPr>
        <w:t>2</w:t>
      </w:r>
      <w:r w:rsidRPr="0079169A">
        <w:rPr>
          <w:rFonts w:ascii="Times New Roman" w:eastAsia="宋体" w:hAnsi="Times New Roman" w:cs="Times New Roman" w:hint="eastAsia"/>
        </w:rPr>
        <w:t>共享存储空间</w:t>
      </w:r>
      <w:bookmarkStart w:id="32" w:name="_Hlk142826186"/>
      <w:r w:rsidRPr="0079169A">
        <w:rPr>
          <w:rFonts w:ascii="Times New Roman" w:eastAsia="宋体" w:hAnsi="Times New Roman" w:cs="Times New Roman"/>
        </w:rPr>
        <w:t>C</w:t>
      </w:r>
      <w:r w:rsidRPr="0079169A">
        <w:rPr>
          <w:rFonts w:ascii="Times New Roman" w:eastAsia="宋体" w:hAnsi="Times New Roman" w:cs="Times New Roman" w:hint="eastAsia"/>
        </w:rPr>
        <w:t>(1</w:t>
      </w:r>
      <w:r w:rsidRPr="002B58E9">
        <w:rPr>
          <w:rFonts w:ascii="宋体" w:eastAsia="宋体" w:hAnsi="宋体" w:cs="Times New Roman"/>
        </w:rPr>
        <w:t>,</w:t>
      </w:r>
      <w:r w:rsidRPr="0079169A">
        <w:rPr>
          <w:rFonts w:ascii="Times New Roman" w:eastAsia="宋体" w:hAnsi="Times New Roman" w:cs="Times New Roman"/>
        </w:rPr>
        <w:t>M</w:t>
      </w:r>
      <w:r w:rsidRPr="0079169A">
        <w:rPr>
          <w:rFonts w:ascii="Times New Roman" w:eastAsia="宋体" w:hAnsi="Times New Roman" w:cs="Times New Roman" w:hint="eastAsia"/>
        </w:rPr>
        <w:t>)</w:t>
      </w:r>
      <w:bookmarkEnd w:id="32"/>
      <w:r w:rsidRPr="0079169A">
        <w:rPr>
          <w:rFonts w:ascii="Times New Roman" w:eastAsia="宋体" w:hAnsi="Times New Roman" w:cs="Times New Roman" w:hint="eastAsia"/>
        </w:rPr>
        <w:t>，其中</w:t>
      </w:r>
      <w:r w:rsidRPr="0079169A">
        <w:rPr>
          <w:rFonts w:ascii="Times New Roman" w:eastAsia="宋体" w:hAnsi="Times New Roman" w:cs="Times New Roman" w:hint="eastAsia"/>
        </w:rPr>
        <w:t>S1</w:t>
      </w:r>
      <w:r w:rsidRPr="0079169A">
        <w:rPr>
          <w:rFonts w:ascii="Times New Roman" w:eastAsia="宋体" w:hAnsi="Times New Roman" w:cs="Times New Roman" w:hint="eastAsia"/>
        </w:rPr>
        <w:t>的栈底在</w:t>
      </w:r>
      <w:r w:rsidRPr="0079169A">
        <w:rPr>
          <w:rFonts w:ascii="Times New Roman" w:eastAsia="宋体" w:hAnsi="Times New Roman" w:cs="Times New Roman" w:hint="eastAsia"/>
        </w:rPr>
        <w:t>C[1]</w:t>
      </w:r>
      <w:r w:rsidRPr="0079169A">
        <w:rPr>
          <w:rFonts w:ascii="Times New Roman" w:eastAsia="宋体" w:hAnsi="Times New Roman" w:cs="Times New Roman" w:hint="eastAsia"/>
        </w:rPr>
        <w:t>处，</w:t>
      </w:r>
      <w:r w:rsidRPr="0079169A">
        <w:rPr>
          <w:rFonts w:ascii="Times New Roman" w:eastAsia="宋体" w:hAnsi="Times New Roman" w:cs="Times New Roman" w:hint="eastAsia"/>
        </w:rPr>
        <w:t>S</w:t>
      </w:r>
      <w:r w:rsidRPr="0079169A">
        <w:rPr>
          <w:rFonts w:ascii="Times New Roman" w:eastAsia="宋体" w:hAnsi="Times New Roman" w:cs="Times New Roman"/>
        </w:rPr>
        <w:t>2</w:t>
      </w:r>
      <w:r w:rsidRPr="00405783">
        <w:rPr>
          <w:rFonts w:ascii="Times New Roman" w:eastAsia="宋体" w:hAnsi="Times New Roman" w:cs="Times New Roman" w:hint="eastAsia"/>
        </w:rPr>
        <w:t>的栈底在</w:t>
      </w:r>
      <w:r w:rsidRPr="0079169A">
        <w:rPr>
          <w:rFonts w:ascii="Times New Roman" w:eastAsia="宋体" w:hAnsi="Times New Roman" w:cs="Times New Roman" w:hint="eastAsia"/>
        </w:rPr>
        <w:t>C[</w:t>
      </w:r>
      <w:r w:rsidRPr="0079169A">
        <w:rPr>
          <w:rFonts w:ascii="Times New Roman" w:eastAsia="宋体" w:hAnsi="Times New Roman" w:cs="Times New Roman"/>
        </w:rPr>
        <w:t>M</w:t>
      </w:r>
      <w:r w:rsidRPr="0079169A">
        <w:rPr>
          <w:rFonts w:ascii="Times New Roman" w:eastAsia="宋体" w:hAnsi="Times New Roman" w:cs="Times New Roman" w:hint="eastAsia"/>
        </w:rPr>
        <w:t>]</w:t>
      </w:r>
      <w:r w:rsidRPr="0079169A">
        <w:rPr>
          <w:rFonts w:ascii="Times New Roman" w:eastAsia="宋体" w:hAnsi="Times New Roman" w:cs="Times New Roman" w:hint="eastAsia"/>
        </w:rPr>
        <w:t>处，</w:t>
      </w:r>
      <w:r w:rsidRPr="0079169A">
        <w:rPr>
          <w:rFonts w:ascii="Times New Roman" w:eastAsia="宋体" w:hAnsi="Times New Roman" w:cs="Times New Roman" w:hint="eastAsia"/>
        </w:rPr>
        <w:t>top1</w:t>
      </w:r>
      <w:r w:rsidRPr="0079169A">
        <w:rPr>
          <w:rFonts w:ascii="Times New Roman" w:eastAsia="宋体" w:hAnsi="Times New Roman" w:cs="Times New Roman" w:hint="eastAsia"/>
        </w:rPr>
        <w:t>是</w:t>
      </w:r>
      <w:r w:rsidRPr="0079169A">
        <w:rPr>
          <w:rFonts w:ascii="Times New Roman" w:eastAsia="宋体" w:hAnsi="Times New Roman" w:cs="Times New Roman" w:hint="eastAsia"/>
        </w:rPr>
        <w:t>S1</w:t>
      </w:r>
      <w:r w:rsidRPr="0079169A">
        <w:rPr>
          <w:rFonts w:ascii="Times New Roman" w:eastAsia="宋体" w:hAnsi="Times New Roman" w:cs="Times New Roman" w:hint="eastAsia"/>
        </w:rPr>
        <w:t>的栈顶指针，</w:t>
      </w:r>
      <w:r w:rsidRPr="0079169A">
        <w:rPr>
          <w:rFonts w:ascii="Times New Roman" w:eastAsia="宋体" w:hAnsi="Times New Roman" w:cs="Times New Roman" w:hint="eastAsia"/>
        </w:rPr>
        <w:t>top2</w:t>
      </w:r>
      <w:r w:rsidRPr="0079169A">
        <w:rPr>
          <w:rFonts w:ascii="Times New Roman" w:eastAsia="宋体" w:hAnsi="Times New Roman" w:cs="Times New Roman" w:hint="eastAsia"/>
        </w:rPr>
        <w:t>是</w:t>
      </w:r>
      <w:r w:rsidRPr="0079169A">
        <w:rPr>
          <w:rFonts w:ascii="Times New Roman" w:eastAsia="宋体" w:hAnsi="Times New Roman" w:cs="Times New Roman" w:hint="eastAsia"/>
        </w:rPr>
        <w:t>S2</w:t>
      </w:r>
      <w:r w:rsidRPr="0079169A">
        <w:rPr>
          <w:rFonts w:ascii="Times New Roman" w:eastAsia="宋体" w:hAnsi="Times New Roman" w:cs="Times New Roman" w:hint="eastAsia"/>
        </w:rPr>
        <w:t>的栈顶指针</w:t>
      </w:r>
      <w:r w:rsidR="00A968D0">
        <w:rPr>
          <w:rFonts w:ascii="Times New Roman" w:eastAsia="宋体" w:hAnsi="Times New Roman" w:cs="Times New Roman" w:hint="eastAsia"/>
        </w:rPr>
        <w:t>，</w:t>
      </w:r>
      <w:bookmarkStart w:id="33" w:name="_Hlk142826537"/>
      <w:r w:rsidR="00A968D0">
        <w:rPr>
          <w:rFonts w:ascii="Times New Roman" w:eastAsia="宋体" w:hAnsi="Times New Roman" w:cs="Times New Roman" w:hint="eastAsia"/>
        </w:rPr>
        <w:t>均指向各自的栈顶元素</w:t>
      </w:r>
      <w:bookmarkEnd w:id="33"/>
      <w:r w:rsidR="00A968D0">
        <w:rPr>
          <w:rFonts w:ascii="Times New Roman" w:eastAsia="宋体" w:hAnsi="Times New Roman" w:cs="Times New Roman" w:hint="eastAsia"/>
        </w:rPr>
        <w:t>。</w:t>
      </w:r>
      <w:r w:rsidRPr="0079169A">
        <w:rPr>
          <w:rFonts w:ascii="Times New Roman" w:eastAsia="宋体" w:hAnsi="Times New Roman" w:cs="Times New Roman" w:hint="eastAsia"/>
        </w:rPr>
        <w:t>两个</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要最大限度地利用存储空间</w:t>
      </w:r>
      <w:bookmarkStart w:id="34" w:name="_Hlk142826558"/>
      <w:r w:rsidRPr="0079169A">
        <w:rPr>
          <w:rFonts w:ascii="Times New Roman" w:eastAsia="宋体" w:hAnsi="Times New Roman" w:cs="Times New Roman"/>
        </w:rPr>
        <w:t>C</w:t>
      </w:r>
      <w:r w:rsidRPr="0079169A">
        <w:rPr>
          <w:rFonts w:ascii="Times New Roman" w:eastAsia="宋体" w:hAnsi="Times New Roman" w:cs="Times New Roman" w:hint="eastAsia"/>
        </w:rPr>
        <w:t>(1</w:t>
      </w:r>
      <w:r w:rsidRPr="002B58E9">
        <w:rPr>
          <w:rFonts w:ascii="宋体" w:eastAsia="宋体" w:hAnsi="宋体" w:cs="Times New Roman"/>
        </w:rPr>
        <w:t>,</w:t>
      </w:r>
      <w:r w:rsidRPr="0079169A">
        <w:rPr>
          <w:rFonts w:ascii="Times New Roman" w:eastAsia="宋体" w:hAnsi="Times New Roman" w:cs="Times New Roman"/>
        </w:rPr>
        <w:t>M</w:t>
      </w:r>
      <w:r w:rsidRPr="0079169A">
        <w:rPr>
          <w:rFonts w:ascii="Times New Roman" w:eastAsia="宋体" w:hAnsi="Times New Roman" w:cs="Times New Roman" w:hint="eastAsia"/>
        </w:rPr>
        <w:t>)</w:t>
      </w:r>
      <w:bookmarkEnd w:id="34"/>
      <w:r w:rsidRPr="0079169A">
        <w:rPr>
          <w:rFonts w:ascii="Times New Roman" w:eastAsia="宋体" w:hAnsi="Times New Roman" w:cs="Times New Roman" w:hint="eastAsia"/>
        </w:rPr>
        <w:t>。</w:t>
      </w:r>
      <w:bookmarkStart w:id="35" w:name="_Hlk142826209"/>
      <w:r w:rsidRPr="0079169A">
        <w:rPr>
          <w:rFonts w:ascii="Times New Roman" w:eastAsia="宋体" w:hAnsi="Times New Roman" w:cs="Times New Roman" w:hint="eastAsia"/>
        </w:rPr>
        <w:t>请</w:t>
      </w:r>
      <w:r>
        <w:rPr>
          <w:rFonts w:ascii="Times New Roman" w:eastAsia="宋体" w:hAnsi="Times New Roman" w:cs="Times New Roman" w:hint="eastAsia"/>
        </w:rPr>
        <w:t>回答下列问题。</w:t>
      </w:r>
      <w:bookmarkEnd w:id="35"/>
    </w:p>
    <w:p w:rsidR="002B58E9" w:rsidRPr="0079169A" w:rsidRDefault="002B58E9" w:rsidP="002B58E9">
      <w:pPr>
        <w:pStyle w:val="a3"/>
        <w:spacing w:line="240" w:lineRule="auto"/>
        <w:ind w:leftChars="150" w:left="315" w:firstLineChars="0" w:firstLine="0"/>
        <w:rPr>
          <w:rFonts w:ascii="Times New Roman" w:eastAsia="宋体" w:hAnsi="Times New Roman" w:cs="Times New Roman"/>
        </w:rPr>
      </w:pPr>
      <w:r>
        <w:rPr>
          <w:rFonts w:ascii="Times New Roman" w:eastAsia="宋体" w:hAnsi="Times New Roman" w:cs="Times New Roman" w:hint="eastAsia"/>
        </w:rPr>
        <w:t>（</w:t>
      </w:r>
      <w:r w:rsidRPr="0079169A">
        <w:rPr>
          <w:rFonts w:ascii="Times New Roman" w:eastAsia="宋体" w:hAnsi="Times New Roman" w:cs="Times New Roman"/>
        </w:rPr>
        <w:t>1</w:t>
      </w:r>
      <w:r>
        <w:rPr>
          <w:rFonts w:ascii="Times New Roman" w:eastAsia="宋体" w:hAnsi="Times New Roman" w:cs="Times New Roman" w:hint="eastAsia"/>
        </w:rPr>
        <w:t>）</w:t>
      </w:r>
      <w:r w:rsidRPr="0079169A">
        <w:rPr>
          <w:rFonts w:ascii="Times New Roman" w:eastAsia="宋体" w:hAnsi="Times New Roman" w:cs="Times New Roman" w:hint="eastAsia"/>
        </w:rPr>
        <w:t>判断两个</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空的条件分别是什么？</w:t>
      </w:r>
    </w:p>
    <w:p w:rsidR="002B58E9" w:rsidRPr="0079169A" w:rsidRDefault="002B58E9" w:rsidP="002B58E9">
      <w:pPr>
        <w:pStyle w:val="a3"/>
        <w:spacing w:line="240" w:lineRule="auto"/>
        <w:ind w:leftChars="150" w:left="315" w:firstLineChars="0" w:firstLine="0"/>
        <w:rPr>
          <w:rFonts w:ascii="Times New Roman" w:eastAsia="宋体" w:hAnsi="Times New Roman" w:cs="Times New Roman"/>
        </w:rPr>
      </w:pPr>
      <w:r>
        <w:rPr>
          <w:rFonts w:ascii="Times New Roman" w:eastAsia="宋体" w:hAnsi="Times New Roman" w:cs="Times New Roman" w:hint="eastAsia"/>
        </w:rPr>
        <w:t>（</w:t>
      </w:r>
      <w:r w:rsidRPr="0079169A">
        <w:rPr>
          <w:rFonts w:ascii="Times New Roman" w:eastAsia="宋体" w:hAnsi="Times New Roman" w:cs="Times New Roman"/>
        </w:rPr>
        <w:t>2</w:t>
      </w:r>
      <w:r>
        <w:rPr>
          <w:rFonts w:ascii="Times New Roman" w:eastAsia="宋体" w:hAnsi="Times New Roman" w:cs="Times New Roman" w:hint="eastAsia"/>
        </w:rPr>
        <w:t>）</w:t>
      </w:r>
      <w:r w:rsidRPr="00405783">
        <w:rPr>
          <w:rFonts w:ascii="Times New Roman" w:eastAsia="宋体" w:hAnsi="Times New Roman" w:cs="Times New Roman" w:hint="eastAsia"/>
        </w:rPr>
        <w:t>判断</w:t>
      </w:r>
      <w:proofErr w:type="gramStart"/>
      <w:r w:rsidRPr="00405783">
        <w:rPr>
          <w:rFonts w:ascii="Times New Roman" w:eastAsia="宋体" w:hAnsi="Times New Roman" w:cs="Times New Roman" w:hint="eastAsia"/>
        </w:rPr>
        <w:t>栈</w:t>
      </w:r>
      <w:proofErr w:type="gramEnd"/>
      <w:r w:rsidRPr="00405783">
        <w:rPr>
          <w:rFonts w:ascii="Times New Roman" w:eastAsia="宋体" w:hAnsi="Times New Roman" w:cs="Times New Roman" w:hint="eastAsia"/>
        </w:rPr>
        <w:t>满的条件是什么？</w:t>
      </w:r>
    </w:p>
    <w:p w:rsidR="002B58E9" w:rsidRDefault="002B58E9" w:rsidP="002B58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2B58E9" w:rsidRPr="00405783" w:rsidRDefault="002B58E9" w:rsidP="002B58E9">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w:t>
      </w:r>
      <w:r w:rsidRPr="0079169A">
        <w:rPr>
          <w:rFonts w:ascii="Times New Roman" w:eastAsia="宋体" w:hAnsi="Times New Roman" w:cs="Times New Roman"/>
        </w:rPr>
        <w:t>1</w:t>
      </w:r>
      <w:r>
        <w:rPr>
          <w:rFonts w:ascii="Times New Roman" w:eastAsia="宋体" w:hAnsi="Times New Roman" w:cs="Times New Roman" w:hint="eastAsia"/>
        </w:rPr>
        <w:t>）</w:t>
      </w:r>
      <w:r w:rsidRPr="00405783">
        <w:rPr>
          <w:rFonts w:ascii="Times New Roman" w:eastAsia="宋体" w:hAnsi="Times New Roman" w:cs="Times New Roman" w:hint="eastAsia"/>
        </w:rPr>
        <w:t>判断</w:t>
      </w:r>
      <w:proofErr w:type="gramStart"/>
      <w:r w:rsidRPr="00405783">
        <w:rPr>
          <w:rFonts w:ascii="Times New Roman" w:eastAsia="宋体" w:hAnsi="Times New Roman" w:cs="Times New Roman" w:hint="eastAsia"/>
        </w:rPr>
        <w:t>栈</w:t>
      </w:r>
      <w:proofErr w:type="gramEnd"/>
      <w:r w:rsidRPr="00405783">
        <w:rPr>
          <w:rFonts w:ascii="Times New Roman" w:eastAsia="宋体" w:hAnsi="Times New Roman" w:cs="Times New Roman" w:hint="eastAsia"/>
        </w:rPr>
        <w:t>S</w:t>
      </w:r>
      <w:r w:rsidRPr="00405783">
        <w:rPr>
          <w:rFonts w:ascii="Times New Roman" w:eastAsia="宋体" w:hAnsi="Times New Roman" w:cs="Times New Roman"/>
        </w:rPr>
        <w:t>1</w:t>
      </w:r>
      <w:r w:rsidRPr="00405783">
        <w:rPr>
          <w:rFonts w:ascii="Times New Roman" w:eastAsia="宋体" w:hAnsi="Times New Roman" w:cs="Times New Roman" w:hint="eastAsia"/>
        </w:rPr>
        <w:t>空的条件是：当</w:t>
      </w:r>
      <w:r w:rsidRPr="00405783">
        <w:rPr>
          <w:rFonts w:ascii="Times New Roman" w:eastAsia="宋体" w:hAnsi="Times New Roman" w:cs="Times New Roman" w:hint="eastAsia"/>
        </w:rPr>
        <w:t>top1=0</w:t>
      </w:r>
      <w:r w:rsidRPr="00405783">
        <w:rPr>
          <w:rFonts w:ascii="Times New Roman" w:eastAsia="宋体" w:hAnsi="Times New Roman" w:cs="Times New Roman" w:hint="eastAsia"/>
        </w:rPr>
        <w:t>时</w:t>
      </w:r>
      <w:r w:rsidRPr="00405783">
        <w:rPr>
          <w:rFonts w:ascii="Times New Roman" w:eastAsia="宋体" w:hAnsi="Times New Roman" w:cs="Times New Roman" w:hint="eastAsia"/>
        </w:rPr>
        <w:t>S</w:t>
      </w:r>
      <w:r w:rsidRPr="00405783">
        <w:rPr>
          <w:rFonts w:ascii="Times New Roman" w:eastAsia="宋体" w:hAnsi="Times New Roman" w:cs="Times New Roman"/>
        </w:rPr>
        <w:t>1</w:t>
      </w:r>
      <w:r w:rsidRPr="00405783">
        <w:rPr>
          <w:rFonts w:ascii="Times New Roman" w:eastAsia="宋体" w:hAnsi="Times New Roman" w:cs="Times New Roman" w:hint="eastAsia"/>
        </w:rPr>
        <w:t>为空</w:t>
      </w:r>
      <w:proofErr w:type="gramStart"/>
      <w:r w:rsidRPr="00405783">
        <w:rPr>
          <w:rFonts w:ascii="Times New Roman" w:eastAsia="宋体" w:hAnsi="Times New Roman" w:cs="Times New Roman" w:hint="eastAsia"/>
        </w:rPr>
        <w:t>栈</w:t>
      </w:r>
      <w:proofErr w:type="gramEnd"/>
      <w:r w:rsidRPr="00405783">
        <w:rPr>
          <w:rFonts w:ascii="Times New Roman" w:eastAsia="宋体" w:hAnsi="Times New Roman" w:cs="Times New Roman" w:hint="eastAsia"/>
        </w:rPr>
        <w:t>。</w:t>
      </w:r>
    </w:p>
    <w:p w:rsidR="002B58E9" w:rsidRPr="0079169A" w:rsidRDefault="002B58E9" w:rsidP="00A968D0">
      <w:pPr>
        <w:pStyle w:val="a3"/>
        <w:spacing w:line="240" w:lineRule="auto"/>
        <w:ind w:firstLineChars="450" w:firstLine="945"/>
        <w:rPr>
          <w:rFonts w:ascii="Times New Roman" w:eastAsia="宋体" w:hAnsi="Times New Roman" w:cs="Times New Roman"/>
        </w:rPr>
      </w:pPr>
      <w:r w:rsidRPr="0079169A">
        <w:rPr>
          <w:rFonts w:ascii="Times New Roman" w:eastAsia="宋体" w:hAnsi="Times New Roman" w:cs="Times New Roman" w:hint="eastAsia"/>
        </w:rPr>
        <w:t>判断</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S</w:t>
      </w:r>
      <w:r w:rsidRPr="0079169A">
        <w:rPr>
          <w:rFonts w:ascii="Times New Roman" w:eastAsia="宋体" w:hAnsi="Times New Roman" w:cs="Times New Roman"/>
        </w:rPr>
        <w:t>2</w:t>
      </w:r>
      <w:r w:rsidRPr="0079169A">
        <w:rPr>
          <w:rFonts w:ascii="Times New Roman" w:eastAsia="宋体" w:hAnsi="Times New Roman" w:cs="Times New Roman" w:hint="eastAsia"/>
        </w:rPr>
        <w:t>空的条件是：当</w:t>
      </w:r>
      <w:r w:rsidRPr="0079169A">
        <w:rPr>
          <w:rFonts w:ascii="Times New Roman" w:eastAsia="宋体" w:hAnsi="Times New Roman" w:cs="Times New Roman" w:hint="eastAsia"/>
        </w:rPr>
        <w:t>top2=</w:t>
      </w:r>
      <w:r w:rsidRPr="0079169A">
        <w:rPr>
          <w:rFonts w:ascii="Times New Roman" w:eastAsia="宋体" w:hAnsi="Times New Roman" w:cs="Times New Roman"/>
        </w:rPr>
        <w:t>M</w:t>
      </w:r>
      <w:r w:rsidRPr="0079169A">
        <w:rPr>
          <w:rFonts w:ascii="Times New Roman" w:eastAsia="宋体" w:hAnsi="Times New Roman" w:cs="Times New Roman" w:hint="eastAsia"/>
        </w:rPr>
        <w:t>+1</w:t>
      </w:r>
      <w:r w:rsidRPr="0079169A">
        <w:rPr>
          <w:rFonts w:ascii="Times New Roman" w:eastAsia="宋体" w:hAnsi="Times New Roman" w:cs="Times New Roman" w:hint="eastAsia"/>
        </w:rPr>
        <w:t>时</w:t>
      </w:r>
      <w:r w:rsidRPr="0079169A">
        <w:rPr>
          <w:rFonts w:ascii="Times New Roman" w:eastAsia="宋体" w:hAnsi="Times New Roman" w:cs="Times New Roman" w:hint="eastAsia"/>
        </w:rPr>
        <w:t>S2</w:t>
      </w:r>
      <w:r w:rsidRPr="0079169A">
        <w:rPr>
          <w:rFonts w:ascii="Times New Roman" w:eastAsia="宋体" w:hAnsi="Times New Roman" w:cs="Times New Roman" w:hint="eastAsia"/>
        </w:rPr>
        <w:t>为空。</w:t>
      </w:r>
    </w:p>
    <w:p w:rsidR="002B58E9" w:rsidRPr="0079169A" w:rsidRDefault="002B58E9" w:rsidP="00A968D0">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满的条件是：当</w:t>
      </w:r>
      <w:r w:rsidRPr="0079169A">
        <w:rPr>
          <w:rFonts w:ascii="Times New Roman" w:eastAsia="宋体" w:hAnsi="Times New Roman" w:cs="Times New Roman" w:hint="eastAsia"/>
        </w:rPr>
        <w:t>top2=top1+1</w:t>
      </w:r>
      <w:r w:rsidRPr="0079169A">
        <w:rPr>
          <w:rFonts w:ascii="Times New Roman" w:eastAsia="宋体" w:hAnsi="Times New Roman" w:cs="Times New Roman" w:hint="eastAsia"/>
        </w:rPr>
        <w:t>时</w:t>
      </w:r>
      <w:proofErr w:type="gramStart"/>
      <w:r w:rsidRPr="0079169A">
        <w:rPr>
          <w:rFonts w:ascii="Times New Roman" w:eastAsia="宋体" w:hAnsi="Times New Roman" w:cs="Times New Roman" w:hint="eastAsia"/>
        </w:rPr>
        <w:t>栈</w:t>
      </w:r>
      <w:proofErr w:type="gramEnd"/>
      <w:r w:rsidRPr="0079169A">
        <w:rPr>
          <w:rFonts w:ascii="Times New Roman" w:eastAsia="宋体" w:hAnsi="Times New Roman" w:cs="Times New Roman" w:hint="eastAsia"/>
        </w:rPr>
        <w:t>满。</w:t>
      </w:r>
    </w:p>
    <w:p w:rsidR="002B58E9" w:rsidRPr="0079169A" w:rsidRDefault="002B58E9" w:rsidP="002B58E9">
      <w:pPr>
        <w:snapToGrid w:val="0"/>
        <w:ind w:left="315" w:hangingChars="150" w:hanging="315"/>
        <w:rPr>
          <w:rFonts w:ascii="Times New Roman" w:eastAsia="宋体" w:hAnsi="Times New Roman" w:cs="Times New Roman"/>
        </w:rPr>
      </w:pPr>
      <w:r>
        <w:rPr>
          <w:rFonts w:ascii="Times New Roman" w:eastAsia="宋体" w:hAnsi="Times New Roman" w:cs="Times New Roman" w:hint="eastAsia"/>
        </w:rPr>
        <w:t>9</w:t>
      </w:r>
      <w:r w:rsidRPr="00405783">
        <w:rPr>
          <w:rFonts w:ascii="Times New Roman" w:eastAsia="宋体" w:hAnsi="Times New Roman" w:cs="Times New Roman"/>
        </w:rPr>
        <w:t>．</w:t>
      </w:r>
      <w:r w:rsidRPr="00405783">
        <w:rPr>
          <w:rFonts w:ascii="Times New Roman" w:eastAsia="宋体" w:hAnsi="Times New Roman" w:cs="Times New Roman" w:hint="eastAsia"/>
        </w:rPr>
        <w:t>已知循环队列的类型定义如下：</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t>#define MAXQSIZE 100</w:t>
      </w:r>
      <w:r w:rsidRPr="00B15DB8">
        <w:rPr>
          <w:rFonts w:ascii="Courier New" w:eastAsia="宋体" w:hAnsi="Courier New" w:cs="Courier New"/>
        </w:rPr>
        <w:tab/>
      </w:r>
      <w:r w:rsidR="00A968D0">
        <w:rPr>
          <w:rFonts w:ascii="Courier New" w:eastAsia="宋体" w:hAnsi="Courier New" w:cs="Courier New"/>
        </w:rPr>
        <w:tab/>
      </w:r>
      <w:r w:rsidRPr="00B15DB8">
        <w:rPr>
          <w:rFonts w:ascii="Courier New" w:eastAsia="宋体" w:hAnsi="Courier New" w:cs="Courier New"/>
        </w:rPr>
        <w:t>//</w:t>
      </w:r>
      <w:r w:rsidRPr="00B15DB8">
        <w:rPr>
          <w:rFonts w:ascii="Courier New" w:eastAsia="宋体" w:hAnsi="Courier New" w:cs="Courier New"/>
        </w:rPr>
        <w:t>队列最大长度</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t>typedef struct {</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r>
      <w:r w:rsidRPr="00B15DB8">
        <w:rPr>
          <w:rFonts w:ascii="Courier New" w:eastAsia="宋体" w:hAnsi="Courier New" w:cs="Courier New"/>
        </w:rPr>
        <w:tab/>
        <w:t xml:space="preserve">char *base;  </w:t>
      </w:r>
      <w:r w:rsidRPr="00B15DB8">
        <w:rPr>
          <w:rFonts w:ascii="Courier New" w:eastAsia="宋体" w:hAnsi="Courier New" w:cs="Courier New"/>
        </w:rPr>
        <w:tab/>
      </w:r>
      <w:r w:rsidRPr="00B15DB8">
        <w:rPr>
          <w:rFonts w:ascii="Courier New" w:eastAsia="宋体" w:hAnsi="Courier New" w:cs="Courier New"/>
        </w:rPr>
        <w:tab/>
      </w:r>
      <w:r w:rsidR="00A968D0">
        <w:rPr>
          <w:rFonts w:ascii="Courier New" w:eastAsia="宋体" w:hAnsi="Courier New" w:cs="Courier New"/>
        </w:rPr>
        <w:tab/>
      </w:r>
      <w:r w:rsidRPr="00B15DB8">
        <w:rPr>
          <w:rFonts w:ascii="Courier New" w:eastAsia="宋体" w:hAnsi="Courier New" w:cs="Courier New"/>
        </w:rPr>
        <w:t>//</w:t>
      </w:r>
      <w:r w:rsidRPr="00B15DB8">
        <w:rPr>
          <w:rFonts w:ascii="Courier New" w:eastAsia="宋体" w:hAnsi="Courier New" w:cs="Courier New" w:hint="eastAsia"/>
        </w:rPr>
        <w:t>初始化的动态分配存储结构</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r>
      <w:r w:rsidRPr="00B15DB8">
        <w:rPr>
          <w:rFonts w:ascii="Courier New" w:eastAsia="宋体" w:hAnsi="Courier New" w:cs="Courier New"/>
        </w:rPr>
        <w:tab/>
        <w:t>int front;</w:t>
      </w:r>
      <w:r w:rsidRPr="00B15DB8">
        <w:rPr>
          <w:rFonts w:ascii="Courier New" w:eastAsia="宋体" w:hAnsi="Courier New" w:cs="Courier New"/>
        </w:rPr>
        <w:tab/>
      </w:r>
      <w:r w:rsidRPr="00B15DB8">
        <w:rPr>
          <w:rFonts w:ascii="Courier New" w:eastAsia="宋体" w:hAnsi="Courier New" w:cs="Courier New"/>
        </w:rPr>
        <w:tab/>
      </w:r>
      <w:r w:rsidRPr="00B15DB8">
        <w:rPr>
          <w:rFonts w:ascii="Courier New" w:eastAsia="宋体" w:hAnsi="Courier New" w:cs="Courier New"/>
        </w:rPr>
        <w:tab/>
      </w:r>
      <w:r w:rsidR="00A968D0">
        <w:rPr>
          <w:rFonts w:ascii="Courier New" w:eastAsia="宋体" w:hAnsi="Courier New" w:cs="Courier New"/>
        </w:rPr>
        <w:tab/>
      </w:r>
      <w:r w:rsidRPr="00B15DB8">
        <w:rPr>
          <w:rFonts w:ascii="Courier New" w:eastAsia="宋体" w:hAnsi="Courier New" w:cs="Courier New"/>
        </w:rPr>
        <w:t>//</w:t>
      </w:r>
      <w:r w:rsidRPr="00B15DB8">
        <w:rPr>
          <w:rFonts w:ascii="Courier New" w:eastAsia="宋体" w:hAnsi="Courier New" w:cs="Courier New" w:hint="eastAsia"/>
        </w:rPr>
        <w:t>头指针，若队列不空，指向队列头元素</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r>
      <w:r w:rsidRPr="00B15DB8">
        <w:rPr>
          <w:rFonts w:ascii="Courier New" w:eastAsia="宋体" w:hAnsi="Courier New" w:cs="Courier New"/>
        </w:rPr>
        <w:tab/>
        <w:t>int rear;</w:t>
      </w:r>
      <w:r w:rsidRPr="00B15DB8">
        <w:rPr>
          <w:rFonts w:ascii="Courier New" w:eastAsia="宋体" w:hAnsi="Courier New" w:cs="Courier New"/>
        </w:rPr>
        <w:tab/>
      </w:r>
      <w:r w:rsidRPr="00B15DB8">
        <w:rPr>
          <w:rFonts w:ascii="Courier New" w:eastAsia="宋体" w:hAnsi="Courier New" w:cs="Courier New"/>
        </w:rPr>
        <w:tab/>
      </w:r>
      <w:r w:rsidRPr="00B15DB8">
        <w:rPr>
          <w:rFonts w:ascii="Courier New" w:eastAsia="宋体" w:hAnsi="Courier New" w:cs="Courier New"/>
        </w:rPr>
        <w:tab/>
      </w:r>
      <w:r w:rsidRPr="00B15DB8">
        <w:rPr>
          <w:rFonts w:ascii="Courier New" w:eastAsia="宋体" w:hAnsi="Courier New" w:cs="Courier New"/>
        </w:rPr>
        <w:tab/>
        <w:t>//</w:t>
      </w:r>
      <w:r w:rsidRPr="00B15DB8">
        <w:rPr>
          <w:rFonts w:ascii="Courier New" w:eastAsia="宋体" w:hAnsi="Courier New" w:cs="Courier New" w:hint="eastAsia"/>
        </w:rPr>
        <w:t>尾指针，若队列不空，指向队尾元素的下一个位置</w:t>
      </w:r>
    </w:p>
    <w:p w:rsidR="002B58E9" w:rsidRPr="00B15DB8" w:rsidRDefault="002B58E9" w:rsidP="002B58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rPr>
      </w:pPr>
      <w:r w:rsidRPr="00B15DB8">
        <w:rPr>
          <w:rFonts w:ascii="Courier New" w:eastAsia="宋体" w:hAnsi="Courier New" w:cs="Courier New"/>
        </w:rPr>
        <w:tab/>
      </w:r>
      <w:proofErr w:type="gramStart"/>
      <w:r w:rsidRPr="00B15DB8">
        <w:rPr>
          <w:rFonts w:ascii="Courier New" w:eastAsia="宋体" w:hAnsi="Courier New" w:cs="Courier New" w:hint="eastAsia"/>
        </w:rPr>
        <w:t>}SqQueue</w:t>
      </w:r>
      <w:proofErr w:type="gramEnd"/>
      <w:r w:rsidRPr="00B15DB8">
        <w:rPr>
          <w:rFonts w:ascii="Courier New" w:eastAsia="宋体" w:hAnsi="Courier New" w:cs="Courier New"/>
        </w:rPr>
        <w:t>;</w:t>
      </w:r>
    </w:p>
    <w:p w:rsidR="002B58E9" w:rsidRPr="0079169A" w:rsidRDefault="002B58E9" w:rsidP="002B58E9">
      <w:pPr>
        <w:pStyle w:val="a3"/>
        <w:spacing w:line="240" w:lineRule="auto"/>
        <w:ind w:leftChars="150" w:left="315" w:firstLineChars="0" w:firstLine="0"/>
        <w:rPr>
          <w:rFonts w:ascii="Times New Roman" w:eastAsia="宋体" w:hAnsi="Times New Roman" w:cs="Times New Roman"/>
        </w:rPr>
      </w:pPr>
      <w:r w:rsidRPr="0079169A">
        <w:rPr>
          <w:rFonts w:ascii="Times New Roman" w:eastAsia="宋体" w:hAnsi="Times New Roman" w:cs="Times New Roman" w:hint="eastAsia"/>
        </w:rPr>
        <w:t>请回答下列问题</w:t>
      </w:r>
      <w:r w:rsidR="00A968D0">
        <w:rPr>
          <w:rFonts w:ascii="Times New Roman" w:eastAsia="宋体" w:hAnsi="Times New Roman" w:cs="Times New Roman" w:hint="eastAsia"/>
        </w:rPr>
        <w:t>。</w:t>
      </w:r>
    </w:p>
    <w:p w:rsidR="002B58E9" w:rsidRPr="00405783" w:rsidRDefault="002B58E9" w:rsidP="002B58E9">
      <w:pPr>
        <w:pStyle w:val="a3"/>
        <w:spacing w:line="240" w:lineRule="auto"/>
        <w:ind w:leftChars="150" w:left="315" w:firstLineChars="0" w:firstLine="0"/>
        <w:rPr>
          <w:rFonts w:ascii="Times New Roman" w:eastAsia="宋体" w:hAnsi="Times New Roman" w:cs="Times New Roman"/>
        </w:rPr>
      </w:pPr>
      <w:r w:rsidRPr="00405783">
        <w:rPr>
          <w:rFonts w:ascii="Times New Roman" w:eastAsia="宋体" w:hAnsi="Times New Roman" w:cs="Times New Roman" w:hint="eastAsia"/>
        </w:rPr>
        <w:t>（</w:t>
      </w:r>
      <w:r w:rsidRPr="0079169A">
        <w:rPr>
          <w:rFonts w:ascii="Times New Roman" w:eastAsia="宋体" w:hAnsi="Times New Roman" w:cs="Times New Roman" w:hint="eastAsia"/>
        </w:rPr>
        <w:t>1</w:t>
      </w:r>
      <w:r w:rsidRPr="0079169A">
        <w:rPr>
          <w:rFonts w:ascii="Times New Roman" w:eastAsia="宋体" w:hAnsi="Times New Roman" w:cs="Times New Roman" w:hint="eastAsia"/>
        </w:rPr>
        <w:t>）</w:t>
      </w:r>
      <w:proofErr w:type="gramStart"/>
      <w:r w:rsidRPr="0079169A">
        <w:rPr>
          <w:rFonts w:ascii="Times New Roman" w:eastAsia="宋体" w:hAnsi="Times New Roman" w:cs="Times New Roman" w:hint="eastAsia"/>
        </w:rPr>
        <w:t>判断队</w:t>
      </w:r>
      <w:proofErr w:type="gramEnd"/>
      <w:r w:rsidRPr="0079169A">
        <w:rPr>
          <w:rFonts w:ascii="Times New Roman" w:eastAsia="宋体" w:hAnsi="Times New Roman" w:cs="Times New Roman" w:hint="eastAsia"/>
        </w:rPr>
        <w:t>空的条件是什么？</w:t>
      </w:r>
    </w:p>
    <w:p w:rsidR="002B58E9" w:rsidRPr="00405783" w:rsidRDefault="002B58E9" w:rsidP="002B58E9">
      <w:pPr>
        <w:pStyle w:val="a3"/>
        <w:spacing w:line="240" w:lineRule="auto"/>
        <w:ind w:leftChars="150" w:left="315" w:firstLineChars="0" w:firstLine="0"/>
        <w:rPr>
          <w:rFonts w:ascii="Times New Roman" w:eastAsia="宋体" w:hAnsi="Times New Roman" w:cs="Times New Roman"/>
        </w:rPr>
      </w:pPr>
      <w:r w:rsidRPr="0079169A">
        <w:rPr>
          <w:rFonts w:ascii="Times New Roman" w:eastAsia="宋体" w:hAnsi="Times New Roman" w:cs="Times New Roman" w:hint="eastAsia"/>
        </w:rPr>
        <w:t>（</w:t>
      </w:r>
      <w:r w:rsidRPr="00405783">
        <w:rPr>
          <w:rFonts w:ascii="Times New Roman" w:eastAsia="宋体" w:hAnsi="Times New Roman" w:cs="Times New Roman" w:hint="eastAsia"/>
        </w:rPr>
        <w:t>2</w:t>
      </w:r>
      <w:r w:rsidRPr="0079169A">
        <w:rPr>
          <w:rFonts w:ascii="Times New Roman" w:eastAsia="宋体" w:hAnsi="Times New Roman" w:cs="Times New Roman" w:hint="eastAsia"/>
        </w:rPr>
        <w:t>）</w:t>
      </w:r>
      <w:proofErr w:type="gramStart"/>
      <w:r w:rsidRPr="0079169A">
        <w:rPr>
          <w:rFonts w:ascii="Times New Roman" w:eastAsia="宋体" w:hAnsi="Times New Roman" w:cs="Times New Roman" w:hint="eastAsia"/>
        </w:rPr>
        <w:t>判断队满</w:t>
      </w:r>
      <w:proofErr w:type="gramEnd"/>
      <w:r w:rsidRPr="0079169A">
        <w:rPr>
          <w:rFonts w:ascii="Times New Roman" w:eastAsia="宋体" w:hAnsi="Times New Roman" w:cs="Times New Roman" w:hint="eastAsia"/>
        </w:rPr>
        <w:t>的条件是什么？</w:t>
      </w:r>
    </w:p>
    <w:p w:rsidR="002B58E9" w:rsidRPr="00405783" w:rsidRDefault="002B58E9" w:rsidP="002B58E9">
      <w:pPr>
        <w:pStyle w:val="a3"/>
        <w:spacing w:line="240" w:lineRule="auto"/>
        <w:ind w:leftChars="150" w:left="315" w:firstLineChars="0" w:firstLine="0"/>
        <w:rPr>
          <w:rFonts w:ascii="Times New Roman" w:eastAsia="宋体" w:hAnsi="Times New Roman" w:cs="Times New Roman"/>
        </w:rPr>
      </w:pPr>
      <w:r w:rsidRPr="00405783">
        <w:rPr>
          <w:rFonts w:ascii="Times New Roman" w:eastAsia="宋体" w:hAnsi="Times New Roman" w:cs="Times New Roman" w:hint="eastAsia"/>
        </w:rPr>
        <w:t>（</w:t>
      </w:r>
      <w:r w:rsidRPr="00405783">
        <w:rPr>
          <w:rFonts w:ascii="Times New Roman" w:eastAsia="宋体" w:hAnsi="Times New Roman" w:cs="Times New Roman" w:hint="eastAsia"/>
        </w:rPr>
        <w:t>3</w:t>
      </w:r>
      <w:r w:rsidRPr="00405783">
        <w:rPr>
          <w:rFonts w:ascii="Times New Roman" w:eastAsia="宋体" w:hAnsi="Times New Roman" w:cs="Times New Roman" w:hint="eastAsia"/>
        </w:rPr>
        <w:t>）计算队列的长度公式是什么？</w:t>
      </w:r>
    </w:p>
    <w:p w:rsidR="001B5D34" w:rsidRPr="002B58E9" w:rsidRDefault="002B58E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2B58E9" w:rsidRPr="0079169A" w:rsidRDefault="002B58E9" w:rsidP="00A968D0">
      <w:pPr>
        <w:pStyle w:val="a3"/>
        <w:spacing w:line="240" w:lineRule="auto"/>
        <w:ind w:firstLine="420"/>
        <w:rPr>
          <w:rFonts w:ascii="Times New Roman" w:eastAsia="宋体" w:hAnsi="Times New Roman" w:cs="Times New Roman"/>
        </w:rPr>
      </w:pPr>
      <w:bookmarkStart w:id="36" w:name="_Hlk125455260"/>
      <w:r w:rsidRPr="0079169A">
        <w:rPr>
          <w:rFonts w:ascii="Times New Roman" w:eastAsia="宋体" w:hAnsi="Times New Roman" w:cs="Times New Roman" w:hint="eastAsia"/>
        </w:rPr>
        <w:t>（</w:t>
      </w:r>
      <w:r w:rsidRPr="0079169A">
        <w:rPr>
          <w:rFonts w:ascii="Times New Roman" w:eastAsia="宋体" w:hAnsi="Times New Roman" w:cs="Times New Roman" w:hint="eastAsia"/>
        </w:rPr>
        <w:t>1</w:t>
      </w:r>
      <w:r w:rsidRPr="00405783">
        <w:rPr>
          <w:rFonts w:ascii="Times New Roman" w:eastAsia="宋体" w:hAnsi="Times New Roman" w:cs="Times New Roman" w:hint="eastAsia"/>
        </w:rPr>
        <w:t>）</w:t>
      </w:r>
      <w:proofErr w:type="gramStart"/>
      <w:r w:rsidRPr="00405783">
        <w:rPr>
          <w:rFonts w:ascii="Times New Roman" w:eastAsia="宋体" w:hAnsi="Times New Roman" w:cs="Times New Roman" w:hint="eastAsia"/>
        </w:rPr>
        <w:t>判队空</w:t>
      </w:r>
      <w:proofErr w:type="gramEnd"/>
      <w:r w:rsidRPr="00405783">
        <w:rPr>
          <w:rFonts w:ascii="Times New Roman" w:eastAsia="宋体" w:hAnsi="Times New Roman" w:cs="Times New Roman" w:hint="eastAsia"/>
        </w:rPr>
        <w:t>的条件：</w:t>
      </w:r>
      <w:proofErr w:type="gramStart"/>
      <w:r w:rsidRPr="0079169A">
        <w:rPr>
          <w:rFonts w:ascii="Times New Roman" w:eastAsia="宋体" w:hAnsi="Times New Roman" w:cs="Times New Roman"/>
        </w:rPr>
        <w:t>Q.front==Q.rear</w:t>
      </w:r>
      <w:proofErr w:type="gramEnd"/>
    </w:p>
    <w:p w:rsidR="002B58E9" w:rsidRPr="0079169A" w:rsidRDefault="002B58E9" w:rsidP="00A968D0">
      <w:pPr>
        <w:pStyle w:val="a3"/>
        <w:spacing w:line="240" w:lineRule="auto"/>
        <w:ind w:firstLine="420"/>
        <w:rPr>
          <w:rFonts w:ascii="Times New Roman" w:eastAsia="宋体" w:hAnsi="Times New Roman" w:cs="Times New Roman"/>
        </w:rPr>
      </w:pPr>
      <w:r w:rsidRPr="0079169A">
        <w:rPr>
          <w:rFonts w:ascii="Times New Roman" w:eastAsia="宋体" w:hAnsi="Times New Roman" w:cs="Times New Roman" w:hint="eastAsia"/>
        </w:rPr>
        <w:t>（</w:t>
      </w:r>
      <w:r w:rsidRPr="0079169A">
        <w:rPr>
          <w:rFonts w:ascii="Times New Roman" w:eastAsia="宋体" w:hAnsi="Times New Roman" w:cs="Times New Roman" w:hint="eastAsia"/>
        </w:rPr>
        <w:t>2</w:t>
      </w:r>
      <w:r w:rsidRPr="0079169A">
        <w:rPr>
          <w:rFonts w:ascii="Times New Roman" w:eastAsia="宋体" w:hAnsi="Times New Roman" w:cs="Times New Roman" w:hint="eastAsia"/>
        </w:rPr>
        <w:t>）</w:t>
      </w:r>
      <w:proofErr w:type="gramStart"/>
      <w:r w:rsidRPr="0079169A">
        <w:rPr>
          <w:rFonts w:ascii="Times New Roman" w:eastAsia="宋体" w:hAnsi="Times New Roman" w:cs="Times New Roman" w:hint="eastAsia"/>
        </w:rPr>
        <w:t>判队满</w:t>
      </w:r>
      <w:proofErr w:type="gramEnd"/>
      <w:r w:rsidRPr="0079169A">
        <w:rPr>
          <w:rFonts w:ascii="Times New Roman" w:eastAsia="宋体" w:hAnsi="Times New Roman" w:cs="Times New Roman" w:hint="eastAsia"/>
        </w:rPr>
        <w:t>的条件：</w:t>
      </w:r>
      <w:proofErr w:type="gramStart"/>
      <w:r w:rsidRPr="0079169A">
        <w:rPr>
          <w:rFonts w:ascii="Times New Roman" w:eastAsia="宋体" w:hAnsi="Times New Roman" w:cs="Times New Roman"/>
        </w:rPr>
        <w:t>Q.front</w:t>
      </w:r>
      <w:proofErr w:type="gramEnd"/>
      <w:r w:rsidRPr="0079169A">
        <w:rPr>
          <w:rFonts w:ascii="Times New Roman" w:eastAsia="宋体" w:hAnsi="Times New Roman" w:cs="Times New Roman"/>
        </w:rPr>
        <w:t>==(Q.rear+1)%MAXQSIZE</w:t>
      </w:r>
    </w:p>
    <w:p w:rsidR="002B58E9" w:rsidRPr="0079169A" w:rsidRDefault="002B58E9" w:rsidP="00A968D0">
      <w:pPr>
        <w:pStyle w:val="a3"/>
        <w:spacing w:line="240" w:lineRule="auto"/>
        <w:ind w:firstLine="420"/>
        <w:rPr>
          <w:rFonts w:ascii="Times New Roman" w:eastAsia="宋体" w:hAnsi="Times New Roman" w:cs="Times New Roman"/>
        </w:rPr>
      </w:pPr>
      <w:r w:rsidRPr="00405783">
        <w:rPr>
          <w:rFonts w:ascii="Times New Roman" w:eastAsia="宋体" w:hAnsi="Times New Roman" w:cs="Times New Roman" w:hint="eastAsia"/>
        </w:rPr>
        <w:t>（</w:t>
      </w:r>
      <w:r w:rsidRPr="0079169A">
        <w:rPr>
          <w:rFonts w:ascii="Times New Roman" w:eastAsia="宋体" w:hAnsi="Times New Roman" w:cs="Times New Roman" w:hint="eastAsia"/>
        </w:rPr>
        <w:t>3</w:t>
      </w:r>
      <w:r w:rsidRPr="0079169A">
        <w:rPr>
          <w:rFonts w:ascii="Times New Roman" w:eastAsia="宋体" w:hAnsi="Times New Roman" w:cs="Times New Roman" w:hint="eastAsia"/>
        </w:rPr>
        <w:t>）计算队列长度：</w:t>
      </w:r>
      <w:r w:rsidRPr="0079169A">
        <w:rPr>
          <w:rFonts w:ascii="Times New Roman" w:eastAsia="宋体" w:hAnsi="Times New Roman" w:cs="Times New Roman" w:hint="eastAsia"/>
        </w:rPr>
        <w:t>(</w:t>
      </w:r>
      <w:proofErr w:type="gramStart"/>
      <w:r w:rsidRPr="0079169A">
        <w:rPr>
          <w:rFonts w:ascii="Times New Roman" w:eastAsia="宋体" w:hAnsi="Times New Roman" w:cs="Times New Roman"/>
        </w:rPr>
        <w:t>Q.rear</w:t>
      </w:r>
      <w:proofErr w:type="gramEnd"/>
      <w:r w:rsidRPr="0079169A">
        <w:rPr>
          <w:rFonts w:ascii="Times New Roman" w:eastAsia="宋体" w:hAnsi="Times New Roman" w:cs="Times New Roman" w:hint="eastAsia"/>
        </w:rPr>
        <w:t>-</w:t>
      </w:r>
      <w:r w:rsidRPr="0079169A">
        <w:rPr>
          <w:rFonts w:ascii="Times New Roman" w:eastAsia="宋体" w:hAnsi="Times New Roman" w:cs="Times New Roman"/>
        </w:rPr>
        <w:t>Q.f</w:t>
      </w:r>
      <w:r w:rsidRPr="0079169A">
        <w:rPr>
          <w:rFonts w:ascii="Times New Roman" w:eastAsia="宋体" w:hAnsi="Times New Roman" w:cs="Times New Roman" w:hint="eastAsia"/>
        </w:rPr>
        <w:t>ro</w:t>
      </w:r>
      <w:r w:rsidRPr="0079169A">
        <w:rPr>
          <w:rFonts w:ascii="Times New Roman" w:eastAsia="宋体" w:hAnsi="Times New Roman" w:cs="Times New Roman"/>
        </w:rPr>
        <w:t>nt+MAXQSIZE)%MAXQSIZE</w:t>
      </w:r>
    </w:p>
    <w:p w:rsidR="00F64D60" w:rsidRDefault="00F64D60" w:rsidP="00F64D60">
      <w:pPr>
        <w:snapToGrid w:val="0"/>
        <w:ind w:left="315" w:hangingChars="150" w:hanging="315"/>
        <w:rPr>
          <w:rFonts w:ascii="Times New Roman" w:eastAsia="宋体" w:hAnsi="Times New Roman" w:cs="Times New Roman"/>
        </w:rPr>
      </w:pPr>
      <w:bookmarkStart w:id="37" w:name="_Hlk143524010"/>
      <w:r>
        <w:rPr>
          <w:rFonts w:ascii="Times New Roman" w:eastAsia="宋体" w:hAnsi="Times New Roman" w:cs="Times New Roman"/>
        </w:rPr>
        <w:t>10</w:t>
      </w:r>
      <w:r w:rsidRPr="00405783">
        <w:rPr>
          <w:rFonts w:ascii="Times New Roman" w:eastAsia="宋体" w:hAnsi="Times New Roman" w:cs="Times New Roman"/>
        </w:rPr>
        <w:t>．</w:t>
      </w:r>
      <w:r>
        <w:rPr>
          <w:rFonts w:ascii="Times New Roman" w:eastAsia="宋体" w:hAnsi="Times New Roman" w:cs="Times New Roman" w:hint="eastAsia"/>
        </w:rPr>
        <w:t>画出调</w:t>
      </w:r>
      <w:r w:rsidRPr="006B1E97">
        <w:rPr>
          <w:rFonts w:ascii="Times New Roman" w:eastAsia="宋体" w:hAnsi="Times New Roman" w:cs="Times New Roman"/>
        </w:rPr>
        <w:t>用</w:t>
      </w:r>
      <w:r w:rsidRPr="006B1E97">
        <w:rPr>
          <w:rFonts w:ascii="Times New Roman" w:eastAsia="宋体" w:hAnsi="Times New Roman" w:cs="Times New Roman"/>
        </w:rPr>
        <w:t>expression</w:t>
      </w:r>
      <w:r>
        <w:rPr>
          <w:rFonts w:ascii="Courier New" w:eastAsia="宋体" w:hAnsi="Courier New" w:cs="Courier New" w:hint="eastAsia"/>
        </w:rPr>
        <w:t>函数，将</w:t>
      </w:r>
      <w:r w:rsidRPr="00C813BA">
        <w:rPr>
          <w:rFonts w:ascii="Times New Roman" w:eastAsia="宋体" w:hAnsi="Times New Roman" w:cs="Times New Roman" w:hint="eastAsia"/>
        </w:rPr>
        <w:t>中缀表达式</w:t>
      </w:r>
      <w:r w:rsidRPr="006B1E97">
        <w:rPr>
          <w:rFonts w:ascii="Times New Roman" w:eastAsia="宋体" w:hAnsi="Times New Roman" w:cs="Times New Roman"/>
        </w:rPr>
        <w:t>A*(B+C)*D</w:t>
      </w:r>
      <w:r w:rsidRPr="00C813BA">
        <w:rPr>
          <w:rFonts w:ascii="Times New Roman" w:eastAsia="宋体" w:hAnsi="Times New Roman" w:cs="Times New Roman" w:hint="eastAsia"/>
        </w:rPr>
        <w:t>转换为后缀表达式</w:t>
      </w:r>
      <w:r>
        <w:rPr>
          <w:rFonts w:ascii="Times New Roman" w:eastAsia="宋体" w:hAnsi="Times New Roman" w:cs="Times New Roman" w:hint="eastAsia"/>
        </w:rPr>
        <w:t>的过程中，</w:t>
      </w:r>
      <w:r w:rsidR="00D00303">
        <w:rPr>
          <w:rFonts w:ascii="Times New Roman" w:eastAsia="宋体" w:hAnsi="Times New Roman" w:cs="Times New Roman" w:hint="eastAsia"/>
        </w:rPr>
        <w:t>运算符</w:t>
      </w:r>
      <w:proofErr w:type="gramStart"/>
      <w:r>
        <w:rPr>
          <w:rFonts w:ascii="Times New Roman" w:eastAsia="宋体" w:hAnsi="Times New Roman" w:cs="Times New Roman" w:hint="eastAsia"/>
        </w:rPr>
        <w:t>栈</w:t>
      </w:r>
      <w:proofErr w:type="gramEnd"/>
      <w:r>
        <w:rPr>
          <w:rFonts w:ascii="Times New Roman" w:eastAsia="宋体" w:hAnsi="Times New Roman" w:cs="Times New Roman" w:hint="eastAsia"/>
        </w:rPr>
        <w:t>的变化。</w:t>
      </w:r>
    </w:p>
    <w:bookmarkEnd w:id="37"/>
    <w:p w:rsidR="00F64D60" w:rsidRPr="002B58E9" w:rsidRDefault="00F64D60" w:rsidP="00F64D60">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F64D60" w:rsidRDefault="00F64D60" w:rsidP="001C30E9">
      <w:pPr>
        <w:pStyle w:val="a3"/>
        <w:spacing w:line="240" w:lineRule="auto"/>
        <w:ind w:firstLineChars="0" w:firstLine="0"/>
        <w:rPr>
          <w:rFonts w:ascii="Times New Roman" w:eastAsia="宋体" w:hAnsi="Times New Roman" w:cs="Times New Roman"/>
          <w:color w:val="000000" w:themeColor="text1"/>
        </w:rPr>
      </w:pPr>
    </w:p>
    <w:tbl>
      <w:tblPr>
        <w:tblStyle w:val="ac"/>
        <w:tblW w:w="6232" w:type="dxa"/>
        <w:jc w:val="center"/>
        <w:tblLook w:val="04A0" w:firstRow="1" w:lastRow="0" w:firstColumn="1" w:lastColumn="0" w:noHBand="0" w:noVBand="1"/>
      </w:tblPr>
      <w:tblGrid>
        <w:gridCol w:w="846"/>
        <w:gridCol w:w="1701"/>
        <w:gridCol w:w="1485"/>
        <w:gridCol w:w="2200"/>
      </w:tblGrid>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宋体" w:eastAsia="宋体" w:hAnsi="宋体" w:cs="Times New Roman"/>
                <w:sz w:val="18"/>
                <w:szCs w:val="18"/>
              </w:rPr>
            </w:pPr>
            <w:r>
              <w:rPr>
                <w:rFonts w:ascii="宋体" w:eastAsia="宋体" w:hAnsi="宋体" w:cs="Times New Roman" w:hint="eastAsia"/>
                <w:sz w:val="18"/>
                <w:szCs w:val="18"/>
              </w:rPr>
              <w:t>步骤</w:t>
            </w:r>
          </w:p>
        </w:tc>
        <w:tc>
          <w:tcPr>
            <w:tcW w:w="1701" w:type="dxa"/>
          </w:tcPr>
          <w:p w:rsidR="00F64D60" w:rsidRPr="00C813BA" w:rsidRDefault="00F64D60" w:rsidP="00F64D60">
            <w:pPr>
              <w:pStyle w:val="a3"/>
              <w:spacing w:line="240" w:lineRule="auto"/>
              <w:ind w:firstLineChars="0" w:firstLine="0"/>
              <w:jc w:val="center"/>
              <w:rPr>
                <w:rFonts w:ascii="宋体" w:eastAsia="宋体" w:hAnsi="宋体" w:cs="Times New Roman"/>
                <w:sz w:val="18"/>
                <w:szCs w:val="18"/>
              </w:rPr>
            </w:pPr>
            <w:r w:rsidRPr="00C813BA">
              <w:rPr>
                <w:rFonts w:ascii="宋体" w:eastAsia="宋体" w:hAnsi="宋体" w:cs="Times New Roman" w:hint="eastAsia"/>
                <w:sz w:val="18"/>
                <w:szCs w:val="18"/>
              </w:rPr>
              <w:t>读入的当前</w:t>
            </w:r>
            <w:r w:rsidRPr="00C813BA">
              <w:rPr>
                <w:rFonts w:ascii="宋体" w:eastAsia="宋体" w:hAnsi="宋体" w:cs="Times New Roman"/>
                <w:sz w:val="18"/>
                <w:szCs w:val="18"/>
              </w:rPr>
              <w:t>符号</w:t>
            </w:r>
          </w:p>
        </w:tc>
        <w:tc>
          <w:tcPr>
            <w:tcW w:w="1485" w:type="dxa"/>
          </w:tcPr>
          <w:p w:rsidR="00F64D60" w:rsidRPr="00C813BA" w:rsidRDefault="00F64D60" w:rsidP="00F64D60">
            <w:pPr>
              <w:pStyle w:val="a3"/>
              <w:spacing w:line="240" w:lineRule="auto"/>
              <w:ind w:firstLineChars="0" w:firstLine="0"/>
              <w:jc w:val="center"/>
              <w:rPr>
                <w:rFonts w:ascii="宋体" w:eastAsia="宋体" w:hAnsi="宋体" w:cs="Times New Roman"/>
                <w:sz w:val="18"/>
                <w:szCs w:val="18"/>
              </w:rPr>
            </w:pPr>
            <w:r w:rsidRPr="00C813BA">
              <w:rPr>
                <w:rFonts w:ascii="宋体" w:eastAsia="宋体" w:hAnsi="宋体" w:cs="Times New Roman"/>
                <w:sz w:val="18"/>
                <w:szCs w:val="18"/>
              </w:rPr>
              <w:t>后缀形式</w:t>
            </w:r>
          </w:p>
        </w:tc>
        <w:tc>
          <w:tcPr>
            <w:tcW w:w="2200" w:type="dxa"/>
          </w:tcPr>
          <w:p w:rsidR="00F64D60" w:rsidRPr="00C813BA" w:rsidRDefault="00F64D60" w:rsidP="00F64D60">
            <w:pPr>
              <w:pStyle w:val="a3"/>
              <w:spacing w:line="240" w:lineRule="auto"/>
              <w:ind w:firstLineChars="0" w:firstLine="0"/>
              <w:jc w:val="center"/>
              <w:rPr>
                <w:rFonts w:ascii="宋体" w:eastAsia="宋体" w:hAnsi="宋体" w:cs="Times New Roman"/>
                <w:sz w:val="18"/>
                <w:szCs w:val="18"/>
              </w:rPr>
            </w:pPr>
            <w:r w:rsidRPr="00C813BA">
              <w:rPr>
                <w:rFonts w:ascii="宋体" w:eastAsia="宋体" w:hAnsi="宋体" w:cs="Times New Roman"/>
                <w:sz w:val="18"/>
                <w:szCs w:val="18"/>
              </w:rPr>
              <w:t>运算符</w:t>
            </w:r>
            <w:proofErr w:type="gramStart"/>
            <w:r w:rsidRPr="00C813BA">
              <w:rPr>
                <w:rFonts w:ascii="宋体" w:eastAsia="宋体" w:hAnsi="宋体" w:cs="Times New Roman"/>
                <w:sz w:val="18"/>
                <w:szCs w:val="18"/>
              </w:rPr>
              <w:t>栈</w:t>
            </w:r>
            <w:proofErr w:type="gramEnd"/>
            <w:r w:rsidRPr="00C813BA">
              <w:rPr>
                <w:rFonts w:ascii="宋体" w:eastAsia="宋体" w:hAnsi="宋体" w:cs="Times New Roman"/>
                <w:sz w:val="18"/>
                <w:szCs w:val="18"/>
              </w:rPr>
              <w:t>（栈底到栈顶）</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宋体" w:eastAsia="宋体" w:hAnsi="宋体" w:cs="Times New Roman"/>
                <w:sz w:val="18"/>
                <w:szCs w:val="18"/>
              </w:rPr>
            </w:pPr>
            <w:r>
              <w:rPr>
                <w:rFonts w:ascii="宋体" w:eastAsia="宋体" w:hAnsi="宋体" w:cs="Times New Roman"/>
                <w:sz w:val="18"/>
                <w:szCs w:val="18"/>
              </w:rPr>
              <w:t>1</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c>
          <w:tcPr>
            <w:tcW w:w="1485" w:type="dxa"/>
            <w:vAlign w:val="center"/>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c>
          <w:tcPr>
            <w:tcW w:w="2200" w:type="dxa"/>
            <w:vAlign w:val="center"/>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1701" w:type="dxa"/>
            <w:vAlign w:val="center"/>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3</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4</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5</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B</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hint="eastAsia"/>
                <w:sz w:val="18"/>
                <w:szCs w:val="18"/>
              </w:rPr>
              <w:t>6</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7</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C</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ABC</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8</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ABC+</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Pr="00C813BA"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lastRenderedPageBreak/>
              <w:t>9</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ABC+*</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10</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D</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ABC+*D</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w:t>
            </w:r>
          </w:p>
        </w:tc>
      </w:tr>
      <w:tr w:rsidR="00F64D60" w:rsidRPr="00C813BA" w:rsidTr="00F64D60">
        <w:trPr>
          <w:jc w:val="center"/>
        </w:trPr>
        <w:tc>
          <w:tcPr>
            <w:tcW w:w="846" w:type="dxa"/>
          </w:tcPr>
          <w:p w:rsidR="00F64D60" w:rsidRDefault="00F64D60" w:rsidP="00F64D60">
            <w:pPr>
              <w:pStyle w:val="a3"/>
              <w:spacing w:line="240" w:lineRule="auto"/>
              <w:ind w:firstLineChars="0" w:firstLine="0"/>
              <w:jc w:val="center"/>
              <w:rPr>
                <w:rFonts w:ascii="Times New Roman" w:hAnsi="Times New Roman" w:cs="Times New Roman"/>
                <w:sz w:val="18"/>
                <w:szCs w:val="18"/>
              </w:rPr>
            </w:pPr>
            <w:r>
              <w:rPr>
                <w:rFonts w:ascii="Times New Roman" w:hAnsi="Times New Roman" w:cs="Times New Roman"/>
                <w:sz w:val="18"/>
                <w:szCs w:val="18"/>
              </w:rPr>
              <w:t>11</w:t>
            </w:r>
          </w:p>
        </w:tc>
        <w:tc>
          <w:tcPr>
            <w:tcW w:w="1701" w:type="dxa"/>
          </w:tcPr>
          <w:p w:rsidR="00F64D60" w:rsidRPr="00F64D60" w:rsidRDefault="00F64D60" w:rsidP="00F64D60">
            <w:pPr>
              <w:pStyle w:val="a3"/>
              <w:spacing w:line="240" w:lineRule="auto"/>
              <w:ind w:firstLineChars="0" w:firstLine="0"/>
              <w:jc w:val="center"/>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c>
          <w:tcPr>
            <w:tcW w:w="1485"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ABC+*D*</w:t>
            </w:r>
          </w:p>
        </w:tc>
        <w:tc>
          <w:tcPr>
            <w:tcW w:w="2200" w:type="dxa"/>
          </w:tcPr>
          <w:p w:rsidR="00F64D60" w:rsidRPr="00F64D60" w:rsidRDefault="00F64D60" w:rsidP="00F64D60">
            <w:pPr>
              <w:pStyle w:val="a3"/>
              <w:spacing w:line="240" w:lineRule="auto"/>
              <w:ind w:firstLineChars="0" w:firstLine="0"/>
              <w:rPr>
                <w:rFonts w:ascii="Times New Roman" w:eastAsia="宋体" w:hAnsi="Times New Roman" w:cs="Times New Roman"/>
                <w:color w:val="000000" w:themeColor="text1"/>
              </w:rPr>
            </w:pPr>
            <w:r w:rsidRPr="00F64D60">
              <w:rPr>
                <w:rFonts w:ascii="Times New Roman" w:eastAsia="宋体" w:hAnsi="Times New Roman" w:cs="Times New Roman"/>
                <w:color w:val="000000" w:themeColor="text1"/>
              </w:rPr>
              <w:t>NULL</w:t>
            </w:r>
          </w:p>
        </w:tc>
      </w:tr>
    </w:tbl>
    <w:p w:rsidR="00F64D60" w:rsidRDefault="00F64D60" w:rsidP="001C30E9">
      <w:pPr>
        <w:pStyle w:val="a3"/>
        <w:spacing w:line="240" w:lineRule="auto"/>
        <w:ind w:firstLineChars="0" w:firstLine="0"/>
        <w:rPr>
          <w:rFonts w:ascii="Times New Roman" w:eastAsia="宋体" w:hAnsi="Times New Roman" w:cs="Times New Roman"/>
          <w:color w:val="000000" w:themeColor="text1"/>
        </w:rPr>
      </w:pP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四、算法</w:t>
      </w:r>
      <w:r w:rsidR="00152B14" w:rsidRPr="00196523">
        <w:rPr>
          <w:rFonts w:ascii="Times New Roman" w:eastAsia="宋体" w:hAnsi="Times New Roman" w:cs="Times New Roman" w:hint="eastAsia"/>
          <w:color w:val="000000" w:themeColor="text1"/>
        </w:rPr>
        <w:t>阅读</w:t>
      </w:r>
      <w:r w:rsidRPr="00196523">
        <w:rPr>
          <w:rFonts w:ascii="Times New Roman" w:eastAsia="宋体" w:hAnsi="Times New Roman" w:cs="Times New Roman" w:hint="eastAsia"/>
          <w:color w:val="000000" w:themeColor="text1"/>
        </w:rPr>
        <w:t>题</w:t>
      </w:r>
    </w:p>
    <w:p w:rsidR="003A45BD" w:rsidRPr="00196523" w:rsidRDefault="00152B1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003A45BD" w:rsidRPr="00196523">
        <w:rPr>
          <w:rFonts w:ascii="Times New Roman" w:eastAsia="宋体" w:hAnsi="Times New Roman" w:cs="Times New Roman" w:hint="eastAsia"/>
          <w:color w:val="000000" w:themeColor="text1"/>
        </w:rPr>
        <w:t>给出对顶栈的定义如下。</w:t>
      </w:r>
    </w:p>
    <w:p w:rsidR="003A45BD" w:rsidRPr="00196523" w:rsidRDefault="003A45BD" w:rsidP="001C30E9">
      <w:pPr>
        <w:pStyle w:val="a4"/>
        <w:tabs>
          <w:tab w:val="left" w:pos="426"/>
          <w:tab w:val="left" w:pos="709"/>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typedef int ELEMType;</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以</w:t>
      </w:r>
      <w:r w:rsidRPr="00196523">
        <w:rPr>
          <w:rFonts w:ascii="Courier New" w:eastAsia="宋体" w:hAnsi="Courier New" w:cs="Courier New" w:hint="eastAsia"/>
          <w:color w:val="000000" w:themeColor="text1"/>
        </w:rPr>
        <w:t>int</w:t>
      </w:r>
      <w:r w:rsidRPr="00196523">
        <w:rPr>
          <w:rFonts w:ascii="Courier New" w:eastAsia="宋体" w:hAnsi="Courier New" w:cs="Courier New" w:hint="eastAsia"/>
          <w:color w:val="000000" w:themeColor="text1"/>
        </w:rPr>
        <w:t>类型为例</w:t>
      </w:r>
    </w:p>
    <w:p w:rsidR="003A45BD" w:rsidRPr="00196523" w:rsidRDefault="003A45BD" w:rsidP="001C30E9">
      <w:pPr>
        <w:pStyle w:val="a4"/>
        <w:tabs>
          <w:tab w:val="left" w:pos="426"/>
          <w:tab w:val="left" w:pos="709"/>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 {</w:t>
      </w:r>
    </w:p>
    <w:p w:rsidR="003A45BD" w:rsidRPr="00196523" w:rsidRDefault="003A45BD" w:rsidP="001C30E9">
      <w:pPr>
        <w:pStyle w:val="a4"/>
        <w:tabs>
          <w:tab w:val="left" w:pos="426"/>
          <w:tab w:val="left" w:pos="709"/>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ELEMType element[maxSize];</w:t>
      </w:r>
      <w:r w:rsidRPr="00196523">
        <w:rPr>
          <w:rFonts w:ascii="Courier New" w:eastAsia="宋体" w:hAnsi="Courier New" w:cs="Courier New" w:hint="eastAsia"/>
          <w:color w:val="000000" w:themeColor="text1"/>
        </w:rPr>
        <w:tab/>
        <w:t>//maxSize</w:t>
      </w:r>
      <w:r w:rsidRPr="00196523">
        <w:rPr>
          <w:rFonts w:ascii="Courier New" w:eastAsia="宋体" w:hAnsi="Courier New" w:cs="Courier New" w:hint="eastAsia"/>
          <w:color w:val="000000" w:themeColor="text1"/>
        </w:rPr>
        <w:t>是数组最大容量，已定义的常量</w:t>
      </w:r>
    </w:p>
    <w:p w:rsidR="003A45BD" w:rsidRPr="00196523" w:rsidRDefault="003A45BD" w:rsidP="001C30E9">
      <w:pPr>
        <w:pStyle w:val="a4"/>
        <w:tabs>
          <w:tab w:val="left" w:pos="426"/>
          <w:tab w:val="left" w:pos="709"/>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int lefttop,righttop;</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两个栈顶位置</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}SeqTopStack;</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其中，栈中的元素保存在数组</w:t>
      </w:r>
      <w:r w:rsidRPr="00196523">
        <w:rPr>
          <w:rFonts w:ascii="Times New Roman" w:eastAsia="宋体" w:hAnsi="Times New Roman" w:cs="Times New Roman" w:hint="eastAsia"/>
          <w:color w:val="000000" w:themeColor="text1"/>
        </w:rPr>
        <w:t>e</w:t>
      </w:r>
      <w:r w:rsidRPr="00196523">
        <w:rPr>
          <w:rFonts w:ascii="Times New Roman" w:eastAsia="宋体" w:hAnsi="Times New Roman" w:cs="Times New Roman"/>
          <w:color w:val="000000" w:themeColor="text1"/>
        </w:rPr>
        <w:t>lement</w:t>
      </w:r>
      <w:r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hint="eastAsia"/>
          <w:color w:val="000000" w:themeColor="text1"/>
        </w:rPr>
        <w:t>lefttop</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righttop</w:t>
      </w:r>
      <w:r w:rsidRPr="00196523">
        <w:rPr>
          <w:rFonts w:ascii="Times New Roman" w:eastAsia="宋体" w:hAnsi="Times New Roman" w:cs="Times New Roman" w:hint="eastAsia"/>
          <w:color w:val="000000" w:themeColor="text1"/>
        </w:rPr>
        <w:t>分别是左栈和右栈的栈顶指针。</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以下程序实现了对顶栈的</w:t>
      </w:r>
      <w:r w:rsidR="009377CE" w:rsidRPr="00196523">
        <w:rPr>
          <w:rFonts w:ascii="Times New Roman" w:eastAsia="宋体" w:hAnsi="Times New Roman" w:cs="Times New Roman" w:hint="eastAsia"/>
          <w:color w:val="000000" w:themeColor="text1"/>
        </w:rPr>
        <w:t>若干</w:t>
      </w:r>
      <w:r w:rsidRPr="00196523">
        <w:rPr>
          <w:rFonts w:ascii="Times New Roman" w:eastAsia="宋体" w:hAnsi="Times New Roman" w:cs="Times New Roman" w:hint="eastAsia"/>
          <w:color w:val="000000" w:themeColor="text1"/>
        </w:rPr>
        <w:t>基本操作，</w:t>
      </w:r>
      <w:r w:rsidRPr="00196523">
        <w:rPr>
          <w:rFonts w:ascii="Times New Roman" w:eastAsia="宋体" w:hAnsi="Times New Roman" w:cs="Times New Roman"/>
          <w:color w:val="000000" w:themeColor="text1"/>
        </w:rPr>
        <w:t>请在空白处填上适当内容将算法补充完整。</w:t>
      </w:r>
    </w:p>
    <w:p w:rsidR="003A45BD" w:rsidRPr="00196523" w:rsidRDefault="00152B1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hint="eastAsia"/>
          <w:color w:val="000000" w:themeColor="text1"/>
        </w:rPr>
        <w:t>initStack</w:t>
      </w:r>
      <w:r w:rsidR="003A45BD" w:rsidRPr="00196523">
        <w:rPr>
          <w:rFonts w:ascii="Times New Roman" w:eastAsia="宋体" w:hAnsi="Times New Roman" w:cs="Times New Roman" w:hint="eastAsia"/>
          <w:color w:val="000000" w:themeColor="text1"/>
        </w:rPr>
        <w:t>函数初始化左栈和右栈。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initStack(SeqTopStack *mys)</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初始化两个栈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mys-&gt;lefttop=</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1</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mys-&gt;righttop=</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2</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1</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0</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2</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maxSize-1</w:t>
      </w:r>
    </w:p>
    <w:p w:rsidR="009377CE" w:rsidRPr="00196523" w:rsidRDefault="009377C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初始化栈，就是设置栈顶指针，栈顶指针指向栈顶元素的下一个空位置。空栈时，栈顶指针为</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。对于对顶栈，数组的两端分别作为栈底，左栈的栈顶指针指向位置</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，右栈的栈顶指针指向最大位置</w:t>
      </w:r>
      <w:r w:rsidRPr="00196523">
        <w:rPr>
          <w:rFonts w:ascii="Times New Roman" w:eastAsia="宋体" w:hAnsi="Times New Roman" w:cs="Times New Roman" w:hint="eastAsia"/>
          <w:color w:val="000000" w:themeColor="text1"/>
        </w:rPr>
        <w:t>m</w:t>
      </w:r>
      <w:r w:rsidRPr="00196523">
        <w:rPr>
          <w:rFonts w:ascii="Times New Roman" w:eastAsia="宋体" w:hAnsi="Times New Roman" w:cs="Times New Roman"/>
          <w:color w:val="000000" w:themeColor="text1"/>
        </w:rPr>
        <w:t>axSiz</w:t>
      </w:r>
      <w:r w:rsidR="009B3484" w:rsidRPr="00196523">
        <w:rPr>
          <w:rFonts w:ascii="Times New Roman" w:eastAsia="宋体" w:hAnsi="Times New Roman" w:cs="Times New Roman" w:hint="eastAsia"/>
          <w:color w:val="000000" w:themeColor="text1"/>
        </w:rPr>
        <w:t>e</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p>
    <w:p w:rsidR="003A45BD" w:rsidRPr="00196523" w:rsidRDefault="00705B1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hint="eastAsia"/>
          <w:color w:val="000000" w:themeColor="text1"/>
        </w:rPr>
        <w:t>isEmpty</w:t>
      </w:r>
      <w:r w:rsidR="003A45BD" w:rsidRPr="00196523">
        <w:rPr>
          <w:rFonts w:ascii="Times New Roman" w:eastAsia="宋体" w:hAnsi="Times New Roman" w:cs="Times New Roman" w:hint="eastAsia"/>
          <w:color w:val="000000" w:themeColor="text1"/>
        </w:rPr>
        <w:t>函数判定指定的栈</w:t>
      </w:r>
      <w:r w:rsidR="009B3484" w:rsidRPr="00196523">
        <w:rPr>
          <w:rFonts w:ascii="Times New Roman" w:eastAsia="宋体" w:hAnsi="Times New Roman" w:cs="Times New Roman" w:hint="eastAsia"/>
          <w:color w:val="000000" w:themeColor="text1"/>
        </w:rPr>
        <w:t>若</w:t>
      </w:r>
      <w:r w:rsidR="003A45BD" w:rsidRPr="00196523">
        <w:rPr>
          <w:rFonts w:ascii="Times New Roman" w:eastAsia="宋体" w:hAnsi="Times New Roman" w:cs="Times New Roman" w:hint="eastAsia"/>
          <w:color w:val="000000" w:themeColor="text1"/>
        </w:rPr>
        <w:t>为空则返回</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，否则返回</w:t>
      </w:r>
      <w:r w:rsidR="003A45BD" w:rsidRPr="00196523">
        <w:rPr>
          <w:rFonts w:ascii="Times New Roman" w:eastAsia="宋体" w:hAnsi="Times New Roman" w:cs="Times New Roman" w:hint="eastAsia"/>
          <w:color w:val="000000" w:themeColor="text1"/>
        </w:rPr>
        <w:t>0</w:t>
      </w:r>
      <w:r w:rsidR="003A45BD" w:rsidRPr="00196523">
        <w:rPr>
          <w:rFonts w:ascii="Times New Roman" w:eastAsia="宋体" w:hAnsi="Times New Roman" w:cs="Times New Roman" w:hint="eastAsia"/>
          <w:color w:val="000000" w:themeColor="text1"/>
        </w:rPr>
        <w:t>。如果</w:t>
      </w:r>
      <w:r w:rsidR="003A45BD" w:rsidRPr="00196523">
        <w:rPr>
          <w:rFonts w:ascii="Times New Roman" w:eastAsia="宋体" w:hAnsi="Times New Roman" w:cs="Times New Roman" w:hint="eastAsia"/>
          <w:color w:val="000000" w:themeColor="text1"/>
        </w:rPr>
        <w:t>f</w:t>
      </w:r>
      <w:r w:rsidR="003A45BD" w:rsidRPr="00196523">
        <w:rPr>
          <w:rFonts w:ascii="Times New Roman" w:eastAsia="宋体" w:hAnsi="Times New Roman" w:cs="Times New Roman"/>
          <w:color w:val="000000" w:themeColor="text1"/>
        </w:rPr>
        <w:t>lag</w:t>
      </w:r>
      <w:r w:rsidR="003A45BD" w:rsidRPr="00196523">
        <w:rPr>
          <w:rFonts w:ascii="Times New Roman" w:eastAsia="宋体" w:hAnsi="Times New Roman" w:cs="Times New Roman" w:hint="eastAsia"/>
          <w:color w:val="000000" w:themeColor="text1"/>
        </w:rPr>
        <w:t>为</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时判定左栈，</w:t>
      </w:r>
      <w:r w:rsidR="003A45BD" w:rsidRPr="00196523">
        <w:rPr>
          <w:rFonts w:ascii="Times New Roman" w:eastAsia="宋体" w:hAnsi="Times New Roman" w:cs="Times New Roman" w:hint="eastAsia"/>
          <w:color w:val="000000" w:themeColor="text1"/>
        </w:rPr>
        <w:t>f</w:t>
      </w:r>
      <w:r w:rsidR="003A45BD" w:rsidRPr="00196523">
        <w:rPr>
          <w:rFonts w:ascii="Times New Roman" w:eastAsia="宋体" w:hAnsi="Times New Roman" w:cs="Times New Roman"/>
          <w:color w:val="000000" w:themeColor="text1"/>
        </w:rPr>
        <w:t>lag</w:t>
      </w:r>
      <w:r w:rsidR="003A45BD" w:rsidRPr="00196523">
        <w:rPr>
          <w:rFonts w:ascii="Times New Roman" w:eastAsia="宋体" w:hAnsi="Times New Roman" w:cs="Times New Roman" w:hint="eastAsia"/>
          <w:color w:val="000000" w:themeColor="text1"/>
        </w:rPr>
        <w:t>为</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时判定右栈。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isEmpty(SeqTopStack mys,int flag)</w:t>
      </w:r>
      <w:r w:rsidRPr="00196523">
        <w:rPr>
          <w:rFonts w:ascii="Courier New" w:eastAsia="宋体" w:hAnsi="Courier New" w:cs="Courier New" w:hint="eastAsia"/>
          <w:color w:val="000000" w:themeColor="text1"/>
        </w:rPr>
        <w:tab/>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 xml:space="preserve">if(flag==-1 &amp;&amp;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1</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 return 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if(flag==1 &amp;&amp;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2</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 return 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else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3</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1</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mys</w:t>
      </w:r>
      <w:r w:rsidR="00E31F5E" w:rsidRPr="00196523">
        <w:rPr>
          <w:rFonts w:ascii="Times New Roman" w:eastAsia="宋体" w:hAnsi="Times New Roman" w:cs="Times New Roman" w:hint="eastAsia"/>
          <w:color w:val="000000" w:themeColor="text1"/>
          <w:sz w:val="21"/>
          <w:szCs w:val="21"/>
        </w:rPr>
        <w:t>.</w:t>
      </w:r>
      <w:r w:rsidRPr="00196523">
        <w:rPr>
          <w:rFonts w:ascii="Times New Roman" w:eastAsia="宋体" w:hAnsi="Times New Roman" w:cs="Times New Roman"/>
          <w:color w:val="000000" w:themeColor="text1"/>
          <w:sz w:val="21"/>
          <w:szCs w:val="21"/>
        </w:rPr>
        <w:t>lefttop==0</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hint="eastAsia"/>
          <w:color w:val="000000" w:themeColor="text1"/>
          <w:sz w:val="21"/>
          <w:szCs w:val="21"/>
        </w:rPr>
        <w:t>2</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mys</w:t>
      </w:r>
      <w:r w:rsidR="00E31F5E"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righttop==maxSize</w:t>
      </w:r>
      <w:r w:rsidR="00E31F5E" w:rsidRPr="00196523">
        <w:rPr>
          <w:rFonts w:ascii="Times New Roman" w:eastAsia="宋体" w:hAnsi="Times New Roman" w:cs="Times New Roman" w:hint="eastAsia"/>
          <w:color w:val="000000" w:themeColor="text1"/>
          <w:sz w:val="21"/>
          <w:szCs w:val="21"/>
        </w:rPr>
        <w:t>-1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hint="eastAsia"/>
          <w:color w:val="000000" w:themeColor="text1"/>
          <w:sz w:val="21"/>
          <w:szCs w:val="21"/>
        </w:rPr>
        <w:t>3</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return 0</w:t>
      </w:r>
    </w:p>
    <w:p w:rsidR="009377CE" w:rsidRPr="00196523" w:rsidRDefault="00671B2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因为数组中同时保存两个栈，所以判定空栈时需要根据</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color w:val="000000" w:themeColor="text1"/>
        </w:rPr>
        <w:t>lag</w:t>
      </w:r>
      <w:r w:rsidRPr="00196523">
        <w:rPr>
          <w:rFonts w:ascii="Times New Roman" w:eastAsia="宋体" w:hAnsi="Times New Roman" w:cs="Times New Roman" w:hint="eastAsia"/>
          <w:color w:val="000000" w:themeColor="text1"/>
        </w:rPr>
        <w:t>的指示分别判定。只要相应的栈顶指针位于初始位置（</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及</w:t>
      </w:r>
      <w:r w:rsidRPr="00196523">
        <w:rPr>
          <w:rFonts w:ascii="Times New Roman" w:eastAsia="宋体" w:hAnsi="Times New Roman" w:cs="Times New Roman"/>
          <w:color w:val="000000" w:themeColor="text1"/>
          <w:szCs w:val="21"/>
        </w:rPr>
        <w:t>maxSize</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hint="eastAsia"/>
          <w:color w:val="000000" w:themeColor="text1"/>
        </w:rPr>
        <w:t>），即可表明相应的栈为空栈。</w:t>
      </w:r>
    </w:p>
    <w:p w:rsidR="003A45BD" w:rsidRPr="00196523" w:rsidRDefault="00705B1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w:t>
      </w:r>
      <w:r w:rsidR="003A45BD" w:rsidRPr="00196523">
        <w:rPr>
          <w:rFonts w:ascii="Times New Roman" w:eastAsia="宋体" w:hAnsi="Times New Roman" w:cs="Times New Roman" w:hint="eastAsia"/>
          <w:color w:val="000000" w:themeColor="text1"/>
        </w:rPr>
        <w:t>is</w:t>
      </w:r>
      <w:r w:rsidR="003A45BD" w:rsidRPr="00196523">
        <w:rPr>
          <w:rFonts w:ascii="Times New Roman" w:eastAsia="宋体" w:hAnsi="Times New Roman" w:cs="Times New Roman"/>
          <w:color w:val="000000" w:themeColor="text1"/>
        </w:rPr>
        <w:t>Full</w:t>
      </w:r>
      <w:r w:rsidR="003A45BD" w:rsidRPr="00196523">
        <w:rPr>
          <w:rFonts w:ascii="Times New Roman" w:eastAsia="宋体" w:hAnsi="Times New Roman" w:cs="Times New Roman" w:hint="eastAsia"/>
          <w:color w:val="000000" w:themeColor="text1"/>
        </w:rPr>
        <w:t>函数判定</w:t>
      </w:r>
      <w:r w:rsidR="009B3484" w:rsidRPr="00196523">
        <w:rPr>
          <w:rFonts w:ascii="Times New Roman" w:eastAsia="宋体" w:hAnsi="Times New Roman" w:cs="Times New Roman" w:hint="eastAsia"/>
          <w:color w:val="000000" w:themeColor="text1"/>
        </w:rPr>
        <w:t>若</w:t>
      </w:r>
      <w:r w:rsidR="003A45BD" w:rsidRPr="00196523">
        <w:rPr>
          <w:rFonts w:ascii="Times New Roman" w:eastAsia="宋体" w:hAnsi="Times New Roman" w:cs="Times New Roman" w:hint="eastAsia"/>
          <w:color w:val="000000" w:themeColor="text1"/>
        </w:rPr>
        <w:t>栈满返回</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，否则返回</w:t>
      </w:r>
      <w:r w:rsidR="003A45BD" w:rsidRPr="00196523">
        <w:rPr>
          <w:rFonts w:ascii="Times New Roman" w:eastAsia="宋体" w:hAnsi="Times New Roman" w:cs="Times New Roman" w:hint="eastAsia"/>
          <w:color w:val="000000" w:themeColor="text1"/>
        </w:rPr>
        <w:t>0</w:t>
      </w:r>
      <w:r w:rsidR="003A45BD" w:rsidRPr="00196523">
        <w:rPr>
          <w:rFonts w:ascii="Times New Roman" w:eastAsia="宋体" w:hAnsi="Times New Roman" w:cs="Times New Roman" w:hint="eastAsia"/>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isFull(SeqTopStack mys)</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if(</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1</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 xml:space="preserve">) </w:t>
      </w:r>
      <w:r w:rsidRPr="00196523">
        <w:rPr>
          <w:rFonts w:eastAsia="宋体"/>
          <w:color w:val="000000" w:themeColor="text1"/>
          <w:u w:val="single"/>
        </w:rPr>
        <w:t xml:space="preserve">   </w:t>
      </w:r>
      <w:r w:rsidRPr="00196523">
        <w:rPr>
          <w:rFonts w:eastAsia="宋体"/>
          <w:color w:val="000000" w:themeColor="text1"/>
          <w:u w:val="single"/>
        </w:rPr>
        <w:t>（</w:t>
      </w:r>
      <w:r w:rsidRPr="00196523">
        <w:rPr>
          <w:rFonts w:eastAsia="宋体"/>
          <w:color w:val="000000" w:themeColor="text1"/>
          <w:u w:val="single"/>
        </w:rPr>
        <w:t>2</w:t>
      </w:r>
      <w:r w:rsidRPr="00196523">
        <w:rPr>
          <w:rFonts w:eastAsia="宋体"/>
          <w:color w:val="000000" w:themeColor="text1"/>
          <w:u w:val="single"/>
        </w:rPr>
        <w:t>）</w:t>
      </w:r>
      <w:r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return 0;</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lastRenderedPageBreak/>
        <w:t>（</w:t>
      </w:r>
      <w:r w:rsidRPr="00196523">
        <w:rPr>
          <w:rFonts w:ascii="Times New Roman" w:eastAsia="宋体" w:hAnsi="Times New Roman" w:cs="Times New Roman"/>
          <w:color w:val="000000" w:themeColor="text1"/>
          <w:sz w:val="21"/>
          <w:szCs w:val="21"/>
        </w:rPr>
        <w:t>1</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mys</w:t>
      </w:r>
      <w:r w:rsidR="00E31F5E"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lefttop==mys</w:t>
      </w:r>
      <w:r w:rsidR="00E31F5E"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righttop+1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hint="eastAsia"/>
          <w:color w:val="000000" w:themeColor="text1"/>
          <w:sz w:val="21"/>
          <w:szCs w:val="21"/>
        </w:rPr>
        <w:t>2</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color w:val="000000" w:themeColor="text1"/>
          <w:sz w:val="21"/>
          <w:szCs w:val="21"/>
        </w:rPr>
        <w:t>return 1</w:t>
      </w:r>
    </w:p>
    <w:p w:rsidR="003A45BD" w:rsidRPr="00196523" w:rsidRDefault="00671B2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数组的空间被两个栈共同使用，所以栈满的判定不针对左栈或右栈。只要数组中没有空闲空间了，无论是左栈还是右栈，都是满的。</w:t>
      </w:r>
    </w:p>
    <w:p w:rsidR="003A45BD" w:rsidRPr="00196523" w:rsidRDefault="00705B1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003A45BD" w:rsidRPr="00196523">
        <w:rPr>
          <w:rFonts w:ascii="Times New Roman" w:eastAsia="宋体" w:hAnsi="Times New Roman" w:cs="Times New Roman" w:hint="eastAsia"/>
          <w:color w:val="000000" w:themeColor="text1"/>
        </w:rPr>
        <w:t>给出对顶栈的定义如下。</w:t>
      </w:r>
    </w:p>
    <w:p w:rsidR="003A45BD" w:rsidRPr="00196523" w:rsidRDefault="003A45BD" w:rsidP="003444C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typedef int ELEMType;</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以</w:t>
      </w:r>
      <w:r w:rsidRPr="00196523">
        <w:rPr>
          <w:rFonts w:ascii="Courier New" w:eastAsia="宋体" w:hAnsi="Courier New" w:cs="Courier New" w:hint="eastAsia"/>
          <w:color w:val="000000" w:themeColor="text1"/>
        </w:rPr>
        <w:t>int</w:t>
      </w:r>
      <w:r w:rsidRPr="00196523">
        <w:rPr>
          <w:rFonts w:ascii="Courier New" w:eastAsia="宋体" w:hAnsi="Courier New" w:cs="Courier New" w:hint="eastAsia"/>
          <w:color w:val="000000" w:themeColor="text1"/>
        </w:rPr>
        <w:t>类型为例</w:t>
      </w:r>
    </w:p>
    <w:p w:rsidR="003A45BD" w:rsidRPr="00196523" w:rsidRDefault="003A45BD" w:rsidP="003444C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w:t>
      </w:r>
    </w:p>
    <w:p w:rsidR="003A45BD" w:rsidRPr="00196523" w:rsidRDefault="003A45BD" w:rsidP="003444C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ELEMType element[maxSize];</w:t>
      </w:r>
      <w:r w:rsidRPr="00196523">
        <w:rPr>
          <w:rFonts w:ascii="Courier New" w:eastAsia="宋体" w:hAnsi="Courier New" w:cs="Courier New" w:hint="eastAsia"/>
          <w:color w:val="000000" w:themeColor="text1"/>
        </w:rPr>
        <w:tab/>
        <w:t>//maxSize</w:t>
      </w:r>
      <w:r w:rsidRPr="00196523">
        <w:rPr>
          <w:rFonts w:ascii="Courier New" w:eastAsia="宋体" w:hAnsi="Courier New" w:cs="Courier New" w:hint="eastAsia"/>
          <w:color w:val="000000" w:themeColor="text1"/>
        </w:rPr>
        <w:t>是数组最大容量，已定义的常量</w:t>
      </w:r>
    </w:p>
    <w:p w:rsidR="003A45BD" w:rsidRPr="00196523" w:rsidRDefault="003A45BD" w:rsidP="003444C5">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int lefttop,righttop;</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两个栈顶位置</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}SeqTopStack;</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其中，栈中的元素保存在数组</w:t>
      </w:r>
      <w:r w:rsidRPr="00196523">
        <w:rPr>
          <w:rFonts w:ascii="Times New Roman" w:eastAsia="宋体" w:hAnsi="Times New Roman" w:cs="Times New Roman" w:hint="eastAsia"/>
          <w:color w:val="000000" w:themeColor="text1"/>
        </w:rPr>
        <w:t>e</w:t>
      </w:r>
      <w:r w:rsidRPr="00196523">
        <w:rPr>
          <w:rFonts w:ascii="Times New Roman" w:eastAsia="宋体" w:hAnsi="Times New Roman" w:cs="Times New Roman"/>
          <w:color w:val="000000" w:themeColor="text1"/>
        </w:rPr>
        <w:t>lement</w:t>
      </w:r>
      <w:r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hint="eastAsia"/>
          <w:color w:val="000000" w:themeColor="text1"/>
        </w:rPr>
        <w:t>lefttop</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righttop</w:t>
      </w:r>
      <w:r w:rsidRPr="00196523">
        <w:rPr>
          <w:rFonts w:ascii="Times New Roman" w:eastAsia="宋体" w:hAnsi="Times New Roman" w:cs="Times New Roman" w:hint="eastAsia"/>
          <w:color w:val="000000" w:themeColor="text1"/>
        </w:rPr>
        <w:t>分别是左栈和右栈的栈顶指针。</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说明</w:t>
      </w:r>
      <w:r w:rsidRPr="00196523">
        <w:rPr>
          <w:rFonts w:ascii="Times New Roman" w:eastAsia="宋体" w:hAnsi="Times New Roman" w:cs="Times New Roman"/>
          <w:color w:val="000000" w:themeColor="text1"/>
        </w:rPr>
        <w:t>clear</w:t>
      </w:r>
      <w:r w:rsidRPr="00196523">
        <w:rPr>
          <w:rFonts w:ascii="Times New Roman" w:eastAsia="宋体" w:hAnsi="Times New Roman" w:cs="Times New Roman" w:hint="eastAsia"/>
          <w:color w:val="000000" w:themeColor="text1"/>
        </w:rPr>
        <w:t>函数的功能。</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clear(SeqTopStack *mys,int flag)</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ab/>
        <w:t>if(flag==-1)</w:t>
      </w:r>
      <w:r w:rsidRPr="00196523">
        <w:rPr>
          <w:rFonts w:ascii="Courier New" w:eastAsia="宋体" w:hAnsi="Courier New" w:cs="Courier New" w:hint="eastAsia"/>
          <w:color w:val="000000" w:themeColor="text1"/>
          <w:sz w:val="21"/>
          <w:szCs w:val="21"/>
        </w:rPr>
        <w:t xml:space="preserve"> mys-&gt;lefttop=0</w:t>
      </w:r>
      <w:r w:rsidRPr="00196523">
        <w:rPr>
          <w:rFonts w:ascii="Courier New" w:eastAsia="宋体" w:hAnsi="Courier New" w:cs="Courier New" w:hint="eastAsia"/>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else if(flag==1) mys-&gt;righttop=maxSize-1;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else{</w:t>
      </w:r>
      <w:r w:rsidRPr="00196523">
        <w:rPr>
          <w:rFonts w:ascii="Courier New" w:eastAsia="宋体" w:hAnsi="Courier New" w:cs="Courier New" w:hint="eastAsia"/>
          <w:color w:val="000000" w:themeColor="text1"/>
        </w:rPr>
        <w:tab/>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mys-&gt;lefttop=0;</w:t>
      </w:r>
      <w:r w:rsidRPr="00196523">
        <w:rPr>
          <w:rFonts w:ascii="Courier New" w:eastAsia="宋体" w:hAnsi="Courier New" w:cs="Courier New"/>
          <w:color w:val="000000" w:themeColor="text1"/>
        </w:rPr>
        <w:tab/>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mys-&gt;righttop=maxSize-1</w:t>
      </w:r>
      <w:r w:rsidRPr="00196523">
        <w:rPr>
          <w:rFonts w:ascii="Courier New" w:eastAsia="宋体" w:hAnsi="Courier New" w:cs="Courier New"/>
          <w:color w:val="000000" w:themeColor="text1"/>
        </w:rPr>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3A45BD" w:rsidRPr="00196523" w:rsidRDefault="003A45BD"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3A45BD" w:rsidRPr="00196523">
        <w:rPr>
          <w:rFonts w:ascii="Times New Roman" w:eastAsia="宋体" w:hAnsi="Times New Roman" w:cs="Times New Roman"/>
          <w:color w:val="000000" w:themeColor="text1"/>
        </w:rPr>
        <w:t>clear</w:t>
      </w:r>
      <w:r w:rsidR="003A45BD" w:rsidRPr="00196523">
        <w:rPr>
          <w:rFonts w:ascii="Times New Roman" w:eastAsia="宋体" w:hAnsi="Times New Roman" w:cs="Times New Roman" w:hint="eastAsia"/>
          <w:color w:val="000000" w:themeColor="text1"/>
        </w:rPr>
        <w:t>函数的功能是清空栈，</w:t>
      </w:r>
      <w:r w:rsidR="003A45BD" w:rsidRPr="00196523">
        <w:rPr>
          <w:rFonts w:ascii="Times New Roman" w:eastAsia="宋体" w:hAnsi="Times New Roman" w:cs="Times New Roman" w:hint="eastAsia"/>
          <w:color w:val="000000" w:themeColor="text1"/>
        </w:rPr>
        <w:t>flag</w:t>
      </w:r>
      <w:r w:rsidR="003A45BD" w:rsidRPr="00196523">
        <w:rPr>
          <w:rFonts w:ascii="Times New Roman" w:eastAsia="宋体" w:hAnsi="Times New Roman" w:cs="Times New Roman" w:hint="eastAsia"/>
          <w:color w:val="000000" w:themeColor="text1"/>
        </w:rPr>
        <w:t>为</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时清空左栈，</w:t>
      </w:r>
      <w:r w:rsidR="003A45BD" w:rsidRPr="00196523">
        <w:rPr>
          <w:rFonts w:ascii="Times New Roman" w:eastAsia="宋体" w:hAnsi="Times New Roman" w:cs="Times New Roman" w:hint="eastAsia"/>
          <w:color w:val="000000" w:themeColor="text1"/>
        </w:rPr>
        <w:t>f</w:t>
      </w:r>
      <w:r w:rsidR="003A45BD" w:rsidRPr="00196523">
        <w:rPr>
          <w:rFonts w:ascii="Times New Roman" w:eastAsia="宋体" w:hAnsi="Times New Roman" w:cs="Times New Roman"/>
          <w:color w:val="000000" w:themeColor="text1"/>
        </w:rPr>
        <w:t>lag</w:t>
      </w:r>
      <w:r w:rsidR="003A45BD" w:rsidRPr="00196523">
        <w:rPr>
          <w:rFonts w:ascii="Times New Roman" w:eastAsia="宋体" w:hAnsi="Times New Roman" w:cs="Times New Roman" w:hint="eastAsia"/>
          <w:color w:val="000000" w:themeColor="text1"/>
        </w:rPr>
        <w:t>为</w:t>
      </w:r>
      <w:r w:rsidR="003A45BD" w:rsidRPr="00196523">
        <w:rPr>
          <w:rFonts w:ascii="Times New Roman" w:eastAsia="宋体" w:hAnsi="Times New Roman" w:cs="Times New Roman" w:hint="eastAsia"/>
          <w:color w:val="000000" w:themeColor="text1"/>
        </w:rPr>
        <w:t>1</w:t>
      </w:r>
      <w:r w:rsidR="003A45BD" w:rsidRPr="00196523">
        <w:rPr>
          <w:rFonts w:ascii="Times New Roman" w:eastAsia="宋体" w:hAnsi="Times New Roman" w:cs="Times New Roman" w:hint="eastAsia"/>
          <w:color w:val="000000" w:themeColor="text1"/>
        </w:rPr>
        <w:t>时清空右栈，</w:t>
      </w:r>
      <w:r w:rsidR="003A45BD" w:rsidRPr="00196523">
        <w:rPr>
          <w:rFonts w:ascii="Times New Roman" w:eastAsia="宋体" w:hAnsi="Times New Roman" w:cs="Times New Roman" w:hint="eastAsia"/>
          <w:color w:val="000000" w:themeColor="text1"/>
        </w:rPr>
        <w:t>f</w:t>
      </w:r>
      <w:r w:rsidR="003A45BD" w:rsidRPr="00196523">
        <w:rPr>
          <w:rFonts w:ascii="Times New Roman" w:eastAsia="宋体" w:hAnsi="Times New Roman" w:cs="Times New Roman"/>
          <w:color w:val="000000" w:themeColor="text1"/>
        </w:rPr>
        <w:t>lag</w:t>
      </w:r>
      <w:r w:rsidR="003A45BD" w:rsidRPr="00196523">
        <w:rPr>
          <w:rFonts w:ascii="Times New Roman" w:eastAsia="宋体" w:hAnsi="Times New Roman" w:cs="Times New Roman" w:hint="eastAsia"/>
          <w:color w:val="000000" w:themeColor="text1"/>
        </w:rPr>
        <w:t>为</w:t>
      </w:r>
      <w:r w:rsidR="003A45BD" w:rsidRPr="00196523">
        <w:rPr>
          <w:rFonts w:ascii="Times New Roman" w:eastAsia="宋体" w:hAnsi="Times New Roman" w:cs="Times New Roman" w:hint="eastAsia"/>
          <w:color w:val="000000" w:themeColor="text1"/>
        </w:rPr>
        <w:t>0</w:t>
      </w:r>
      <w:r w:rsidR="003A45BD" w:rsidRPr="00196523">
        <w:rPr>
          <w:rFonts w:ascii="Times New Roman" w:eastAsia="宋体" w:hAnsi="Times New Roman" w:cs="Times New Roman" w:hint="eastAsia"/>
          <w:color w:val="000000" w:themeColor="text1"/>
        </w:rPr>
        <w:t>时清空两个栈。</w:t>
      </w:r>
    </w:p>
    <w:p w:rsidR="003A45BD" w:rsidRPr="00196523" w:rsidRDefault="00705B1E"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五</w:t>
      </w:r>
      <w:r w:rsidR="003A45BD" w:rsidRPr="00196523">
        <w:rPr>
          <w:rFonts w:ascii="Times New Roman" w:eastAsia="宋体" w:hAnsi="Times New Roman" w:cs="Times New Roman" w:hint="eastAsia"/>
          <w:color w:val="000000" w:themeColor="text1"/>
        </w:rPr>
        <w:t>、程序设计题</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．现使用一个数组存储两个对顶栈，试实现</w:t>
      </w:r>
      <w:r w:rsidRPr="00196523">
        <w:rPr>
          <w:rFonts w:ascii="Times New Roman" w:eastAsia="宋体" w:hAnsi="Times New Roman" w:cs="Times New Roman" w:hint="eastAsia"/>
          <w:color w:val="000000" w:themeColor="text1"/>
        </w:rPr>
        <w:t>入</w:t>
      </w:r>
      <w:r w:rsidRPr="00196523">
        <w:rPr>
          <w:rFonts w:ascii="Times New Roman" w:eastAsia="宋体" w:hAnsi="Times New Roman" w:cs="Times New Roman"/>
          <w:color w:val="000000" w:themeColor="text1"/>
        </w:rPr>
        <w:t>栈操作。</w:t>
      </w:r>
    </w:p>
    <w:p w:rsidR="003A45BD" w:rsidRPr="00196523" w:rsidRDefault="00514FEE" w:rsidP="00705B1E">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bookmarkEnd w:id="36"/>
      <w:r w:rsidR="002F3850" w:rsidRPr="00196523">
        <w:rPr>
          <w:rFonts w:ascii="Times New Roman" w:eastAsia="宋体" w:hAnsi="Times New Roman" w:cs="Times New Roman" w:hint="eastAsia"/>
          <w:color w:val="000000" w:themeColor="text1"/>
        </w:rPr>
        <w:t>程序实现如下所示。</w:t>
      </w:r>
    </w:p>
    <w:p w:rsidR="00922B35"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push(SeqTopStack *mys,ELEMType x,int flag)</w:t>
      </w:r>
    </w:p>
    <w:p w:rsidR="003A45BD" w:rsidRPr="00196523" w:rsidRDefault="00922B35"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3A45BD" w:rsidRPr="00196523">
        <w:rPr>
          <w:rFonts w:ascii="Courier New" w:eastAsia="宋体" w:hAnsi="Courier New" w:cs="Courier New" w:hint="eastAsia"/>
          <w:color w:val="000000" w:themeColor="text1"/>
        </w:rPr>
        <w:t>//</w:t>
      </w:r>
      <w:r w:rsidR="003A45BD" w:rsidRPr="00196523">
        <w:rPr>
          <w:rFonts w:ascii="Courier New" w:eastAsia="宋体" w:hAnsi="Courier New" w:cs="Courier New" w:hint="eastAsia"/>
          <w:color w:val="000000" w:themeColor="text1"/>
        </w:rPr>
        <w:t>将元素</w:t>
      </w:r>
      <w:r w:rsidR="003A45BD" w:rsidRPr="00196523">
        <w:rPr>
          <w:rFonts w:ascii="Courier New" w:eastAsia="宋体" w:hAnsi="Courier New" w:cs="Courier New" w:hint="eastAsia"/>
          <w:color w:val="000000" w:themeColor="text1"/>
        </w:rPr>
        <w:t>x</w:t>
      </w:r>
      <w:r w:rsidR="003A45BD" w:rsidRPr="00196523">
        <w:rPr>
          <w:rFonts w:ascii="Courier New" w:eastAsia="宋体" w:hAnsi="Courier New" w:cs="Courier New" w:hint="eastAsia"/>
          <w:color w:val="000000" w:themeColor="text1"/>
        </w:rPr>
        <w:t>入栈，</w:t>
      </w:r>
      <w:r w:rsidR="003A45BD" w:rsidRPr="00196523">
        <w:rPr>
          <w:rFonts w:ascii="Courier New" w:eastAsia="宋体" w:hAnsi="Courier New" w:cs="Courier New" w:hint="eastAsia"/>
          <w:color w:val="000000" w:themeColor="text1"/>
        </w:rPr>
        <w:t>flag=-1</w:t>
      </w:r>
      <w:r w:rsidR="003A45BD" w:rsidRPr="00196523">
        <w:rPr>
          <w:rFonts w:ascii="Courier New" w:eastAsia="宋体" w:hAnsi="Courier New" w:cs="Courier New" w:hint="eastAsia"/>
          <w:color w:val="000000" w:themeColor="text1"/>
        </w:rPr>
        <w:t>入左栈，</w:t>
      </w:r>
      <w:r w:rsidR="003A45BD" w:rsidRPr="00196523">
        <w:rPr>
          <w:rFonts w:ascii="Courier New" w:eastAsia="宋体" w:hAnsi="Courier New" w:cs="Courier New" w:hint="eastAsia"/>
          <w:color w:val="000000" w:themeColor="text1"/>
        </w:rPr>
        <w:t>flag=1</w:t>
      </w:r>
      <w:r w:rsidR="003A45BD" w:rsidRPr="00196523">
        <w:rPr>
          <w:rFonts w:ascii="Courier New" w:eastAsia="宋体" w:hAnsi="Courier New" w:cs="Courier New" w:hint="eastAsia"/>
          <w:color w:val="000000" w:themeColor="text1"/>
        </w:rPr>
        <w:t>入右栈</w:t>
      </w:r>
      <w:r w:rsidR="003A45BD" w:rsidRPr="00196523">
        <w:rPr>
          <w:rFonts w:ascii="Courier New" w:eastAsia="宋体" w:hAnsi="Courier New" w:cs="Courier New" w:hint="eastAsia"/>
          <w:color w:val="000000" w:themeColor="text1"/>
        </w:rPr>
        <w:t xml:space="preserve">  </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if(!isFull(mys))</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if(flag==-1){</w:t>
      </w: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入左栈</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mys-&gt;element[mys-&gt;lefttop++]=x;</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else{</w:t>
      </w: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入右栈</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mys-&gt;element[mys-&gt;righttop--]=x;</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ab/>
        <w:t>else {</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栈满</w:t>
      </w:r>
      <w:r w:rsidRPr="00196523">
        <w:rPr>
          <w:rFonts w:ascii="Courier New" w:eastAsia="宋体" w:hAnsi="Courier New" w:cs="Courier New" w:hint="eastAsia"/>
          <w:color w:val="000000" w:themeColor="text1"/>
        </w:rPr>
        <w:t>\n");</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 0;</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671B2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入栈时需要指明是入左栈还是入右栈。</w:t>
      </w:r>
      <w:r w:rsidR="00916AC5" w:rsidRPr="00196523">
        <w:rPr>
          <w:rFonts w:ascii="Times New Roman" w:eastAsia="宋体" w:hAnsi="Times New Roman" w:cs="Times New Roman" w:hint="eastAsia"/>
          <w:color w:val="000000" w:themeColor="text1"/>
        </w:rPr>
        <w:t>入左栈的操作与通常的入栈操作是类似的。入右栈的操作有些差别，入栈后栈顶指针向下标</w:t>
      </w:r>
      <w:r w:rsidR="00916AC5" w:rsidRPr="00196523">
        <w:rPr>
          <w:rFonts w:ascii="Times New Roman" w:eastAsia="宋体" w:hAnsi="Times New Roman" w:cs="Times New Roman" w:hint="eastAsia"/>
          <w:color w:val="000000" w:themeColor="text1"/>
        </w:rPr>
        <w:t>0</w:t>
      </w:r>
      <w:r w:rsidR="00916AC5" w:rsidRPr="00196523">
        <w:rPr>
          <w:rFonts w:ascii="Times New Roman" w:eastAsia="宋体" w:hAnsi="Times New Roman" w:cs="Times New Roman" w:hint="eastAsia"/>
          <w:color w:val="000000" w:themeColor="text1"/>
        </w:rPr>
        <w:t>的方向变化。</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．现使用一个数组存储两个对顶栈，试实现</w:t>
      </w:r>
      <w:r w:rsidRPr="00196523">
        <w:rPr>
          <w:rFonts w:ascii="Times New Roman" w:eastAsia="宋体" w:hAnsi="Times New Roman" w:cs="Times New Roman" w:hint="eastAsia"/>
          <w:color w:val="000000" w:themeColor="text1"/>
        </w:rPr>
        <w:t>出</w:t>
      </w:r>
      <w:r w:rsidRPr="00196523">
        <w:rPr>
          <w:rFonts w:ascii="Times New Roman" w:eastAsia="宋体" w:hAnsi="Times New Roman" w:cs="Times New Roman"/>
          <w:color w:val="000000" w:themeColor="text1"/>
        </w:rPr>
        <w:t>栈操作。</w:t>
      </w:r>
    </w:p>
    <w:p w:rsidR="003A45BD" w:rsidRPr="00196523" w:rsidRDefault="00514FEE" w:rsidP="00705B1E">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【参考答案】</w:t>
      </w:r>
      <w:r w:rsidR="002F3850" w:rsidRPr="00196523">
        <w:rPr>
          <w:rFonts w:ascii="Times New Roman" w:eastAsia="宋体" w:hAnsi="Times New Roman" w:cs="Times New Roman" w:hint="eastAsia"/>
          <w:color w:val="000000" w:themeColor="text1"/>
        </w:rPr>
        <w:t>程序实现如下所示。</w:t>
      </w:r>
    </w:p>
    <w:p w:rsidR="00922B35"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pop(SeqTopStack *mys,ELEMType *x,int flag)</w:t>
      </w:r>
    </w:p>
    <w:p w:rsidR="003A45BD" w:rsidRPr="00196523" w:rsidRDefault="00922B35"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3A45BD" w:rsidRPr="00196523">
        <w:rPr>
          <w:rFonts w:ascii="Courier New" w:eastAsia="宋体" w:hAnsi="Courier New" w:cs="Courier New" w:hint="eastAsia"/>
          <w:color w:val="000000" w:themeColor="text1"/>
        </w:rPr>
        <w:t>//</w:t>
      </w:r>
      <w:r w:rsidR="003A45BD" w:rsidRPr="00196523">
        <w:rPr>
          <w:rFonts w:ascii="Courier New" w:eastAsia="宋体" w:hAnsi="Courier New" w:cs="Courier New" w:hint="eastAsia"/>
          <w:color w:val="000000" w:themeColor="text1"/>
        </w:rPr>
        <w:t>返回栈顶元素，</w:t>
      </w:r>
      <w:r w:rsidR="003A45BD" w:rsidRPr="00196523">
        <w:rPr>
          <w:rFonts w:ascii="Courier New" w:eastAsia="宋体" w:hAnsi="Courier New" w:cs="Courier New" w:hint="eastAsia"/>
          <w:color w:val="000000" w:themeColor="text1"/>
        </w:rPr>
        <w:t>flag=-1</w:t>
      </w:r>
      <w:r w:rsidR="003A45BD" w:rsidRPr="00196523">
        <w:rPr>
          <w:rFonts w:ascii="Courier New" w:eastAsia="宋体" w:hAnsi="Courier New" w:cs="Courier New" w:hint="eastAsia"/>
          <w:color w:val="000000" w:themeColor="text1"/>
        </w:rPr>
        <w:t>出左栈，</w:t>
      </w:r>
      <w:r w:rsidR="003A45BD" w:rsidRPr="00196523">
        <w:rPr>
          <w:rFonts w:ascii="Courier New" w:eastAsia="宋体" w:hAnsi="Courier New" w:cs="Courier New" w:hint="eastAsia"/>
          <w:color w:val="000000" w:themeColor="text1"/>
        </w:rPr>
        <w:t>flag=1</w:t>
      </w:r>
      <w:r w:rsidR="003A45BD" w:rsidRPr="00196523">
        <w:rPr>
          <w:rFonts w:ascii="Courier New" w:eastAsia="宋体" w:hAnsi="Courier New" w:cs="Courier New" w:hint="eastAsia"/>
          <w:color w:val="000000" w:themeColor="text1"/>
        </w:rPr>
        <w:t>出右栈</w:t>
      </w:r>
      <w:r w:rsidR="003A45BD" w:rsidRPr="00196523">
        <w:rPr>
          <w:rFonts w:ascii="Courier New" w:eastAsia="宋体" w:hAnsi="Courier New" w:cs="Courier New" w:hint="eastAsia"/>
          <w:color w:val="000000" w:themeColor="text1"/>
        </w:rPr>
        <w:t xml:space="preserve"> </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if(!isEmpty(mys,flag))</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if(flag==-1){</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*x=mys-&gt;element[--mys-&gt;lefttop];</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 1;</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*x=mys-&gt;element[++mys-&gt;righttop];</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 1;</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printf("</w:t>
      </w:r>
      <w:r w:rsidRPr="00196523">
        <w:rPr>
          <w:rFonts w:ascii="Courier New" w:eastAsia="宋体" w:hAnsi="Courier New" w:cs="Courier New" w:hint="eastAsia"/>
          <w:color w:val="000000" w:themeColor="text1"/>
        </w:rPr>
        <w:t>栈空</w:t>
      </w:r>
      <w:r w:rsidRPr="00196523">
        <w:rPr>
          <w:rFonts w:ascii="Courier New" w:eastAsia="宋体" w:hAnsi="Courier New" w:cs="Courier New" w:hint="eastAsia"/>
          <w:color w:val="000000" w:themeColor="text1"/>
        </w:rPr>
        <w:t>\n");</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 0;</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3A45BD" w:rsidRPr="00196523" w:rsidRDefault="003A45BD"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916AC5" w:rsidRPr="00196523" w:rsidRDefault="00916AC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出栈时需要指明是从左栈出栈还是从右栈出栈。从左栈出栈的操作与通常的出栈操作是类似的。从右栈出栈的操作有些差别，出栈后栈顶指针向下标</w:t>
      </w:r>
      <w:r w:rsidRPr="00196523">
        <w:rPr>
          <w:rFonts w:ascii="Times New Roman" w:eastAsia="宋体" w:hAnsi="Times New Roman" w:cs="Times New Roman" w:hint="eastAsia"/>
          <w:color w:val="000000" w:themeColor="text1"/>
        </w:rPr>
        <w:t>ma</w:t>
      </w:r>
      <w:r w:rsidRPr="00196523">
        <w:rPr>
          <w:rFonts w:ascii="Times New Roman" w:eastAsia="宋体" w:hAnsi="Times New Roman" w:cs="Times New Roman"/>
          <w:color w:val="000000" w:themeColor="text1"/>
        </w:rPr>
        <w:t>xSize</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的方向变化。</w:t>
      </w:r>
    </w:p>
    <w:p w:rsidR="003A45BD" w:rsidRPr="00196523" w:rsidRDefault="003A45BD"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001E6C0A" w:rsidRPr="00196523">
        <w:rPr>
          <w:rFonts w:ascii="Times New Roman" w:eastAsia="宋体" w:hAnsi="Times New Roman" w:cs="Times New Roman" w:hint="eastAsia"/>
          <w:color w:val="000000" w:themeColor="text1"/>
        </w:rPr>
        <w:t>定义</w:t>
      </w:r>
      <w:r w:rsidRPr="00196523">
        <w:rPr>
          <w:rFonts w:ascii="Times New Roman" w:eastAsia="宋体" w:hAnsi="Times New Roman" w:cs="Times New Roman" w:hint="eastAsia"/>
          <w:color w:val="000000" w:themeColor="text1"/>
        </w:rPr>
        <w:t>循环队列的</w:t>
      </w:r>
      <w:r w:rsidRPr="00196523">
        <w:rPr>
          <w:rFonts w:ascii="Times New Roman" w:eastAsia="宋体" w:hAnsi="Times New Roman" w:cs="Times New Roman"/>
          <w:color w:val="000000" w:themeColor="text1"/>
        </w:rPr>
        <w:t>rear</w:t>
      </w:r>
      <w:r w:rsidRPr="00196523">
        <w:rPr>
          <w:rFonts w:ascii="Times New Roman" w:eastAsia="宋体" w:hAnsi="Times New Roman" w:cs="Times New Roman" w:hint="eastAsia"/>
          <w:color w:val="000000" w:themeColor="text1"/>
        </w:rPr>
        <w:t>指向队尾元素本身，实现入队和出队操作。</w:t>
      </w:r>
    </w:p>
    <w:p w:rsidR="00EB157E" w:rsidRPr="00196523" w:rsidRDefault="00514FEE" w:rsidP="00705B1E">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F3850" w:rsidRPr="00196523">
        <w:rPr>
          <w:rFonts w:ascii="Times New Roman" w:eastAsia="宋体" w:hAnsi="Times New Roman" w:cs="Times New Roman" w:hint="eastAsia"/>
          <w:color w:val="000000" w:themeColor="text1"/>
        </w:rPr>
        <w:t>程序实现如下所示。</w:t>
      </w:r>
    </w:p>
    <w:p w:rsidR="001E6C0A" w:rsidRPr="00196523" w:rsidRDefault="001E6C0A" w:rsidP="001C30E9">
      <w:pPr>
        <w:pStyle w:val="a4"/>
        <w:tabs>
          <w:tab w:val="left" w:pos="426"/>
          <w:tab w:val="left" w:pos="709"/>
          <w:tab w:val="left" w:pos="993"/>
          <w:tab w:val="left" w:pos="1418"/>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int ELEMType;</w:t>
      </w:r>
    </w:p>
    <w:p w:rsidR="001E6C0A" w:rsidRPr="00196523" w:rsidRDefault="001E6C0A" w:rsidP="001C30E9">
      <w:pPr>
        <w:pStyle w:val="a4"/>
        <w:tabs>
          <w:tab w:val="left" w:pos="426"/>
          <w:tab w:val="left" w:pos="709"/>
          <w:tab w:val="left" w:pos="993"/>
          <w:tab w:val="left" w:pos="1418"/>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 {</w:t>
      </w:r>
    </w:p>
    <w:p w:rsidR="001E6C0A" w:rsidRPr="00196523" w:rsidRDefault="001E6C0A" w:rsidP="001C30E9">
      <w:pPr>
        <w:pStyle w:val="a4"/>
        <w:tabs>
          <w:tab w:val="left" w:pos="426"/>
          <w:tab w:val="left" w:pos="709"/>
          <w:tab w:val="left" w:pos="993"/>
          <w:tab w:val="left" w:pos="1418"/>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ELEMType element[maxSize];</w:t>
      </w:r>
    </w:p>
    <w:p w:rsidR="001E6C0A" w:rsidRPr="00196523" w:rsidRDefault="001E6C0A" w:rsidP="001C30E9">
      <w:pPr>
        <w:pStyle w:val="a4"/>
        <w:tabs>
          <w:tab w:val="left" w:pos="426"/>
          <w:tab w:val="left" w:pos="709"/>
          <w:tab w:val="left" w:pos="993"/>
          <w:tab w:val="left" w:pos="1418"/>
          <w:tab w:val="left" w:pos="4111"/>
        </w:tabs>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front, rear;</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}SeqQueue;</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enqueue(SeqQueue</w:t>
      </w:r>
      <w:r w:rsidR="00B9702B" w:rsidRPr="00196523">
        <w:rPr>
          <w:rFonts w:ascii="Courier New" w:eastAsia="宋体" w:hAnsi="Courier New" w:cs="Courier New"/>
          <w:color w:val="000000" w:themeColor="text1"/>
        </w:rPr>
        <w:t xml:space="preserve"> </w:t>
      </w:r>
      <w:r w:rsidRPr="00196523">
        <w:rPr>
          <w:rFonts w:ascii="Courier New" w:eastAsia="宋体" w:hAnsi="Courier New" w:cs="Courier New" w:hint="eastAsia"/>
          <w:color w:val="000000" w:themeColor="text1"/>
        </w:rPr>
        <w:t>*myq, ELEMType x)</w:t>
      </w:r>
      <w:r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ab/>
        <w:t>//x</w:t>
      </w:r>
      <w:r w:rsidRPr="00196523">
        <w:rPr>
          <w:rFonts w:ascii="Courier New" w:eastAsia="宋体" w:hAnsi="Courier New" w:cs="Courier New" w:hint="eastAsia"/>
          <w:color w:val="000000" w:themeColor="text1"/>
        </w:rPr>
        <w:t>入队</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if(isFull(*myq)==1) return 0;</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myq-&gt;element[(++myq-&gt;rear)%maxSize]=x;</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dequeue(SeqQueue</w:t>
      </w:r>
      <w:r w:rsidR="00B9702B" w:rsidRPr="00196523">
        <w:rPr>
          <w:rFonts w:ascii="Courier New" w:eastAsia="宋体" w:hAnsi="Courier New" w:cs="Courier New"/>
          <w:color w:val="000000" w:themeColor="text1"/>
        </w:rPr>
        <w:t xml:space="preserve"> </w:t>
      </w:r>
      <w:r w:rsidRPr="00196523">
        <w:rPr>
          <w:rFonts w:ascii="Courier New" w:eastAsia="宋体" w:hAnsi="Courier New" w:cs="Courier New" w:hint="eastAsia"/>
          <w:color w:val="000000" w:themeColor="text1"/>
        </w:rPr>
        <w:t>*myq, ELEMType* x)</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出队，并通过</w:t>
      </w:r>
      <w:r w:rsidRPr="00196523">
        <w:rPr>
          <w:rFonts w:ascii="Courier New" w:eastAsia="宋体" w:hAnsi="Courier New" w:cs="Courier New" w:hint="eastAsia"/>
          <w:color w:val="000000" w:themeColor="text1"/>
        </w:rPr>
        <w:t>x</w:t>
      </w:r>
      <w:r w:rsidRPr="00196523">
        <w:rPr>
          <w:rFonts w:ascii="Courier New" w:eastAsia="宋体" w:hAnsi="Courier New" w:cs="Courier New" w:hint="eastAsia"/>
          <w:color w:val="000000" w:themeColor="text1"/>
        </w:rPr>
        <w:t>返回</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if(isEmpty(*myq)==1) return 0;</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*x=myq-&gt;element[myq-&gt;front++];</w:t>
      </w:r>
    </w:p>
    <w:p w:rsidR="001E6C0A"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3A45BD" w:rsidRPr="00196523" w:rsidRDefault="001E6C0A" w:rsidP="001C30E9">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02976" w:rsidRDefault="00302976"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循环队列的</w:t>
      </w:r>
      <w:r w:rsidRPr="00196523">
        <w:rPr>
          <w:rFonts w:ascii="Times New Roman" w:eastAsia="宋体" w:hAnsi="Times New Roman" w:cs="Times New Roman"/>
          <w:color w:val="000000" w:themeColor="text1"/>
        </w:rPr>
        <w:t>rear</w:t>
      </w:r>
      <w:r w:rsidRPr="00196523">
        <w:rPr>
          <w:rFonts w:ascii="Times New Roman" w:eastAsia="宋体" w:hAnsi="Times New Roman" w:cs="Times New Roman" w:hint="eastAsia"/>
          <w:color w:val="000000" w:themeColor="text1"/>
        </w:rPr>
        <w:t>指向队尾元素本身，不只影响入队和出队操作，还会影响队列其他基本操作的实现细节。请考生自行完成其他操作的实现。</w:t>
      </w:r>
    </w:p>
    <w:p w:rsidR="002B22D3" w:rsidRDefault="002B22D3" w:rsidP="002B22D3">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CA5B44">
        <w:rPr>
          <w:rFonts w:ascii="Times New Roman" w:eastAsia="宋体" w:hAnsi="Times New Roman" w:cs="Times New Roman" w:hint="eastAsia"/>
          <w:color w:val="000000" w:themeColor="text1"/>
        </w:rPr>
        <w:t>给</w:t>
      </w:r>
      <w:r>
        <w:rPr>
          <w:rFonts w:ascii="Times New Roman" w:eastAsia="宋体" w:hAnsi="Times New Roman" w:cs="Times New Roman" w:hint="eastAsia"/>
          <w:color w:val="000000" w:themeColor="text1"/>
        </w:rPr>
        <w:t>定的</w:t>
      </w:r>
      <w:r w:rsidRPr="00CA5B44">
        <w:rPr>
          <w:rFonts w:ascii="Times New Roman" w:eastAsia="宋体" w:hAnsi="Times New Roman" w:cs="Times New Roman" w:hint="eastAsia"/>
          <w:color w:val="000000" w:themeColor="text1"/>
        </w:rPr>
        <w:t>入</w:t>
      </w:r>
      <w:proofErr w:type="gramStart"/>
      <w:r w:rsidRPr="00CA5B44">
        <w:rPr>
          <w:rFonts w:ascii="Times New Roman" w:eastAsia="宋体" w:hAnsi="Times New Roman" w:cs="Times New Roman" w:hint="eastAsia"/>
          <w:color w:val="000000" w:themeColor="text1"/>
        </w:rPr>
        <w:t>栈</w:t>
      </w:r>
      <w:proofErr w:type="gramEnd"/>
      <w:r w:rsidRPr="00CA5B44">
        <w:rPr>
          <w:rFonts w:ascii="Times New Roman" w:eastAsia="宋体" w:hAnsi="Times New Roman" w:cs="Times New Roman" w:hint="eastAsia"/>
          <w:color w:val="000000" w:themeColor="text1"/>
        </w:rPr>
        <w:t>序列和出栈序列，</w:t>
      </w:r>
      <w:r>
        <w:rPr>
          <w:rFonts w:ascii="Times New Roman" w:eastAsia="宋体" w:hAnsi="Times New Roman" w:cs="Times New Roman" w:hint="eastAsia"/>
          <w:color w:val="000000" w:themeColor="text1"/>
        </w:rPr>
        <w:t>请</w:t>
      </w:r>
      <w:r w:rsidRPr="00CA5B44">
        <w:rPr>
          <w:rFonts w:ascii="Times New Roman" w:eastAsia="宋体" w:hAnsi="Times New Roman" w:cs="Times New Roman" w:hint="eastAsia"/>
          <w:color w:val="000000" w:themeColor="text1"/>
        </w:rPr>
        <w:t>编程判断</w:t>
      </w:r>
      <w:r>
        <w:rPr>
          <w:rFonts w:ascii="Times New Roman" w:eastAsia="宋体" w:hAnsi="Times New Roman" w:cs="Times New Roman" w:hint="eastAsia"/>
          <w:color w:val="000000" w:themeColor="text1"/>
        </w:rPr>
        <w:t>对于</w:t>
      </w:r>
      <w:r w:rsidRPr="00CA5B44">
        <w:rPr>
          <w:rFonts w:ascii="Times New Roman" w:eastAsia="宋体" w:hAnsi="Times New Roman" w:cs="Times New Roman" w:hint="eastAsia"/>
          <w:color w:val="000000" w:themeColor="text1"/>
        </w:rPr>
        <w:t>入栈序列</w:t>
      </w:r>
      <w:r>
        <w:rPr>
          <w:rFonts w:ascii="Times New Roman" w:eastAsia="宋体" w:hAnsi="Times New Roman" w:cs="Times New Roman" w:hint="eastAsia"/>
          <w:color w:val="000000" w:themeColor="text1"/>
        </w:rPr>
        <w:t>是否能够</w:t>
      </w:r>
      <w:r w:rsidRPr="00CA5B44">
        <w:rPr>
          <w:rFonts w:ascii="Times New Roman" w:eastAsia="宋体" w:hAnsi="Times New Roman" w:cs="Times New Roman" w:hint="eastAsia"/>
          <w:color w:val="000000" w:themeColor="text1"/>
        </w:rPr>
        <w:t>仅凭栈操作得到</w:t>
      </w:r>
      <w:r>
        <w:rPr>
          <w:rFonts w:ascii="Times New Roman" w:eastAsia="宋体" w:hAnsi="Times New Roman" w:cs="Times New Roman" w:hint="eastAsia"/>
          <w:color w:val="000000" w:themeColor="text1"/>
        </w:rPr>
        <w:t>指定的</w:t>
      </w:r>
      <w:r w:rsidRPr="00CA5B44">
        <w:rPr>
          <w:rFonts w:ascii="Times New Roman" w:eastAsia="宋体" w:hAnsi="Times New Roman" w:cs="Times New Roman" w:hint="eastAsia"/>
          <w:color w:val="000000" w:themeColor="text1"/>
        </w:rPr>
        <w:t>出栈序列</w:t>
      </w:r>
      <w:r>
        <w:rPr>
          <w:rFonts w:ascii="Times New Roman" w:eastAsia="宋体" w:hAnsi="Times New Roman" w:cs="Times New Roman" w:hint="eastAsia"/>
          <w:color w:val="000000" w:themeColor="text1"/>
        </w:rPr>
        <w:t>。</w:t>
      </w:r>
    </w:p>
    <w:p w:rsidR="002B22D3" w:rsidRDefault="002B22D3" w:rsidP="002B22D3">
      <w:pPr>
        <w:widowControl/>
        <w:ind w:firstLineChars="0" w:firstLine="420"/>
        <w:jc w:val="lef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判断</w:t>
      </w:r>
      <w:r w:rsidRPr="00CA5B44">
        <w:rPr>
          <w:rFonts w:ascii="Times New Roman" w:eastAsia="宋体" w:hAnsi="Times New Roman" w:cs="Times New Roman" w:hint="eastAsia"/>
          <w:color w:val="000000" w:themeColor="text1"/>
        </w:rPr>
        <w:t>入</w:t>
      </w:r>
      <w:proofErr w:type="gramStart"/>
      <w:r w:rsidRPr="00CA5B44">
        <w:rPr>
          <w:rFonts w:ascii="Times New Roman" w:eastAsia="宋体" w:hAnsi="Times New Roman" w:cs="Times New Roman" w:hint="eastAsia"/>
          <w:color w:val="000000" w:themeColor="text1"/>
        </w:rPr>
        <w:t>栈</w:t>
      </w:r>
      <w:proofErr w:type="gramEnd"/>
      <w:r w:rsidRPr="00CA5B44">
        <w:rPr>
          <w:rFonts w:ascii="Times New Roman" w:eastAsia="宋体" w:hAnsi="Times New Roman" w:cs="Times New Roman" w:hint="eastAsia"/>
          <w:color w:val="000000" w:themeColor="text1"/>
        </w:rPr>
        <w:t>序列</w:t>
      </w:r>
      <w:r>
        <w:rPr>
          <w:rFonts w:ascii="Times New Roman" w:eastAsia="宋体" w:hAnsi="Times New Roman" w:cs="Times New Roman" w:hint="eastAsia"/>
          <w:color w:val="000000" w:themeColor="text1"/>
        </w:rPr>
        <w:t>是否能</w:t>
      </w:r>
      <w:r w:rsidRPr="00CA5B44">
        <w:rPr>
          <w:rFonts w:ascii="Times New Roman" w:eastAsia="宋体" w:hAnsi="Times New Roman" w:cs="Times New Roman" w:hint="eastAsia"/>
          <w:color w:val="000000" w:themeColor="text1"/>
        </w:rPr>
        <w:t>仅凭栈操作得到</w:t>
      </w:r>
      <w:r>
        <w:rPr>
          <w:rFonts w:ascii="Times New Roman" w:eastAsia="宋体" w:hAnsi="Times New Roman" w:cs="Times New Roman" w:hint="eastAsia"/>
          <w:color w:val="000000" w:themeColor="text1"/>
        </w:rPr>
        <w:t>指定的</w:t>
      </w:r>
      <w:r w:rsidRPr="00CA5B44">
        <w:rPr>
          <w:rFonts w:ascii="Times New Roman" w:eastAsia="宋体" w:hAnsi="Times New Roman" w:cs="Times New Roman" w:hint="eastAsia"/>
          <w:color w:val="000000" w:themeColor="text1"/>
        </w:rPr>
        <w:t>出栈序列</w:t>
      </w:r>
      <w:r>
        <w:rPr>
          <w:rFonts w:ascii="Times New Roman" w:eastAsia="宋体" w:hAnsi="Times New Roman" w:cs="Times New Roman" w:hint="eastAsia"/>
          <w:color w:val="000000" w:themeColor="text1"/>
        </w:rPr>
        <w:t>的函数</w:t>
      </w:r>
      <w:r w:rsidRPr="00B81FC1">
        <w:rPr>
          <w:rFonts w:ascii="Times New Roman" w:eastAsia="宋体" w:hAnsi="Times New Roman" w:cs="Times New Roman"/>
          <w:color w:val="000000" w:themeColor="text1"/>
        </w:rPr>
        <w:t>checkStackStr</w:t>
      </w:r>
      <w:r>
        <w:rPr>
          <w:rFonts w:ascii="Times New Roman" w:eastAsia="宋体" w:hAnsi="Times New Roman" w:cs="Times New Roman" w:hint="eastAsia"/>
          <w:color w:val="000000" w:themeColor="text1"/>
        </w:rPr>
        <w:t>实现和</w:t>
      </w:r>
      <w:r>
        <w:rPr>
          <w:rFonts w:ascii="Times New Roman" w:eastAsia="宋体" w:hAnsi="Times New Roman" w:cs="Times New Roman" w:hint="eastAsia"/>
          <w:color w:val="000000" w:themeColor="text1"/>
        </w:rPr>
        <w:t>m</w:t>
      </w:r>
      <w:r>
        <w:rPr>
          <w:rFonts w:ascii="Times New Roman" w:eastAsia="宋体" w:hAnsi="Times New Roman" w:cs="Times New Roman"/>
          <w:color w:val="000000" w:themeColor="text1"/>
        </w:rPr>
        <w:t>ain</w:t>
      </w:r>
      <w:r>
        <w:rPr>
          <w:rFonts w:ascii="Times New Roman" w:eastAsia="宋体" w:hAnsi="Times New Roman" w:cs="Times New Roman" w:hint="eastAsia"/>
          <w:color w:val="000000" w:themeColor="text1"/>
        </w:rPr>
        <w:t>函数实现如下。</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#include &lt;stdio.h&gt;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#include &lt;string.h&gt;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#define ELEMTYPE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typedef char ELEMType;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#include "SeqStack.h"</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 xml:space="preserve">int </w:t>
      </w:r>
      <w:proofErr w:type="gramStart"/>
      <w:r w:rsidRPr="002B22D3">
        <w:rPr>
          <w:rFonts w:ascii="Courier New" w:eastAsia="宋体" w:hAnsi="Courier New" w:cs="Courier New"/>
          <w:color w:val="000000" w:themeColor="text1"/>
        </w:rPr>
        <w:t>checkStackStr(</w:t>
      </w:r>
      <w:proofErr w:type="gramEnd"/>
      <w:r w:rsidRPr="002B22D3">
        <w:rPr>
          <w:rFonts w:ascii="Courier New" w:eastAsia="宋体" w:hAnsi="Courier New" w:cs="Courier New"/>
          <w:color w:val="000000" w:themeColor="text1"/>
        </w:rPr>
        <w:t>char *, char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 xml:space="preserv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 xml:space="preserve">int </w:t>
      </w:r>
      <w:proofErr w:type="gramStart"/>
      <w:r w:rsidRPr="002B22D3">
        <w:rPr>
          <w:rFonts w:ascii="Courier New" w:eastAsia="宋体" w:hAnsi="Courier New" w:cs="Courier New"/>
          <w:color w:val="000000" w:themeColor="text1"/>
        </w:rPr>
        <w:t>checkStackStr(</w:t>
      </w:r>
      <w:proofErr w:type="gramEnd"/>
      <w:r w:rsidRPr="002B22D3">
        <w:rPr>
          <w:rFonts w:ascii="Courier New" w:eastAsia="宋体" w:hAnsi="Courier New" w:cs="Courier New"/>
          <w:color w:val="000000" w:themeColor="text1"/>
        </w:rPr>
        <w:t>char *instr, char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w:t>
      </w:r>
      <w:r w:rsidRPr="002B22D3">
        <w:rPr>
          <w:rFonts w:ascii="Courier New" w:eastAsia="宋体" w:hAnsi="Courier New" w:cs="Courier New"/>
          <w:color w:val="000000" w:themeColor="text1"/>
        </w:rPr>
        <w:tab/>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t>SeqStack mys;</w:t>
      </w: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使用顺序</w:t>
      </w:r>
      <w:proofErr w:type="gramStart"/>
      <w:r w:rsidRPr="002B22D3">
        <w:rPr>
          <w:rFonts w:ascii="Courier New" w:eastAsia="宋体" w:hAnsi="Courier New" w:cs="Courier New" w:hint="eastAsia"/>
          <w:color w:val="000000" w:themeColor="text1"/>
        </w:rPr>
        <w:t>栈</w:t>
      </w:r>
      <w:proofErr w:type="gramEnd"/>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ELEMType temp;</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initStack(&amp;mys);</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t xml:space="preserve">if </w:t>
      </w:r>
      <w:proofErr w:type="gramStart"/>
      <w:r w:rsidRPr="002B22D3">
        <w:rPr>
          <w:rFonts w:ascii="Courier New" w:eastAsia="宋体" w:hAnsi="Courier New" w:cs="Courier New" w:hint="eastAsia"/>
          <w:color w:val="000000" w:themeColor="text1"/>
        </w:rPr>
        <w:t>( strlen</w:t>
      </w:r>
      <w:proofErr w:type="gramEnd"/>
      <w:r w:rsidRPr="002B22D3">
        <w:rPr>
          <w:rFonts w:ascii="Courier New" w:eastAsia="宋体" w:hAnsi="Courier New" w:cs="Courier New" w:hint="eastAsia"/>
          <w:color w:val="000000" w:themeColor="text1"/>
        </w:rPr>
        <w:t>(instr)!=strlen(outstr) )</w:t>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长度不等则返回</w:t>
      </w:r>
      <w:r w:rsidRPr="002B22D3">
        <w:rPr>
          <w:rFonts w:ascii="Courier New" w:eastAsia="宋体" w:hAnsi="Courier New" w:cs="Courier New" w:hint="eastAsia"/>
          <w:color w:val="000000" w:themeColor="text1"/>
        </w:rPr>
        <w:t xml:space="preserve">FALSE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return FALSE;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 xml:space="preserve">while </w:t>
      </w:r>
      <w:proofErr w:type="gramStart"/>
      <w:r w:rsidRPr="002B22D3">
        <w:rPr>
          <w:rFonts w:ascii="Courier New" w:eastAsia="宋体" w:hAnsi="Courier New" w:cs="Courier New"/>
          <w:color w:val="000000" w:themeColor="text1"/>
        </w:rPr>
        <w:t>( *</w:t>
      </w:r>
      <w:proofErr w:type="gramEnd"/>
      <w:r w:rsidRPr="002B22D3">
        <w:rPr>
          <w:rFonts w:ascii="Courier New" w:eastAsia="宋体" w:hAnsi="Courier New" w:cs="Courier New"/>
          <w:color w:val="000000" w:themeColor="text1"/>
        </w:rPr>
        <w:t>instr!='\0' &amp;&amp; *outstr!='\0'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 xml:space="preserve">if </w:t>
      </w:r>
      <w:proofErr w:type="gramStart"/>
      <w:r w:rsidRPr="002B22D3">
        <w:rPr>
          <w:rFonts w:ascii="Courier New" w:eastAsia="宋体" w:hAnsi="Courier New" w:cs="Courier New"/>
          <w:color w:val="000000" w:themeColor="text1"/>
        </w:rPr>
        <w:t>( isEmpty</w:t>
      </w:r>
      <w:proofErr w:type="gramEnd"/>
      <w:r w:rsidRPr="002B22D3">
        <w:rPr>
          <w:rFonts w:ascii="Courier New" w:eastAsia="宋体" w:hAnsi="Courier New" w:cs="Courier New"/>
          <w:color w:val="000000" w:themeColor="text1"/>
        </w:rPr>
        <w:t>(&amp;mys)==TRUE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printf("push(%</w:t>
      </w:r>
      <w:proofErr w:type="gramStart"/>
      <w:r w:rsidRPr="002B22D3">
        <w:rPr>
          <w:rFonts w:ascii="Courier New" w:eastAsia="宋体" w:hAnsi="Courier New" w:cs="Courier New"/>
          <w:color w:val="000000" w:themeColor="text1"/>
        </w:rPr>
        <w:t>c)\</w:t>
      </w:r>
      <w:proofErr w:type="gramEnd"/>
      <w:r w:rsidRPr="002B22D3">
        <w:rPr>
          <w:rFonts w:ascii="Courier New" w:eastAsia="宋体" w:hAnsi="Courier New" w:cs="Courier New"/>
          <w:color w:val="000000" w:themeColor="text1"/>
        </w:rPr>
        <w:t>n", *instr);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push(&amp;mys, *instr++);</w:t>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字符先入</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，然后指针</w:t>
      </w:r>
      <w:r w:rsidRPr="002B22D3">
        <w:rPr>
          <w:rFonts w:ascii="Courier New" w:eastAsia="宋体" w:hAnsi="Courier New" w:cs="Courier New" w:hint="eastAsia"/>
          <w:color w:val="000000" w:themeColor="text1"/>
        </w:rPr>
        <w:t>instr</w:t>
      </w:r>
      <w:r w:rsidRPr="002B22D3">
        <w:rPr>
          <w:rFonts w:ascii="Courier New" w:eastAsia="宋体" w:hAnsi="Courier New" w:cs="Courier New" w:hint="eastAsia"/>
          <w:color w:val="000000" w:themeColor="text1"/>
        </w:rPr>
        <w:t>增</w:t>
      </w:r>
      <w:r w:rsidRPr="002B22D3">
        <w:rPr>
          <w:rFonts w:ascii="Courier New" w:eastAsia="宋体" w:hAnsi="Courier New" w:cs="Courier New" w:hint="eastAsia"/>
          <w:color w:val="000000" w:themeColor="text1"/>
        </w:rPr>
        <w:t xml:space="preserve">1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else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gettop(&amp;mys, &amp;temp);</w:t>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读取</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顶元素</w:t>
      </w:r>
      <w:r w:rsidRPr="002B22D3">
        <w:rPr>
          <w:rFonts w:ascii="Courier New" w:eastAsia="宋体" w:hAnsi="Courier New" w:cs="Courier New" w:hint="eastAsia"/>
          <w:color w:val="000000" w:themeColor="text1"/>
        </w:rPr>
        <w:t xml:space="preserv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if ( temp==*outstr ) {</w:t>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若当前字符与</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顶字符相同，则出栈</w:t>
      </w:r>
      <w:r w:rsidRPr="002B22D3">
        <w:rPr>
          <w:rFonts w:ascii="Courier New" w:eastAsia="宋体" w:hAnsi="Courier New" w:cs="Courier New" w:hint="eastAsia"/>
          <w:color w:val="000000" w:themeColor="text1"/>
        </w:rPr>
        <w:t xml:space="preserv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proofErr w:type="gramStart"/>
      <w:r w:rsidRPr="002B22D3">
        <w:rPr>
          <w:rFonts w:ascii="Courier New" w:eastAsia="宋体" w:hAnsi="Courier New" w:cs="Courier New"/>
          <w:color w:val="000000" w:themeColor="text1"/>
        </w:rPr>
        <w:t>pop(</w:t>
      </w:r>
      <w:proofErr w:type="gramEnd"/>
      <w:r w:rsidRPr="002B22D3">
        <w:rPr>
          <w:rFonts w:ascii="Courier New" w:eastAsia="宋体" w:hAnsi="Courier New" w:cs="Courier New"/>
          <w:color w:val="000000" w:themeColor="text1"/>
        </w:rPr>
        <w:t>&amp;mys, &amp;temp);</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printf("pop(%</w:t>
      </w:r>
      <w:proofErr w:type="gramStart"/>
      <w:r w:rsidRPr="002B22D3">
        <w:rPr>
          <w:rFonts w:ascii="Courier New" w:eastAsia="宋体" w:hAnsi="Courier New" w:cs="Courier New"/>
          <w:color w:val="000000" w:themeColor="text1"/>
        </w:rPr>
        <w:t>c)\</w:t>
      </w:r>
      <w:proofErr w:type="gramEnd"/>
      <w:r w:rsidRPr="002B22D3">
        <w:rPr>
          <w:rFonts w:ascii="Courier New" w:eastAsia="宋体" w:hAnsi="Courier New" w:cs="Courier New"/>
          <w:color w:val="000000" w:themeColor="text1"/>
        </w:rPr>
        <w:t>n",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else {</w:t>
      </w:r>
      <w:r w:rsidRPr="002B22D3">
        <w:rPr>
          <w:rFonts w:ascii="Courier New" w:eastAsia="宋体" w:hAnsi="Courier New" w:cs="Courier New" w:hint="eastAsia"/>
          <w:color w:val="000000" w:themeColor="text1"/>
        </w:rPr>
        <w:tab/>
        <w:t>//</w:t>
      </w:r>
      <w:r w:rsidRPr="002B22D3">
        <w:rPr>
          <w:rFonts w:ascii="Courier New" w:eastAsia="宋体" w:hAnsi="Courier New" w:cs="Courier New" w:hint="eastAsia"/>
          <w:color w:val="000000" w:themeColor="text1"/>
        </w:rPr>
        <w:t>若当前字符与</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顶字符不同，则入栈</w:t>
      </w:r>
      <w:r w:rsidRPr="002B22D3">
        <w:rPr>
          <w:rFonts w:ascii="Courier New" w:eastAsia="宋体" w:hAnsi="Courier New" w:cs="Courier New" w:hint="eastAsia"/>
          <w:color w:val="000000" w:themeColor="text1"/>
        </w:rPr>
        <w:t xml:space="preserv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printf("push(%</w:t>
      </w:r>
      <w:proofErr w:type="gramStart"/>
      <w:r w:rsidRPr="002B22D3">
        <w:rPr>
          <w:rFonts w:ascii="Courier New" w:eastAsia="宋体" w:hAnsi="Courier New" w:cs="Courier New"/>
          <w:color w:val="000000" w:themeColor="text1"/>
        </w:rPr>
        <w:t>c)\</w:t>
      </w:r>
      <w:proofErr w:type="gramEnd"/>
      <w:r w:rsidRPr="002B22D3">
        <w:rPr>
          <w:rFonts w:ascii="Courier New" w:eastAsia="宋体" w:hAnsi="Courier New" w:cs="Courier New"/>
          <w:color w:val="000000" w:themeColor="text1"/>
        </w:rPr>
        <w:t>n", *instr);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proofErr w:type="gramStart"/>
      <w:r w:rsidRPr="002B22D3">
        <w:rPr>
          <w:rFonts w:ascii="Courier New" w:eastAsia="宋体" w:hAnsi="Courier New" w:cs="Courier New"/>
          <w:color w:val="000000" w:themeColor="text1"/>
        </w:rPr>
        <w:t>push(</w:t>
      </w:r>
      <w:proofErr w:type="gramEnd"/>
      <w:r w:rsidRPr="002B22D3">
        <w:rPr>
          <w:rFonts w:ascii="Courier New" w:eastAsia="宋体" w:hAnsi="Courier New" w:cs="Courier New"/>
          <w:color w:val="000000" w:themeColor="text1"/>
        </w:rPr>
        <w:t>&amp;mys, *instr++);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 xml:space="preserve">if </w:t>
      </w:r>
      <w:proofErr w:type="gramStart"/>
      <w:r w:rsidRPr="002B22D3">
        <w:rPr>
          <w:rFonts w:ascii="Courier New" w:eastAsia="宋体" w:hAnsi="Courier New" w:cs="Courier New"/>
          <w:color w:val="000000" w:themeColor="text1"/>
        </w:rPr>
        <w:t>( *</w:t>
      </w:r>
      <w:proofErr w:type="gramEnd"/>
      <w:r w:rsidRPr="002B22D3">
        <w:rPr>
          <w:rFonts w:ascii="Courier New" w:eastAsia="宋体" w:hAnsi="Courier New" w:cs="Courier New"/>
          <w:color w:val="000000" w:themeColor="text1"/>
        </w:rPr>
        <w:t>instr=='\0' &amp;&amp; *outstr!='\0'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 xml:space="preserve">while </w:t>
      </w:r>
      <w:proofErr w:type="gramStart"/>
      <w:r w:rsidRPr="002B22D3">
        <w:rPr>
          <w:rFonts w:ascii="Courier New" w:eastAsia="宋体" w:hAnsi="Courier New" w:cs="Courier New"/>
          <w:color w:val="000000" w:themeColor="text1"/>
        </w:rPr>
        <w:t>( isEmpty</w:t>
      </w:r>
      <w:proofErr w:type="gramEnd"/>
      <w:r w:rsidRPr="002B22D3">
        <w:rPr>
          <w:rFonts w:ascii="Courier New" w:eastAsia="宋体" w:hAnsi="Courier New" w:cs="Courier New"/>
          <w:color w:val="000000" w:themeColor="text1"/>
        </w:rPr>
        <w:t>(&amp;mys)==FALSE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proofErr w:type="gramStart"/>
      <w:r w:rsidRPr="002B22D3">
        <w:rPr>
          <w:rFonts w:ascii="Courier New" w:eastAsia="宋体" w:hAnsi="Courier New" w:cs="Courier New"/>
          <w:color w:val="000000" w:themeColor="text1"/>
        </w:rPr>
        <w:t>pop(</w:t>
      </w:r>
      <w:proofErr w:type="gramEnd"/>
      <w:r w:rsidRPr="002B22D3">
        <w:rPr>
          <w:rFonts w:ascii="Courier New" w:eastAsia="宋体" w:hAnsi="Courier New" w:cs="Courier New"/>
          <w:color w:val="000000" w:themeColor="text1"/>
        </w:rPr>
        <w:t>&amp;mys, &amp;temp);</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 xml:space="preserve">if </w:t>
      </w:r>
      <w:proofErr w:type="gramStart"/>
      <w:r w:rsidRPr="002B22D3">
        <w:rPr>
          <w:rFonts w:ascii="Courier New" w:eastAsia="宋体" w:hAnsi="Courier New" w:cs="Courier New"/>
          <w:color w:val="000000" w:themeColor="text1"/>
        </w:rPr>
        <w:t>( temp</w:t>
      </w:r>
      <w:proofErr w:type="gramEnd"/>
      <w:r w:rsidRPr="002B22D3">
        <w:rPr>
          <w:rFonts w:ascii="Courier New" w:eastAsia="宋体" w:hAnsi="Courier New" w:cs="Courier New"/>
          <w:color w:val="000000" w:themeColor="text1"/>
        </w:rPr>
        <w:t>==*outstr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proofErr w:type="gramStart"/>
      <w:r w:rsidRPr="002B22D3">
        <w:rPr>
          <w:rFonts w:ascii="Courier New" w:eastAsia="宋体" w:hAnsi="Courier New" w:cs="Courier New"/>
          <w:color w:val="000000" w:themeColor="text1"/>
        </w:rPr>
        <w:t>printf( "</w:t>
      </w:r>
      <w:proofErr w:type="gramEnd"/>
      <w:r w:rsidRPr="002B22D3">
        <w:rPr>
          <w:rFonts w:ascii="Courier New" w:eastAsia="宋体" w:hAnsi="Courier New" w:cs="Courier New"/>
          <w:color w:val="000000" w:themeColor="text1"/>
        </w:rPr>
        <w:t>pop(%c)\n",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 xml:space="preserve">else </w:t>
      </w:r>
      <w:r w:rsidRPr="002B22D3">
        <w:rPr>
          <w:rFonts w:ascii="Courier New" w:eastAsia="宋体" w:hAnsi="Courier New" w:cs="Courier New"/>
          <w:color w:val="000000" w:themeColor="text1"/>
        </w:rPr>
        <w:tab/>
        <w:t>return FALSE;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 xml:space="preserve">if </w:t>
      </w:r>
      <w:proofErr w:type="gramStart"/>
      <w:r w:rsidRPr="002B22D3">
        <w:rPr>
          <w:rFonts w:ascii="Courier New" w:eastAsia="宋体" w:hAnsi="Courier New" w:cs="Courier New"/>
          <w:color w:val="000000" w:themeColor="text1"/>
        </w:rPr>
        <w:t>( isEmpty</w:t>
      </w:r>
      <w:proofErr w:type="gramEnd"/>
      <w:r w:rsidRPr="002B22D3">
        <w:rPr>
          <w:rFonts w:ascii="Courier New" w:eastAsia="宋体" w:hAnsi="Courier New" w:cs="Courier New"/>
          <w:color w:val="000000" w:themeColor="text1"/>
        </w:rPr>
        <w:t>(&amp;mys)==TRUE &amp;&amp; *outstr=='\0'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return TRUE;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lastRenderedPageBreak/>
        <w:tab/>
        <w:t xml:space="preserve">else if </w:t>
      </w:r>
      <w:proofErr w:type="gramStart"/>
      <w:r w:rsidRPr="002B22D3">
        <w:rPr>
          <w:rFonts w:ascii="Courier New" w:eastAsia="宋体" w:hAnsi="Courier New" w:cs="Courier New"/>
          <w:color w:val="000000" w:themeColor="text1"/>
        </w:rPr>
        <w:t>( *</w:t>
      </w:r>
      <w:proofErr w:type="gramEnd"/>
      <w:r w:rsidRPr="002B22D3">
        <w:rPr>
          <w:rFonts w:ascii="Courier New" w:eastAsia="宋体" w:hAnsi="Courier New" w:cs="Courier New"/>
          <w:color w:val="000000" w:themeColor="text1"/>
        </w:rPr>
        <w:t>instr=='\0' &amp;&amp; *outstr=='\0' )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r>
      <w:r w:rsidRPr="002B22D3">
        <w:rPr>
          <w:rFonts w:ascii="Courier New" w:eastAsia="宋体" w:hAnsi="Courier New" w:cs="Courier New"/>
          <w:color w:val="000000" w:themeColor="text1"/>
        </w:rPr>
        <w:tab/>
        <w:t>return TRUE;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return FALSE;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 xml:space="preserve">int </w:t>
      </w:r>
      <w:proofErr w:type="gramStart"/>
      <w:r w:rsidRPr="002B22D3">
        <w:rPr>
          <w:rFonts w:ascii="Courier New" w:eastAsia="宋体" w:hAnsi="Courier New" w:cs="Courier New"/>
          <w:color w:val="000000" w:themeColor="text1"/>
        </w:rPr>
        <w:t>main(</w:t>
      </w:r>
      <w:proofErr w:type="gramEnd"/>
      <w:r w:rsidRPr="002B22D3">
        <w:rPr>
          <w:rFonts w:ascii="Courier New" w:eastAsia="宋体" w:hAnsi="Courier New" w:cs="Courier New"/>
          <w:color w:val="000000" w:themeColor="text1"/>
        </w:rPr>
        <w:t>int argc, char ** argv)</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w:t>
      </w:r>
      <w:r w:rsidRPr="002B22D3">
        <w:rPr>
          <w:rFonts w:ascii="Courier New" w:eastAsia="宋体" w:hAnsi="Courier New" w:cs="Courier New"/>
          <w:color w:val="000000" w:themeColor="text1"/>
        </w:rPr>
        <w:tab/>
        <w:t xml:space="preserve">char </w:t>
      </w:r>
      <w:proofErr w:type="gramStart"/>
      <w:r w:rsidRPr="002B22D3">
        <w:rPr>
          <w:rFonts w:ascii="Courier New" w:eastAsia="宋体" w:hAnsi="Courier New" w:cs="Courier New"/>
          <w:color w:val="000000" w:themeColor="text1"/>
        </w:rPr>
        <w:t>instr[</w:t>
      </w:r>
      <w:proofErr w:type="gramEnd"/>
      <w:r w:rsidRPr="002B22D3">
        <w:rPr>
          <w:rFonts w:ascii="Courier New" w:eastAsia="宋体" w:hAnsi="Courier New" w:cs="Courier New"/>
          <w:color w:val="000000" w:themeColor="text1"/>
        </w:rPr>
        <w:t>100], outstr[100];</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t>printf("</w:t>
      </w:r>
      <w:r w:rsidRPr="002B22D3">
        <w:rPr>
          <w:rFonts w:ascii="Courier New" w:eastAsia="宋体" w:hAnsi="Courier New" w:cs="Courier New" w:hint="eastAsia"/>
          <w:color w:val="000000" w:themeColor="text1"/>
        </w:rPr>
        <w:t>请输入</w:t>
      </w:r>
      <w:proofErr w:type="gramStart"/>
      <w:r w:rsidRPr="002B22D3">
        <w:rPr>
          <w:rFonts w:ascii="Courier New" w:eastAsia="宋体" w:hAnsi="Courier New" w:cs="Courier New" w:hint="eastAsia"/>
          <w:color w:val="000000" w:themeColor="text1"/>
        </w:rPr>
        <w:t>入</w:t>
      </w:r>
      <w:proofErr w:type="gramEnd"/>
      <w:r w:rsidRPr="002B22D3">
        <w:rPr>
          <w:rFonts w:ascii="Courier New" w:eastAsia="宋体" w:hAnsi="Courier New" w:cs="Courier New" w:hint="eastAsia"/>
          <w:color w:val="000000" w:themeColor="text1"/>
        </w:rPr>
        <w:t>栈序列：</w:t>
      </w:r>
      <w:r w:rsidRPr="002B22D3">
        <w:rPr>
          <w:rFonts w:ascii="Courier New" w:eastAsia="宋体" w:hAnsi="Courier New" w:cs="Courier New" w:hint="eastAsia"/>
          <w:color w:val="000000" w:themeColor="text1"/>
        </w:rPr>
        <w:t>");</w:t>
      </w:r>
      <w:r w:rsidRPr="002B22D3">
        <w:rPr>
          <w:rFonts w:ascii="Courier New" w:eastAsia="宋体" w:hAnsi="Courier New" w:cs="Courier New" w:hint="eastAsia"/>
          <w:color w:val="000000" w:themeColor="text1"/>
        </w:rPr>
        <w:tab/>
      </w:r>
      <w:proofErr w:type="gramStart"/>
      <w:r w:rsidRPr="002B22D3">
        <w:rPr>
          <w:rFonts w:ascii="Courier New" w:eastAsia="宋体" w:hAnsi="Courier New" w:cs="Courier New" w:hint="eastAsia"/>
          <w:color w:val="000000" w:themeColor="text1"/>
        </w:rPr>
        <w:t>scanf(</w:t>
      </w:r>
      <w:proofErr w:type="gramEnd"/>
      <w:r w:rsidRPr="002B22D3">
        <w:rPr>
          <w:rFonts w:ascii="Courier New" w:eastAsia="宋体" w:hAnsi="Courier New" w:cs="Courier New" w:hint="eastAsia"/>
          <w:color w:val="000000" w:themeColor="text1"/>
        </w:rPr>
        <w:t>"%s", instr);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t xml:space="preserve">printf("  </w:t>
      </w:r>
      <w:r w:rsidRPr="002B22D3">
        <w:rPr>
          <w:rFonts w:ascii="Courier New" w:eastAsia="宋体" w:hAnsi="Courier New" w:cs="Courier New" w:hint="eastAsia"/>
          <w:color w:val="000000" w:themeColor="text1"/>
        </w:rPr>
        <w:t>输入出</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序列：</w:t>
      </w:r>
      <w:r w:rsidRPr="002B22D3">
        <w:rPr>
          <w:rFonts w:ascii="Courier New" w:eastAsia="宋体" w:hAnsi="Courier New" w:cs="Courier New" w:hint="eastAsia"/>
          <w:color w:val="000000" w:themeColor="text1"/>
        </w:rPr>
        <w:t>");</w:t>
      </w:r>
      <w:r w:rsidRPr="002B22D3">
        <w:rPr>
          <w:rFonts w:ascii="Courier New" w:eastAsia="宋体" w:hAnsi="Courier New" w:cs="Courier New" w:hint="eastAsia"/>
          <w:color w:val="000000" w:themeColor="text1"/>
        </w:rPr>
        <w:tab/>
      </w:r>
      <w:proofErr w:type="gramStart"/>
      <w:r w:rsidRPr="002B22D3">
        <w:rPr>
          <w:rFonts w:ascii="Courier New" w:eastAsia="宋体" w:hAnsi="Courier New" w:cs="Courier New" w:hint="eastAsia"/>
          <w:color w:val="000000" w:themeColor="text1"/>
        </w:rPr>
        <w:t>scanf(</w:t>
      </w:r>
      <w:proofErr w:type="gramEnd"/>
      <w:r w:rsidRPr="002B22D3">
        <w:rPr>
          <w:rFonts w:ascii="Courier New" w:eastAsia="宋体" w:hAnsi="Courier New" w:cs="Courier New" w:hint="eastAsia"/>
          <w:color w:val="000000" w:themeColor="text1"/>
        </w:rPr>
        <w:t>"%s",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 xml:space="preserve">if </w:t>
      </w:r>
      <w:proofErr w:type="gramStart"/>
      <w:r w:rsidRPr="002B22D3">
        <w:rPr>
          <w:rFonts w:ascii="Courier New" w:eastAsia="宋体" w:hAnsi="Courier New" w:cs="Courier New"/>
          <w:color w:val="000000" w:themeColor="text1"/>
        </w:rPr>
        <w:t>( checkStackStr</w:t>
      </w:r>
      <w:proofErr w:type="gramEnd"/>
      <w:r w:rsidRPr="002B22D3">
        <w:rPr>
          <w:rFonts w:ascii="Courier New" w:eastAsia="宋体" w:hAnsi="Courier New" w:cs="Courier New"/>
          <w:color w:val="000000" w:themeColor="text1"/>
        </w:rPr>
        <w:t>(instr, outstr)==TRUE )</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 xml:space="preserve">printf("%s </w:t>
      </w:r>
      <w:r w:rsidRPr="002B22D3">
        <w:rPr>
          <w:rFonts w:ascii="Courier New" w:eastAsia="宋体" w:hAnsi="Courier New" w:cs="Courier New" w:hint="eastAsia"/>
          <w:color w:val="000000" w:themeColor="text1"/>
        </w:rPr>
        <w:t>是合法的出</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序列</w:t>
      </w:r>
      <w:r w:rsidRPr="002B22D3">
        <w:rPr>
          <w:rFonts w:ascii="Courier New" w:eastAsia="宋体" w:hAnsi="Courier New" w:cs="Courier New" w:hint="eastAsia"/>
          <w:color w:val="000000" w:themeColor="text1"/>
        </w:rPr>
        <w:t>\n",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else</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hint="eastAsia"/>
          <w:color w:val="000000" w:themeColor="text1"/>
        </w:rPr>
        <w:tab/>
      </w:r>
      <w:r w:rsidRPr="002B22D3">
        <w:rPr>
          <w:rFonts w:ascii="Courier New" w:eastAsia="宋体" w:hAnsi="Courier New" w:cs="Courier New" w:hint="eastAsia"/>
          <w:color w:val="000000" w:themeColor="text1"/>
        </w:rPr>
        <w:tab/>
        <w:t xml:space="preserve">printf("%s </w:t>
      </w:r>
      <w:r w:rsidRPr="002B22D3">
        <w:rPr>
          <w:rFonts w:ascii="Courier New" w:eastAsia="宋体" w:hAnsi="Courier New" w:cs="Courier New" w:hint="eastAsia"/>
          <w:color w:val="000000" w:themeColor="text1"/>
        </w:rPr>
        <w:t>不是合法的出</w:t>
      </w:r>
      <w:proofErr w:type="gramStart"/>
      <w:r w:rsidRPr="002B22D3">
        <w:rPr>
          <w:rFonts w:ascii="Courier New" w:eastAsia="宋体" w:hAnsi="Courier New" w:cs="Courier New" w:hint="eastAsia"/>
          <w:color w:val="000000" w:themeColor="text1"/>
        </w:rPr>
        <w:t>栈</w:t>
      </w:r>
      <w:proofErr w:type="gramEnd"/>
      <w:r w:rsidRPr="002B22D3">
        <w:rPr>
          <w:rFonts w:ascii="Courier New" w:eastAsia="宋体" w:hAnsi="Courier New" w:cs="Courier New" w:hint="eastAsia"/>
          <w:color w:val="000000" w:themeColor="text1"/>
        </w:rPr>
        <w:t>序列</w:t>
      </w:r>
      <w:r w:rsidRPr="002B22D3">
        <w:rPr>
          <w:rFonts w:ascii="Courier New" w:eastAsia="宋体" w:hAnsi="Courier New" w:cs="Courier New" w:hint="eastAsia"/>
          <w:color w:val="000000" w:themeColor="text1"/>
        </w:rPr>
        <w:t>\n", outstr);</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ab/>
        <w:t>return 0;</w:t>
      </w:r>
    </w:p>
    <w:p w:rsidR="002B22D3" w:rsidRPr="002B22D3" w:rsidRDefault="002B22D3" w:rsidP="002B22D3">
      <w:pPr>
        <w:pStyle w:val="a4"/>
        <w:tabs>
          <w:tab w:val="clear" w:pos="840"/>
          <w:tab w:val="clear" w:pos="1320"/>
          <w:tab w:val="clear" w:pos="4320"/>
          <w:tab w:val="left" w:pos="426"/>
          <w:tab w:val="left" w:pos="709"/>
          <w:tab w:val="left" w:pos="993"/>
          <w:tab w:val="left" w:pos="1418"/>
          <w:tab w:val="left" w:pos="4111"/>
        </w:tabs>
        <w:spacing w:line="240" w:lineRule="auto"/>
        <w:ind w:firstLineChars="0" w:firstLine="0"/>
        <w:rPr>
          <w:rFonts w:ascii="Courier New" w:eastAsia="宋体" w:hAnsi="Courier New" w:cs="Courier New"/>
          <w:color w:val="000000" w:themeColor="text1"/>
        </w:rPr>
      </w:pPr>
      <w:r w:rsidRPr="002B22D3">
        <w:rPr>
          <w:rFonts w:ascii="Courier New" w:eastAsia="宋体" w:hAnsi="Courier New" w:cs="Courier New"/>
          <w:color w:val="000000" w:themeColor="text1"/>
        </w:rPr>
        <w:t>}</w:t>
      </w:r>
    </w:p>
    <w:p w:rsidR="002B22D3" w:rsidRPr="002B22D3" w:rsidRDefault="002B22D3" w:rsidP="001C30E9">
      <w:pPr>
        <w:pStyle w:val="a3"/>
        <w:spacing w:line="240" w:lineRule="auto"/>
        <w:ind w:firstLine="420"/>
        <w:rPr>
          <w:rFonts w:ascii="Times New Roman" w:eastAsia="宋体" w:hAnsi="Times New Roman" w:cs="Times New Roman"/>
          <w:color w:val="000000" w:themeColor="text1"/>
        </w:rPr>
      </w:pPr>
    </w:p>
    <w:p w:rsidR="00DF66FA" w:rsidRPr="00196523" w:rsidRDefault="00DF66FA" w:rsidP="001C30E9">
      <w:pPr>
        <w:widowControl/>
        <w:ind w:firstLineChars="0" w:firstLine="0"/>
        <w:jc w:val="left"/>
        <w:rPr>
          <w:rFonts w:ascii="宋体" w:eastAsia="宋体" w:hAnsi="宋体" w:cs="Times New Roman"/>
          <w:b/>
          <w:color w:val="000000" w:themeColor="text1"/>
          <w:kern w:val="44"/>
          <w:sz w:val="36"/>
          <w:szCs w:val="20"/>
        </w:rPr>
      </w:pPr>
      <w:r w:rsidRPr="00196523">
        <w:rPr>
          <w:rFonts w:ascii="宋体" w:eastAsia="宋体" w:hAnsi="宋体" w:cs="Times New Roman"/>
          <w:color w:val="000000" w:themeColor="text1"/>
        </w:rPr>
        <w:br w:type="page"/>
      </w:r>
    </w:p>
    <w:p w:rsidR="00DF66FA" w:rsidRPr="00196523" w:rsidRDefault="00DF66FA"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color w:val="000000" w:themeColor="text1"/>
        </w:rPr>
        <w:lastRenderedPageBreak/>
        <w:t>第四章 数组</w:t>
      </w:r>
      <w:r w:rsidRPr="00196523">
        <w:rPr>
          <w:rFonts w:ascii="宋体" w:eastAsia="宋体" w:hAnsi="宋体" w:cs="Times New Roman" w:hint="eastAsia"/>
          <w:color w:val="000000" w:themeColor="text1"/>
        </w:rPr>
        <w:t>、广义表和</w:t>
      </w:r>
      <w:r w:rsidRPr="00196523">
        <w:rPr>
          <w:rFonts w:ascii="宋体" w:eastAsia="宋体" w:hAnsi="宋体" w:cs="Times New Roman"/>
          <w:color w:val="000000" w:themeColor="text1"/>
        </w:rPr>
        <w:t>串</w:t>
      </w:r>
    </w:p>
    <w:p w:rsidR="00292CA0" w:rsidRPr="00196523" w:rsidRDefault="00292CA0"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一、单项选择题</w:t>
      </w:r>
    </w:p>
    <w:p w:rsidR="00292CA0" w:rsidRPr="00196523" w:rsidRDefault="00C531F0" w:rsidP="001C30E9">
      <w:pPr>
        <w:ind w:left="315" w:hangingChars="150" w:hanging="315"/>
        <w:rPr>
          <w:rFonts w:ascii="Times New Roman" w:eastAsia="宋体" w:hAnsi="Times New Roman" w:cs="Times New Roman"/>
          <w:noProof/>
          <w:color w:val="000000" w:themeColor="text1"/>
          <w:szCs w:val="21"/>
        </w:rPr>
      </w:pPr>
      <w:r w:rsidRPr="00196523">
        <w:rPr>
          <w:rFonts w:ascii="Times New Roman" w:eastAsia="宋体" w:hAnsi="Times New Roman" w:cs="Times New Roman"/>
          <w:color w:val="000000" w:themeColor="text1"/>
          <w:szCs w:val="21"/>
        </w:rPr>
        <w:t>1</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noProof/>
          <w:color w:val="000000" w:themeColor="text1"/>
          <w:szCs w:val="21"/>
        </w:rPr>
        <w:t>假定一个二维数组的定义</w:t>
      </w:r>
      <w:r w:rsidR="00292CA0" w:rsidRPr="00196523">
        <w:rPr>
          <w:rFonts w:ascii="Times New Roman" w:eastAsia="宋体" w:hAnsi="Times New Roman" w:cs="Times New Roman"/>
          <w:color w:val="000000" w:themeColor="text1"/>
          <w:kern w:val="0"/>
          <w:szCs w:val="21"/>
        </w:rPr>
        <w:t>语句</w:t>
      </w:r>
      <w:r w:rsidR="00292CA0" w:rsidRPr="00196523">
        <w:rPr>
          <w:rFonts w:ascii="Times New Roman" w:eastAsia="宋体" w:hAnsi="Times New Roman" w:cs="Times New Roman"/>
          <w:noProof/>
          <w:color w:val="000000" w:themeColor="text1"/>
          <w:szCs w:val="21"/>
        </w:rPr>
        <w:t>为</w:t>
      </w:r>
      <w:r w:rsidR="00292CA0" w:rsidRPr="00196523">
        <w:rPr>
          <w:rFonts w:ascii="Times New Roman" w:eastAsia="宋体" w:hAnsi="Times New Roman" w:cs="Times New Roman"/>
          <w:noProof/>
          <w:color w:val="000000" w:themeColor="text1"/>
          <w:szCs w:val="21"/>
        </w:rPr>
        <w:t>int a[3][4]={{3</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noProof/>
          <w:color w:val="000000" w:themeColor="text1"/>
          <w:szCs w:val="21"/>
        </w:rPr>
        <w:t>4}</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noProof/>
          <w:color w:val="000000" w:themeColor="text1"/>
          <w:szCs w:val="21"/>
        </w:rPr>
        <w:t>{2</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noProof/>
          <w:color w:val="000000" w:themeColor="text1"/>
          <w:szCs w:val="21"/>
        </w:rPr>
        <w:t>8</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noProof/>
          <w:color w:val="000000" w:themeColor="text1"/>
          <w:szCs w:val="21"/>
        </w:rPr>
        <w:t>6}};</w:t>
      </w:r>
      <w:r w:rsidR="00292CA0" w:rsidRPr="00196523">
        <w:rPr>
          <w:rFonts w:ascii="Times New Roman" w:eastAsia="宋体" w:hAnsi="Times New Roman" w:cs="Times New Roman"/>
          <w:noProof/>
          <w:color w:val="000000" w:themeColor="text1"/>
          <w:szCs w:val="21"/>
        </w:rPr>
        <w:t>，则元素</w:t>
      </w:r>
      <w:r w:rsidR="00292CA0" w:rsidRPr="00196523">
        <w:rPr>
          <w:rFonts w:ascii="Times New Roman" w:eastAsia="宋体" w:hAnsi="Times New Roman" w:cs="Times New Roman"/>
          <w:noProof/>
          <w:color w:val="000000" w:themeColor="text1"/>
          <w:szCs w:val="21"/>
        </w:rPr>
        <w:t>a[1][2]</w:t>
      </w:r>
      <w:r w:rsidR="00292CA0" w:rsidRPr="00196523">
        <w:rPr>
          <w:rFonts w:ascii="Times New Roman" w:eastAsia="宋体" w:hAnsi="Times New Roman" w:cs="Times New Roman"/>
          <w:noProof/>
          <w:color w:val="000000" w:themeColor="text1"/>
          <w:szCs w:val="21"/>
        </w:rPr>
        <w:t>的值为</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196523">
        <w:rPr>
          <w:rFonts w:ascii="Times New Roman" w:eastAsia="宋体" w:hAnsi="Times New Roman" w:cs="Times New Roman"/>
          <w:color w:val="000000" w:themeColor="text1"/>
          <w:szCs w:val="21"/>
          <w:lang w:val="pt-BR"/>
        </w:rPr>
        <w:t>A</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hint="eastAsia"/>
          <w:color w:val="000000" w:themeColor="text1"/>
          <w:szCs w:val="21"/>
          <w:lang w:val="pt-BR"/>
        </w:rPr>
        <w:t>8</w:t>
      </w:r>
      <w:r w:rsidRPr="00196523">
        <w:rPr>
          <w:rFonts w:ascii="Times New Roman" w:eastAsia="宋体" w:hAnsi="Times New Roman" w:cs="Times New Roman"/>
          <w:color w:val="000000" w:themeColor="text1"/>
          <w:szCs w:val="21"/>
          <w:lang w:val="pt-BR"/>
        </w:rPr>
        <w:tab/>
        <w:t>B</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hint="eastAsia"/>
          <w:color w:val="000000" w:themeColor="text1"/>
          <w:szCs w:val="21"/>
          <w:lang w:val="pt-BR"/>
        </w:rPr>
        <w:t>6</w:t>
      </w:r>
      <w:r w:rsidRPr="00196523">
        <w:rPr>
          <w:rFonts w:ascii="Times New Roman" w:eastAsia="宋体" w:hAnsi="Times New Roman" w:cs="Times New Roman"/>
          <w:color w:val="000000" w:themeColor="text1"/>
          <w:szCs w:val="21"/>
          <w:lang w:val="pt-BR"/>
        </w:rPr>
        <w:tab/>
        <w:t>C</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hint="eastAsia"/>
          <w:color w:val="000000" w:themeColor="text1"/>
          <w:szCs w:val="21"/>
          <w:lang w:val="pt-BR"/>
        </w:rPr>
        <w:t>4</w:t>
      </w:r>
      <w:r w:rsidRPr="00196523">
        <w:rPr>
          <w:rFonts w:ascii="Times New Roman" w:eastAsia="宋体" w:hAnsi="Times New Roman" w:cs="Times New Roman"/>
          <w:color w:val="000000" w:themeColor="text1"/>
          <w:szCs w:val="21"/>
          <w:lang w:val="pt-BR"/>
        </w:rPr>
        <w:tab/>
        <w:t>D</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hint="eastAsia"/>
          <w:color w:val="000000" w:themeColor="text1"/>
          <w:szCs w:val="21"/>
          <w:lang w:val="pt-BR"/>
        </w:rPr>
        <w:t>2</w:t>
      </w:r>
    </w:p>
    <w:p w:rsidR="00F57AA3" w:rsidRPr="00196523" w:rsidRDefault="00F57AA3" w:rsidP="001C30E9">
      <w:pPr>
        <w:ind w:left="315" w:hangingChars="150" w:hanging="315"/>
        <w:rPr>
          <w:rFonts w:ascii="Times New Roman" w:eastAsia="宋体" w:hAnsi="Times New Roman" w:cs="Times New Roman"/>
          <w:color w:val="000000" w:themeColor="text1"/>
          <w:lang w:val="pt-BR"/>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hint="eastAsia"/>
          <w:color w:val="000000" w:themeColor="text1"/>
          <w:lang w:val="pt-BR"/>
        </w:rPr>
        <w:t>：</w:t>
      </w:r>
      <w:r w:rsidR="00BD5F66" w:rsidRPr="00196523">
        <w:rPr>
          <w:rFonts w:ascii="Times New Roman" w:eastAsia="宋体" w:hAnsi="Times New Roman" w:cs="Times New Roman" w:hint="eastAsia"/>
          <w:color w:val="000000" w:themeColor="text1"/>
          <w:lang w:val="pt-BR"/>
        </w:rPr>
        <w:t>B</w:t>
      </w:r>
      <w:r w:rsidR="00BD5F66" w:rsidRPr="00196523">
        <w:rPr>
          <w:rFonts w:ascii="Times New Roman" w:eastAsia="宋体" w:hAnsi="Times New Roman" w:cs="Times New Roman" w:hint="eastAsia"/>
          <w:color w:val="000000" w:themeColor="text1"/>
          <w:lang w:val="pt-BR"/>
        </w:rPr>
        <w:t>。</w:t>
      </w:r>
    </w:p>
    <w:p w:rsidR="00A70564" w:rsidRPr="00196523" w:rsidRDefault="00A70564" w:rsidP="001C30E9">
      <w:pPr>
        <w:pStyle w:val="a3"/>
        <w:spacing w:line="240" w:lineRule="auto"/>
        <w:ind w:firstLine="420"/>
        <w:rPr>
          <w:rFonts w:ascii="Times New Roman" w:eastAsia="宋体" w:hAnsi="Times New Roman" w:cs="Times New Roman"/>
          <w:color w:val="000000" w:themeColor="text1"/>
          <w:lang w:val="pt-BR"/>
        </w:rPr>
      </w:pPr>
      <w:r w:rsidRPr="00196523">
        <w:rPr>
          <w:rFonts w:ascii="Times New Roman" w:eastAsia="宋体" w:hAnsi="Times New Roman" w:cs="Times New Roman" w:hint="eastAsia"/>
          <w:color w:val="000000" w:themeColor="text1"/>
          <w:lang w:val="pt-BR"/>
        </w:rPr>
        <w:t>由定义</w:t>
      </w:r>
      <w:r w:rsidRPr="00196523">
        <w:rPr>
          <w:rFonts w:ascii="Times New Roman" w:eastAsia="宋体" w:hAnsi="Times New Roman" w:cs="Times New Roman" w:hint="eastAsia"/>
          <w:color w:val="000000" w:themeColor="text1"/>
        </w:rPr>
        <w:t>可知</w:t>
      </w:r>
      <w:r w:rsidRPr="00196523">
        <w:rPr>
          <w:rFonts w:ascii="Times New Roman" w:eastAsia="宋体" w:hAnsi="Times New Roman" w:cs="Times New Roman" w:hint="eastAsia"/>
          <w:color w:val="000000" w:themeColor="text1"/>
          <w:lang w:val="pt-BR"/>
        </w:rPr>
        <w:t>，数组</w:t>
      </w:r>
      <w:r w:rsidRPr="00196523">
        <w:rPr>
          <w:rFonts w:ascii="Times New Roman" w:eastAsia="宋体" w:hAnsi="Times New Roman" w:cs="Times New Roman" w:hint="eastAsia"/>
          <w:color w:val="000000" w:themeColor="text1"/>
          <w:lang w:val="pt-BR"/>
        </w:rPr>
        <w:t>a</w:t>
      </w:r>
      <w:r w:rsidR="00C8633D" w:rsidRPr="00196523">
        <w:rPr>
          <w:rFonts w:ascii="Times New Roman" w:eastAsia="宋体" w:hAnsi="Times New Roman" w:cs="Times New Roman" w:hint="eastAsia"/>
          <w:color w:val="000000" w:themeColor="text1"/>
          <w:lang w:val="pt-BR"/>
        </w:rPr>
        <w:t>的状态如下所示。</w:t>
      </w:r>
    </w:p>
    <w:p w:rsidR="00A70564" w:rsidRPr="00196523" w:rsidRDefault="00A70564" w:rsidP="001C30E9">
      <w:pPr>
        <w:ind w:left="315" w:hangingChars="150" w:hanging="315"/>
        <w:rPr>
          <w:rFonts w:ascii="Times New Roman" w:eastAsia="宋体" w:hAnsi="Times New Roman" w:cs="Times New Roman"/>
          <w:color w:val="000000" w:themeColor="text1"/>
        </w:rPr>
      </w:pPr>
      <m:oMathPara>
        <m:oMath>
          <m:r>
            <w:rPr>
              <w:rFonts w:ascii="Cambria Math" w:eastAsia="宋体" w:hAnsi="Cambria Math" w:cs="Times New Roman"/>
              <w:color w:val="000000" w:themeColor="text1"/>
            </w:rPr>
            <m:t>a=</m:t>
          </m:r>
          <m:d>
            <m:dPr>
              <m:begChr m:val="["/>
              <m:endChr m:val="]"/>
              <m:ctrlPr>
                <w:rPr>
                  <w:rFonts w:ascii="Cambria Math" w:eastAsia="宋体" w:hAnsi="Cambria Math" w:cs="Times New Roman"/>
                  <w:color w:val="000000" w:themeColor="text1"/>
                </w:rPr>
              </m:ctrlPr>
            </m:dPr>
            <m:e>
              <m:m>
                <m:mPr>
                  <m:mcs>
                    <m:mc>
                      <m:mcPr>
                        <m:count m:val="4"/>
                        <m:mcJc m:val="center"/>
                      </m:mcPr>
                    </m:mc>
                  </m:mcs>
                  <m:ctrlPr>
                    <w:rPr>
                      <w:rFonts w:ascii="Cambria Math" w:eastAsia="宋体" w:hAnsi="Cambria Math" w:cs="Times New Roman"/>
                      <w:i/>
                      <w:color w:val="000000" w:themeColor="text1"/>
                    </w:rPr>
                  </m:ctrlPr>
                </m:mPr>
                <m:mr>
                  <m:e>
                    <m:r>
                      <w:rPr>
                        <w:rFonts w:ascii="Cambria Math" w:eastAsia="宋体" w:hAnsi="Cambria Math" w:cs="Times New Roman"/>
                        <w:color w:val="000000" w:themeColor="text1"/>
                      </w:rPr>
                      <m:t>3</m:t>
                    </m:r>
                    <m:ctrlPr>
                      <w:rPr>
                        <w:rFonts w:ascii="Cambria Math" w:eastAsia="Cambria Math" w:hAnsi="Cambria Math" w:cs="Times New Roman"/>
                        <w:i/>
                        <w:color w:val="000000" w:themeColor="text1"/>
                      </w:rPr>
                    </m:ctrlPr>
                  </m:e>
                  <m:e>
                    <m:r>
                      <w:rPr>
                        <w:rFonts w:ascii="Cambria Math" w:eastAsiaTheme="minorEastAsia" w:hAnsi="Cambria Math" w:cs="Times New Roman"/>
                        <w:color w:val="000000" w:themeColor="text1"/>
                      </w:rPr>
                      <m:t>4</m:t>
                    </m:r>
                    <m:ctrlPr>
                      <w:rPr>
                        <w:rFonts w:ascii="Cambria Math" w:eastAsia="Cambria Math" w:hAnsi="Cambria Math" w:cs="Times New Roman"/>
                        <w:i/>
                        <w:color w:val="000000" w:themeColor="text1"/>
                      </w:rPr>
                    </m:ctrlPr>
                  </m:e>
                  <m:e>
                    <m:r>
                      <w:rPr>
                        <w:rFonts w:ascii="Cambria Math" w:eastAsiaTheme="minorEastAsia" w:hAnsi="Cambria Math" w:cs="Times New Roman" w:hint="eastAsia"/>
                        <w:color w:val="000000" w:themeColor="text1"/>
                      </w:rPr>
                      <m:t>0</m:t>
                    </m:r>
                    <m:ctrlPr>
                      <w:rPr>
                        <w:rFonts w:ascii="Cambria Math" w:eastAsia="Cambria Math" w:hAnsi="Cambria Math" w:cs="Times New Roman"/>
                        <w:i/>
                        <w:color w:val="000000" w:themeColor="text1"/>
                      </w:rPr>
                    </m:ctrlPr>
                  </m:e>
                  <m:e>
                    <m:r>
                      <w:rPr>
                        <w:rFonts w:ascii="Cambria Math" w:eastAsiaTheme="minorEastAsia" w:hAnsi="Cambria Math" w:cs="Times New Roman" w:hint="eastAsia"/>
                        <w:color w:val="000000" w:themeColor="text1"/>
                      </w:rPr>
                      <m:t>0</m:t>
                    </m:r>
                    <m:ctrlPr>
                      <w:rPr>
                        <w:rFonts w:ascii="Cambria Math" w:eastAsia="Cambria Math" w:hAnsi="Cambria Math" w:cs="Times New Roman"/>
                        <w:i/>
                        <w:color w:val="000000" w:themeColor="text1"/>
                      </w:rPr>
                    </m:ctrlPr>
                  </m:e>
                </m:mr>
                <m:mr>
                  <m:e>
                    <m:r>
                      <w:rPr>
                        <w:rFonts w:ascii="Cambria Math" w:eastAsia="Cambria Math" w:hAnsi="Cambria Math" w:cs="Times New Roman"/>
                        <w:color w:val="000000" w:themeColor="text1"/>
                      </w:rPr>
                      <m:t>2</m:t>
                    </m:r>
                  </m:e>
                  <m:e>
                    <m:r>
                      <w:rPr>
                        <w:rFonts w:ascii="Cambria Math" w:eastAsia="宋体" w:hAnsi="Cambria Math" w:cs="Times New Roman"/>
                        <w:color w:val="000000" w:themeColor="text1"/>
                      </w:rPr>
                      <m:t>8</m:t>
                    </m:r>
                  </m:e>
                  <m:e>
                    <m:r>
                      <w:rPr>
                        <w:rFonts w:ascii="Cambria Math" w:eastAsia="宋体" w:hAnsi="Cambria Math" w:cs="Times New Roman"/>
                        <w:color w:val="000000" w:themeColor="text1"/>
                      </w:rPr>
                      <m:t>6</m:t>
                    </m:r>
                    <m:ctrlPr>
                      <w:rPr>
                        <w:rFonts w:ascii="Cambria Math" w:eastAsia="Cambria Math" w:hAnsi="Cambria Math" w:cs="Times New Roman"/>
                        <w:i/>
                        <w:color w:val="000000" w:themeColor="text1"/>
                      </w:rPr>
                    </m:ctrlPr>
                  </m:e>
                  <m:e>
                    <m:r>
                      <w:rPr>
                        <w:rFonts w:ascii="Cambria Math" w:eastAsiaTheme="minorEastAsia" w:hAnsi="Cambria Math" w:cs="Times New Roman" w:hint="eastAsia"/>
                        <w:color w:val="000000" w:themeColor="text1"/>
                      </w:rPr>
                      <m:t>0</m:t>
                    </m:r>
                  </m:e>
                </m:mr>
                <m:mr>
                  <m:e>
                    <m:r>
                      <w:rPr>
                        <w:rFonts w:ascii="Cambria Math" w:eastAsia="宋体" w:hAnsi="Cambria Math" w:cs="Times New Roman"/>
                        <w:color w:val="000000" w:themeColor="text1"/>
                      </w:rPr>
                      <m:t>0</m:t>
                    </m:r>
                  </m:e>
                  <m:e>
                    <m:r>
                      <w:rPr>
                        <w:rFonts w:ascii="Cambria Math" w:eastAsia="宋体" w:hAnsi="Cambria Math" w:cs="Times New Roman"/>
                        <w:color w:val="000000" w:themeColor="text1"/>
                      </w:rPr>
                      <m:t>0</m:t>
                    </m:r>
                  </m:e>
                  <m:e>
                    <m:r>
                      <w:rPr>
                        <w:rFonts w:ascii="Cambria Math" w:eastAsia="宋体" w:hAnsi="Cambria Math" w:cs="Times New Roman"/>
                        <w:color w:val="000000" w:themeColor="text1"/>
                      </w:rPr>
                      <m:t>0</m:t>
                    </m:r>
                    <m:ctrlPr>
                      <w:rPr>
                        <w:rFonts w:ascii="Cambria Math" w:eastAsia="Cambria Math" w:hAnsi="Cambria Math" w:cs="Times New Roman"/>
                        <w:i/>
                        <w:color w:val="000000" w:themeColor="text1"/>
                      </w:rPr>
                    </m:ctrlPr>
                  </m:e>
                  <m:e>
                    <m:r>
                      <w:rPr>
                        <w:rFonts w:ascii="Cambria Math" w:eastAsiaTheme="minorEastAsia" w:hAnsi="Cambria Math" w:cs="Times New Roman" w:hint="eastAsia"/>
                        <w:color w:val="000000" w:themeColor="text1"/>
                      </w:rPr>
                      <m:t>0</m:t>
                    </m:r>
                  </m:e>
                </m:mr>
              </m:m>
            </m:e>
          </m:d>
        </m:oMath>
      </m:oMathPara>
    </w:p>
    <w:p w:rsidR="00BD5F66" w:rsidRPr="00196523" w:rsidRDefault="00BD5F66" w:rsidP="001C30E9">
      <w:pPr>
        <w:ind w:left="315" w:hangingChars="150" w:hanging="315"/>
        <w:rPr>
          <w:rFonts w:ascii="Times New Roman" w:eastAsia="宋体" w:hAnsi="Times New Roman" w:cs="Times New Roman"/>
          <w:color w:val="000000" w:themeColor="text1"/>
          <w:lang w:val="pt-BR"/>
        </w:rPr>
      </w:pPr>
    </w:p>
    <w:p w:rsidR="00A70564" w:rsidRPr="00196523" w:rsidRDefault="00A70564" w:rsidP="003444C5">
      <w:pPr>
        <w:pStyle w:val="a3"/>
        <w:spacing w:line="240" w:lineRule="auto"/>
        <w:ind w:firstLine="420"/>
        <w:rPr>
          <w:rFonts w:ascii="Times New Roman" w:eastAsia="宋体" w:hAnsi="Times New Roman" w:cs="Times New Roman"/>
          <w:color w:val="000000" w:themeColor="text1"/>
          <w:lang w:val="pt-BR"/>
        </w:rPr>
      </w:pPr>
      <w:r w:rsidRPr="00196523">
        <w:rPr>
          <w:rFonts w:ascii="Times New Roman" w:eastAsia="宋体" w:hAnsi="Times New Roman" w:cs="Times New Roman"/>
          <w:noProof/>
          <w:color w:val="000000" w:themeColor="text1"/>
          <w:szCs w:val="21"/>
          <w:lang w:val="pt-BR"/>
        </w:rPr>
        <w:t>a[1][2]</w:t>
      </w:r>
      <w:r w:rsidRPr="00196523">
        <w:rPr>
          <w:rFonts w:ascii="Times New Roman" w:eastAsia="宋体" w:hAnsi="Times New Roman" w:cs="Times New Roman" w:hint="eastAsia"/>
          <w:noProof/>
          <w:color w:val="000000" w:themeColor="text1"/>
          <w:szCs w:val="21"/>
        </w:rPr>
        <w:t>代表的是第</w:t>
      </w:r>
      <w:r w:rsidRPr="00196523">
        <w:rPr>
          <w:rFonts w:ascii="Times New Roman" w:eastAsia="宋体" w:hAnsi="Times New Roman" w:cs="Times New Roman" w:hint="eastAsia"/>
          <w:noProof/>
          <w:color w:val="000000" w:themeColor="text1"/>
          <w:szCs w:val="21"/>
          <w:lang w:val="pt-BR"/>
        </w:rPr>
        <w:t>2</w:t>
      </w:r>
      <w:r w:rsidRPr="00196523">
        <w:rPr>
          <w:rFonts w:ascii="Times New Roman" w:eastAsia="宋体" w:hAnsi="Times New Roman" w:cs="Times New Roman" w:hint="eastAsia"/>
          <w:noProof/>
          <w:color w:val="000000" w:themeColor="text1"/>
          <w:szCs w:val="21"/>
        </w:rPr>
        <w:t>行第</w:t>
      </w:r>
      <w:r w:rsidRPr="00196523">
        <w:rPr>
          <w:rFonts w:ascii="Times New Roman" w:eastAsia="宋体" w:hAnsi="Times New Roman" w:cs="Times New Roman" w:hint="eastAsia"/>
          <w:noProof/>
          <w:color w:val="000000" w:themeColor="text1"/>
          <w:szCs w:val="21"/>
          <w:lang w:val="pt-BR"/>
        </w:rPr>
        <w:t>3</w:t>
      </w:r>
      <w:r w:rsidRPr="00196523">
        <w:rPr>
          <w:rFonts w:ascii="Times New Roman" w:eastAsia="宋体" w:hAnsi="Times New Roman" w:cs="Times New Roman" w:hint="eastAsia"/>
          <w:noProof/>
          <w:color w:val="000000" w:themeColor="text1"/>
          <w:szCs w:val="21"/>
        </w:rPr>
        <w:t>列的元素</w:t>
      </w:r>
      <w:r w:rsidRPr="00196523">
        <w:rPr>
          <w:rFonts w:ascii="Times New Roman" w:eastAsia="宋体" w:hAnsi="Times New Roman" w:cs="Times New Roman" w:hint="eastAsia"/>
          <w:noProof/>
          <w:color w:val="000000" w:themeColor="text1"/>
          <w:szCs w:val="21"/>
          <w:lang w:val="pt-BR"/>
        </w:rPr>
        <w:t>6</w:t>
      </w:r>
      <w:r w:rsidRPr="00196523">
        <w:rPr>
          <w:rFonts w:ascii="Times New Roman" w:eastAsia="宋体" w:hAnsi="Times New Roman" w:cs="Times New Roman" w:hint="eastAsia"/>
          <w:noProof/>
          <w:color w:val="000000" w:themeColor="text1"/>
          <w:szCs w:val="21"/>
        </w:rPr>
        <w:t>。</w:t>
      </w:r>
    </w:p>
    <w:p w:rsidR="00292CA0" w:rsidRPr="00196523" w:rsidRDefault="00C531F0" w:rsidP="001C30E9">
      <w:pPr>
        <w:ind w:left="315" w:hangingChars="150" w:hanging="315"/>
        <w:rPr>
          <w:rFonts w:ascii="Times New Roman" w:eastAsia="宋体" w:hAnsi="Times New Roman" w:cs="Times New Roman"/>
          <w:color w:val="000000" w:themeColor="text1"/>
          <w:szCs w:val="21"/>
          <w:lang w:val="pt-BR"/>
        </w:rPr>
      </w:pPr>
      <w:r w:rsidRPr="00196523">
        <w:rPr>
          <w:rFonts w:ascii="Times New Roman" w:eastAsia="宋体" w:hAnsi="Times New Roman" w:cs="Times New Roman"/>
          <w:color w:val="000000" w:themeColor="text1"/>
          <w:szCs w:val="21"/>
          <w:lang w:val="pt-BR"/>
        </w:rPr>
        <w:t>2</w:t>
      </w:r>
      <w:r w:rsidR="00292CA0" w:rsidRPr="00196523">
        <w:rPr>
          <w:rFonts w:ascii="Times New Roman" w:eastAsia="宋体" w:hAnsi="Times New Roman" w:cs="Times New Roman"/>
          <w:color w:val="000000" w:themeColor="text1"/>
          <w:szCs w:val="21"/>
          <w:lang w:val="pt-BR"/>
        </w:rPr>
        <w:t>．</w:t>
      </w:r>
      <w:r w:rsidR="00292CA0" w:rsidRPr="00196523">
        <w:rPr>
          <w:rFonts w:ascii="Times New Roman" w:eastAsia="宋体" w:hAnsi="Times New Roman" w:cs="Times New Roman"/>
          <w:color w:val="000000" w:themeColor="text1"/>
          <w:szCs w:val="21"/>
        </w:rPr>
        <w:t>在</w:t>
      </w:r>
      <w:r w:rsidR="00292CA0" w:rsidRPr="00196523">
        <w:rPr>
          <w:rFonts w:ascii="Times New Roman" w:eastAsia="宋体" w:hAnsi="Times New Roman" w:cs="Times New Roman"/>
          <w:color w:val="000000" w:themeColor="text1"/>
          <w:szCs w:val="21"/>
          <w:lang w:val="pt-BR"/>
        </w:rPr>
        <w:t>C</w:t>
      </w:r>
      <w:r w:rsidR="00292CA0" w:rsidRPr="00196523">
        <w:rPr>
          <w:rFonts w:ascii="Times New Roman" w:eastAsia="宋体" w:hAnsi="Times New Roman" w:cs="Times New Roman"/>
          <w:color w:val="000000" w:themeColor="text1"/>
          <w:szCs w:val="21"/>
        </w:rPr>
        <w:t>语言中</w:t>
      </w:r>
      <w:r w:rsidR="00292CA0" w:rsidRPr="00196523">
        <w:rPr>
          <w:rFonts w:ascii="Times New Roman" w:eastAsia="宋体" w:hAnsi="Times New Roman" w:cs="Times New Roman"/>
          <w:color w:val="000000" w:themeColor="text1"/>
          <w:szCs w:val="21"/>
          <w:lang w:val="pt-BR"/>
        </w:rPr>
        <w:t>，</w:t>
      </w:r>
      <w:r w:rsidR="00292CA0" w:rsidRPr="00196523">
        <w:rPr>
          <w:rFonts w:ascii="Times New Roman" w:eastAsia="宋体" w:hAnsi="Times New Roman" w:cs="Times New Roman"/>
          <w:color w:val="000000" w:themeColor="text1"/>
          <w:szCs w:val="21"/>
        </w:rPr>
        <w:t>设有数组定义</w:t>
      </w:r>
      <w:r w:rsidR="00292CA0" w:rsidRPr="00196523">
        <w:rPr>
          <w:rFonts w:ascii="Times New Roman" w:eastAsia="宋体" w:hAnsi="Times New Roman" w:cs="Times New Roman"/>
          <w:color w:val="000000" w:themeColor="text1"/>
          <w:szCs w:val="21"/>
          <w:lang w:val="pt-BR"/>
        </w:rPr>
        <w:t>：</w:t>
      </w:r>
      <w:r w:rsidR="00292CA0" w:rsidRPr="00196523">
        <w:rPr>
          <w:rFonts w:ascii="Times New Roman" w:eastAsia="宋体" w:hAnsi="Times New Roman" w:cs="Times New Roman"/>
          <w:color w:val="000000" w:themeColor="text1"/>
          <w:szCs w:val="21"/>
          <w:lang w:val="pt-BR"/>
        </w:rPr>
        <w:t>char array[ ]="China";</w:t>
      </w:r>
      <w:r w:rsidR="00292CA0" w:rsidRPr="00196523">
        <w:rPr>
          <w:rFonts w:ascii="Times New Roman" w:eastAsia="宋体" w:hAnsi="Times New Roman" w:cs="Times New Roman" w:hint="eastAsia"/>
          <w:color w:val="000000" w:themeColor="text1"/>
          <w:szCs w:val="21"/>
          <w:lang w:val="pt-BR"/>
        </w:rPr>
        <w:t>，</w:t>
      </w:r>
      <w:r w:rsidR="00292CA0" w:rsidRPr="00196523">
        <w:rPr>
          <w:rFonts w:ascii="Times New Roman" w:eastAsia="宋体" w:hAnsi="Times New Roman" w:cs="Times New Roman"/>
          <w:color w:val="000000" w:themeColor="text1"/>
          <w:szCs w:val="21"/>
        </w:rPr>
        <w:t>则数组</w:t>
      </w:r>
      <w:r w:rsidR="00292CA0" w:rsidRPr="00196523">
        <w:rPr>
          <w:rFonts w:ascii="Times New Roman" w:eastAsia="宋体" w:hAnsi="Times New Roman" w:cs="Times New Roman"/>
          <w:color w:val="000000" w:themeColor="text1"/>
          <w:szCs w:val="21"/>
          <w:lang w:val="pt-BR"/>
        </w:rPr>
        <w:t>array</w:t>
      </w:r>
      <w:r w:rsidR="00292CA0" w:rsidRPr="00196523">
        <w:rPr>
          <w:rFonts w:ascii="Times New Roman" w:eastAsia="宋体" w:hAnsi="Times New Roman" w:cs="Times New Roman"/>
          <w:color w:val="000000" w:themeColor="text1"/>
          <w:szCs w:val="21"/>
        </w:rPr>
        <w:t>所占用的空间为</w:t>
      </w:r>
      <w:r w:rsidR="00F27B72" w:rsidRPr="00196523">
        <w:rPr>
          <w:rFonts w:ascii="Times New Roman" w:eastAsia="宋体" w:hAnsi="Times New Roman" w:cs="Times New Roman"/>
          <w:color w:val="000000" w:themeColor="text1"/>
          <w:lang w:val="pt-BR"/>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个字节</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5</w:t>
      </w:r>
      <w:r w:rsidRPr="00196523">
        <w:rPr>
          <w:rFonts w:ascii="Times New Roman" w:eastAsia="宋体" w:hAnsi="Times New Roman" w:cs="Times New Roman"/>
          <w:color w:val="000000" w:themeColor="text1"/>
          <w:szCs w:val="21"/>
        </w:rPr>
        <w:t>个字节</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6</w:t>
      </w:r>
      <w:r w:rsidRPr="00196523">
        <w:rPr>
          <w:rFonts w:ascii="Times New Roman" w:eastAsia="宋体" w:hAnsi="Times New Roman" w:cs="Times New Roman"/>
          <w:color w:val="000000" w:themeColor="text1"/>
          <w:szCs w:val="21"/>
        </w:rPr>
        <w:t>个字节</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7</w:t>
      </w:r>
      <w:r w:rsidRPr="00196523">
        <w:rPr>
          <w:rFonts w:ascii="Times New Roman" w:eastAsia="宋体" w:hAnsi="Times New Roman" w:cs="Times New Roman"/>
          <w:color w:val="000000" w:themeColor="text1"/>
          <w:szCs w:val="21"/>
        </w:rPr>
        <w:t>个字节</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A70564" w:rsidRPr="00196523">
        <w:rPr>
          <w:rFonts w:ascii="Times New Roman" w:eastAsia="宋体" w:hAnsi="Times New Roman" w:cs="Times New Roman" w:hint="eastAsia"/>
          <w:color w:val="000000" w:themeColor="text1"/>
        </w:rPr>
        <w:t>C</w:t>
      </w:r>
      <w:r w:rsidR="00A70564" w:rsidRPr="00196523">
        <w:rPr>
          <w:rFonts w:ascii="Times New Roman" w:eastAsia="宋体" w:hAnsi="Times New Roman" w:cs="Times New Roman" w:hint="eastAsia"/>
          <w:color w:val="000000" w:themeColor="text1"/>
        </w:rPr>
        <w:t>。</w:t>
      </w:r>
    </w:p>
    <w:p w:rsidR="00A70564" w:rsidRPr="00196523" w:rsidRDefault="00A7056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使用数组保存字符串</w:t>
      </w:r>
      <w:r w:rsidR="004953FF" w:rsidRPr="00196523">
        <w:rPr>
          <w:rFonts w:ascii="Times New Roman" w:eastAsia="宋体" w:hAnsi="Times New Roman" w:cs="Times New Roman" w:hint="eastAsia"/>
          <w:color w:val="000000" w:themeColor="text1"/>
        </w:rPr>
        <w:t>常量</w:t>
      </w:r>
      <w:r w:rsidRPr="00196523">
        <w:rPr>
          <w:rFonts w:ascii="Times New Roman" w:eastAsia="宋体" w:hAnsi="Times New Roman" w:cs="Times New Roman" w:hint="eastAsia"/>
          <w:color w:val="000000" w:themeColor="text1"/>
        </w:rPr>
        <w:t>时，系统自动添加结束符</w:t>
      </w:r>
      <w:r w:rsidRPr="00196523">
        <w:rPr>
          <w:rFonts w:ascii="Times New Roman" w:eastAsia="宋体" w:hAnsi="Times New Roman" w:cs="Times New Roman" w:hint="eastAsia"/>
          <w:color w:val="000000" w:themeColor="text1"/>
        </w:rPr>
        <w:t>'\0'</w:t>
      </w:r>
      <w:r w:rsidR="0067330A" w:rsidRPr="00196523">
        <w:rPr>
          <w:rFonts w:ascii="Times New Roman" w:eastAsia="宋体" w:hAnsi="Times New Roman" w:cs="Times New Roman" w:hint="eastAsia"/>
          <w:color w:val="000000" w:themeColor="text1"/>
        </w:rPr>
        <w:t>。</w:t>
      </w:r>
      <w:r w:rsidR="00C8633D" w:rsidRPr="00196523">
        <w:rPr>
          <w:rFonts w:ascii="Times New Roman" w:eastAsia="宋体" w:hAnsi="Times New Roman" w:cs="Times New Roman" w:hint="eastAsia"/>
          <w:color w:val="000000" w:themeColor="text1"/>
        </w:rPr>
        <w:t>给</w:t>
      </w:r>
      <w:r w:rsidR="00C8633D" w:rsidRPr="00196523">
        <w:rPr>
          <w:rFonts w:ascii="Times New Roman" w:eastAsia="宋体" w:hAnsi="Times New Roman" w:cs="Times New Roman"/>
          <w:color w:val="000000" w:themeColor="text1"/>
          <w:szCs w:val="21"/>
          <w:lang w:val="pt-BR"/>
        </w:rPr>
        <w:t>array</w:t>
      </w:r>
      <w:r w:rsidR="00C8633D" w:rsidRPr="00196523">
        <w:rPr>
          <w:rFonts w:ascii="Times New Roman" w:eastAsia="宋体" w:hAnsi="Times New Roman" w:cs="Times New Roman" w:hint="eastAsia"/>
          <w:color w:val="000000" w:themeColor="text1"/>
          <w:szCs w:val="21"/>
        </w:rPr>
        <w:t>赋值的字符串常量含</w:t>
      </w:r>
      <w:r w:rsidR="00C8633D" w:rsidRPr="00196523">
        <w:rPr>
          <w:rFonts w:ascii="Times New Roman" w:eastAsia="宋体" w:hAnsi="Times New Roman" w:cs="Times New Roman" w:hint="eastAsia"/>
          <w:color w:val="000000" w:themeColor="text1"/>
          <w:szCs w:val="21"/>
        </w:rPr>
        <w:t>5</w:t>
      </w:r>
      <w:r w:rsidR="00C8633D" w:rsidRPr="00196523">
        <w:rPr>
          <w:rFonts w:ascii="Times New Roman" w:eastAsia="宋体" w:hAnsi="Times New Roman" w:cs="Times New Roman" w:hint="eastAsia"/>
          <w:color w:val="000000" w:themeColor="text1"/>
          <w:szCs w:val="21"/>
        </w:rPr>
        <w:t>个字符，占</w:t>
      </w:r>
      <w:r w:rsidR="00C8633D" w:rsidRPr="00196523">
        <w:rPr>
          <w:rFonts w:ascii="Times New Roman" w:eastAsia="宋体" w:hAnsi="Times New Roman" w:cs="Times New Roman" w:hint="eastAsia"/>
          <w:color w:val="000000" w:themeColor="text1"/>
          <w:szCs w:val="21"/>
        </w:rPr>
        <w:t>5</w:t>
      </w:r>
      <w:r w:rsidR="00C8633D" w:rsidRPr="00196523">
        <w:rPr>
          <w:rFonts w:ascii="Times New Roman" w:eastAsia="宋体" w:hAnsi="Times New Roman" w:cs="Times New Roman" w:hint="eastAsia"/>
          <w:color w:val="000000" w:themeColor="text1"/>
          <w:szCs w:val="21"/>
        </w:rPr>
        <w:t>个字节，再加上结束符占一个字节，总共需要</w:t>
      </w:r>
      <w:r w:rsidR="00C8633D" w:rsidRPr="00196523">
        <w:rPr>
          <w:rFonts w:ascii="Times New Roman" w:eastAsia="宋体" w:hAnsi="Times New Roman" w:cs="Times New Roman" w:hint="eastAsia"/>
          <w:color w:val="000000" w:themeColor="text1"/>
          <w:szCs w:val="21"/>
        </w:rPr>
        <w:t>6</w:t>
      </w:r>
      <w:r w:rsidR="00C8633D" w:rsidRPr="00196523">
        <w:rPr>
          <w:rFonts w:ascii="Times New Roman" w:eastAsia="宋体" w:hAnsi="Times New Roman" w:cs="Times New Roman" w:hint="eastAsia"/>
          <w:color w:val="000000" w:themeColor="text1"/>
          <w:szCs w:val="21"/>
        </w:rPr>
        <w:t>个字节。</w:t>
      </w:r>
    </w:p>
    <w:p w:rsidR="00292CA0" w:rsidRPr="00196523" w:rsidRDefault="00C531F0" w:rsidP="001C30E9">
      <w:pPr>
        <w:ind w:left="315" w:hangingChars="150" w:hanging="315"/>
        <w:rPr>
          <w:rFonts w:ascii="Times New Roman" w:eastAsia="宋体" w:hAnsi="Times New Roman" w:cs="Times New Roman"/>
          <w:noProof/>
          <w:color w:val="000000" w:themeColor="text1"/>
          <w:szCs w:val="21"/>
        </w:rPr>
      </w:pPr>
      <w:r w:rsidRPr="00196523">
        <w:rPr>
          <w:rFonts w:ascii="Times New Roman" w:eastAsia="宋体" w:hAnsi="Times New Roman" w:cs="Times New Roman"/>
          <w:color w:val="000000" w:themeColor="text1"/>
          <w:szCs w:val="21"/>
        </w:rPr>
        <w:t>3</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noProof/>
          <w:color w:val="000000" w:themeColor="text1"/>
          <w:szCs w:val="21"/>
        </w:rPr>
        <w:t>关于主</w:t>
      </w:r>
      <w:r w:rsidR="00292CA0" w:rsidRPr="00196523">
        <w:rPr>
          <w:rFonts w:ascii="Times New Roman" w:eastAsia="宋体" w:hAnsi="Times New Roman" w:cs="Times New Roman"/>
          <w:color w:val="000000" w:themeColor="text1"/>
          <w:szCs w:val="21"/>
        </w:rPr>
        <w:t>对角线</w:t>
      </w:r>
      <w:r w:rsidR="00292CA0" w:rsidRPr="00196523">
        <w:rPr>
          <w:rFonts w:ascii="Times New Roman" w:eastAsia="宋体" w:hAnsi="Times New Roman" w:cs="Times New Roman"/>
          <w:noProof/>
          <w:color w:val="000000" w:themeColor="text1"/>
          <w:szCs w:val="21"/>
        </w:rPr>
        <w:t>（从左上角到右下角）对称的矩阵为对称矩阵；如果一个矩阵中的各个元素取值为</w:t>
      </w:r>
      <w:r w:rsidR="00292CA0" w:rsidRPr="00196523">
        <w:rPr>
          <w:rFonts w:ascii="Times New Roman" w:eastAsia="宋体" w:hAnsi="Times New Roman" w:cs="Times New Roman"/>
          <w:noProof/>
          <w:color w:val="000000" w:themeColor="text1"/>
          <w:szCs w:val="21"/>
        </w:rPr>
        <w:t>0</w:t>
      </w:r>
      <w:r w:rsidR="00292CA0" w:rsidRPr="00196523">
        <w:rPr>
          <w:rFonts w:ascii="Times New Roman" w:eastAsia="宋体" w:hAnsi="Times New Roman" w:cs="Times New Roman"/>
          <w:noProof/>
          <w:color w:val="000000" w:themeColor="text1"/>
          <w:szCs w:val="21"/>
        </w:rPr>
        <w:t>或</w:t>
      </w:r>
      <w:r w:rsidR="00292CA0" w:rsidRPr="00196523">
        <w:rPr>
          <w:rFonts w:ascii="Times New Roman" w:eastAsia="宋体" w:hAnsi="Times New Roman" w:cs="Times New Roman"/>
          <w:noProof/>
          <w:color w:val="000000" w:themeColor="text1"/>
          <w:szCs w:val="21"/>
        </w:rPr>
        <w:t>1</w:t>
      </w:r>
      <w:r w:rsidR="00292CA0" w:rsidRPr="00196523">
        <w:rPr>
          <w:rFonts w:ascii="Times New Roman" w:eastAsia="宋体" w:hAnsi="Times New Roman" w:cs="Times New Roman"/>
          <w:noProof/>
          <w:color w:val="000000" w:themeColor="text1"/>
          <w:szCs w:val="21"/>
        </w:rPr>
        <w:t>，那么该矩阵</w:t>
      </w:r>
      <w:r w:rsidR="00971FD7" w:rsidRPr="00196523">
        <w:rPr>
          <w:rFonts w:ascii="Times New Roman" w:eastAsia="宋体" w:hAnsi="Times New Roman" w:cs="Times New Roman" w:hint="eastAsia"/>
          <w:noProof/>
          <w:color w:val="000000" w:themeColor="text1"/>
          <w:szCs w:val="21"/>
        </w:rPr>
        <w:t>可称</w:t>
      </w:r>
      <w:r w:rsidR="00292CA0" w:rsidRPr="00196523">
        <w:rPr>
          <w:rFonts w:ascii="Times New Roman" w:eastAsia="宋体" w:hAnsi="Times New Roman" w:cs="Times New Roman"/>
          <w:noProof/>
          <w:color w:val="000000" w:themeColor="text1"/>
          <w:szCs w:val="21"/>
        </w:rPr>
        <w:t>为</w:t>
      </w:r>
      <w:r w:rsidR="00292CA0" w:rsidRPr="00196523">
        <w:rPr>
          <w:rFonts w:ascii="Times New Roman" w:eastAsia="宋体" w:hAnsi="Times New Roman" w:cs="Times New Roman"/>
          <w:noProof/>
          <w:color w:val="000000" w:themeColor="text1"/>
          <w:szCs w:val="21"/>
        </w:rPr>
        <w:t>0-1</w:t>
      </w:r>
      <w:r w:rsidR="00292CA0" w:rsidRPr="00196523">
        <w:rPr>
          <w:rFonts w:ascii="Times New Roman" w:eastAsia="宋体" w:hAnsi="Times New Roman" w:cs="Times New Roman"/>
          <w:noProof/>
          <w:color w:val="000000" w:themeColor="text1"/>
          <w:szCs w:val="21"/>
        </w:rPr>
        <w:t>矩阵。大小为</w:t>
      </w:r>
      <w:r w:rsidR="00292CA0" w:rsidRPr="00196523">
        <w:rPr>
          <w:rFonts w:ascii="Times New Roman" w:eastAsia="宋体" w:hAnsi="Times New Roman" w:cs="Times New Roman"/>
          <w:i/>
          <w:noProof/>
          <w:color w:val="000000" w:themeColor="text1"/>
          <w:szCs w:val="21"/>
        </w:rPr>
        <w:t>n</w:t>
      </w:r>
      <w:r w:rsidR="00292CA0" w:rsidRPr="00196523">
        <w:rPr>
          <w:rFonts w:ascii="Times New Roman" w:eastAsia="宋体" w:hAnsi="Times New Roman" w:cs="Times New Roman"/>
          <w:noProof/>
          <w:color w:val="000000" w:themeColor="text1"/>
          <w:szCs w:val="21"/>
        </w:rPr>
        <w:sym w:font="Symbol" w:char="F0B4"/>
      </w:r>
      <w:r w:rsidR="00292CA0" w:rsidRPr="00196523">
        <w:rPr>
          <w:rFonts w:ascii="Times New Roman" w:eastAsia="宋体" w:hAnsi="Times New Roman" w:cs="Times New Roman"/>
          <w:i/>
          <w:noProof/>
          <w:color w:val="000000" w:themeColor="text1"/>
          <w:szCs w:val="21"/>
        </w:rPr>
        <w:t>n</w:t>
      </w:r>
      <w:r w:rsidR="00292CA0" w:rsidRPr="00196523">
        <w:rPr>
          <w:rFonts w:ascii="Times New Roman" w:eastAsia="宋体" w:hAnsi="Times New Roman" w:cs="Times New Roman"/>
          <w:noProof/>
          <w:color w:val="000000" w:themeColor="text1"/>
          <w:szCs w:val="21"/>
        </w:rPr>
        <w:t>的</w:t>
      </w:r>
      <w:r w:rsidR="00292CA0" w:rsidRPr="00196523">
        <w:rPr>
          <w:rFonts w:ascii="Times New Roman" w:eastAsia="宋体" w:hAnsi="Times New Roman" w:cs="Times New Roman"/>
          <w:noProof/>
          <w:color w:val="000000" w:themeColor="text1"/>
          <w:szCs w:val="21"/>
        </w:rPr>
        <w:t>0-1</w:t>
      </w:r>
      <w:r w:rsidR="00292CA0" w:rsidRPr="00196523">
        <w:rPr>
          <w:rFonts w:ascii="Times New Roman" w:eastAsia="宋体" w:hAnsi="Times New Roman" w:cs="Times New Roman" w:hint="eastAsia"/>
          <w:noProof/>
          <w:color w:val="000000" w:themeColor="text1"/>
          <w:szCs w:val="21"/>
        </w:rPr>
        <w:t>对称</w:t>
      </w:r>
      <w:r w:rsidR="00292CA0" w:rsidRPr="00196523">
        <w:rPr>
          <w:rFonts w:ascii="Times New Roman" w:eastAsia="宋体" w:hAnsi="Times New Roman" w:cs="Times New Roman"/>
          <w:noProof/>
          <w:color w:val="000000" w:themeColor="text1"/>
          <w:szCs w:val="21"/>
        </w:rPr>
        <w:t>矩阵的个数是</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196523">
        <w:rPr>
          <w:rFonts w:ascii="Times New Roman" w:eastAsia="宋体" w:hAnsi="Times New Roman" w:cs="Times New Roman"/>
          <w:color w:val="000000" w:themeColor="text1"/>
          <w:szCs w:val="21"/>
          <w:lang w:val="pt-BR"/>
        </w:rPr>
        <w:t>A</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pow(2</w:t>
      </w:r>
      <w:r w:rsidRPr="00196523">
        <w:rPr>
          <w:rFonts w:ascii="宋体" w:eastAsia="宋体" w:hAnsi="宋体"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ab/>
      </w:r>
      <w:r w:rsidRPr="00196523">
        <w:rPr>
          <w:rFonts w:ascii="Times New Roman" w:eastAsia="宋体" w:hAnsi="Times New Roman" w:cs="Times New Roman"/>
          <w:color w:val="000000" w:themeColor="text1"/>
          <w:szCs w:val="21"/>
          <w:lang w:val="pt-BR"/>
        </w:rPr>
        <w:tab/>
        <w:t>B</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pow(2</w:t>
      </w:r>
      <w:r w:rsidRPr="00196523">
        <w:rPr>
          <w:rFonts w:ascii="宋体" w:eastAsia="宋体" w:hAnsi="宋体"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noProof/>
          <w:color w:val="000000" w:themeColor="text1"/>
          <w:szCs w:val="21"/>
        </w:rPr>
        <w:sym w:font="Symbol" w:char="F0B4"/>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/2)</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196523">
        <w:rPr>
          <w:rFonts w:ascii="Times New Roman" w:eastAsia="宋体" w:hAnsi="Times New Roman" w:cs="Times New Roman"/>
          <w:color w:val="000000" w:themeColor="text1"/>
          <w:szCs w:val="21"/>
          <w:lang w:val="pt-BR"/>
        </w:rPr>
        <w:t>C</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pow(2</w:t>
      </w:r>
      <w:r w:rsidRPr="00196523">
        <w:rPr>
          <w:rFonts w:ascii="宋体" w:eastAsia="宋体" w:hAnsi="宋体" w:cs="Times New Roman"/>
          <w:color w:val="000000" w:themeColor="text1"/>
          <w:szCs w:val="21"/>
          <w:lang w:val="pt-BR"/>
        </w:rPr>
        <w:t>,</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noProof/>
          <w:color w:val="000000" w:themeColor="text1"/>
          <w:szCs w:val="21"/>
        </w:rPr>
        <w:sym w:font="Symbol" w:char="F0B4"/>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)/2)</w:t>
      </w:r>
      <w:r w:rsidRPr="00196523">
        <w:rPr>
          <w:rFonts w:ascii="Times New Roman" w:eastAsia="宋体" w:hAnsi="Times New Roman" w:cs="Times New Roman"/>
          <w:color w:val="000000" w:themeColor="text1"/>
          <w:szCs w:val="21"/>
          <w:lang w:val="pt-BR"/>
        </w:rPr>
        <w:tab/>
        <w:t>D</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pow(2</w:t>
      </w:r>
      <w:r w:rsidRPr="00196523">
        <w:rPr>
          <w:rFonts w:ascii="宋体" w:eastAsia="宋体" w:hAnsi="宋体" w:cs="Times New Roman"/>
          <w:color w:val="000000" w:themeColor="text1"/>
          <w:szCs w:val="21"/>
          <w:lang w:val="pt-BR"/>
        </w:rPr>
        <w:t>,</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noProof/>
          <w:color w:val="000000" w:themeColor="text1"/>
          <w:szCs w:val="21"/>
        </w:rPr>
        <w:sym w:font="Symbol" w:char="F0B4"/>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n</w:t>
      </w:r>
      <w:r w:rsidRPr="00196523">
        <w:rPr>
          <w:rFonts w:ascii="Times New Roman" w:eastAsia="宋体" w:hAnsi="Times New Roman" w:cs="Times New Roman"/>
          <w:color w:val="000000" w:themeColor="text1"/>
          <w:szCs w:val="21"/>
          <w:lang w:val="pt-BR"/>
        </w:rPr>
        <w:t>)/2)</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F75A5A" w:rsidRPr="00196523">
        <w:rPr>
          <w:rFonts w:ascii="Times New Roman" w:eastAsia="宋体" w:hAnsi="Times New Roman" w:cs="Times New Roman" w:hint="eastAsia"/>
          <w:color w:val="000000" w:themeColor="text1"/>
        </w:rPr>
        <w:t>C</w:t>
      </w:r>
      <w:r w:rsidR="00F75A5A" w:rsidRPr="00196523">
        <w:rPr>
          <w:rFonts w:ascii="Times New Roman" w:eastAsia="宋体" w:hAnsi="Times New Roman" w:cs="Times New Roman" w:hint="eastAsia"/>
          <w:color w:val="000000" w:themeColor="text1"/>
        </w:rPr>
        <w:t>。</w:t>
      </w:r>
    </w:p>
    <w:p w:rsidR="00C874C0" w:rsidRPr="00196523" w:rsidRDefault="002E50BD" w:rsidP="001C30E9">
      <w:pPr>
        <w:pStyle w:val="a3"/>
        <w:spacing w:line="240" w:lineRule="auto"/>
        <w:ind w:firstLine="420"/>
        <w:rPr>
          <w:rFonts w:ascii="Times New Roman" w:eastAsia="宋体" w:hAnsi="Times New Roman" w:cs="Times New Roman"/>
          <w:noProof/>
          <w:color w:val="000000" w:themeColor="text1"/>
          <w:szCs w:val="21"/>
        </w:rPr>
      </w:pPr>
      <w:r w:rsidRPr="00196523">
        <w:rPr>
          <w:rFonts w:ascii="Times New Roman" w:eastAsia="宋体" w:hAnsi="Times New Roman" w:cs="Times New Roman"/>
          <w:i/>
          <w:noProof/>
          <w:color w:val="000000" w:themeColor="text1"/>
          <w:szCs w:val="21"/>
        </w:rPr>
        <w:t>n</w:t>
      </w:r>
      <w:r w:rsidRPr="00196523">
        <w:rPr>
          <w:rFonts w:ascii="Times New Roman" w:eastAsia="宋体" w:hAnsi="Times New Roman" w:cs="Times New Roman"/>
          <w:noProof/>
          <w:color w:val="000000" w:themeColor="text1"/>
          <w:szCs w:val="21"/>
        </w:rPr>
        <w:sym w:font="Symbol" w:char="F0B4"/>
      </w:r>
      <w:r w:rsidRPr="00196523">
        <w:rPr>
          <w:rFonts w:ascii="Times New Roman" w:eastAsia="宋体" w:hAnsi="Times New Roman" w:cs="Times New Roman"/>
          <w:i/>
          <w:noProof/>
          <w:color w:val="000000" w:themeColor="text1"/>
          <w:szCs w:val="21"/>
        </w:rPr>
        <w:t>n</w:t>
      </w:r>
      <w:r w:rsidRPr="00196523">
        <w:rPr>
          <w:rFonts w:ascii="Times New Roman" w:eastAsia="宋体" w:hAnsi="Times New Roman" w:cs="Times New Roman"/>
          <w:noProof/>
          <w:color w:val="000000" w:themeColor="text1"/>
          <w:szCs w:val="21"/>
        </w:rPr>
        <w:t>的</w:t>
      </w:r>
      <w:r w:rsidRPr="00196523">
        <w:rPr>
          <w:rFonts w:ascii="Times New Roman" w:eastAsia="宋体" w:hAnsi="Times New Roman" w:cs="Times New Roman" w:hint="eastAsia"/>
          <w:noProof/>
          <w:color w:val="000000" w:themeColor="text1"/>
          <w:szCs w:val="21"/>
        </w:rPr>
        <w:t>0-1</w:t>
      </w:r>
      <w:r w:rsidRPr="00196523">
        <w:rPr>
          <w:rFonts w:ascii="Times New Roman" w:eastAsia="宋体" w:hAnsi="Times New Roman" w:cs="Times New Roman" w:hint="eastAsia"/>
          <w:color w:val="000000" w:themeColor="text1"/>
        </w:rPr>
        <w:t>矩阵</w:t>
      </w:r>
      <w:r w:rsidRPr="00196523">
        <w:rPr>
          <w:rFonts w:ascii="Times New Roman" w:eastAsia="宋体" w:hAnsi="Times New Roman" w:cs="Times New Roman" w:hint="eastAsia"/>
          <w:noProof/>
          <w:color w:val="000000" w:themeColor="text1"/>
          <w:szCs w:val="21"/>
        </w:rPr>
        <w:t>的</w:t>
      </w:r>
      <w:r w:rsidR="00C874C0" w:rsidRPr="00196523">
        <w:rPr>
          <w:rFonts w:ascii="Times New Roman" w:eastAsia="宋体" w:hAnsi="Times New Roman" w:cs="Times New Roman" w:hint="eastAsia"/>
          <w:noProof/>
          <w:color w:val="000000" w:themeColor="text1"/>
          <w:szCs w:val="21"/>
        </w:rPr>
        <w:t>元素</w:t>
      </w:r>
      <w:r w:rsidRPr="00196523">
        <w:rPr>
          <w:rFonts w:ascii="Times New Roman" w:eastAsia="宋体" w:hAnsi="Times New Roman" w:cs="Times New Roman" w:hint="eastAsia"/>
          <w:noProof/>
          <w:color w:val="000000" w:themeColor="text1"/>
          <w:szCs w:val="21"/>
        </w:rPr>
        <w:t>个数是</w:t>
      </w:r>
      <w:r w:rsidR="00C874C0" w:rsidRPr="00196523">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sym w:font="Symbol" w:char="F0B4"/>
      </w:r>
      <w:r w:rsidR="00C874C0" w:rsidRPr="00196523">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hint="eastAsia"/>
          <w:noProof/>
          <w:color w:val="000000" w:themeColor="text1"/>
          <w:szCs w:val="21"/>
        </w:rPr>
        <w:t>，对称矩阵中上三角部分与下三角部分对称相等，上三角部分或下三角部分再加上主对角线的元素个数是</w:t>
      </w:r>
      <w:r w:rsidR="00C874C0" w:rsidRPr="00196523">
        <w:rPr>
          <w:rFonts w:ascii="Times New Roman" w:eastAsia="宋体" w:hAnsi="Times New Roman" w:cs="Times New Roman" w:hint="eastAsia"/>
          <w:noProof/>
          <w:color w:val="000000" w:themeColor="text1"/>
          <w:szCs w:val="21"/>
        </w:rPr>
        <w:t>1+2+</w:t>
      </w:r>
      <w:r w:rsidR="00C874C0" w:rsidRPr="00196523">
        <w:rPr>
          <w:rFonts w:ascii="Times New Roman" w:eastAsia="宋体" w:hAnsi="Times New Roman" w:cs="Times New Roman" w:hint="eastAsia"/>
          <w:noProof/>
          <w:color w:val="000000" w:themeColor="text1"/>
          <w:szCs w:val="21"/>
        </w:rPr>
        <w:t>…</w:t>
      </w:r>
      <w:r w:rsidR="00C874C0" w:rsidRPr="00196523">
        <w:rPr>
          <w:rFonts w:ascii="Times New Roman" w:eastAsia="宋体" w:hAnsi="Times New Roman" w:cs="Times New Roman" w:hint="eastAsia"/>
          <w:noProof/>
          <w:color w:val="000000" w:themeColor="text1"/>
          <w:szCs w:val="21"/>
        </w:rPr>
        <w:t>+</w:t>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t>=</w:t>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sym w:font="Symbol" w:char="F0B4"/>
      </w:r>
      <w:r w:rsidR="00C874C0" w:rsidRPr="00196523">
        <w:rPr>
          <w:rFonts w:ascii="Times New Roman" w:eastAsia="宋体" w:hAnsi="Times New Roman" w:cs="Times New Roman"/>
          <w:noProof/>
          <w:color w:val="000000" w:themeColor="text1"/>
          <w:szCs w:val="21"/>
        </w:rPr>
        <w:t>(</w:t>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t>+1)/2=(</w:t>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sym w:font="Symbol" w:char="F0B4"/>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t>+</w:t>
      </w:r>
      <w:r w:rsidR="00C874C0" w:rsidRPr="00DB5BEC">
        <w:rPr>
          <w:rFonts w:ascii="Times New Roman" w:eastAsia="宋体" w:hAnsi="Times New Roman" w:cs="Times New Roman"/>
          <w:i/>
          <w:noProof/>
          <w:color w:val="000000" w:themeColor="text1"/>
          <w:szCs w:val="21"/>
        </w:rPr>
        <w:t>n</w:t>
      </w:r>
      <w:r w:rsidR="00C874C0" w:rsidRPr="00196523">
        <w:rPr>
          <w:rFonts w:ascii="Times New Roman" w:eastAsia="宋体" w:hAnsi="Times New Roman" w:cs="Times New Roman"/>
          <w:noProof/>
          <w:color w:val="000000" w:themeColor="text1"/>
          <w:szCs w:val="21"/>
        </w:rPr>
        <w:t>)/2</w:t>
      </w:r>
      <w:r w:rsidR="00C874C0" w:rsidRPr="00196523">
        <w:rPr>
          <w:rFonts w:ascii="Times New Roman" w:eastAsia="宋体" w:hAnsi="Times New Roman" w:cs="Times New Roman" w:hint="eastAsia"/>
          <w:noProof/>
          <w:color w:val="000000" w:themeColor="text1"/>
          <w:szCs w:val="21"/>
        </w:rPr>
        <w:t>。每个元素取值为</w:t>
      </w:r>
      <w:r w:rsidR="008A7BD5" w:rsidRPr="00196523">
        <w:rPr>
          <w:rFonts w:ascii="Times New Roman" w:eastAsia="宋体" w:hAnsi="Times New Roman" w:cs="Times New Roman" w:hint="eastAsia"/>
          <w:noProof/>
          <w:color w:val="000000" w:themeColor="text1"/>
          <w:szCs w:val="21"/>
        </w:rPr>
        <w:t>0</w:t>
      </w:r>
      <w:r w:rsidR="008A7BD5" w:rsidRPr="00196523">
        <w:rPr>
          <w:rFonts w:ascii="Times New Roman" w:eastAsia="宋体" w:hAnsi="Times New Roman" w:cs="Times New Roman" w:hint="eastAsia"/>
          <w:noProof/>
          <w:color w:val="000000" w:themeColor="text1"/>
          <w:szCs w:val="21"/>
        </w:rPr>
        <w:t>和</w:t>
      </w:r>
      <w:r w:rsidR="008A7BD5" w:rsidRPr="00196523">
        <w:rPr>
          <w:rFonts w:ascii="Times New Roman" w:eastAsia="宋体" w:hAnsi="Times New Roman" w:cs="Times New Roman" w:hint="eastAsia"/>
          <w:noProof/>
          <w:color w:val="000000" w:themeColor="text1"/>
          <w:szCs w:val="21"/>
        </w:rPr>
        <w:t>1</w:t>
      </w:r>
      <w:r w:rsidR="008A7BD5" w:rsidRPr="00196523">
        <w:rPr>
          <w:rFonts w:ascii="Times New Roman" w:eastAsia="宋体" w:hAnsi="Times New Roman" w:cs="Times New Roman" w:hint="eastAsia"/>
          <w:noProof/>
          <w:color w:val="000000" w:themeColor="text1"/>
          <w:szCs w:val="21"/>
        </w:rPr>
        <w:t>，有</w:t>
      </w:r>
      <w:r w:rsidR="00C874C0" w:rsidRPr="00196523">
        <w:rPr>
          <w:rFonts w:ascii="Times New Roman" w:eastAsia="宋体" w:hAnsi="Times New Roman" w:cs="Times New Roman" w:hint="eastAsia"/>
          <w:noProof/>
          <w:color w:val="000000" w:themeColor="text1"/>
          <w:szCs w:val="21"/>
        </w:rPr>
        <w:t>2</w:t>
      </w:r>
      <w:r w:rsidR="008A7BD5" w:rsidRPr="00196523">
        <w:rPr>
          <w:rFonts w:ascii="Times New Roman" w:eastAsia="宋体" w:hAnsi="Times New Roman" w:cs="Times New Roman" w:hint="eastAsia"/>
          <w:noProof/>
          <w:color w:val="000000" w:themeColor="text1"/>
          <w:szCs w:val="21"/>
        </w:rPr>
        <w:t>种</w:t>
      </w:r>
      <w:r w:rsidR="00C874C0" w:rsidRPr="00196523">
        <w:rPr>
          <w:rFonts w:ascii="Times New Roman" w:eastAsia="宋体" w:hAnsi="Times New Roman" w:cs="Times New Roman" w:hint="eastAsia"/>
          <w:noProof/>
          <w:color w:val="000000" w:themeColor="text1"/>
          <w:szCs w:val="21"/>
        </w:rPr>
        <w:t>，故不同的对称矩阵个数为</w:t>
      </w:r>
      <w:r w:rsidR="00C874C0" w:rsidRPr="00196523">
        <w:rPr>
          <w:rFonts w:ascii="Times New Roman" w:eastAsia="宋体" w:hAnsi="Times New Roman" w:cs="Times New Roman" w:hint="eastAsia"/>
          <w:noProof/>
          <w:color w:val="000000" w:themeColor="text1"/>
          <w:szCs w:val="21"/>
        </w:rPr>
        <w:t>2</w:t>
      </w:r>
      <w:r w:rsidR="00C874C0" w:rsidRPr="00196523">
        <w:rPr>
          <w:rFonts w:ascii="Times New Roman" w:eastAsia="宋体" w:hAnsi="Times New Roman" w:cs="Times New Roman"/>
          <w:noProof/>
          <w:color w:val="000000" w:themeColor="text1"/>
          <w:szCs w:val="21"/>
          <w:vertAlign w:val="superscript"/>
        </w:rPr>
        <w:t>(n</w:t>
      </w:r>
      <w:r w:rsidR="00C874C0" w:rsidRPr="00196523">
        <w:rPr>
          <w:rFonts w:ascii="Times New Roman" w:eastAsia="宋体" w:hAnsi="Times New Roman" w:cs="Times New Roman"/>
          <w:noProof/>
          <w:color w:val="000000" w:themeColor="text1"/>
          <w:szCs w:val="21"/>
          <w:vertAlign w:val="superscript"/>
        </w:rPr>
        <w:sym w:font="Symbol" w:char="F0B4"/>
      </w:r>
      <w:r w:rsidR="00C874C0" w:rsidRPr="00196523">
        <w:rPr>
          <w:rFonts w:ascii="Times New Roman" w:eastAsia="宋体" w:hAnsi="Times New Roman" w:cs="Times New Roman"/>
          <w:noProof/>
          <w:color w:val="000000" w:themeColor="text1"/>
          <w:szCs w:val="21"/>
          <w:vertAlign w:val="superscript"/>
        </w:rPr>
        <w:t>n+n)/2</w:t>
      </w:r>
      <w:r w:rsidR="00C874C0" w:rsidRPr="00196523">
        <w:rPr>
          <w:rFonts w:ascii="Times New Roman" w:eastAsia="宋体" w:hAnsi="Times New Roman" w:cs="Times New Roman" w:hint="eastAsia"/>
          <w:noProof/>
          <w:color w:val="000000" w:themeColor="text1"/>
          <w:szCs w:val="21"/>
        </w:rPr>
        <w:t>。</w:t>
      </w:r>
      <w:r w:rsidR="008A7BD5" w:rsidRPr="00196523">
        <w:rPr>
          <w:rFonts w:ascii="Times New Roman" w:eastAsia="宋体" w:hAnsi="Times New Roman" w:cs="Times New Roman" w:hint="eastAsia"/>
          <w:noProof/>
          <w:color w:val="000000" w:themeColor="text1"/>
          <w:szCs w:val="21"/>
        </w:rPr>
        <w:t>p</w:t>
      </w:r>
      <w:r w:rsidR="008A7BD5" w:rsidRPr="00196523">
        <w:rPr>
          <w:rFonts w:ascii="Times New Roman" w:eastAsia="宋体" w:hAnsi="Times New Roman" w:cs="Times New Roman"/>
          <w:noProof/>
          <w:color w:val="000000" w:themeColor="text1"/>
          <w:szCs w:val="21"/>
        </w:rPr>
        <w:t>ow</w:t>
      </w:r>
      <w:r w:rsidR="008A7BD5" w:rsidRPr="00196523">
        <w:rPr>
          <w:rFonts w:ascii="Times New Roman" w:eastAsia="宋体" w:hAnsi="Times New Roman" w:cs="Times New Roman" w:hint="eastAsia"/>
          <w:noProof/>
          <w:color w:val="000000" w:themeColor="text1"/>
          <w:szCs w:val="21"/>
        </w:rPr>
        <w:t>函数是</w:t>
      </w:r>
      <w:r w:rsidR="008A7BD5" w:rsidRPr="00196523">
        <w:rPr>
          <w:rFonts w:ascii="Times New Roman" w:eastAsia="宋体" w:hAnsi="Times New Roman" w:cs="Times New Roman" w:hint="eastAsia"/>
          <w:noProof/>
          <w:color w:val="000000" w:themeColor="text1"/>
          <w:szCs w:val="21"/>
        </w:rPr>
        <w:t>C</w:t>
      </w:r>
      <w:r w:rsidR="008A7BD5" w:rsidRPr="00196523">
        <w:rPr>
          <w:rFonts w:ascii="Times New Roman" w:eastAsia="宋体" w:hAnsi="Times New Roman" w:cs="Times New Roman" w:hint="eastAsia"/>
          <w:noProof/>
          <w:color w:val="000000" w:themeColor="text1"/>
          <w:szCs w:val="21"/>
        </w:rPr>
        <w:t>语言中计算幂次的函数，</w:t>
      </w:r>
      <w:r w:rsidR="008A7BD5" w:rsidRPr="00196523">
        <w:rPr>
          <w:rFonts w:ascii="Times New Roman" w:eastAsia="宋体" w:hAnsi="Times New Roman" w:cs="Times New Roman" w:hint="eastAsia"/>
          <w:noProof/>
          <w:color w:val="000000" w:themeColor="text1"/>
          <w:szCs w:val="21"/>
        </w:rPr>
        <w:t>p</w:t>
      </w:r>
      <w:r w:rsidR="008A7BD5" w:rsidRPr="00196523">
        <w:rPr>
          <w:rFonts w:ascii="Times New Roman" w:eastAsia="宋体" w:hAnsi="Times New Roman" w:cs="Times New Roman"/>
          <w:noProof/>
          <w:color w:val="000000" w:themeColor="text1"/>
          <w:szCs w:val="21"/>
        </w:rPr>
        <w:t>ow(x,y)</w:t>
      </w:r>
      <w:r w:rsidR="008A7BD5" w:rsidRPr="00196523">
        <w:rPr>
          <w:rFonts w:ascii="Times New Roman" w:eastAsia="宋体" w:hAnsi="Times New Roman" w:cs="Times New Roman" w:hint="eastAsia"/>
          <w:noProof/>
          <w:color w:val="000000" w:themeColor="text1"/>
          <w:szCs w:val="21"/>
        </w:rPr>
        <w:t>返回</w:t>
      </w:r>
      <w:r w:rsidR="008A7BD5" w:rsidRPr="00DB5BEC">
        <w:rPr>
          <w:rFonts w:ascii="Times New Roman" w:eastAsia="宋体" w:hAnsi="Times New Roman" w:cs="Times New Roman" w:hint="eastAsia"/>
          <w:i/>
          <w:noProof/>
          <w:color w:val="000000" w:themeColor="text1"/>
          <w:szCs w:val="21"/>
        </w:rPr>
        <w:t>x</w:t>
      </w:r>
      <w:r w:rsidR="008A7BD5" w:rsidRPr="00196523">
        <w:rPr>
          <w:rFonts w:ascii="Times New Roman" w:eastAsia="宋体" w:hAnsi="Times New Roman" w:cs="Times New Roman" w:hint="eastAsia"/>
          <w:noProof/>
          <w:color w:val="000000" w:themeColor="text1"/>
          <w:szCs w:val="21"/>
        </w:rPr>
        <w:t>的</w:t>
      </w:r>
      <w:r w:rsidR="008A7BD5" w:rsidRPr="00DB5BEC">
        <w:rPr>
          <w:rFonts w:ascii="Times New Roman" w:eastAsia="宋体" w:hAnsi="Times New Roman" w:cs="Times New Roman"/>
          <w:i/>
          <w:noProof/>
          <w:color w:val="000000" w:themeColor="text1"/>
          <w:szCs w:val="21"/>
        </w:rPr>
        <w:t>y</w:t>
      </w:r>
      <w:r w:rsidR="008A7BD5" w:rsidRPr="00196523">
        <w:rPr>
          <w:rFonts w:ascii="Times New Roman" w:eastAsia="宋体" w:hAnsi="Times New Roman" w:cs="Times New Roman" w:hint="eastAsia"/>
          <w:noProof/>
          <w:color w:val="000000" w:themeColor="text1"/>
          <w:szCs w:val="21"/>
        </w:rPr>
        <w:t>次幂的值。</w:t>
      </w:r>
    </w:p>
    <w:p w:rsidR="00292CA0" w:rsidRPr="00196523" w:rsidRDefault="00C531F0"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4</w:t>
      </w:r>
      <w:r w:rsidR="00292CA0" w:rsidRPr="00196523">
        <w:rPr>
          <w:rFonts w:ascii="Times New Roman" w:eastAsia="宋体" w:hAnsi="Times New Roman" w:cs="Times New Roman"/>
          <w:color w:val="000000" w:themeColor="text1"/>
          <w:szCs w:val="21"/>
        </w:rPr>
        <w:t>．有一个二</w:t>
      </w:r>
      <w:r w:rsidR="00292CA0" w:rsidRPr="00196523">
        <w:rPr>
          <w:rFonts w:ascii="Times New Roman" w:eastAsia="宋体" w:hAnsi="Times New Roman" w:cs="Times New Roman"/>
          <w:noProof/>
          <w:color w:val="000000" w:themeColor="text1"/>
          <w:szCs w:val="21"/>
        </w:rPr>
        <w:t>维数</w:t>
      </w:r>
      <w:r w:rsidR="00292CA0" w:rsidRPr="00196523">
        <w:rPr>
          <w:rFonts w:ascii="Times New Roman" w:eastAsia="宋体" w:hAnsi="Times New Roman" w:cs="Times New Roman"/>
          <w:color w:val="000000" w:themeColor="text1"/>
          <w:szCs w:val="21"/>
        </w:rPr>
        <w:t>组</w:t>
      </w:r>
      <w:r w:rsidR="00292CA0" w:rsidRPr="00196523">
        <w:rPr>
          <w:rFonts w:ascii="Times New Roman" w:eastAsia="宋体" w:hAnsi="Times New Roman" w:cs="Times New Roman"/>
          <w:color w:val="000000" w:themeColor="text1"/>
          <w:szCs w:val="21"/>
        </w:rPr>
        <w:t>A[10][5]</w:t>
      </w:r>
      <w:r w:rsidR="00292CA0" w:rsidRPr="00196523">
        <w:rPr>
          <w:rFonts w:ascii="Times New Roman" w:eastAsia="宋体" w:hAnsi="Times New Roman" w:cs="Times New Roman"/>
          <w:color w:val="000000" w:themeColor="text1"/>
          <w:szCs w:val="21"/>
        </w:rPr>
        <w:t>，每个数据元素占</w:t>
      </w:r>
      <w:r w:rsidR="00292CA0" w:rsidRPr="00196523">
        <w:rPr>
          <w:rFonts w:ascii="Times New Roman" w:eastAsia="宋体" w:hAnsi="Times New Roman" w:cs="Times New Roman"/>
          <w:color w:val="000000" w:themeColor="text1"/>
          <w:szCs w:val="21"/>
        </w:rPr>
        <w:t>1</w:t>
      </w:r>
      <w:r w:rsidR="00292CA0" w:rsidRPr="00196523">
        <w:rPr>
          <w:rFonts w:ascii="Times New Roman" w:eastAsia="宋体" w:hAnsi="Times New Roman" w:cs="Times New Roman"/>
          <w:color w:val="000000" w:themeColor="text1"/>
          <w:szCs w:val="21"/>
        </w:rPr>
        <w:t>个字节，</w:t>
      </w:r>
      <w:r w:rsidR="00292CA0" w:rsidRPr="00196523">
        <w:rPr>
          <w:rFonts w:ascii="Times New Roman" w:eastAsia="宋体" w:hAnsi="Times New Roman" w:cs="Times New Roman" w:hint="eastAsia"/>
          <w:color w:val="000000" w:themeColor="text1"/>
          <w:szCs w:val="21"/>
        </w:rPr>
        <w:t>按行主序保存，</w:t>
      </w:r>
      <w:r w:rsidR="00292CA0" w:rsidRPr="00196523">
        <w:rPr>
          <w:rFonts w:ascii="Times New Roman" w:eastAsia="宋体" w:hAnsi="Times New Roman" w:cs="Times New Roman"/>
          <w:color w:val="000000" w:themeColor="text1"/>
          <w:szCs w:val="21"/>
        </w:rPr>
        <w:t>且</w:t>
      </w:r>
      <w:r w:rsidR="00292CA0" w:rsidRPr="00196523">
        <w:rPr>
          <w:rFonts w:ascii="Times New Roman" w:eastAsia="宋体" w:hAnsi="Times New Roman" w:cs="Times New Roman"/>
          <w:color w:val="000000" w:themeColor="text1"/>
          <w:szCs w:val="21"/>
        </w:rPr>
        <w:t>A[0][0]</w:t>
      </w:r>
      <w:r w:rsidR="00292CA0" w:rsidRPr="00196523">
        <w:rPr>
          <w:rFonts w:ascii="Times New Roman" w:eastAsia="宋体" w:hAnsi="Times New Roman" w:cs="Times New Roman"/>
          <w:color w:val="000000" w:themeColor="text1"/>
          <w:szCs w:val="21"/>
        </w:rPr>
        <w:t>的存储地址是</w:t>
      </w:r>
      <w:r w:rsidR="00292CA0" w:rsidRPr="00196523">
        <w:rPr>
          <w:rFonts w:ascii="Times New Roman" w:eastAsia="宋体" w:hAnsi="Times New Roman" w:cs="Times New Roman"/>
          <w:color w:val="000000" w:themeColor="text1"/>
          <w:szCs w:val="21"/>
        </w:rPr>
        <w:t>1000</w:t>
      </w:r>
      <w:r w:rsidR="00292CA0" w:rsidRPr="00196523">
        <w:rPr>
          <w:rFonts w:ascii="Times New Roman" w:eastAsia="宋体" w:hAnsi="Times New Roman" w:cs="Times New Roman"/>
          <w:color w:val="000000" w:themeColor="text1"/>
          <w:szCs w:val="21"/>
        </w:rPr>
        <w:t>，则</w:t>
      </w:r>
      <w:r w:rsidR="00292CA0" w:rsidRPr="00196523">
        <w:rPr>
          <w:rFonts w:ascii="Times New Roman" w:eastAsia="宋体" w:hAnsi="Times New Roman" w:cs="Times New Roman"/>
          <w:color w:val="000000" w:themeColor="text1"/>
          <w:szCs w:val="21"/>
        </w:rPr>
        <w:t>A[i][j]</w:t>
      </w:r>
      <w:r w:rsidR="00292CA0" w:rsidRPr="00196523">
        <w:rPr>
          <w:rFonts w:ascii="Times New Roman" w:eastAsia="宋体" w:hAnsi="Times New Roman" w:cs="Times New Roman"/>
          <w:color w:val="000000" w:themeColor="text1"/>
          <w:szCs w:val="21"/>
        </w:rPr>
        <w:t>的地址是</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196523">
        <w:rPr>
          <w:rFonts w:ascii="Times New Roman" w:eastAsia="宋体" w:hAnsi="Times New Roman" w:cs="Times New Roman"/>
          <w:color w:val="000000" w:themeColor="text1"/>
          <w:szCs w:val="21"/>
          <w:lang w:val="pt-BR"/>
        </w:rPr>
        <w:t>A</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1000+10</w:t>
      </w:r>
      <w:r w:rsidRPr="00DB5BEC">
        <w:rPr>
          <w:rFonts w:ascii="Times New Roman" w:eastAsia="宋体" w:hAnsi="Times New Roman" w:cs="Times New Roman"/>
          <w:i/>
          <w:color w:val="000000" w:themeColor="text1"/>
          <w:szCs w:val="21"/>
          <w:lang w:val="pt-BR"/>
        </w:rPr>
        <w:t>i</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j</w:t>
      </w:r>
      <w:r w:rsidRPr="00196523">
        <w:rPr>
          <w:rFonts w:ascii="Times New Roman" w:eastAsia="宋体" w:hAnsi="Times New Roman" w:cs="Times New Roman"/>
          <w:color w:val="000000" w:themeColor="text1"/>
          <w:szCs w:val="21"/>
          <w:lang w:val="pt-BR"/>
        </w:rPr>
        <w:tab/>
        <w:t>B</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1000+</w:t>
      </w:r>
      <w:r w:rsidRPr="00DB5BEC">
        <w:rPr>
          <w:rFonts w:ascii="Times New Roman" w:eastAsia="宋体" w:hAnsi="Times New Roman" w:cs="Times New Roman"/>
          <w:i/>
          <w:color w:val="000000" w:themeColor="text1"/>
          <w:szCs w:val="21"/>
          <w:lang w:val="pt-BR"/>
        </w:rPr>
        <w:t>i</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j</w:t>
      </w:r>
      <w:r w:rsidRPr="00196523">
        <w:rPr>
          <w:rFonts w:ascii="Times New Roman" w:eastAsia="宋体" w:hAnsi="Times New Roman" w:cs="Times New Roman"/>
          <w:color w:val="000000" w:themeColor="text1"/>
          <w:szCs w:val="21"/>
          <w:lang w:val="pt-BR"/>
        </w:rPr>
        <w:tab/>
        <w:t>C</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1000+5</w:t>
      </w:r>
      <w:r w:rsidRPr="00DB5BEC">
        <w:rPr>
          <w:rFonts w:ascii="Times New Roman" w:eastAsia="宋体" w:hAnsi="Times New Roman" w:cs="Times New Roman"/>
          <w:i/>
          <w:color w:val="000000" w:themeColor="text1"/>
          <w:szCs w:val="21"/>
          <w:lang w:val="pt-BR"/>
        </w:rPr>
        <w:t>i</w:t>
      </w:r>
      <w:r w:rsidRPr="00196523">
        <w:rPr>
          <w:rFonts w:ascii="Times New Roman" w:eastAsia="宋体" w:hAnsi="Times New Roman" w:cs="Times New Roman"/>
          <w:color w:val="000000" w:themeColor="text1"/>
          <w:szCs w:val="21"/>
          <w:lang w:val="pt-BR"/>
        </w:rPr>
        <w:t>+</w:t>
      </w:r>
      <w:r w:rsidRPr="00DB5BEC">
        <w:rPr>
          <w:rFonts w:ascii="Times New Roman" w:eastAsia="宋体" w:hAnsi="Times New Roman" w:cs="Times New Roman"/>
          <w:i/>
          <w:color w:val="000000" w:themeColor="text1"/>
          <w:szCs w:val="21"/>
          <w:lang w:val="pt-BR"/>
        </w:rPr>
        <w:t>j</w:t>
      </w:r>
      <w:r w:rsidRPr="00196523">
        <w:rPr>
          <w:rFonts w:ascii="Times New Roman" w:eastAsia="宋体" w:hAnsi="Times New Roman" w:cs="Times New Roman"/>
          <w:color w:val="000000" w:themeColor="text1"/>
          <w:szCs w:val="21"/>
          <w:lang w:val="pt-BR"/>
        </w:rPr>
        <w:tab/>
        <w:t>D</w:t>
      </w:r>
      <w:r w:rsidRPr="00196523">
        <w:rPr>
          <w:rFonts w:ascii="Times New Roman" w:eastAsia="宋体" w:hAnsi="Times New Roman" w:cs="Times New Roman"/>
          <w:color w:val="000000" w:themeColor="text1"/>
          <w:szCs w:val="21"/>
          <w:lang w:val="pt-BR"/>
        </w:rPr>
        <w:t>．</w:t>
      </w:r>
      <w:r w:rsidRPr="00196523">
        <w:rPr>
          <w:rFonts w:ascii="Times New Roman" w:eastAsia="宋体" w:hAnsi="Times New Roman" w:cs="Times New Roman"/>
          <w:color w:val="000000" w:themeColor="text1"/>
          <w:szCs w:val="21"/>
          <w:lang w:val="pt-BR"/>
        </w:rPr>
        <w:t>1000+10</w:t>
      </w:r>
      <w:r w:rsidRPr="00DB5BEC">
        <w:rPr>
          <w:rFonts w:ascii="Times New Roman" w:eastAsia="宋体" w:hAnsi="Times New Roman" w:cs="Times New Roman"/>
          <w:i/>
          <w:color w:val="000000" w:themeColor="text1"/>
          <w:szCs w:val="21"/>
          <w:lang w:val="pt-BR"/>
        </w:rPr>
        <w:t>i</w:t>
      </w:r>
      <w:r w:rsidRPr="00196523">
        <w:rPr>
          <w:rFonts w:ascii="Times New Roman" w:eastAsia="宋体" w:hAnsi="Times New Roman" w:cs="Times New Roman"/>
          <w:color w:val="000000" w:themeColor="text1"/>
          <w:szCs w:val="21"/>
          <w:lang w:val="pt-BR"/>
        </w:rPr>
        <w:t>+5</w:t>
      </w:r>
      <w:r w:rsidRPr="00DB5BEC">
        <w:rPr>
          <w:rFonts w:ascii="Times New Roman" w:eastAsia="宋体" w:hAnsi="Times New Roman" w:cs="Times New Roman"/>
          <w:i/>
          <w:color w:val="000000" w:themeColor="text1"/>
          <w:szCs w:val="21"/>
          <w:lang w:val="pt-BR"/>
        </w:rPr>
        <w:t>j</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B5B3E" w:rsidRPr="00196523">
        <w:rPr>
          <w:rFonts w:ascii="Times New Roman" w:eastAsia="宋体" w:hAnsi="Times New Roman" w:cs="Times New Roman" w:hint="eastAsia"/>
          <w:color w:val="000000" w:themeColor="text1"/>
        </w:rPr>
        <w:t>C</w:t>
      </w:r>
      <w:r w:rsidR="006B5B3E" w:rsidRPr="00196523">
        <w:rPr>
          <w:rFonts w:ascii="Times New Roman" w:eastAsia="宋体" w:hAnsi="Times New Roman" w:cs="Times New Roman" w:hint="eastAsia"/>
          <w:color w:val="000000" w:themeColor="text1"/>
        </w:rPr>
        <w:t>。</w:t>
      </w:r>
    </w:p>
    <w:p w:rsidR="006B5B3E" w:rsidRPr="00196523" w:rsidRDefault="006B5B3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szCs w:val="21"/>
        </w:rPr>
        <w:t>二</w:t>
      </w:r>
      <w:r w:rsidRPr="00196523">
        <w:rPr>
          <w:rFonts w:ascii="Times New Roman" w:eastAsia="宋体" w:hAnsi="Times New Roman" w:cs="Times New Roman"/>
          <w:noProof/>
          <w:color w:val="000000" w:themeColor="text1"/>
          <w:szCs w:val="21"/>
        </w:rPr>
        <w:t>维数</w:t>
      </w:r>
      <w:r w:rsidRPr="00196523">
        <w:rPr>
          <w:rFonts w:ascii="Times New Roman" w:eastAsia="宋体" w:hAnsi="Times New Roman" w:cs="Times New Roman"/>
          <w:color w:val="000000" w:themeColor="text1"/>
          <w:szCs w:val="21"/>
        </w:rPr>
        <w:t>组</w:t>
      </w:r>
      <w:r w:rsidRPr="00196523">
        <w:rPr>
          <w:rFonts w:ascii="Times New Roman" w:eastAsia="宋体" w:hAnsi="Times New Roman" w:cs="Times New Roman"/>
          <w:color w:val="000000" w:themeColor="text1"/>
          <w:szCs w:val="21"/>
        </w:rPr>
        <w:t>A[10][5]</w:t>
      </w:r>
      <w:r w:rsidRPr="00196523">
        <w:rPr>
          <w:rFonts w:ascii="Times New Roman" w:eastAsia="宋体" w:hAnsi="Times New Roman" w:cs="Times New Roman" w:hint="eastAsia"/>
          <w:color w:val="000000" w:themeColor="text1"/>
          <w:szCs w:val="21"/>
        </w:rPr>
        <w:t>对应的矩阵为</w:t>
      </w:r>
      <w:r w:rsidRPr="00196523">
        <w:rPr>
          <w:rFonts w:ascii="Times New Roman" w:eastAsia="宋体" w:hAnsi="Times New Roman" w:cs="Times New Roman" w:hint="eastAsia"/>
          <w:color w:val="000000" w:themeColor="text1"/>
          <w:szCs w:val="21"/>
        </w:rPr>
        <w:t>10</w:t>
      </w:r>
      <w:r w:rsidRPr="00196523">
        <w:rPr>
          <w:rFonts w:ascii="Times New Roman" w:eastAsia="宋体" w:hAnsi="Times New Roman" w:cs="Times New Roman" w:hint="eastAsia"/>
          <w:color w:val="000000" w:themeColor="text1"/>
          <w:szCs w:val="21"/>
        </w:rPr>
        <w:t>行</w:t>
      </w:r>
      <w:r w:rsidRPr="00196523">
        <w:rPr>
          <w:rFonts w:ascii="Times New Roman" w:eastAsia="宋体" w:hAnsi="Times New Roman" w:cs="Times New Roman" w:hint="eastAsia"/>
          <w:color w:val="000000" w:themeColor="text1"/>
          <w:szCs w:val="21"/>
        </w:rPr>
        <w:t>5</w:t>
      </w:r>
      <w:r w:rsidRPr="00196523">
        <w:rPr>
          <w:rFonts w:ascii="Times New Roman" w:eastAsia="宋体" w:hAnsi="Times New Roman" w:cs="Times New Roman" w:hint="eastAsia"/>
          <w:color w:val="000000" w:themeColor="text1"/>
          <w:szCs w:val="21"/>
        </w:rPr>
        <w:t>列。采用按行主序的方式保存时，</w:t>
      </w:r>
      <w:r w:rsidRPr="00196523">
        <w:rPr>
          <w:rFonts w:ascii="Times New Roman" w:eastAsia="宋体" w:hAnsi="Times New Roman" w:cs="Times New Roman"/>
          <w:color w:val="000000" w:themeColor="text1"/>
          <w:szCs w:val="21"/>
        </w:rPr>
        <w:t>A[i][j]</w:t>
      </w:r>
      <w:r w:rsidRPr="00196523">
        <w:rPr>
          <w:rFonts w:ascii="Times New Roman" w:eastAsia="宋体" w:hAnsi="Times New Roman" w:cs="Times New Roman" w:hint="eastAsia"/>
          <w:color w:val="000000" w:themeColor="text1"/>
          <w:szCs w:val="21"/>
        </w:rPr>
        <w:t>的前面已经保存了</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行、</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hint="eastAsia"/>
          <w:color w:val="000000" w:themeColor="text1"/>
          <w:szCs w:val="21"/>
        </w:rPr>
        <w:t>行、…、</w:t>
      </w:r>
      <w:r w:rsidRPr="00DB5BEC">
        <w:rPr>
          <w:rFonts w:ascii="Times New Roman" w:eastAsia="宋体" w:hAnsi="Times New Roman" w:cs="Times New Roman" w:hint="eastAsia"/>
          <w:i/>
          <w:color w:val="000000" w:themeColor="text1"/>
          <w:szCs w:val="21"/>
        </w:rPr>
        <w:t>i</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行（共</w:t>
      </w:r>
      <w:r w:rsidRPr="00DB5BEC">
        <w:rPr>
          <w:rFonts w:ascii="Times New Roman" w:eastAsia="宋体" w:hAnsi="Times New Roman" w:cs="Times New Roman" w:hint="eastAsia"/>
          <w:i/>
          <w:color w:val="000000" w:themeColor="text1"/>
          <w:szCs w:val="21"/>
        </w:rPr>
        <w:t>i</w:t>
      </w:r>
      <w:r w:rsidRPr="00196523">
        <w:rPr>
          <w:rFonts w:ascii="Times New Roman" w:eastAsia="宋体" w:hAnsi="Times New Roman" w:cs="Times New Roman" w:hint="eastAsia"/>
          <w:color w:val="000000" w:themeColor="text1"/>
          <w:szCs w:val="21"/>
        </w:rPr>
        <w:t>行）的元素，每行有</w:t>
      </w:r>
      <w:r w:rsidRPr="00196523">
        <w:rPr>
          <w:rFonts w:ascii="Times New Roman" w:eastAsia="宋体" w:hAnsi="Times New Roman" w:cs="Times New Roman" w:hint="eastAsia"/>
          <w:color w:val="000000" w:themeColor="text1"/>
          <w:szCs w:val="21"/>
        </w:rPr>
        <w:t>5</w:t>
      </w:r>
      <w:r w:rsidRPr="00196523">
        <w:rPr>
          <w:rFonts w:ascii="Times New Roman" w:eastAsia="宋体" w:hAnsi="Times New Roman" w:cs="Times New Roman" w:hint="eastAsia"/>
          <w:color w:val="000000" w:themeColor="text1"/>
          <w:szCs w:val="21"/>
        </w:rPr>
        <w:t>个，共</w:t>
      </w:r>
      <w:r w:rsidRPr="00196523">
        <w:rPr>
          <w:rFonts w:ascii="Times New Roman" w:eastAsia="宋体" w:hAnsi="Times New Roman" w:cs="Times New Roman" w:hint="eastAsia"/>
          <w:color w:val="000000" w:themeColor="text1"/>
          <w:szCs w:val="21"/>
        </w:rPr>
        <w:t>5</w:t>
      </w:r>
      <w:r w:rsidRPr="00DB5BEC">
        <w:rPr>
          <w:rFonts w:ascii="Times New Roman" w:eastAsia="宋体" w:hAnsi="Times New Roman" w:cs="Times New Roman"/>
          <w:i/>
          <w:color w:val="000000" w:themeColor="text1"/>
          <w:szCs w:val="21"/>
        </w:rPr>
        <w:t>i</w:t>
      </w:r>
      <w:proofErr w:type="gramStart"/>
      <w:r w:rsidRPr="00196523">
        <w:rPr>
          <w:rFonts w:ascii="Times New Roman" w:eastAsia="宋体" w:hAnsi="Times New Roman" w:cs="Times New Roman" w:hint="eastAsia"/>
          <w:color w:val="000000" w:themeColor="text1"/>
          <w:szCs w:val="21"/>
        </w:rPr>
        <w:t>个</w:t>
      </w:r>
      <w:proofErr w:type="gramEnd"/>
      <w:r w:rsidRPr="00196523">
        <w:rPr>
          <w:rFonts w:ascii="Times New Roman" w:eastAsia="宋体" w:hAnsi="Times New Roman" w:cs="Times New Roman" w:hint="eastAsia"/>
          <w:color w:val="000000" w:themeColor="text1"/>
          <w:szCs w:val="21"/>
        </w:rPr>
        <w:t>元素。当前行中还有</w:t>
      </w:r>
      <w:r w:rsidRPr="00DB5BEC">
        <w:rPr>
          <w:rFonts w:ascii="Times New Roman" w:eastAsia="宋体" w:hAnsi="Times New Roman" w:cs="Times New Roman" w:hint="eastAsia"/>
          <w:i/>
          <w:color w:val="000000" w:themeColor="text1"/>
          <w:szCs w:val="21"/>
        </w:rPr>
        <w:t>j</w:t>
      </w:r>
      <w:proofErr w:type="gramStart"/>
      <w:r w:rsidRPr="00196523">
        <w:rPr>
          <w:rFonts w:ascii="Times New Roman" w:eastAsia="宋体" w:hAnsi="Times New Roman" w:cs="Times New Roman" w:hint="eastAsia"/>
          <w:color w:val="000000" w:themeColor="text1"/>
          <w:szCs w:val="21"/>
        </w:rPr>
        <w:t>个</w:t>
      </w:r>
      <w:proofErr w:type="gramEnd"/>
      <w:r w:rsidRPr="00196523">
        <w:rPr>
          <w:rFonts w:ascii="Times New Roman" w:eastAsia="宋体" w:hAnsi="Times New Roman" w:cs="Times New Roman" w:hint="eastAsia"/>
          <w:color w:val="000000" w:themeColor="text1"/>
          <w:szCs w:val="21"/>
        </w:rPr>
        <w:t>元素</w:t>
      </w:r>
      <w:r w:rsidR="004E531F" w:rsidRPr="00196523">
        <w:rPr>
          <w:rFonts w:ascii="Times New Roman" w:eastAsia="宋体" w:hAnsi="Times New Roman" w:cs="Times New Roman" w:hint="eastAsia"/>
          <w:color w:val="000000" w:themeColor="text1"/>
          <w:szCs w:val="21"/>
        </w:rPr>
        <w:t>排在前面</w:t>
      </w:r>
      <w:r w:rsidR="009B3E38" w:rsidRPr="00196523">
        <w:rPr>
          <w:rFonts w:ascii="Times New Roman" w:eastAsia="宋体" w:hAnsi="Times New Roman" w:cs="Times New Roman" w:hint="eastAsia"/>
          <w:color w:val="000000" w:themeColor="text1"/>
          <w:szCs w:val="21"/>
        </w:rPr>
        <w:t>。</w:t>
      </w:r>
      <w:r w:rsidR="00394BDA" w:rsidRPr="00196523">
        <w:rPr>
          <w:rFonts w:ascii="Times New Roman" w:eastAsia="宋体" w:hAnsi="Times New Roman" w:cs="Times New Roman" w:hint="eastAsia"/>
          <w:color w:val="000000" w:themeColor="text1"/>
          <w:szCs w:val="21"/>
        </w:rPr>
        <w:t>每个元素占</w:t>
      </w:r>
      <w:r w:rsidR="00394BDA" w:rsidRPr="00196523">
        <w:rPr>
          <w:rFonts w:ascii="Times New Roman" w:eastAsia="宋体" w:hAnsi="Times New Roman" w:cs="Times New Roman" w:hint="eastAsia"/>
          <w:color w:val="000000" w:themeColor="text1"/>
          <w:szCs w:val="21"/>
        </w:rPr>
        <w:t>1</w:t>
      </w:r>
      <w:r w:rsidR="00394BDA" w:rsidRPr="00196523">
        <w:rPr>
          <w:rFonts w:ascii="Times New Roman" w:eastAsia="宋体" w:hAnsi="Times New Roman" w:cs="Times New Roman" w:hint="eastAsia"/>
          <w:color w:val="000000" w:themeColor="text1"/>
          <w:szCs w:val="21"/>
        </w:rPr>
        <w:t>个字节，</w:t>
      </w:r>
      <w:r w:rsidR="004E531F" w:rsidRPr="00196523">
        <w:rPr>
          <w:rFonts w:ascii="Times New Roman" w:eastAsia="宋体" w:hAnsi="Times New Roman" w:cs="Times New Roman" w:hint="eastAsia"/>
          <w:color w:val="000000" w:themeColor="text1"/>
          <w:szCs w:val="21"/>
        </w:rPr>
        <w:t>故</w:t>
      </w:r>
      <w:r w:rsidR="004E531F" w:rsidRPr="00196523">
        <w:rPr>
          <w:rFonts w:ascii="Times New Roman" w:eastAsia="宋体" w:hAnsi="Times New Roman" w:cs="Times New Roman"/>
          <w:color w:val="000000" w:themeColor="text1"/>
          <w:szCs w:val="21"/>
        </w:rPr>
        <w:t>A[i][j]</w:t>
      </w:r>
      <w:r w:rsidR="00394BDA" w:rsidRPr="00196523">
        <w:rPr>
          <w:rFonts w:ascii="Times New Roman" w:eastAsia="宋体" w:hAnsi="Times New Roman" w:cs="Times New Roman" w:hint="eastAsia"/>
          <w:color w:val="000000" w:themeColor="text1"/>
          <w:szCs w:val="21"/>
        </w:rPr>
        <w:t>相对于数组首地址</w:t>
      </w:r>
      <w:r w:rsidR="004E531F" w:rsidRPr="00196523">
        <w:rPr>
          <w:rFonts w:ascii="Times New Roman" w:eastAsia="宋体" w:hAnsi="Times New Roman" w:cs="Times New Roman"/>
          <w:color w:val="000000" w:themeColor="text1"/>
          <w:szCs w:val="21"/>
        </w:rPr>
        <w:t>的</w:t>
      </w:r>
      <w:r w:rsidR="00394BDA" w:rsidRPr="00196523">
        <w:rPr>
          <w:rFonts w:ascii="Times New Roman" w:eastAsia="宋体" w:hAnsi="Times New Roman" w:cs="Times New Roman" w:hint="eastAsia"/>
          <w:color w:val="000000" w:themeColor="text1"/>
          <w:szCs w:val="21"/>
        </w:rPr>
        <w:t>偏移量是</w:t>
      </w:r>
      <w:r w:rsidR="00394BDA" w:rsidRPr="00196523">
        <w:rPr>
          <w:rFonts w:ascii="Times New Roman" w:eastAsia="宋体" w:hAnsi="Times New Roman" w:cs="Times New Roman" w:hint="eastAsia"/>
          <w:color w:val="000000" w:themeColor="text1"/>
          <w:szCs w:val="21"/>
        </w:rPr>
        <w:t>5</w:t>
      </w:r>
      <w:r w:rsidR="00394BDA" w:rsidRPr="00DB5BEC">
        <w:rPr>
          <w:rFonts w:ascii="Times New Roman" w:eastAsia="宋体" w:hAnsi="Times New Roman" w:cs="Times New Roman"/>
          <w:i/>
          <w:color w:val="000000" w:themeColor="text1"/>
          <w:szCs w:val="21"/>
        </w:rPr>
        <w:t>i</w:t>
      </w:r>
      <w:r w:rsidR="00394BDA" w:rsidRPr="00196523">
        <w:rPr>
          <w:rFonts w:ascii="Times New Roman" w:eastAsia="宋体" w:hAnsi="Times New Roman" w:cs="Times New Roman"/>
          <w:color w:val="000000" w:themeColor="text1"/>
          <w:szCs w:val="21"/>
        </w:rPr>
        <w:t>+</w:t>
      </w:r>
      <w:r w:rsidR="00394BDA" w:rsidRPr="00DB5BEC">
        <w:rPr>
          <w:rFonts w:ascii="Times New Roman" w:eastAsia="宋体" w:hAnsi="Times New Roman" w:cs="Times New Roman"/>
          <w:i/>
          <w:color w:val="000000" w:themeColor="text1"/>
          <w:szCs w:val="21"/>
        </w:rPr>
        <w:t>j</w:t>
      </w:r>
      <w:r w:rsidR="00394BDA" w:rsidRPr="00196523">
        <w:rPr>
          <w:rFonts w:ascii="Times New Roman" w:eastAsia="宋体" w:hAnsi="Times New Roman" w:cs="Times New Roman" w:hint="eastAsia"/>
          <w:color w:val="000000" w:themeColor="text1"/>
          <w:szCs w:val="21"/>
        </w:rPr>
        <w:t>，再加上首地址，就是</w:t>
      </w:r>
      <w:r w:rsidR="00394BDA" w:rsidRPr="00196523">
        <w:rPr>
          <w:rFonts w:ascii="Times New Roman" w:eastAsia="宋体" w:hAnsi="Times New Roman" w:cs="Times New Roman"/>
          <w:color w:val="000000" w:themeColor="text1"/>
          <w:szCs w:val="21"/>
        </w:rPr>
        <w:t>A[i][j]</w:t>
      </w:r>
      <w:r w:rsidR="00394BDA" w:rsidRPr="00196523">
        <w:rPr>
          <w:rFonts w:ascii="Times New Roman" w:eastAsia="宋体" w:hAnsi="Times New Roman" w:cs="Times New Roman"/>
          <w:color w:val="000000" w:themeColor="text1"/>
          <w:szCs w:val="21"/>
        </w:rPr>
        <w:t>的地址</w:t>
      </w:r>
      <w:r w:rsidR="00394BDA" w:rsidRPr="00196523">
        <w:rPr>
          <w:rFonts w:ascii="Times New Roman" w:eastAsia="宋体" w:hAnsi="Times New Roman" w:cs="Times New Roman" w:hint="eastAsia"/>
          <w:color w:val="000000" w:themeColor="text1"/>
          <w:szCs w:val="21"/>
        </w:rPr>
        <w:t>。</w:t>
      </w:r>
    </w:p>
    <w:p w:rsidR="00292CA0" w:rsidRPr="00196523" w:rsidRDefault="00C531F0"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5</w:t>
      </w:r>
      <w:r w:rsidR="00292CA0" w:rsidRPr="00196523">
        <w:rPr>
          <w:rFonts w:ascii="Times New Roman" w:eastAsia="宋体" w:hAnsi="Times New Roman" w:cs="Times New Roman"/>
          <w:color w:val="000000" w:themeColor="text1"/>
          <w:szCs w:val="21"/>
        </w:rPr>
        <w:t>．数组通常具有的两种基本操作是</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lang w:val="pt-BR"/>
        </w:rPr>
        <w:t>查找和修改</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．查找和索引</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．索引和修改</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．建立和删除</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94BDA" w:rsidRPr="00196523">
        <w:rPr>
          <w:rFonts w:ascii="Times New Roman" w:eastAsia="宋体" w:hAnsi="Times New Roman" w:cs="Times New Roman" w:hint="eastAsia"/>
          <w:color w:val="000000" w:themeColor="text1"/>
        </w:rPr>
        <w:t>A</w:t>
      </w:r>
      <w:r w:rsidR="00394BDA" w:rsidRPr="00196523">
        <w:rPr>
          <w:rFonts w:ascii="Times New Roman" w:eastAsia="宋体" w:hAnsi="Times New Roman" w:cs="Times New Roman" w:hint="eastAsia"/>
          <w:color w:val="000000" w:themeColor="text1"/>
        </w:rPr>
        <w:t>。</w:t>
      </w:r>
    </w:p>
    <w:p w:rsidR="00816C40" w:rsidRPr="00196523" w:rsidRDefault="00F95C65" w:rsidP="00F95C65">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有些教材中，将数组下标称为索引，这是数组自身具有的特性，不是索引操作。</w:t>
      </w:r>
      <w:r w:rsidR="00441F99" w:rsidRPr="00196523">
        <w:rPr>
          <w:rFonts w:ascii="Times New Roman" w:eastAsia="宋体" w:hAnsi="Times New Roman" w:cs="Times New Roman" w:hint="eastAsia"/>
          <w:color w:val="000000" w:themeColor="text1"/>
        </w:rPr>
        <w:t>在分块索引存储方式中，或是数据库中，都会建立索引。当数据有更新时，索引也需要更新。</w:t>
      </w:r>
    </w:p>
    <w:p w:rsidR="00913700" w:rsidRPr="00F6509A" w:rsidRDefault="00913700" w:rsidP="0091370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color w:val="000000"/>
          <w:szCs w:val="21"/>
        </w:rPr>
        <w:t>6</w:t>
      </w:r>
      <w:r w:rsidRPr="00C813BA">
        <w:rPr>
          <w:rFonts w:ascii="Times New Roman" w:eastAsia="宋体" w:hAnsi="Times New Roman" w:cs="Times New Roman"/>
          <w:color w:val="000000"/>
          <w:szCs w:val="21"/>
        </w:rPr>
        <w:t>．</w:t>
      </w:r>
      <w:r w:rsidRPr="0079169A">
        <w:rPr>
          <w:rFonts w:ascii="Times New Roman" w:eastAsia="宋体" w:hAnsi="Times New Roman" w:cs="Times New Roman" w:hint="eastAsia"/>
          <w:color w:val="000000"/>
          <w:szCs w:val="21"/>
        </w:rPr>
        <w:t>将一个</w:t>
      </w:r>
      <w:r w:rsidRPr="00F55CB0">
        <w:rPr>
          <w:rFonts w:ascii="Times New Roman" w:eastAsia="宋体" w:hAnsi="Times New Roman" w:cs="Times New Roman" w:hint="eastAsia"/>
          <w:color w:val="000000"/>
          <w:szCs w:val="21"/>
        </w:rPr>
        <w:t>A[1..100,</w:t>
      </w:r>
      <w:r w:rsidRPr="00F55CB0">
        <w:rPr>
          <w:rFonts w:ascii="Times New Roman" w:eastAsia="宋体" w:hAnsi="Times New Roman" w:cs="Times New Roman"/>
          <w:color w:val="000000"/>
          <w:szCs w:val="21"/>
        </w:rPr>
        <w:t xml:space="preserve"> </w:t>
      </w:r>
      <w:r w:rsidRPr="00F55CB0">
        <w:rPr>
          <w:rFonts w:ascii="Times New Roman" w:eastAsia="宋体" w:hAnsi="Times New Roman" w:cs="Times New Roman" w:hint="eastAsia"/>
          <w:color w:val="000000"/>
          <w:szCs w:val="21"/>
        </w:rPr>
        <w:t>1..100]</w:t>
      </w:r>
      <w:r w:rsidRPr="00F55CB0">
        <w:rPr>
          <w:rFonts w:ascii="Times New Roman" w:eastAsia="宋体" w:hAnsi="Times New Roman" w:cs="Times New Roman" w:hint="eastAsia"/>
          <w:color w:val="000000"/>
          <w:szCs w:val="21"/>
        </w:rPr>
        <w:t>的三对角矩阵以行</w:t>
      </w:r>
      <w:r w:rsidR="00DB5BEC">
        <w:rPr>
          <w:rFonts w:ascii="Times New Roman" w:eastAsia="宋体" w:hAnsi="Times New Roman" w:cs="Times New Roman" w:hint="eastAsia"/>
          <w:color w:val="000000"/>
          <w:szCs w:val="21"/>
        </w:rPr>
        <w:t>主</w:t>
      </w:r>
      <w:r w:rsidRPr="00F55CB0">
        <w:rPr>
          <w:rFonts w:ascii="Times New Roman" w:eastAsia="宋体" w:hAnsi="Times New Roman" w:cs="Times New Roman" w:hint="eastAsia"/>
          <w:color w:val="000000"/>
          <w:szCs w:val="21"/>
        </w:rPr>
        <w:t>序存入一维数组</w:t>
      </w:r>
      <w:r w:rsidRPr="00F55CB0">
        <w:rPr>
          <w:rFonts w:ascii="Times New Roman" w:eastAsia="宋体" w:hAnsi="Times New Roman" w:cs="Times New Roman" w:hint="eastAsia"/>
          <w:color w:val="000000"/>
          <w:szCs w:val="21"/>
        </w:rPr>
        <w:t>B[1..298]</w:t>
      </w:r>
      <w:r w:rsidRPr="0079169A">
        <w:rPr>
          <w:rFonts w:ascii="Times New Roman" w:eastAsia="宋体" w:hAnsi="Times New Roman" w:cs="Times New Roman" w:hint="eastAsia"/>
          <w:color w:val="000000"/>
          <w:szCs w:val="21"/>
        </w:rPr>
        <w:t>中，元素</w:t>
      </w:r>
      <w:r w:rsidRPr="0079169A">
        <w:rPr>
          <w:rFonts w:ascii="Times New Roman" w:eastAsia="宋体" w:hAnsi="Times New Roman" w:cs="Times New Roman" w:hint="eastAsia"/>
          <w:color w:val="000000"/>
          <w:szCs w:val="21"/>
        </w:rPr>
        <w:t>a[66</w:t>
      </w:r>
      <w:r w:rsidRPr="0079169A">
        <w:rPr>
          <w:rFonts w:ascii="Times New Roman" w:eastAsia="宋体" w:hAnsi="Times New Roman" w:cs="Times New Roman"/>
          <w:color w:val="000000"/>
          <w:szCs w:val="21"/>
        </w:rPr>
        <w:t xml:space="preserve">, </w:t>
      </w:r>
      <w:r w:rsidRPr="0079169A">
        <w:rPr>
          <w:rFonts w:ascii="Times New Roman" w:eastAsia="宋体" w:hAnsi="Times New Roman" w:cs="Times New Roman" w:hint="eastAsia"/>
          <w:color w:val="000000"/>
          <w:szCs w:val="21"/>
        </w:rPr>
        <w:t>65]</w:t>
      </w:r>
      <w:r w:rsidRPr="0079169A">
        <w:rPr>
          <w:rFonts w:ascii="Times New Roman" w:eastAsia="宋体" w:hAnsi="Times New Roman" w:cs="Times New Roman" w:hint="eastAsia"/>
          <w:color w:val="000000"/>
          <w:szCs w:val="21"/>
        </w:rPr>
        <w:t>在数组</w:t>
      </w:r>
      <w:r w:rsidRPr="00F55CB0">
        <w:rPr>
          <w:rFonts w:ascii="Times New Roman" w:eastAsia="宋体" w:hAnsi="Times New Roman" w:cs="Times New Roman" w:hint="eastAsia"/>
          <w:color w:val="000000"/>
          <w:szCs w:val="21"/>
        </w:rPr>
        <w:t>B</w:t>
      </w:r>
      <w:r w:rsidRPr="0079169A">
        <w:rPr>
          <w:rFonts w:ascii="Times New Roman" w:eastAsia="宋体" w:hAnsi="Times New Roman" w:cs="Times New Roman" w:hint="eastAsia"/>
          <w:color w:val="000000"/>
          <w:szCs w:val="21"/>
        </w:rPr>
        <w:t>中的位置</w:t>
      </w:r>
      <w:r w:rsidRPr="00DB5BEC">
        <w:rPr>
          <w:rFonts w:ascii="Times New Roman" w:eastAsia="宋体" w:hAnsi="Times New Roman" w:cs="Times New Roman" w:hint="eastAsia"/>
          <w:i/>
          <w:color w:val="000000"/>
          <w:szCs w:val="21"/>
        </w:rPr>
        <w:t>k</w:t>
      </w:r>
      <w:r w:rsidRPr="0079169A">
        <w:rPr>
          <w:rFonts w:ascii="Times New Roman" w:eastAsia="宋体" w:hAnsi="Times New Roman" w:cs="Times New Roman" w:hint="eastAsia"/>
          <w:color w:val="000000"/>
          <w:szCs w:val="21"/>
        </w:rPr>
        <w:t>等于</w:t>
      </w:r>
      <w:r>
        <w:rPr>
          <w:rFonts w:ascii="Times New Roman" w:eastAsia="宋体" w:hAnsi="Times New Roman" w:cs="Times New Roman" w:hint="eastAsia"/>
          <w:color w:val="000000"/>
          <w:szCs w:val="21"/>
        </w:rPr>
        <w:t>_</w:t>
      </w:r>
      <w:r>
        <w:rPr>
          <w:rFonts w:ascii="Times New Roman" w:eastAsia="宋体" w:hAnsi="Times New Roman" w:cs="Times New Roman"/>
          <w:color w:val="000000"/>
          <w:szCs w:val="21"/>
        </w:rPr>
        <w:t>_______</w:t>
      </w:r>
      <w:r>
        <w:rPr>
          <w:rFonts w:ascii="Times New Roman" w:eastAsia="宋体" w:hAnsi="Times New Roman" w:cs="Times New Roman" w:hint="eastAsia"/>
          <w:color w:val="000000"/>
          <w:szCs w:val="21"/>
        </w:rPr>
        <w:t>。</w:t>
      </w:r>
    </w:p>
    <w:p w:rsidR="00913700" w:rsidRPr="00F6509A" w:rsidRDefault="00913700" w:rsidP="00913700">
      <w:pPr>
        <w:tabs>
          <w:tab w:val="left" w:pos="2310"/>
          <w:tab w:val="left" w:pos="4200"/>
          <w:tab w:val="left" w:pos="6090"/>
        </w:tabs>
        <w:ind w:firstLine="420"/>
        <w:rPr>
          <w:rFonts w:ascii="Times New Roman" w:eastAsia="宋体" w:hAnsi="Times New Roman" w:cs="Times New Roman"/>
          <w:color w:val="000000"/>
          <w:szCs w:val="21"/>
          <w:lang w:val="pt-BR"/>
        </w:rPr>
      </w:pPr>
      <w:r w:rsidRPr="00F6509A">
        <w:rPr>
          <w:rFonts w:ascii="Times New Roman" w:eastAsia="宋体" w:hAnsi="Times New Roman" w:cs="Times New Roman"/>
          <w:color w:val="000000"/>
          <w:szCs w:val="21"/>
          <w:lang w:val="pt-BR"/>
        </w:rPr>
        <w:lastRenderedPageBreak/>
        <w:t>A</w:t>
      </w:r>
      <w:r w:rsidRPr="00F6509A">
        <w:rPr>
          <w:rFonts w:ascii="Times New Roman" w:eastAsia="宋体" w:hAnsi="Times New Roman" w:cs="Times New Roman"/>
          <w:color w:val="000000"/>
          <w:szCs w:val="21"/>
          <w:lang w:val="pt-BR"/>
        </w:rPr>
        <w:t>．</w:t>
      </w:r>
      <w:r w:rsidRPr="00F6509A">
        <w:rPr>
          <w:rFonts w:ascii="Times New Roman" w:eastAsia="宋体" w:hAnsi="Times New Roman" w:cs="Times New Roman" w:hint="eastAsia"/>
          <w:color w:val="000000"/>
          <w:szCs w:val="21"/>
          <w:lang w:val="pt-BR"/>
        </w:rPr>
        <w:t>1</w:t>
      </w:r>
      <w:r w:rsidRPr="00F6509A">
        <w:rPr>
          <w:rFonts w:ascii="Times New Roman" w:eastAsia="宋体" w:hAnsi="Times New Roman" w:cs="Times New Roman"/>
          <w:color w:val="000000"/>
          <w:szCs w:val="21"/>
          <w:lang w:val="pt-BR"/>
        </w:rPr>
        <w:t>95</w:t>
      </w:r>
      <w:r w:rsidRPr="00F6509A">
        <w:rPr>
          <w:rFonts w:ascii="Times New Roman" w:eastAsia="宋体" w:hAnsi="Times New Roman" w:cs="Times New Roman"/>
          <w:color w:val="000000"/>
          <w:szCs w:val="21"/>
          <w:lang w:val="pt-BR"/>
        </w:rPr>
        <w:tab/>
        <w:t>B</w:t>
      </w:r>
      <w:r w:rsidRPr="00F6509A">
        <w:rPr>
          <w:rFonts w:ascii="Times New Roman" w:eastAsia="宋体" w:hAnsi="Times New Roman" w:cs="Times New Roman"/>
          <w:color w:val="000000"/>
          <w:szCs w:val="21"/>
          <w:lang w:val="pt-BR"/>
        </w:rPr>
        <w:t>．</w:t>
      </w:r>
      <w:r w:rsidRPr="00F6509A">
        <w:rPr>
          <w:rFonts w:ascii="Times New Roman" w:eastAsia="宋体" w:hAnsi="Times New Roman" w:cs="Times New Roman" w:hint="eastAsia"/>
          <w:color w:val="000000"/>
          <w:szCs w:val="21"/>
          <w:lang w:val="pt-BR"/>
        </w:rPr>
        <w:t>1</w:t>
      </w:r>
      <w:r w:rsidRPr="00F6509A">
        <w:rPr>
          <w:rFonts w:ascii="Times New Roman" w:eastAsia="宋体" w:hAnsi="Times New Roman" w:cs="Times New Roman"/>
          <w:color w:val="000000"/>
          <w:szCs w:val="21"/>
          <w:lang w:val="pt-BR"/>
        </w:rPr>
        <w:t>96</w:t>
      </w:r>
      <w:r w:rsidRPr="00F6509A">
        <w:rPr>
          <w:rFonts w:ascii="Times New Roman" w:eastAsia="宋体" w:hAnsi="Times New Roman" w:cs="Times New Roman"/>
          <w:color w:val="000000"/>
          <w:szCs w:val="21"/>
          <w:lang w:val="pt-BR"/>
        </w:rPr>
        <w:tab/>
        <w:t>C</w:t>
      </w:r>
      <w:r w:rsidRPr="00F6509A">
        <w:rPr>
          <w:rFonts w:ascii="Times New Roman" w:eastAsia="宋体" w:hAnsi="Times New Roman" w:cs="Times New Roman"/>
          <w:color w:val="000000"/>
          <w:szCs w:val="21"/>
          <w:lang w:val="pt-BR"/>
        </w:rPr>
        <w:t>．</w:t>
      </w:r>
      <w:r w:rsidRPr="00F6509A">
        <w:rPr>
          <w:rFonts w:ascii="Times New Roman" w:eastAsia="宋体" w:hAnsi="Times New Roman" w:cs="Times New Roman" w:hint="eastAsia"/>
          <w:color w:val="000000"/>
          <w:szCs w:val="21"/>
          <w:lang w:val="pt-BR"/>
        </w:rPr>
        <w:t>1</w:t>
      </w:r>
      <w:r w:rsidRPr="00F6509A">
        <w:rPr>
          <w:rFonts w:ascii="Times New Roman" w:eastAsia="宋体" w:hAnsi="Times New Roman" w:cs="Times New Roman"/>
          <w:color w:val="000000"/>
          <w:szCs w:val="21"/>
          <w:lang w:val="pt-BR"/>
        </w:rPr>
        <w:t>97</w:t>
      </w:r>
      <w:r w:rsidRPr="00F6509A">
        <w:rPr>
          <w:rFonts w:ascii="Times New Roman" w:eastAsia="宋体" w:hAnsi="Times New Roman" w:cs="Times New Roman"/>
          <w:color w:val="000000"/>
          <w:szCs w:val="21"/>
          <w:lang w:val="pt-BR"/>
        </w:rPr>
        <w:tab/>
        <w:t>D</w:t>
      </w:r>
      <w:r w:rsidRPr="00F6509A">
        <w:rPr>
          <w:rFonts w:ascii="Times New Roman" w:eastAsia="宋体" w:hAnsi="Times New Roman" w:cs="Times New Roman"/>
          <w:color w:val="000000"/>
          <w:szCs w:val="21"/>
          <w:lang w:val="pt-BR"/>
        </w:rPr>
        <w:t>．</w:t>
      </w:r>
      <w:r w:rsidRPr="00F6509A">
        <w:rPr>
          <w:rFonts w:ascii="Times New Roman" w:eastAsia="宋体" w:hAnsi="Times New Roman" w:cs="Times New Roman" w:hint="eastAsia"/>
          <w:color w:val="000000"/>
          <w:szCs w:val="21"/>
          <w:lang w:val="pt-BR"/>
        </w:rPr>
        <w:t>1</w:t>
      </w:r>
      <w:r w:rsidRPr="00F6509A">
        <w:rPr>
          <w:rFonts w:ascii="Times New Roman" w:eastAsia="宋体" w:hAnsi="Times New Roman" w:cs="Times New Roman"/>
          <w:color w:val="000000"/>
          <w:szCs w:val="21"/>
          <w:lang w:val="pt-BR"/>
        </w:rPr>
        <w:t>98</w:t>
      </w:r>
    </w:p>
    <w:p w:rsidR="00DB5BEC" w:rsidRDefault="00DB5BEC" w:rsidP="0091370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B518ED">
        <w:rPr>
          <w:rFonts w:ascii="Times New Roman" w:eastAsia="宋体" w:hAnsi="Times New Roman" w:cs="Times New Roman" w:hint="eastAsia"/>
          <w:color w:val="000000"/>
          <w:szCs w:val="21"/>
        </w:rPr>
        <w:t>A</w:t>
      </w:r>
      <w:r>
        <w:rPr>
          <w:rFonts w:ascii="Times New Roman" w:eastAsia="宋体" w:hAnsi="Times New Roman" w:cs="Times New Roman" w:hint="eastAsia"/>
          <w:color w:val="000000"/>
          <w:szCs w:val="21"/>
        </w:rPr>
        <w:t>。</w:t>
      </w:r>
    </w:p>
    <w:p w:rsidR="003444C5" w:rsidRDefault="003444C5" w:rsidP="003444C5">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对于</w:t>
      </w:r>
      <w:r w:rsidRPr="003444C5">
        <w:rPr>
          <w:rFonts w:ascii="Times New Roman" w:eastAsia="宋体" w:hAnsi="Times New Roman" w:cs="Times New Roman" w:hint="eastAsia"/>
          <w:color w:val="000000" w:themeColor="text1"/>
        </w:rPr>
        <w:t>三对角矩阵</w:t>
      </w:r>
      <w:r>
        <w:rPr>
          <w:rFonts w:ascii="Times New Roman" w:eastAsia="宋体" w:hAnsi="Times New Roman" w:cs="Times New Roman" w:hint="eastAsia"/>
          <w:color w:val="000000"/>
          <w:szCs w:val="21"/>
        </w:rPr>
        <w:t>，采用压缩存储时只保存</w:t>
      </w:r>
      <w:r w:rsidR="00306AA6">
        <w:rPr>
          <w:rFonts w:ascii="Times New Roman" w:eastAsia="宋体" w:hAnsi="Times New Roman" w:cs="Times New Roman" w:hint="eastAsia"/>
          <w:color w:val="000000"/>
          <w:szCs w:val="21"/>
        </w:rPr>
        <w:t>主角线及两条副对角线中的元素，按行主序保存时，</w:t>
      </w:r>
      <w:r w:rsidR="00E01C04">
        <w:rPr>
          <w:rFonts w:ascii="Times New Roman" w:eastAsia="宋体" w:hAnsi="Times New Roman" w:cs="Times New Roman" w:hint="eastAsia"/>
          <w:color w:val="000000"/>
          <w:szCs w:val="21"/>
        </w:rPr>
        <w:t>除第一行</w:t>
      </w:r>
      <w:r w:rsidR="00B518ED">
        <w:rPr>
          <w:rFonts w:ascii="Times New Roman" w:eastAsia="宋体" w:hAnsi="Times New Roman" w:cs="Times New Roman" w:hint="eastAsia"/>
          <w:color w:val="000000"/>
          <w:szCs w:val="21"/>
        </w:rPr>
        <w:t>和最后一行外，每行需保存</w:t>
      </w:r>
      <w:r w:rsidR="00B518ED">
        <w:rPr>
          <w:rFonts w:ascii="Times New Roman" w:eastAsia="宋体" w:hAnsi="Times New Roman" w:cs="Times New Roman" w:hint="eastAsia"/>
          <w:color w:val="000000"/>
          <w:szCs w:val="21"/>
        </w:rPr>
        <w:t>3</w:t>
      </w:r>
      <w:r w:rsidR="00B518ED">
        <w:rPr>
          <w:rFonts w:ascii="Times New Roman" w:eastAsia="宋体" w:hAnsi="Times New Roman" w:cs="Times New Roman" w:hint="eastAsia"/>
          <w:color w:val="000000"/>
          <w:szCs w:val="21"/>
        </w:rPr>
        <w:t>个元素。在保存</w:t>
      </w:r>
      <w:r w:rsidR="00B518ED" w:rsidRPr="0079169A">
        <w:rPr>
          <w:rFonts w:ascii="Times New Roman" w:eastAsia="宋体" w:hAnsi="Times New Roman" w:cs="Times New Roman" w:hint="eastAsia"/>
          <w:color w:val="000000"/>
          <w:szCs w:val="21"/>
        </w:rPr>
        <w:t>a[66</w:t>
      </w:r>
      <w:r w:rsidR="00B518ED" w:rsidRPr="0079169A">
        <w:rPr>
          <w:rFonts w:ascii="Times New Roman" w:eastAsia="宋体" w:hAnsi="Times New Roman" w:cs="Times New Roman"/>
          <w:color w:val="000000"/>
          <w:szCs w:val="21"/>
        </w:rPr>
        <w:t xml:space="preserve">, </w:t>
      </w:r>
      <w:r w:rsidR="00B518ED" w:rsidRPr="0079169A">
        <w:rPr>
          <w:rFonts w:ascii="Times New Roman" w:eastAsia="宋体" w:hAnsi="Times New Roman" w:cs="Times New Roman" w:hint="eastAsia"/>
          <w:color w:val="000000"/>
          <w:szCs w:val="21"/>
        </w:rPr>
        <w:t>65]</w:t>
      </w:r>
      <w:r w:rsidR="00B518ED">
        <w:rPr>
          <w:rFonts w:ascii="Times New Roman" w:eastAsia="宋体" w:hAnsi="Times New Roman" w:cs="Times New Roman" w:hint="eastAsia"/>
          <w:color w:val="000000"/>
          <w:szCs w:val="21"/>
        </w:rPr>
        <w:t>前，已经在</w:t>
      </w:r>
      <w:r w:rsidR="00B518ED">
        <w:rPr>
          <w:rFonts w:ascii="Times New Roman" w:eastAsia="宋体" w:hAnsi="Times New Roman" w:cs="Times New Roman" w:hint="eastAsia"/>
          <w:color w:val="000000"/>
          <w:szCs w:val="21"/>
        </w:rPr>
        <w:t>B</w:t>
      </w:r>
      <w:r w:rsidR="00B518ED">
        <w:rPr>
          <w:rFonts w:ascii="Times New Roman" w:eastAsia="宋体" w:hAnsi="Times New Roman" w:cs="Times New Roman" w:hint="eastAsia"/>
          <w:color w:val="000000"/>
          <w:szCs w:val="21"/>
        </w:rPr>
        <w:t>中保存了前</w:t>
      </w:r>
      <w:r w:rsidR="00B518ED">
        <w:rPr>
          <w:rFonts w:ascii="Times New Roman" w:eastAsia="宋体" w:hAnsi="Times New Roman" w:cs="Times New Roman" w:hint="eastAsia"/>
          <w:color w:val="000000"/>
          <w:szCs w:val="21"/>
        </w:rPr>
        <w:t>6</w:t>
      </w:r>
      <w:r w:rsidR="00B518ED">
        <w:rPr>
          <w:rFonts w:ascii="Times New Roman" w:eastAsia="宋体" w:hAnsi="Times New Roman" w:cs="Times New Roman"/>
          <w:color w:val="000000"/>
          <w:szCs w:val="21"/>
        </w:rPr>
        <w:t>5</w:t>
      </w:r>
      <w:r w:rsidR="00B518ED">
        <w:rPr>
          <w:rFonts w:ascii="Times New Roman" w:eastAsia="宋体" w:hAnsi="Times New Roman" w:cs="Times New Roman" w:hint="eastAsia"/>
          <w:color w:val="000000"/>
          <w:szCs w:val="21"/>
        </w:rPr>
        <w:t>行的元素，元素个数</w:t>
      </w:r>
      <w:r w:rsidR="00B518ED">
        <w:rPr>
          <w:rFonts w:ascii="Times New Roman" w:eastAsia="宋体" w:hAnsi="Times New Roman" w:cs="Times New Roman" w:hint="eastAsia"/>
          <w:color w:val="000000"/>
          <w:szCs w:val="21"/>
        </w:rPr>
        <w:t>=2+64*3=194</w:t>
      </w:r>
      <w:r w:rsidR="00B518ED">
        <w:rPr>
          <w:rFonts w:ascii="Times New Roman" w:eastAsia="宋体" w:hAnsi="Times New Roman" w:cs="Times New Roman" w:hint="eastAsia"/>
          <w:color w:val="000000"/>
          <w:szCs w:val="21"/>
        </w:rPr>
        <w:t>，</w:t>
      </w:r>
      <w:r w:rsidR="00B518ED" w:rsidRPr="0079169A">
        <w:rPr>
          <w:rFonts w:ascii="Times New Roman" w:eastAsia="宋体" w:hAnsi="Times New Roman" w:cs="Times New Roman" w:hint="eastAsia"/>
          <w:color w:val="000000"/>
          <w:szCs w:val="21"/>
        </w:rPr>
        <w:t>a[66</w:t>
      </w:r>
      <w:r w:rsidR="00B518ED" w:rsidRPr="0079169A">
        <w:rPr>
          <w:rFonts w:ascii="Times New Roman" w:eastAsia="宋体" w:hAnsi="Times New Roman" w:cs="Times New Roman"/>
          <w:color w:val="000000"/>
          <w:szCs w:val="21"/>
        </w:rPr>
        <w:t xml:space="preserve">, </w:t>
      </w:r>
      <w:r w:rsidR="00B518ED" w:rsidRPr="0079169A">
        <w:rPr>
          <w:rFonts w:ascii="Times New Roman" w:eastAsia="宋体" w:hAnsi="Times New Roman" w:cs="Times New Roman" w:hint="eastAsia"/>
          <w:color w:val="000000"/>
          <w:szCs w:val="21"/>
        </w:rPr>
        <w:t>65]</w:t>
      </w:r>
      <w:r w:rsidR="00B518ED">
        <w:rPr>
          <w:rFonts w:ascii="Times New Roman" w:eastAsia="宋体" w:hAnsi="Times New Roman" w:cs="Times New Roman" w:hint="eastAsia"/>
          <w:color w:val="000000"/>
          <w:szCs w:val="21"/>
        </w:rPr>
        <w:t>是第</w:t>
      </w:r>
      <w:r w:rsidR="00B518ED">
        <w:rPr>
          <w:rFonts w:ascii="Times New Roman" w:eastAsia="宋体" w:hAnsi="Times New Roman" w:cs="Times New Roman" w:hint="eastAsia"/>
          <w:color w:val="000000"/>
          <w:szCs w:val="21"/>
        </w:rPr>
        <w:t>195</w:t>
      </w:r>
      <w:r w:rsidR="00B518ED">
        <w:rPr>
          <w:rFonts w:ascii="Times New Roman" w:eastAsia="宋体" w:hAnsi="Times New Roman" w:cs="Times New Roman" w:hint="eastAsia"/>
          <w:color w:val="000000"/>
          <w:szCs w:val="21"/>
        </w:rPr>
        <w:t>个元素。</w:t>
      </w:r>
    </w:p>
    <w:p w:rsidR="00913700" w:rsidRPr="00F6509A" w:rsidRDefault="00913700" w:rsidP="0091370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color w:val="000000"/>
          <w:szCs w:val="21"/>
        </w:rPr>
        <w:t>7</w:t>
      </w:r>
      <w:r w:rsidRPr="00C813BA">
        <w:rPr>
          <w:rFonts w:ascii="Times New Roman" w:eastAsia="宋体" w:hAnsi="Times New Roman" w:cs="Times New Roman"/>
          <w:color w:val="000000"/>
          <w:szCs w:val="21"/>
        </w:rPr>
        <w:t>．</w:t>
      </w:r>
      <w:r w:rsidRPr="00F6509A">
        <w:rPr>
          <w:rFonts w:ascii="Times New Roman" w:eastAsia="宋体" w:hAnsi="Times New Roman" w:cs="Times New Roman" w:hint="eastAsia"/>
          <w:color w:val="000000"/>
          <w:szCs w:val="21"/>
        </w:rPr>
        <w:t>若采用三元组顺序表保存</w:t>
      </w:r>
      <w:r w:rsidRPr="003444C5">
        <w:rPr>
          <w:rFonts w:ascii="Times New Roman" w:eastAsia="宋体" w:hAnsi="Times New Roman" w:cs="Times New Roman" w:hint="eastAsia"/>
          <w:i/>
          <w:color w:val="000000"/>
          <w:szCs w:val="21"/>
        </w:rPr>
        <w:t>m</w:t>
      </w:r>
      <w:r w:rsidRPr="00F55CB0">
        <w:rPr>
          <w:rFonts w:ascii="Times New Roman" w:eastAsia="宋体" w:hAnsi="Times New Roman" w:cs="Times New Roman" w:hint="eastAsia"/>
          <w:color w:val="000000"/>
          <w:szCs w:val="21"/>
        </w:rPr>
        <w:sym w:font="Symbol" w:char="F0B4"/>
      </w:r>
      <w:r w:rsidRPr="003444C5">
        <w:rPr>
          <w:rFonts w:ascii="Times New Roman" w:eastAsia="宋体" w:hAnsi="Times New Roman" w:cs="Times New Roman" w:hint="eastAsia"/>
          <w:i/>
          <w:color w:val="000000"/>
          <w:szCs w:val="21"/>
        </w:rPr>
        <w:t>n</w:t>
      </w:r>
      <w:r w:rsidRPr="00F6509A">
        <w:rPr>
          <w:rFonts w:ascii="Times New Roman" w:eastAsia="宋体" w:hAnsi="Times New Roman" w:cs="Times New Roman" w:hint="eastAsia"/>
          <w:color w:val="000000"/>
          <w:szCs w:val="21"/>
        </w:rPr>
        <w:t>有</w:t>
      </w:r>
      <w:r w:rsidRPr="003444C5">
        <w:rPr>
          <w:rFonts w:ascii="Times New Roman" w:eastAsia="宋体" w:hAnsi="Times New Roman" w:cs="Times New Roman" w:hint="eastAsia"/>
          <w:i/>
          <w:color w:val="000000"/>
          <w:szCs w:val="21"/>
        </w:rPr>
        <w:t>t</w:t>
      </w:r>
      <w:proofErr w:type="gramStart"/>
      <w:r w:rsidRPr="00F6509A">
        <w:rPr>
          <w:rFonts w:ascii="Times New Roman" w:eastAsia="宋体" w:hAnsi="Times New Roman" w:cs="Times New Roman" w:hint="eastAsia"/>
          <w:color w:val="000000"/>
          <w:szCs w:val="21"/>
        </w:rPr>
        <w:t>个</w:t>
      </w:r>
      <w:proofErr w:type="gramEnd"/>
      <w:r w:rsidRPr="00F6509A">
        <w:rPr>
          <w:rFonts w:ascii="Times New Roman" w:eastAsia="宋体" w:hAnsi="Times New Roman" w:cs="Times New Roman" w:hint="eastAsia"/>
          <w:color w:val="000000"/>
          <w:szCs w:val="21"/>
        </w:rPr>
        <w:t>非零元素的稀疏矩阵</w:t>
      </w:r>
      <w:r w:rsidRPr="00F6509A">
        <w:rPr>
          <w:rFonts w:ascii="Times New Roman" w:eastAsia="宋体" w:hAnsi="Times New Roman" w:cs="Times New Roman" w:hint="eastAsia"/>
          <w:color w:val="000000"/>
          <w:szCs w:val="21"/>
        </w:rPr>
        <w:t>A</w:t>
      </w:r>
      <w:r w:rsidRPr="00F6509A">
        <w:rPr>
          <w:rFonts w:ascii="Times New Roman" w:eastAsia="宋体" w:hAnsi="Times New Roman" w:cs="Times New Roman" w:hint="eastAsia"/>
          <w:color w:val="000000"/>
          <w:szCs w:val="21"/>
        </w:rPr>
        <w:t>，则对矩阵</w:t>
      </w:r>
      <w:r w:rsidRPr="00F6509A">
        <w:rPr>
          <w:rFonts w:ascii="Times New Roman" w:eastAsia="宋体" w:hAnsi="Times New Roman" w:cs="Times New Roman" w:hint="eastAsia"/>
          <w:color w:val="000000"/>
          <w:szCs w:val="21"/>
        </w:rPr>
        <w:t>A</w:t>
      </w:r>
      <w:r w:rsidRPr="00F6509A">
        <w:rPr>
          <w:rFonts w:ascii="Times New Roman" w:eastAsia="宋体" w:hAnsi="Times New Roman" w:cs="Times New Roman" w:hint="eastAsia"/>
          <w:color w:val="000000"/>
          <w:szCs w:val="21"/>
        </w:rPr>
        <w:t>求转置的快速算法，最好能够达到的时间复杂度是</w:t>
      </w:r>
      <w:bookmarkStart w:id="38" w:name="T0396ce70_4fe2_4d71_94cd_19795c0214c3e"/>
      <w:bookmarkEnd w:id="38"/>
      <w:r>
        <w:rPr>
          <w:rFonts w:ascii="Times New Roman" w:eastAsia="宋体" w:hAnsi="Times New Roman" w:cs="Times New Roman" w:hint="eastAsia"/>
          <w:color w:val="000000"/>
          <w:szCs w:val="21"/>
        </w:rPr>
        <w:t>_</w:t>
      </w:r>
      <w:r>
        <w:rPr>
          <w:rFonts w:ascii="Times New Roman" w:eastAsia="宋体" w:hAnsi="Times New Roman" w:cs="Times New Roman"/>
          <w:color w:val="000000"/>
          <w:szCs w:val="21"/>
        </w:rPr>
        <w:t>_______</w:t>
      </w:r>
      <w:r>
        <w:rPr>
          <w:rFonts w:ascii="Times New Roman" w:eastAsia="宋体" w:hAnsi="Times New Roman" w:cs="Times New Roman" w:hint="eastAsia"/>
          <w:color w:val="000000"/>
          <w:szCs w:val="21"/>
        </w:rPr>
        <w:t>。</w:t>
      </w:r>
    </w:p>
    <w:p w:rsidR="00913700" w:rsidRPr="00F6509A"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F6509A">
        <w:rPr>
          <w:rFonts w:ascii="Times New Roman" w:eastAsia="宋体" w:hAnsi="Times New Roman" w:cs="Times New Roman"/>
          <w:szCs w:val="21"/>
          <w:lang w:val="pt-BR"/>
        </w:rPr>
        <w:t>A</w:t>
      </w:r>
      <w:r w:rsidRPr="00F6509A">
        <w:rPr>
          <w:rFonts w:ascii="Times New Roman" w:eastAsia="宋体" w:hAnsi="Times New Roman" w:cs="Times New Roman"/>
          <w:szCs w:val="21"/>
          <w:lang w:val="pt-BR"/>
        </w:rPr>
        <w:t>．</w:t>
      </w:r>
      <w:bookmarkStart w:id="39" w:name="X0396ce70_4fe2_4d71_94cd_19795c0214c3As"/>
      <w:bookmarkEnd w:id="39"/>
      <w:r w:rsidRPr="000474F6">
        <w:rPr>
          <w:rFonts w:ascii="Times New Roman" w:eastAsia="宋体" w:hAnsi="Times New Roman" w:cs="Times New Roman" w:hint="eastAsia"/>
          <w:i/>
          <w:szCs w:val="21"/>
          <w:lang w:val="pt-BR"/>
        </w:rPr>
        <w:t>O</w:t>
      </w:r>
      <w:r w:rsidRPr="00F6509A">
        <w:rPr>
          <w:rFonts w:ascii="Times New Roman" w:eastAsia="宋体" w:hAnsi="Times New Roman" w:cs="Times New Roman"/>
          <w:szCs w:val="21"/>
          <w:lang w:val="pt-BR"/>
        </w:rPr>
        <w:t>(</w:t>
      </w:r>
      <w:r w:rsidRPr="000474F6">
        <w:rPr>
          <w:rFonts w:ascii="Times New Roman" w:eastAsia="宋体" w:hAnsi="Times New Roman" w:cs="Times New Roman" w:hint="eastAsia"/>
          <w:i/>
          <w:szCs w:val="21"/>
          <w:lang w:val="pt-BR"/>
        </w:rPr>
        <w:t>n</w:t>
      </w:r>
      <w:r w:rsidRPr="00F6509A">
        <w:rPr>
          <w:rFonts w:ascii="Times New Roman" w:eastAsia="宋体" w:hAnsi="Times New Roman" w:cs="Times New Roman"/>
          <w:szCs w:val="21"/>
          <w:lang w:val="pt-BR"/>
        </w:rPr>
        <w:t>)</w:t>
      </w:r>
      <w:bookmarkStart w:id="40" w:name="X0396ce70_4fe2_4d71_94cd_19795c0214c3Ae"/>
      <w:bookmarkEnd w:id="40"/>
      <w:r w:rsidRPr="00F6509A">
        <w:rPr>
          <w:rFonts w:ascii="Times New Roman" w:eastAsia="宋体" w:hAnsi="Times New Roman" w:cs="Times New Roman"/>
          <w:szCs w:val="21"/>
          <w:lang w:val="pt-BR"/>
        </w:rPr>
        <w:tab/>
        <w:t>B</w:t>
      </w:r>
      <w:r w:rsidRPr="00F6509A">
        <w:rPr>
          <w:rFonts w:ascii="Times New Roman" w:eastAsia="宋体" w:hAnsi="Times New Roman" w:cs="Times New Roman"/>
          <w:szCs w:val="21"/>
          <w:lang w:val="pt-BR"/>
        </w:rPr>
        <w:t>．</w:t>
      </w:r>
      <w:bookmarkStart w:id="41" w:name="X0396ce70_4fe2_4d71_94cd_19795c0214c3Bs"/>
      <w:bookmarkEnd w:id="41"/>
      <w:r w:rsidRPr="000474F6">
        <w:rPr>
          <w:rFonts w:ascii="Times New Roman" w:eastAsia="宋体" w:hAnsi="Times New Roman" w:cs="Times New Roman" w:hint="eastAsia"/>
          <w:i/>
          <w:szCs w:val="21"/>
          <w:lang w:val="pt-BR"/>
        </w:rPr>
        <w:t>O</w:t>
      </w:r>
      <w:r w:rsidRPr="00F6509A">
        <w:rPr>
          <w:rFonts w:ascii="Times New Roman" w:eastAsia="宋体" w:hAnsi="Times New Roman" w:cs="Times New Roman"/>
          <w:szCs w:val="21"/>
          <w:lang w:val="pt-BR"/>
        </w:rPr>
        <w:t>(</w:t>
      </w:r>
      <w:r w:rsidRPr="000474F6">
        <w:rPr>
          <w:rFonts w:ascii="Times New Roman" w:eastAsia="宋体" w:hAnsi="Times New Roman" w:cs="Times New Roman"/>
          <w:i/>
          <w:szCs w:val="21"/>
          <w:lang w:val="pt-BR"/>
        </w:rPr>
        <w:t>n</w:t>
      </w:r>
      <w:r w:rsidRPr="00F6509A">
        <w:rPr>
          <w:rFonts w:ascii="Times New Roman" w:eastAsia="宋体" w:hAnsi="Times New Roman" w:cs="Times New Roman"/>
          <w:szCs w:val="21"/>
          <w:lang w:val="pt-BR"/>
        </w:rPr>
        <w:t>+</w:t>
      </w:r>
      <w:r w:rsidRPr="000474F6">
        <w:rPr>
          <w:rFonts w:ascii="Times New Roman" w:eastAsia="宋体" w:hAnsi="Times New Roman" w:cs="Times New Roman"/>
          <w:i/>
          <w:szCs w:val="21"/>
          <w:lang w:val="pt-BR"/>
        </w:rPr>
        <w:t>t</w:t>
      </w:r>
      <w:r w:rsidRPr="00F6509A">
        <w:rPr>
          <w:rFonts w:ascii="Times New Roman" w:eastAsia="宋体" w:hAnsi="Times New Roman" w:cs="Times New Roman"/>
          <w:szCs w:val="21"/>
          <w:lang w:val="pt-BR"/>
        </w:rPr>
        <w:t>)</w:t>
      </w:r>
      <w:bookmarkStart w:id="42" w:name="X0396ce70_4fe2_4d71_94cd_19795c0214c3Be"/>
      <w:bookmarkEnd w:id="42"/>
      <w:r w:rsidRPr="00F6509A">
        <w:rPr>
          <w:rFonts w:ascii="Times New Roman" w:eastAsia="宋体" w:hAnsi="Times New Roman" w:cs="Times New Roman"/>
          <w:szCs w:val="21"/>
          <w:lang w:val="pt-BR"/>
        </w:rPr>
        <w:tab/>
        <w:t>C</w:t>
      </w:r>
      <w:r w:rsidRPr="00F6509A">
        <w:rPr>
          <w:rFonts w:ascii="Times New Roman" w:eastAsia="宋体" w:hAnsi="Times New Roman" w:cs="Times New Roman"/>
          <w:szCs w:val="21"/>
          <w:lang w:val="pt-BR"/>
        </w:rPr>
        <w:t>．</w:t>
      </w:r>
      <w:bookmarkStart w:id="43" w:name="X0396ce70_4fe2_4d71_94cd_19795c0214c3Cs"/>
      <w:bookmarkEnd w:id="43"/>
      <w:r w:rsidRPr="000474F6">
        <w:rPr>
          <w:rFonts w:ascii="Times New Roman" w:eastAsia="宋体" w:hAnsi="Times New Roman" w:cs="Times New Roman" w:hint="eastAsia"/>
          <w:i/>
          <w:szCs w:val="21"/>
          <w:lang w:val="pt-BR"/>
        </w:rPr>
        <w:t>O</w:t>
      </w:r>
      <w:r w:rsidRPr="00F6509A">
        <w:rPr>
          <w:rFonts w:ascii="Times New Roman" w:eastAsia="宋体" w:hAnsi="Times New Roman" w:cs="Times New Roman"/>
          <w:szCs w:val="21"/>
          <w:lang w:val="pt-BR"/>
        </w:rPr>
        <w:t>(</w:t>
      </w:r>
      <w:r w:rsidRPr="000474F6">
        <w:rPr>
          <w:rFonts w:ascii="Times New Roman" w:eastAsia="宋体" w:hAnsi="Times New Roman" w:cs="Times New Roman"/>
          <w:i/>
          <w:szCs w:val="21"/>
          <w:lang w:val="pt-BR"/>
        </w:rPr>
        <w:t>m</w:t>
      </w:r>
      <w:r>
        <w:rPr>
          <w:rFonts w:ascii="Times New Roman" w:eastAsia="宋体" w:hAnsi="Times New Roman" w:cs="Times New Roman"/>
          <w:szCs w:val="21"/>
          <w:lang w:val="pt-BR"/>
        </w:rPr>
        <w:sym w:font="Symbol" w:char="F0B4"/>
      </w:r>
      <w:r w:rsidRPr="000474F6">
        <w:rPr>
          <w:rFonts w:ascii="Times New Roman" w:eastAsia="宋体" w:hAnsi="Times New Roman" w:cs="Times New Roman" w:hint="eastAsia"/>
          <w:i/>
          <w:szCs w:val="21"/>
          <w:lang w:val="pt-BR"/>
        </w:rPr>
        <w:t>n</w:t>
      </w:r>
      <w:r w:rsidRPr="00F6509A">
        <w:rPr>
          <w:rFonts w:ascii="Times New Roman" w:eastAsia="宋体" w:hAnsi="Times New Roman" w:cs="Times New Roman"/>
          <w:szCs w:val="21"/>
          <w:lang w:val="pt-BR"/>
        </w:rPr>
        <w:t>)</w:t>
      </w:r>
      <w:bookmarkStart w:id="44" w:name="X0396ce70_4fe2_4d71_94cd_19795c0214c3Ce"/>
      <w:bookmarkEnd w:id="44"/>
      <w:r w:rsidRPr="00F6509A">
        <w:rPr>
          <w:rFonts w:ascii="Times New Roman" w:eastAsia="宋体" w:hAnsi="Times New Roman" w:cs="Times New Roman"/>
          <w:szCs w:val="21"/>
          <w:lang w:val="pt-BR"/>
        </w:rPr>
        <w:tab/>
        <w:t>D</w:t>
      </w:r>
      <w:r w:rsidRPr="00F6509A">
        <w:rPr>
          <w:rFonts w:ascii="Times New Roman" w:eastAsia="宋体" w:hAnsi="Times New Roman" w:cs="Times New Roman"/>
          <w:szCs w:val="21"/>
          <w:lang w:val="pt-BR"/>
        </w:rPr>
        <w:t>．</w:t>
      </w:r>
      <w:bookmarkStart w:id="45" w:name="X0396ce70_4fe2_4d71_94cd_19795c0214c3Ds"/>
      <w:bookmarkEnd w:id="45"/>
      <w:r w:rsidRPr="000474F6">
        <w:rPr>
          <w:rFonts w:ascii="Times New Roman" w:eastAsia="宋体" w:hAnsi="Times New Roman" w:cs="Times New Roman" w:hint="eastAsia"/>
          <w:i/>
          <w:szCs w:val="21"/>
          <w:lang w:val="pt-BR"/>
        </w:rPr>
        <w:t>O</w:t>
      </w:r>
      <w:r w:rsidRPr="00F6509A">
        <w:rPr>
          <w:rFonts w:ascii="Times New Roman" w:eastAsia="宋体" w:hAnsi="Times New Roman" w:cs="Times New Roman"/>
          <w:szCs w:val="21"/>
          <w:lang w:val="pt-BR"/>
        </w:rPr>
        <w:t>(</w:t>
      </w:r>
      <w:r w:rsidRPr="000474F6">
        <w:rPr>
          <w:rFonts w:ascii="Times New Roman" w:eastAsia="宋体" w:hAnsi="Times New Roman" w:cs="Times New Roman"/>
          <w:i/>
          <w:szCs w:val="21"/>
          <w:lang w:val="pt-BR"/>
        </w:rPr>
        <w:t>m</w:t>
      </w:r>
      <w:r>
        <w:rPr>
          <w:rFonts w:ascii="Times New Roman" w:eastAsia="宋体" w:hAnsi="Times New Roman" w:cs="Times New Roman"/>
          <w:szCs w:val="21"/>
          <w:lang w:val="pt-BR"/>
        </w:rPr>
        <w:sym w:font="Symbol" w:char="F0B4"/>
      </w:r>
      <w:r w:rsidRPr="000474F6">
        <w:rPr>
          <w:rFonts w:ascii="Times New Roman" w:eastAsia="宋体" w:hAnsi="Times New Roman" w:cs="Times New Roman" w:hint="eastAsia"/>
          <w:i/>
          <w:szCs w:val="21"/>
          <w:lang w:val="pt-BR"/>
        </w:rPr>
        <w:t>n</w:t>
      </w:r>
      <w:r>
        <w:rPr>
          <w:rFonts w:ascii="Times New Roman" w:eastAsia="宋体" w:hAnsi="Times New Roman" w:cs="Times New Roman"/>
          <w:szCs w:val="21"/>
          <w:lang w:val="pt-BR"/>
        </w:rPr>
        <w:sym w:font="Symbol" w:char="F0B4"/>
      </w:r>
      <w:r w:rsidRPr="000474F6">
        <w:rPr>
          <w:rFonts w:ascii="Times New Roman" w:eastAsia="宋体" w:hAnsi="Times New Roman" w:cs="Times New Roman"/>
          <w:i/>
          <w:szCs w:val="21"/>
          <w:lang w:val="pt-BR"/>
        </w:rPr>
        <w:t>t</w:t>
      </w:r>
      <w:r w:rsidRPr="00F6509A">
        <w:rPr>
          <w:rFonts w:ascii="Times New Roman" w:eastAsia="宋体" w:hAnsi="Times New Roman" w:cs="Times New Roman"/>
          <w:szCs w:val="21"/>
          <w:lang w:val="pt-BR"/>
        </w:rPr>
        <w:t>)</w:t>
      </w:r>
    </w:p>
    <w:p w:rsidR="00DB5BEC" w:rsidRDefault="00DB5BEC" w:rsidP="0091370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B518ED">
        <w:rPr>
          <w:rFonts w:ascii="Times New Roman" w:eastAsia="宋体" w:hAnsi="Times New Roman" w:cs="Times New Roman"/>
          <w:color w:val="000000"/>
          <w:szCs w:val="21"/>
        </w:rPr>
        <w:t>B</w:t>
      </w:r>
      <w:r w:rsidR="003444C5">
        <w:rPr>
          <w:rFonts w:ascii="Times New Roman" w:eastAsia="宋体" w:hAnsi="Times New Roman" w:cs="Times New Roman" w:hint="eastAsia"/>
          <w:color w:val="000000"/>
          <w:szCs w:val="21"/>
        </w:rPr>
        <w:t>。</w:t>
      </w:r>
    </w:p>
    <w:p w:rsidR="00B518ED" w:rsidRDefault="00683BEF" w:rsidP="000E501A">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求转置</w:t>
      </w:r>
      <w:r w:rsidR="00577F13">
        <w:rPr>
          <w:rFonts w:ascii="Times New Roman" w:eastAsia="宋体" w:hAnsi="Times New Roman" w:cs="Times New Roman" w:hint="eastAsia"/>
          <w:color w:val="000000"/>
          <w:szCs w:val="21"/>
        </w:rPr>
        <w:t>算法中，需要对所有的三元组进行处理，处理</w:t>
      </w:r>
      <w:r w:rsidR="00577F13" w:rsidRPr="000E501A">
        <w:rPr>
          <w:rFonts w:ascii="Times New Roman" w:eastAsia="宋体" w:hAnsi="Times New Roman" w:cs="Times New Roman" w:hint="eastAsia"/>
          <w:i/>
          <w:color w:val="000000"/>
          <w:szCs w:val="21"/>
        </w:rPr>
        <w:t>t</w:t>
      </w:r>
      <w:proofErr w:type="gramStart"/>
      <w:r w:rsidR="00577F13">
        <w:rPr>
          <w:rFonts w:ascii="Times New Roman" w:eastAsia="宋体" w:hAnsi="Times New Roman" w:cs="Times New Roman" w:hint="eastAsia"/>
          <w:color w:val="000000"/>
          <w:szCs w:val="21"/>
        </w:rPr>
        <w:t>个</w:t>
      </w:r>
      <w:proofErr w:type="gramEnd"/>
      <w:r w:rsidR="00577F13">
        <w:rPr>
          <w:rFonts w:ascii="Times New Roman" w:eastAsia="宋体" w:hAnsi="Times New Roman" w:cs="Times New Roman" w:hint="eastAsia"/>
          <w:color w:val="000000"/>
          <w:szCs w:val="21"/>
        </w:rPr>
        <w:t>三元组的时间复杂度是</w:t>
      </w:r>
      <w:r w:rsidR="00577F13" w:rsidRPr="00577F13">
        <w:rPr>
          <w:rFonts w:ascii="Times New Roman" w:eastAsia="宋体" w:hAnsi="Times New Roman" w:cs="Times New Roman" w:hint="eastAsia"/>
          <w:i/>
          <w:color w:val="000000"/>
          <w:szCs w:val="21"/>
        </w:rPr>
        <w:t>O</w:t>
      </w:r>
      <w:r w:rsidR="00577F13">
        <w:rPr>
          <w:rFonts w:ascii="Times New Roman" w:eastAsia="宋体" w:hAnsi="Times New Roman" w:cs="Times New Roman"/>
          <w:color w:val="000000"/>
          <w:szCs w:val="21"/>
        </w:rPr>
        <w:t>(</w:t>
      </w:r>
      <w:r w:rsidR="00577F13" w:rsidRPr="000E501A">
        <w:rPr>
          <w:rFonts w:ascii="Times New Roman" w:eastAsia="宋体" w:hAnsi="Times New Roman" w:cs="Times New Roman"/>
          <w:i/>
          <w:color w:val="000000"/>
          <w:szCs w:val="21"/>
        </w:rPr>
        <w:t>t</w:t>
      </w:r>
      <w:r w:rsidR="00577F13">
        <w:rPr>
          <w:rFonts w:ascii="Times New Roman" w:eastAsia="宋体" w:hAnsi="Times New Roman" w:cs="Times New Roman"/>
          <w:color w:val="000000"/>
          <w:szCs w:val="21"/>
        </w:rPr>
        <w:t>)</w:t>
      </w:r>
      <w:r w:rsidR="000E501A">
        <w:rPr>
          <w:rFonts w:ascii="Times New Roman" w:eastAsia="宋体" w:hAnsi="Times New Roman" w:cs="Times New Roman" w:hint="eastAsia"/>
          <w:color w:val="000000"/>
          <w:szCs w:val="21"/>
        </w:rPr>
        <w:t>。为了能快速进行转置，算法中先统计转置后各行中的元素个数，时间复杂度是</w:t>
      </w:r>
      <w:r w:rsidR="000E501A" w:rsidRPr="000E501A">
        <w:rPr>
          <w:rFonts w:ascii="Times New Roman" w:eastAsia="宋体" w:hAnsi="Times New Roman" w:cs="Times New Roman" w:hint="eastAsia"/>
          <w:i/>
          <w:color w:val="000000"/>
          <w:szCs w:val="21"/>
        </w:rPr>
        <w:t>O</w:t>
      </w:r>
      <w:r w:rsidR="000E501A">
        <w:rPr>
          <w:rFonts w:ascii="Times New Roman" w:eastAsia="宋体" w:hAnsi="Times New Roman" w:cs="Times New Roman"/>
          <w:color w:val="000000"/>
          <w:szCs w:val="21"/>
        </w:rPr>
        <w:t>(</w:t>
      </w:r>
      <w:r w:rsidR="000E501A" w:rsidRPr="000E501A">
        <w:rPr>
          <w:rFonts w:ascii="Times New Roman" w:eastAsia="宋体" w:hAnsi="Times New Roman" w:cs="Times New Roman"/>
          <w:i/>
          <w:color w:val="000000"/>
          <w:szCs w:val="21"/>
        </w:rPr>
        <w:t>n</w:t>
      </w:r>
      <w:r w:rsidR="000E501A">
        <w:rPr>
          <w:rFonts w:ascii="Times New Roman" w:eastAsia="宋体" w:hAnsi="Times New Roman" w:cs="Times New Roman"/>
          <w:color w:val="000000"/>
          <w:szCs w:val="21"/>
        </w:rPr>
        <w:t>)</w:t>
      </w:r>
      <w:r w:rsidR="000E501A">
        <w:rPr>
          <w:rFonts w:ascii="Times New Roman" w:eastAsia="宋体" w:hAnsi="Times New Roman" w:cs="Times New Roman" w:hint="eastAsia"/>
          <w:color w:val="000000"/>
          <w:szCs w:val="21"/>
        </w:rPr>
        <w:t>。</w:t>
      </w:r>
    </w:p>
    <w:p w:rsidR="00913700" w:rsidRPr="00F55CB0" w:rsidRDefault="00913700" w:rsidP="00913700">
      <w:pPr>
        <w:snapToGrid w:val="0"/>
        <w:ind w:left="315" w:hangingChars="150" w:hanging="315"/>
        <w:rPr>
          <w:rFonts w:ascii="Times New Roman" w:eastAsia="宋体" w:hAnsi="Times New Roman" w:cs="Times New Roman"/>
          <w:szCs w:val="21"/>
          <w:lang w:val="pt-BR"/>
        </w:rPr>
      </w:pPr>
      <w:r>
        <w:rPr>
          <w:rFonts w:ascii="Times New Roman" w:eastAsia="宋体" w:hAnsi="Times New Roman" w:cs="Times New Roman"/>
          <w:color w:val="000000"/>
          <w:szCs w:val="21"/>
        </w:rPr>
        <w:t>8</w:t>
      </w:r>
      <w:r w:rsidRPr="00C813BA">
        <w:rPr>
          <w:rFonts w:ascii="Times New Roman" w:eastAsia="宋体" w:hAnsi="Times New Roman" w:cs="Times New Roman"/>
          <w:color w:val="000000"/>
          <w:szCs w:val="21"/>
        </w:rPr>
        <w:t>．</w:t>
      </w:r>
      <w:r w:rsidRPr="00F55CB0">
        <w:rPr>
          <w:rFonts w:ascii="Times New Roman" w:eastAsia="宋体" w:hAnsi="Times New Roman" w:cs="Times New Roman" w:hint="eastAsia"/>
          <w:szCs w:val="21"/>
          <w:lang w:val="pt-BR"/>
        </w:rPr>
        <w:t>下列选项中，适合采用</w:t>
      </w:r>
      <w:r w:rsidRPr="00F6509A">
        <w:rPr>
          <w:rFonts w:ascii="Times New Roman" w:eastAsia="宋体" w:hAnsi="Times New Roman" w:cs="Times New Roman" w:hint="eastAsia"/>
          <w:szCs w:val="21"/>
          <w:lang w:val="pt-BR"/>
        </w:rPr>
        <w:t>三元组表存储的是</w:t>
      </w:r>
      <w:r>
        <w:rPr>
          <w:rFonts w:ascii="Times New Roman" w:eastAsia="宋体" w:hAnsi="Times New Roman" w:cs="Times New Roman" w:hint="eastAsia"/>
          <w:color w:val="000000"/>
          <w:szCs w:val="21"/>
        </w:rPr>
        <w:t>_</w:t>
      </w:r>
      <w:r>
        <w:rPr>
          <w:rFonts w:ascii="Times New Roman" w:eastAsia="宋体" w:hAnsi="Times New Roman" w:cs="Times New Roman"/>
          <w:color w:val="000000"/>
          <w:szCs w:val="21"/>
        </w:rPr>
        <w:t>_______</w:t>
      </w:r>
      <w:r>
        <w:rPr>
          <w:rFonts w:ascii="Times New Roman" w:eastAsia="宋体" w:hAnsi="Times New Roman" w:cs="Times New Roman" w:hint="eastAsia"/>
          <w:color w:val="000000"/>
          <w:szCs w:val="21"/>
        </w:rPr>
        <w:t>。</w:t>
      </w:r>
    </w:p>
    <w:p w:rsidR="00913700" w:rsidRPr="00F6509A"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F55CB0">
        <w:rPr>
          <w:rFonts w:ascii="Times New Roman" w:eastAsia="宋体" w:hAnsi="Times New Roman" w:cs="Times New Roman"/>
          <w:szCs w:val="21"/>
          <w:lang w:val="pt-BR"/>
        </w:rPr>
        <w:t>A</w:t>
      </w:r>
      <w:r w:rsidRPr="00F6509A">
        <w:rPr>
          <w:rFonts w:ascii="Times New Roman" w:eastAsia="宋体" w:hAnsi="Times New Roman" w:cs="Times New Roman"/>
          <w:szCs w:val="21"/>
          <w:lang w:val="pt-BR"/>
        </w:rPr>
        <w:t>．</w:t>
      </w:r>
      <w:r w:rsidRPr="00F6509A">
        <w:rPr>
          <w:rFonts w:ascii="Times New Roman" w:eastAsia="宋体" w:hAnsi="Times New Roman" w:cs="Times New Roman" w:hint="eastAsia"/>
          <w:szCs w:val="21"/>
          <w:lang w:val="pt-BR"/>
        </w:rPr>
        <w:t>单向链表</w:t>
      </w:r>
      <w:r w:rsidRPr="00F6509A">
        <w:rPr>
          <w:rFonts w:ascii="Times New Roman" w:eastAsia="宋体" w:hAnsi="Times New Roman" w:cs="Times New Roman"/>
          <w:szCs w:val="21"/>
          <w:lang w:val="pt-BR"/>
        </w:rPr>
        <w:tab/>
        <w:t>B</w:t>
      </w:r>
      <w:r w:rsidRPr="00F6509A">
        <w:rPr>
          <w:rFonts w:ascii="Times New Roman" w:eastAsia="宋体" w:hAnsi="Times New Roman" w:cs="Times New Roman"/>
          <w:szCs w:val="21"/>
          <w:lang w:val="pt-BR"/>
        </w:rPr>
        <w:t>．</w:t>
      </w:r>
      <w:r w:rsidRPr="00F6509A">
        <w:rPr>
          <w:rFonts w:ascii="Times New Roman" w:eastAsia="宋体" w:hAnsi="Times New Roman" w:cs="Times New Roman" w:hint="eastAsia"/>
          <w:szCs w:val="21"/>
          <w:lang w:val="pt-BR"/>
        </w:rPr>
        <w:t>双向链表</w:t>
      </w:r>
      <w:r w:rsidRPr="00F6509A">
        <w:rPr>
          <w:rFonts w:ascii="Times New Roman" w:eastAsia="宋体" w:hAnsi="Times New Roman" w:cs="Times New Roman"/>
          <w:szCs w:val="21"/>
          <w:lang w:val="pt-BR"/>
        </w:rPr>
        <w:tab/>
        <w:t>C</w:t>
      </w:r>
      <w:r w:rsidRPr="00F6509A">
        <w:rPr>
          <w:rFonts w:ascii="Times New Roman" w:eastAsia="宋体" w:hAnsi="Times New Roman" w:cs="Times New Roman"/>
          <w:szCs w:val="21"/>
          <w:lang w:val="pt-BR"/>
        </w:rPr>
        <w:t>．</w:t>
      </w:r>
      <w:r w:rsidRPr="00F6509A">
        <w:rPr>
          <w:rFonts w:ascii="Times New Roman" w:eastAsia="宋体" w:hAnsi="Times New Roman" w:cs="Times New Roman" w:hint="eastAsia"/>
          <w:szCs w:val="21"/>
          <w:lang w:val="pt-BR"/>
        </w:rPr>
        <w:t>循环队列</w:t>
      </w:r>
      <w:r w:rsidRPr="00F6509A">
        <w:rPr>
          <w:rFonts w:ascii="Times New Roman" w:eastAsia="宋体" w:hAnsi="Times New Roman" w:cs="Times New Roman"/>
          <w:szCs w:val="21"/>
          <w:lang w:val="pt-BR"/>
        </w:rPr>
        <w:tab/>
        <w:t>D</w:t>
      </w:r>
      <w:r w:rsidRPr="00F6509A">
        <w:rPr>
          <w:rFonts w:ascii="Times New Roman" w:eastAsia="宋体" w:hAnsi="Times New Roman" w:cs="Times New Roman"/>
          <w:szCs w:val="21"/>
          <w:lang w:val="pt-BR"/>
        </w:rPr>
        <w:t>．</w:t>
      </w:r>
      <w:r w:rsidRPr="00F6509A">
        <w:rPr>
          <w:rFonts w:ascii="Times New Roman" w:eastAsia="宋体" w:hAnsi="Times New Roman" w:cs="Times New Roman" w:hint="eastAsia"/>
          <w:szCs w:val="21"/>
          <w:lang w:val="pt-BR"/>
        </w:rPr>
        <w:t>稀疏矩阵</w:t>
      </w:r>
      <w:bookmarkStart w:id="46" w:name="X74b86735_b0fc_47ff_96af_728f73652479De"/>
      <w:bookmarkEnd w:id="46"/>
    </w:p>
    <w:p w:rsidR="00DB5BEC" w:rsidRDefault="00DB5BEC" w:rsidP="0091370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0E501A">
        <w:rPr>
          <w:rFonts w:ascii="Times New Roman" w:eastAsia="宋体" w:hAnsi="Times New Roman" w:cs="Times New Roman" w:hint="eastAsia"/>
          <w:color w:val="000000"/>
          <w:szCs w:val="21"/>
        </w:rPr>
        <w:t>D</w:t>
      </w:r>
      <w:r w:rsidR="003444C5">
        <w:rPr>
          <w:rFonts w:ascii="Times New Roman" w:eastAsia="宋体" w:hAnsi="Times New Roman" w:cs="Times New Roman" w:hint="eastAsia"/>
          <w:color w:val="000000"/>
          <w:szCs w:val="21"/>
        </w:rPr>
        <w:t>。</w:t>
      </w:r>
    </w:p>
    <w:p w:rsidR="000E501A" w:rsidRDefault="000E501A" w:rsidP="000E501A">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基本概念。</w:t>
      </w:r>
    </w:p>
    <w:p w:rsidR="00913700" w:rsidRPr="00F6509A" w:rsidRDefault="00913700" w:rsidP="00913700">
      <w:pPr>
        <w:snapToGrid w:val="0"/>
        <w:ind w:left="315" w:hangingChars="150" w:hanging="315"/>
        <w:rPr>
          <w:rFonts w:ascii="Times New Roman" w:eastAsia="宋体" w:hAnsi="Times New Roman" w:cs="Times New Roman"/>
          <w:szCs w:val="21"/>
          <w:lang w:val="pt-BR"/>
        </w:rPr>
      </w:pPr>
      <w:r>
        <w:rPr>
          <w:rFonts w:ascii="Times New Roman" w:eastAsia="宋体" w:hAnsi="Times New Roman" w:cs="Times New Roman"/>
          <w:color w:val="000000"/>
          <w:szCs w:val="21"/>
        </w:rPr>
        <w:t>9</w:t>
      </w:r>
      <w:r w:rsidRPr="00C813BA">
        <w:rPr>
          <w:rFonts w:ascii="Times New Roman" w:eastAsia="宋体" w:hAnsi="Times New Roman" w:cs="Times New Roman"/>
          <w:color w:val="000000"/>
          <w:szCs w:val="21"/>
        </w:rPr>
        <w:t>．</w:t>
      </w:r>
      <w:r w:rsidRPr="00F6509A">
        <w:rPr>
          <w:rFonts w:ascii="Times New Roman" w:eastAsia="宋体" w:hAnsi="Times New Roman" w:cs="Times New Roman" w:hint="eastAsia"/>
          <w:szCs w:val="21"/>
          <w:lang w:val="pt-BR"/>
        </w:rPr>
        <w:t>若稀疏矩阵采用三元组顺序表进行存储，除</w:t>
      </w:r>
      <w:proofErr w:type="gramStart"/>
      <w:r w:rsidRPr="00F6509A">
        <w:rPr>
          <w:rFonts w:ascii="Times New Roman" w:eastAsia="宋体" w:hAnsi="Times New Roman" w:cs="Times New Roman" w:hint="eastAsia"/>
          <w:szCs w:val="21"/>
          <w:lang w:val="pt-BR"/>
        </w:rPr>
        <w:t>保存非</w:t>
      </w:r>
      <w:proofErr w:type="gramEnd"/>
      <w:r w:rsidRPr="00F6509A">
        <w:rPr>
          <w:rFonts w:ascii="Times New Roman" w:eastAsia="宋体" w:hAnsi="Times New Roman" w:cs="Times New Roman" w:hint="eastAsia"/>
          <w:szCs w:val="21"/>
          <w:lang w:val="pt-BR"/>
        </w:rPr>
        <w:t>零元素的信息之外，还需要保存的是</w:t>
      </w:r>
      <w:bookmarkStart w:id="47" w:name="T74b86735_b0fc_47ff_96af_728f73652479e"/>
      <w:bookmarkEnd w:id="47"/>
    </w:p>
    <w:p w:rsidR="00913700" w:rsidRPr="00F55CB0"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F6509A">
        <w:rPr>
          <w:rFonts w:ascii="Times New Roman" w:eastAsia="宋体" w:hAnsi="Times New Roman" w:cs="Times New Roman"/>
          <w:szCs w:val="21"/>
          <w:lang w:val="pt-BR"/>
        </w:rPr>
        <w:t>A</w:t>
      </w:r>
      <w:r w:rsidRPr="00F55CB0">
        <w:rPr>
          <w:rFonts w:ascii="Times New Roman" w:eastAsia="宋体" w:hAnsi="Times New Roman" w:cs="Times New Roman"/>
          <w:szCs w:val="21"/>
          <w:lang w:val="pt-BR"/>
        </w:rPr>
        <w:t>．</w:t>
      </w:r>
      <w:bookmarkStart w:id="48" w:name="X74b86735_b0fc_47ff_96af_728f73652479As"/>
      <w:bookmarkEnd w:id="48"/>
      <w:r w:rsidRPr="00F55CB0">
        <w:rPr>
          <w:rFonts w:ascii="Times New Roman" w:eastAsia="宋体" w:hAnsi="Times New Roman" w:cs="Times New Roman" w:hint="eastAsia"/>
          <w:szCs w:val="21"/>
          <w:lang w:val="pt-BR"/>
        </w:rPr>
        <w:t>矩阵的行数、列数</w:t>
      </w:r>
      <w:bookmarkStart w:id="49" w:name="X74b86735_b0fc_47ff_96af_728f73652479Ae"/>
      <w:bookmarkEnd w:id="49"/>
      <w:r w:rsidRPr="00F55CB0">
        <w:rPr>
          <w:rFonts w:ascii="Times New Roman" w:eastAsia="宋体" w:hAnsi="Times New Roman" w:cs="Times New Roman"/>
          <w:szCs w:val="21"/>
          <w:lang w:val="pt-BR"/>
        </w:rPr>
        <w:tab/>
        <w:t>B</w:t>
      </w:r>
      <w:r w:rsidRPr="00F55CB0">
        <w:rPr>
          <w:rFonts w:ascii="Times New Roman" w:eastAsia="宋体" w:hAnsi="Times New Roman" w:cs="Times New Roman"/>
          <w:szCs w:val="21"/>
          <w:lang w:val="pt-BR"/>
        </w:rPr>
        <w:t>．</w:t>
      </w:r>
      <w:bookmarkStart w:id="50" w:name="X74b86735_b0fc_47ff_96af_728f73652479Bs"/>
      <w:bookmarkEnd w:id="50"/>
      <w:r w:rsidRPr="00F55CB0">
        <w:rPr>
          <w:rFonts w:ascii="Times New Roman" w:eastAsia="宋体" w:hAnsi="Times New Roman" w:cs="Times New Roman" w:hint="eastAsia"/>
          <w:szCs w:val="21"/>
          <w:lang w:val="pt-BR"/>
        </w:rPr>
        <w:t>矩阵的非零元素数量</w:t>
      </w:r>
      <w:bookmarkStart w:id="51" w:name="X74b86735_b0fc_47ff_96af_728f73652479Be"/>
      <w:bookmarkEnd w:id="51"/>
    </w:p>
    <w:p w:rsidR="00913700" w:rsidRPr="00F55CB0"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F55CB0">
        <w:rPr>
          <w:rFonts w:ascii="Times New Roman" w:eastAsia="宋体" w:hAnsi="Times New Roman" w:cs="Times New Roman"/>
          <w:szCs w:val="21"/>
          <w:lang w:val="pt-BR"/>
        </w:rPr>
        <w:t>C</w:t>
      </w:r>
      <w:r w:rsidRPr="00F55CB0">
        <w:rPr>
          <w:rFonts w:ascii="Times New Roman" w:eastAsia="宋体" w:hAnsi="Times New Roman" w:cs="Times New Roman"/>
          <w:szCs w:val="21"/>
          <w:lang w:val="pt-BR"/>
        </w:rPr>
        <w:t>．</w:t>
      </w:r>
      <w:bookmarkStart w:id="52" w:name="X74b86735_b0fc_47ff_96af_728f73652479Cs"/>
      <w:bookmarkEnd w:id="52"/>
      <w:r w:rsidRPr="00F55CB0">
        <w:rPr>
          <w:rFonts w:ascii="Times New Roman" w:eastAsia="宋体" w:hAnsi="Times New Roman" w:cs="Times New Roman" w:hint="eastAsia"/>
          <w:szCs w:val="21"/>
          <w:lang w:val="pt-BR"/>
        </w:rPr>
        <w:t>矩阵的行数和非零元素数</w:t>
      </w:r>
      <w:bookmarkStart w:id="53" w:name="X74b86735_b0fc_47ff_96af_728f73652479Ce"/>
      <w:bookmarkEnd w:id="53"/>
      <w:r w:rsidRPr="00F55CB0">
        <w:rPr>
          <w:rFonts w:ascii="Times New Roman" w:eastAsia="宋体" w:hAnsi="Times New Roman" w:cs="Times New Roman"/>
          <w:szCs w:val="21"/>
          <w:lang w:val="pt-BR"/>
        </w:rPr>
        <w:tab/>
        <w:t>D</w:t>
      </w:r>
      <w:r w:rsidRPr="00F55CB0">
        <w:rPr>
          <w:rFonts w:ascii="Times New Roman" w:eastAsia="宋体" w:hAnsi="Times New Roman" w:cs="Times New Roman"/>
          <w:szCs w:val="21"/>
          <w:lang w:val="pt-BR"/>
        </w:rPr>
        <w:t>．</w:t>
      </w:r>
      <w:bookmarkStart w:id="54" w:name="X74b86735_b0fc_47ff_96af_728f73652479Ds"/>
      <w:bookmarkEnd w:id="54"/>
      <w:r w:rsidRPr="00F55CB0">
        <w:rPr>
          <w:rFonts w:ascii="Times New Roman" w:eastAsia="宋体" w:hAnsi="Times New Roman" w:cs="Times New Roman" w:hint="eastAsia"/>
          <w:szCs w:val="21"/>
          <w:lang w:val="pt-BR"/>
        </w:rPr>
        <w:t>矩阵的行数、列数和非零元素数</w:t>
      </w:r>
    </w:p>
    <w:p w:rsidR="00DB5BEC" w:rsidRDefault="00DB5BEC" w:rsidP="00DB5BEC">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0E501A">
        <w:rPr>
          <w:rFonts w:ascii="Times New Roman" w:eastAsia="宋体" w:hAnsi="Times New Roman" w:cs="Times New Roman" w:hint="eastAsia"/>
          <w:color w:val="000000"/>
          <w:szCs w:val="21"/>
        </w:rPr>
        <w:t>D</w:t>
      </w:r>
      <w:r w:rsidR="000E501A">
        <w:rPr>
          <w:rFonts w:ascii="Times New Roman" w:eastAsia="宋体" w:hAnsi="Times New Roman" w:cs="Times New Roman" w:hint="eastAsia"/>
          <w:color w:val="000000"/>
          <w:szCs w:val="21"/>
        </w:rPr>
        <w:t>。</w:t>
      </w:r>
    </w:p>
    <w:p w:rsidR="000E501A" w:rsidRDefault="00A134E0" w:rsidP="00A134E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基本概念。</w:t>
      </w:r>
    </w:p>
    <w:p w:rsidR="00913700" w:rsidRPr="00D44CF5" w:rsidRDefault="00913700" w:rsidP="00913700">
      <w:pPr>
        <w:snapToGrid w:val="0"/>
        <w:ind w:left="315" w:hangingChars="150" w:hanging="315"/>
        <w:rPr>
          <w:rFonts w:ascii="Times New Roman" w:eastAsia="宋体" w:hAnsi="Times New Roman" w:cs="Times New Roman"/>
          <w:noProof/>
          <w:szCs w:val="21"/>
        </w:rPr>
      </w:pPr>
      <w:r>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w:t>
      </w:r>
      <w:r w:rsidRPr="00D44CF5">
        <w:rPr>
          <w:rFonts w:ascii="Times New Roman" w:eastAsia="宋体" w:hAnsi="Times New Roman" w:cs="Times New Roman"/>
          <w:noProof/>
          <w:szCs w:val="21"/>
        </w:rPr>
        <w:t>下面关于非空广义表的叙述中，错误的是</w:t>
      </w:r>
      <w:r>
        <w:rPr>
          <w:rFonts w:ascii="Times New Roman" w:eastAsia="宋体" w:hAnsi="Times New Roman" w:cs="Times New Roman"/>
          <w:noProof/>
          <w:szCs w:val="21"/>
        </w:rPr>
        <w:t>________</w:t>
      </w:r>
      <w:r>
        <w:rPr>
          <w:rFonts w:ascii="Times New Roman" w:eastAsia="宋体" w:hAnsi="Times New Roman" w:cs="Times New Roman" w:hint="eastAsia"/>
          <w:noProof/>
          <w:szCs w:val="21"/>
        </w:rPr>
        <w:t>。</w:t>
      </w:r>
    </w:p>
    <w:p w:rsidR="00913700" w:rsidRPr="00D44CF5"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D44CF5">
        <w:rPr>
          <w:rFonts w:ascii="Times New Roman" w:eastAsia="宋体" w:hAnsi="Times New Roman" w:cs="Times New Roman"/>
          <w:szCs w:val="21"/>
          <w:lang w:val="pt-BR"/>
        </w:rPr>
        <w:t>A</w:t>
      </w:r>
      <w:r w:rsidRPr="00D44CF5">
        <w:rPr>
          <w:rFonts w:ascii="Times New Roman" w:eastAsia="宋体" w:hAnsi="Times New Roman" w:cs="Times New Roman"/>
          <w:szCs w:val="21"/>
          <w:lang w:val="pt-BR"/>
        </w:rPr>
        <w:t>．广义表的表头一定不为空表</w:t>
      </w:r>
      <w:bookmarkStart w:id="55" w:name="X79cdb20e_22e4_4c52_9937_98d02f216994Ae"/>
      <w:bookmarkEnd w:id="55"/>
      <w:r w:rsidRPr="00D44CF5">
        <w:rPr>
          <w:rFonts w:ascii="Times New Roman" w:eastAsia="宋体" w:hAnsi="Times New Roman" w:cs="Times New Roman"/>
          <w:szCs w:val="21"/>
          <w:lang w:val="pt-BR"/>
        </w:rPr>
        <w:tab/>
        <w:t>B</w:t>
      </w:r>
      <w:r w:rsidRPr="00D44CF5">
        <w:rPr>
          <w:rFonts w:ascii="Times New Roman" w:eastAsia="宋体" w:hAnsi="Times New Roman" w:cs="Times New Roman"/>
          <w:szCs w:val="21"/>
          <w:lang w:val="pt-BR"/>
        </w:rPr>
        <w:t>．广义表是一个多层次的线性结构</w:t>
      </w:r>
    </w:p>
    <w:p w:rsidR="00913700" w:rsidRPr="003A51C8"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D44CF5">
        <w:rPr>
          <w:rFonts w:ascii="Times New Roman" w:eastAsia="宋体" w:hAnsi="Times New Roman" w:cs="Times New Roman"/>
          <w:szCs w:val="21"/>
          <w:lang w:val="pt-BR"/>
        </w:rPr>
        <w:t>C</w:t>
      </w:r>
      <w:r w:rsidRPr="00D44CF5">
        <w:rPr>
          <w:rFonts w:ascii="Times New Roman" w:eastAsia="宋体" w:hAnsi="Times New Roman" w:cs="Times New Roman"/>
          <w:szCs w:val="21"/>
          <w:lang w:val="pt-BR"/>
        </w:rPr>
        <w:t>．广义表的表</w:t>
      </w:r>
      <w:proofErr w:type="gramStart"/>
      <w:r w:rsidRPr="00D44CF5">
        <w:rPr>
          <w:rFonts w:ascii="Times New Roman" w:eastAsia="宋体" w:hAnsi="Times New Roman" w:cs="Times New Roman"/>
          <w:szCs w:val="21"/>
          <w:lang w:val="pt-BR"/>
        </w:rPr>
        <w:t>尾总是</w:t>
      </w:r>
      <w:proofErr w:type="gramEnd"/>
      <w:r w:rsidRPr="00D44CF5">
        <w:rPr>
          <w:rFonts w:ascii="Times New Roman" w:eastAsia="宋体" w:hAnsi="Times New Roman" w:cs="Times New Roman"/>
          <w:szCs w:val="21"/>
          <w:lang w:val="pt-BR"/>
        </w:rPr>
        <w:t>一个广义表</w:t>
      </w:r>
      <w:bookmarkStart w:id="56" w:name="X79cdb20e_22e4_4c52_9937_98d02f216994Ce"/>
      <w:bookmarkEnd w:id="56"/>
      <w:r w:rsidRPr="00D44CF5">
        <w:rPr>
          <w:rFonts w:ascii="Times New Roman" w:eastAsia="宋体" w:hAnsi="Times New Roman" w:cs="Times New Roman"/>
          <w:szCs w:val="21"/>
          <w:lang w:val="pt-BR"/>
        </w:rPr>
        <w:tab/>
        <w:t>D</w:t>
      </w:r>
      <w:r w:rsidRPr="003A51C8">
        <w:rPr>
          <w:rFonts w:ascii="Times New Roman" w:eastAsia="宋体" w:hAnsi="Times New Roman" w:cs="Times New Roman"/>
          <w:szCs w:val="21"/>
          <w:lang w:val="pt-BR"/>
        </w:rPr>
        <w:t>．广义表中的数据元素有相对次序</w:t>
      </w:r>
    </w:p>
    <w:p w:rsidR="00DB5BEC" w:rsidRDefault="00DB5BEC" w:rsidP="00DB5BEC">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A134E0">
        <w:rPr>
          <w:rFonts w:ascii="Times New Roman" w:eastAsia="宋体" w:hAnsi="Times New Roman" w:cs="Times New Roman" w:hint="eastAsia"/>
          <w:color w:val="000000"/>
          <w:szCs w:val="21"/>
        </w:rPr>
        <w:t>A</w:t>
      </w:r>
      <w:r w:rsidR="00A134E0">
        <w:rPr>
          <w:rFonts w:ascii="Times New Roman" w:eastAsia="宋体" w:hAnsi="Times New Roman" w:cs="Times New Roman" w:hint="eastAsia"/>
          <w:color w:val="000000"/>
          <w:szCs w:val="21"/>
        </w:rPr>
        <w:t>。</w:t>
      </w:r>
    </w:p>
    <w:p w:rsidR="000916C8" w:rsidRDefault="000916C8" w:rsidP="00A134E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当</w:t>
      </w:r>
      <w:r>
        <w:rPr>
          <w:rFonts w:ascii="Times New Roman" w:eastAsia="宋体" w:hAnsi="Times New Roman" w:cs="Times New Roman" w:hint="eastAsia"/>
          <w:color w:val="000000"/>
          <w:szCs w:val="21"/>
        </w:rPr>
        <w:t>L</w:t>
      </w:r>
      <w:r w:rsidRPr="00C813BA">
        <w:rPr>
          <w:rFonts w:ascii="Times New Roman" w:eastAsia="宋体" w:hAnsi="Times New Roman" w:cs="Times New Roman"/>
        </w:rPr>
        <w:t>=</w:t>
      </w:r>
      <w:r w:rsidRPr="00C813BA">
        <w:rPr>
          <w:rFonts w:ascii="Times New Roman" w:eastAsia="宋体" w:hAnsi="Times New Roman" w:cs="Times New Roman" w:hint="eastAsia"/>
        </w:rPr>
        <w:t>(())</w:t>
      </w:r>
      <w:r>
        <w:rPr>
          <w:rFonts w:ascii="Times New Roman" w:eastAsia="宋体" w:hAnsi="Times New Roman" w:cs="Times New Roman" w:hint="eastAsia"/>
        </w:rPr>
        <w:t>时，</w:t>
      </w:r>
      <w:r>
        <w:rPr>
          <w:rFonts w:ascii="Times New Roman" w:eastAsia="宋体" w:hAnsi="Times New Roman" w:cs="Times New Roman" w:hint="eastAsia"/>
        </w:rPr>
        <w:t>L</w:t>
      </w:r>
      <w:r>
        <w:rPr>
          <w:rFonts w:ascii="Times New Roman" w:eastAsia="宋体" w:hAnsi="Times New Roman" w:cs="Times New Roman" w:hint="eastAsia"/>
        </w:rPr>
        <w:t>非空，</w:t>
      </w:r>
      <w:proofErr w:type="gramStart"/>
      <w:r>
        <w:rPr>
          <w:rFonts w:ascii="Times New Roman" w:eastAsia="宋体" w:hAnsi="Times New Roman" w:cs="Times New Roman" w:hint="eastAsia"/>
        </w:rPr>
        <w:t>且表头</w:t>
      </w:r>
      <w:proofErr w:type="gramEnd"/>
      <w:r>
        <w:rPr>
          <w:rFonts w:ascii="Times New Roman" w:eastAsia="宋体" w:hAnsi="Times New Roman" w:cs="Times New Roman" w:hint="eastAsia"/>
        </w:rPr>
        <w:t>是空表。</w:t>
      </w:r>
    </w:p>
    <w:p w:rsidR="00913700" w:rsidRPr="003A51C8" w:rsidRDefault="00913700" w:rsidP="00913700">
      <w:pPr>
        <w:snapToGrid w:val="0"/>
        <w:ind w:left="315" w:hangingChars="150" w:hanging="315"/>
        <w:rPr>
          <w:rFonts w:ascii="Times New Roman" w:eastAsia="宋体" w:hAnsi="Times New Roman" w:cs="Times New Roman"/>
          <w:noProof/>
          <w:szCs w:val="21"/>
        </w:rPr>
      </w:pPr>
      <w:r>
        <w:rPr>
          <w:rFonts w:ascii="Times New Roman" w:eastAsia="宋体" w:hAnsi="Times New Roman" w:cs="Times New Roman"/>
          <w:color w:val="000000"/>
          <w:szCs w:val="21"/>
        </w:rPr>
        <w:t>11</w:t>
      </w:r>
      <w:r w:rsidRPr="00C813BA">
        <w:rPr>
          <w:rFonts w:ascii="Times New Roman" w:eastAsia="宋体" w:hAnsi="Times New Roman" w:cs="Times New Roman"/>
          <w:color w:val="000000"/>
          <w:szCs w:val="21"/>
        </w:rPr>
        <w:t>．</w:t>
      </w:r>
      <w:r w:rsidRPr="003A51C8">
        <w:rPr>
          <w:rFonts w:ascii="Times New Roman" w:eastAsia="宋体" w:hAnsi="Times New Roman" w:cs="Times New Roman" w:hint="eastAsia"/>
          <w:noProof/>
          <w:szCs w:val="21"/>
        </w:rPr>
        <w:t>下列关于广义表</w:t>
      </w:r>
      <w:r w:rsidRPr="003A51C8">
        <w:rPr>
          <w:rFonts w:ascii="Times New Roman" w:eastAsia="宋体" w:hAnsi="Times New Roman" w:cs="Times New Roman" w:hint="eastAsia"/>
          <w:noProof/>
          <w:szCs w:val="21"/>
        </w:rPr>
        <w:t>L</w:t>
      </w:r>
      <w:r w:rsidRPr="003A51C8">
        <w:rPr>
          <w:rFonts w:ascii="Times New Roman" w:eastAsia="宋体" w:hAnsi="Times New Roman" w:cs="Times New Roman" w:hint="eastAsia"/>
          <w:noProof/>
          <w:szCs w:val="21"/>
        </w:rPr>
        <w:t>的叙述中，正确的是</w:t>
      </w:r>
      <w:r>
        <w:rPr>
          <w:rFonts w:ascii="Times New Roman" w:eastAsia="宋体" w:hAnsi="Times New Roman" w:cs="Times New Roman" w:hint="eastAsia"/>
          <w:color w:val="000000"/>
          <w:szCs w:val="21"/>
        </w:rPr>
        <w:t>_</w:t>
      </w:r>
      <w:r>
        <w:rPr>
          <w:rFonts w:ascii="Times New Roman" w:eastAsia="宋体" w:hAnsi="Times New Roman" w:cs="Times New Roman"/>
          <w:color w:val="000000"/>
          <w:szCs w:val="21"/>
        </w:rPr>
        <w:t>_______</w:t>
      </w:r>
      <w:r>
        <w:rPr>
          <w:rFonts w:ascii="Times New Roman" w:eastAsia="宋体" w:hAnsi="Times New Roman" w:cs="Times New Roman" w:hint="eastAsia"/>
          <w:color w:val="000000"/>
          <w:szCs w:val="21"/>
        </w:rPr>
        <w:t>。</w:t>
      </w:r>
    </w:p>
    <w:p w:rsidR="00913700" w:rsidRPr="003A51C8"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3A51C8">
        <w:rPr>
          <w:rFonts w:ascii="Times New Roman" w:eastAsia="宋体" w:hAnsi="Times New Roman" w:cs="Times New Roman"/>
          <w:szCs w:val="21"/>
          <w:lang w:val="pt-BR"/>
        </w:rPr>
        <w:t>A</w:t>
      </w:r>
      <w:r w:rsidRPr="003A51C8">
        <w:rPr>
          <w:rFonts w:ascii="Times New Roman" w:eastAsia="宋体" w:hAnsi="Times New Roman" w:cs="Times New Roman"/>
          <w:szCs w:val="21"/>
          <w:lang w:val="pt-BR"/>
        </w:rPr>
        <w:t>．</w:t>
      </w:r>
      <w:r w:rsidRPr="003A51C8">
        <w:rPr>
          <w:rFonts w:ascii="Times New Roman" w:eastAsia="宋体" w:hAnsi="Times New Roman" w:cs="Times New Roman"/>
          <w:szCs w:val="21"/>
          <w:lang w:val="pt-BR"/>
        </w:rPr>
        <w:t>Tail</w:t>
      </w:r>
      <w:r w:rsidRPr="003A51C8">
        <w:rPr>
          <w:rFonts w:ascii="Times New Roman" w:eastAsia="宋体" w:hAnsi="Times New Roman" w:cs="Times New Roman" w:hint="eastAsia"/>
          <w:szCs w:val="21"/>
          <w:lang w:val="pt-BR"/>
        </w:rPr>
        <w:t>(</w:t>
      </w:r>
      <w:r w:rsidRPr="003A51C8">
        <w:rPr>
          <w:rFonts w:ascii="Times New Roman" w:eastAsia="宋体" w:hAnsi="Times New Roman" w:cs="Times New Roman"/>
          <w:szCs w:val="21"/>
          <w:lang w:val="pt-BR"/>
        </w:rPr>
        <w:t>L)</w:t>
      </w:r>
      <w:r w:rsidRPr="003A51C8">
        <w:rPr>
          <w:rFonts w:ascii="Times New Roman" w:eastAsia="宋体" w:hAnsi="Times New Roman" w:cs="Times New Roman" w:hint="eastAsia"/>
          <w:szCs w:val="21"/>
          <w:lang w:val="pt-BR"/>
        </w:rPr>
        <w:t>可以为空表</w:t>
      </w:r>
      <w:r w:rsidRPr="003A51C8">
        <w:rPr>
          <w:rFonts w:ascii="Times New Roman" w:eastAsia="宋体" w:hAnsi="Times New Roman" w:cs="Times New Roman"/>
          <w:szCs w:val="21"/>
          <w:lang w:val="pt-BR"/>
        </w:rPr>
        <w:tab/>
        <w:t>B</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广义表不能是递归表</w:t>
      </w:r>
    </w:p>
    <w:p w:rsidR="00913700" w:rsidRPr="003A51C8"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3A51C8">
        <w:rPr>
          <w:rFonts w:ascii="Times New Roman" w:eastAsia="宋体" w:hAnsi="Times New Roman" w:cs="Times New Roman"/>
          <w:szCs w:val="21"/>
          <w:lang w:val="pt-BR"/>
        </w:rPr>
        <w:t>C</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广义表</w:t>
      </w:r>
      <w:r w:rsidRPr="003A51C8">
        <w:rPr>
          <w:rFonts w:ascii="Times New Roman" w:eastAsia="宋体" w:hAnsi="Times New Roman" w:cs="Times New Roman" w:hint="eastAsia"/>
          <w:szCs w:val="21"/>
          <w:lang w:val="pt-BR"/>
        </w:rPr>
        <w:t>L</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的长度为</w:t>
      </w:r>
      <w:r w:rsidRPr="003A51C8">
        <w:rPr>
          <w:rFonts w:ascii="Times New Roman" w:eastAsia="宋体" w:hAnsi="Times New Roman" w:cs="Times New Roman" w:hint="eastAsia"/>
          <w:szCs w:val="21"/>
          <w:lang w:val="pt-BR"/>
        </w:rPr>
        <w:t>1</w:t>
      </w:r>
      <w:r w:rsidRPr="003A51C8">
        <w:rPr>
          <w:rFonts w:ascii="Times New Roman" w:eastAsia="宋体" w:hAnsi="Times New Roman" w:cs="Times New Roman"/>
          <w:szCs w:val="21"/>
          <w:lang w:val="pt-BR"/>
        </w:rPr>
        <w:tab/>
        <w:t>D</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Head</w:t>
      </w:r>
      <w:r w:rsidRPr="003A51C8">
        <w:rPr>
          <w:rFonts w:ascii="Times New Roman" w:eastAsia="宋体" w:hAnsi="Times New Roman" w:cs="Times New Roman"/>
          <w:szCs w:val="21"/>
          <w:lang w:val="pt-BR"/>
        </w:rPr>
        <w:t>(L)</w:t>
      </w:r>
      <w:r w:rsidRPr="003A51C8">
        <w:rPr>
          <w:rFonts w:ascii="Times New Roman" w:eastAsia="宋体" w:hAnsi="Times New Roman" w:cs="Times New Roman" w:hint="eastAsia"/>
          <w:szCs w:val="21"/>
          <w:lang w:val="pt-BR"/>
        </w:rPr>
        <w:t>的</w:t>
      </w:r>
      <w:r w:rsidR="000916C8">
        <w:rPr>
          <w:rFonts w:ascii="Times New Roman" w:eastAsia="宋体" w:hAnsi="Times New Roman" w:cs="Times New Roman" w:hint="eastAsia"/>
          <w:szCs w:val="21"/>
          <w:lang w:val="pt-BR"/>
        </w:rPr>
        <w:t>深度</w:t>
      </w:r>
      <w:r w:rsidRPr="003A51C8">
        <w:rPr>
          <w:rFonts w:ascii="Times New Roman" w:eastAsia="宋体" w:hAnsi="Times New Roman" w:cs="Times New Roman" w:hint="eastAsia"/>
          <w:szCs w:val="21"/>
          <w:lang w:val="pt-BR"/>
        </w:rPr>
        <w:t>一定为</w:t>
      </w:r>
      <w:r w:rsidRPr="003A51C8">
        <w:rPr>
          <w:rFonts w:ascii="Times New Roman" w:eastAsia="宋体" w:hAnsi="Times New Roman" w:cs="Times New Roman" w:hint="eastAsia"/>
          <w:szCs w:val="21"/>
          <w:lang w:val="pt-BR"/>
        </w:rPr>
        <w:t>0</w:t>
      </w:r>
    </w:p>
    <w:p w:rsidR="00DB5BEC" w:rsidRDefault="00DB5BEC" w:rsidP="00DB5BEC">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A134E0">
        <w:rPr>
          <w:rFonts w:ascii="Times New Roman" w:eastAsia="宋体" w:hAnsi="Times New Roman" w:cs="Times New Roman" w:hint="eastAsia"/>
          <w:color w:val="000000"/>
          <w:szCs w:val="21"/>
        </w:rPr>
        <w:t>A</w:t>
      </w:r>
      <w:r w:rsidR="00A134E0">
        <w:rPr>
          <w:rFonts w:ascii="Times New Roman" w:eastAsia="宋体" w:hAnsi="Times New Roman" w:cs="Times New Roman" w:hint="eastAsia"/>
          <w:color w:val="000000"/>
          <w:szCs w:val="21"/>
        </w:rPr>
        <w:t>。</w:t>
      </w:r>
    </w:p>
    <w:p w:rsidR="00A134E0" w:rsidRDefault="00A134E0" w:rsidP="00A134E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当</w:t>
      </w:r>
      <w:r>
        <w:rPr>
          <w:rFonts w:ascii="Times New Roman" w:eastAsia="宋体" w:hAnsi="Times New Roman" w:cs="Times New Roman"/>
          <w:color w:val="000000"/>
          <w:szCs w:val="21"/>
        </w:rPr>
        <w:t>L</w:t>
      </w:r>
      <w:r>
        <w:rPr>
          <w:rFonts w:ascii="Times New Roman" w:eastAsia="宋体" w:hAnsi="Times New Roman" w:cs="Times New Roman" w:hint="eastAsia"/>
          <w:color w:val="000000"/>
          <w:szCs w:val="21"/>
        </w:rPr>
        <w:t>中只有一个元素时，</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的</w:t>
      </w:r>
      <w:proofErr w:type="gramStart"/>
      <w:r>
        <w:rPr>
          <w:rFonts w:ascii="Times New Roman" w:eastAsia="宋体" w:hAnsi="Times New Roman" w:cs="Times New Roman" w:hint="eastAsia"/>
          <w:color w:val="000000"/>
          <w:szCs w:val="21"/>
        </w:rPr>
        <w:t>表尾即是</w:t>
      </w:r>
      <w:proofErr w:type="gramEnd"/>
      <w:r>
        <w:rPr>
          <w:rFonts w:ascii="Times New Roman" w:eastAsia="宋体" w:hAnsi="Times New Roman" w:cs="Times New Roman" w:hint="eastAsia"/>
          <w:color w:val="000000"/>
          <w:szCs w:val="21"/>
        </w:rPr>
        <w:t>空表。</w:t>
      </w:r>
      <w:r w:rsidR="000916C8">
        <w:rPr>
          <w:rFonts w:ascii="Times New Roman" w:eastAsia="宋体" w:hAnsi="Times New Roman" w:cs="Times New Roman" w:hint="eastAsia"/>
          <w:color w:val="000000"/>
          <w:szCs w:val="21"/>
        </w:rPr>
        <w:t>广义表可以是递归表，而空表的长度为</w:t>
      </w:r>
      <w:r w:rsidR="000916C8">
        <w:rPr>
          <w:rFonts w:ascii="Times New Roman" w:eastAsia="宋体" w:hAnsi="Times New Roman" w:cs="Times New Roman" w:hint="eastAsia"/>
          <w:color w:val="000000"/>
          <w:szCs w:val="21"/>
        </w:rPr>
        <w:t>0</w:t>
      </w:r>
      <w:r w:rsidR="000916C8">
        <w:rPr>
          <w:rFonts w:ascii="Times New Roman" w:eastAsia="宋体" w:hAnsi="Times New Roman" w:cs="Times New Roman" w:hint="eastAsia"/>
          <w:color w:val="000000"/>
          <w:szCs w:val="21"/>
        </w:rPr>
        <w:t>，深度为</w:t>
      </w:r>
      <w:r w:rsidR="000916C8">
        <w:rPr>
          <w:rFonts w:ascii="Times New Roman" w:eastAsia="宋体" w:hAnsi="Times New Roman" w:cs="Times New Roman" w:hint="eastAsia"/>
          <w:color w:val="000000"/>
          <w:szCs w:val="21"/>
        </w:rPr>
        <w:t>1</w:t>
      </w:r>
      <w:r w:rsidR="000916C8">
        <w:rPr>
          <w:rFonts w:ascii="Times New Roman" w:eastAsia="宋体" w:hAnsi="Times New Roman" w:cs="Times New Roman" w:hint="eastAsia"/>
          <w:color w:val="000000"/>
          <w:szCs w:val="21"/>
        </w:rPr>
        <w:t>。如果</w:t>
      </w:r>
      <w:r w:rsidR="000916C8">
        <w:rPr>
          <w:rFonts w:ascii="Times New Roman" w:eastAsia="宋体" w:hAnsi="Times New Roman" w:cs="Times New Roman" w:hint="eastAsia"/>
          <w:color w:val="000000"/>
          <w:szCs w:val="21"/>
        </w:rPr>
        <w:t>L</w:t>
      </w:r>
      <w:r w:rsidR="000916C8">
        <w:rPr>
          <w:rFonts w:ascii="Times New Roman" w:eastAsia="宋体" w:hAnsi="Times New Roman" w:cs="Times New Roman" w:hint="eastAsia"/>
          <w:color w:val="000000"/>
          <w:szCs w:val="21"/>
        </w:rPr>
        <w:t>的表</w:t>
      </w:r>
      <w:proofErr w:type="gramStart"/>
      <w:r w:rsidR="000916C8">
        <w:rPr>
          <w:rFonts w:ascii="Times New Roman" w:eastAsia="宋体" w:hAnsi="Times New Roman" w:cs="Times New Roman" w:hint="eastAsia"/>
          <w:color w:val="000000"/>
          <w:szCs w:val="21"/>
        </w:rPr>
        <w:t>头不是</w:t>
      </w:r>
      <w:proofErr w:type="gramEnd"/>
      <w:r w:rsidR="000916C8">
        <w:rPr>
          <w:rFonts w:ascii="Times New Roman" w:eastAsia="宋体" w:hAnsi="Times New Roman" w:cs="Times New Roman" w:hint="eastAsia"/>
          <w:color w:val="000000"/>
          <w:szCs w:val="21"/>
        </w:rPr>
        <w:t>原子，则表头的深度不是</w:t>
      </w:r>
      <w:r w:rsidR="000916C8">
        <w:rPr>
          <w:rFonts w:ascii="Times New Roman" w:eastAsia="宋体" w:hAnsi="Times New Roman" w:cs="Times New Roman" w:hint="eastAsia"/>
          <w:color w:val="000000"/>
          <w:szCs w:val="21"/>
        </w:rPr>
        <w:t>0</w:t>
      </w:r>
      <w:r w:rsidR="000916C8">
        <w:rPr>
          <w:rFonts w:ascii="Times New Roman" w:eastAsia="宋体" w:hAnsi="Times New Roman" w:cs="Times New Roman" w:hint="eastAsia"/>
          <w:color w:val="000000"/>
          <w:szCs w:val="21"/>
        </w:rPr>
        <w:t>。</w:t>
      </w:r>
    </w:p>
    <w:p w:rsidR="00913700" w:rsidRPr="003A51C8" w:rsidRDefault="00913700" w:rsidP="00913700">
      <w:pPr>
        <w:snapToGrid w:val="0"/>
        <w:ind w:left="315" w:hangingChars="150" w:hanging="315"/>
        <w:rPr>
          <w:rFonts w:ascii="Times New Roman" w:eastAsia="宋体" w:hAnsi="Times New Roman" w:cs="Times New Roman"/>
          <w:noProof/>
          <w:szCs w:val="21"/>
        </w:rPr>
      </w:pPr>
      <w:r>
        <w:rPr>
          <w:rFonts w:ascii="Times New Roman" w:eastAsia="宋体" w:hAnsi="Times New Roman" w:cs="Times New Roman"/>
          <w:color w:val="000000"/>
          <w:szCs w:val="21"/>
        </w:rPr>
        <w:t>12</w:t>
      </w:r>
      <w:r w:rsidRPr="00C813BA">
        <w:rPr>
          <w:rFonts w:ascii="Times New Roman" w:eastAsia="宋体" w:hAnsi="Times New Roman" w:cs="Times New Roman"/>
          <w:color w:val="000000"/>
          <w:szCs w:val="21"/>
        </w:rPr>
        <w:t>．</w:t>
      </w:r>
      <w:r w:rsidRPr="003A51C8">
        <w:rPr>
          <w:rFonts w:ascii="Times New Roman" w:eastAsia="宋体" w:hAnsi="Times New Roman" w:cs="Times New Roman" w:hint="eastAsia"/>
          <w:noProof/>
          <w:szCs w:val="21"/>
        </w:rPr>
        <w:t>下列关于广义表的基本概念中，错误的是</w:t>
      </w:r>
      <w:r>
        <w:rPr>
          <w:rFonts w:ascii="Times New Roman" w:eastAsia="宋体" w:hAnsi="Times New Roman" w:cs="Times New Roman" w:hint="eastAsia"/>
          <w:noProof/>
          <w:szCs w:val="21"/>
        </w:rPr>
        <w:t>_</w:t>
      </w:r>
      <w:r>
        <w:rPr>
          <w:rFonts w:ascii="Times New Roman" w:eastAsia="宋体" w:hAnsi="Times New Roman" w:cs="Times New Roman"/>
          <w:noProof/>
          <w:szCs w:val="21"/>
        </w:rPr>
        <w:t>_______</w:t>
      </w:r>
      <w:r>
        <w:rPr>
          <w:rFonts w:ascii="Times New Roman" w:eastAsia="宋体" w:hAnsi="Times New Roman" w:cs="Times New Roman" w:hint="eastAsia"/>
          <w:noProof/>
          <w:szCs w:val="21"/>
        </w:rPr>
        <w:t>。</w:t>
      </w:r>
    </w:p>
    <w:p w:rsidR="00913700" w:rsidRPr="003A51C8"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3A51C8">
        <w:rPr>
          <w:rFonts w:ascii="Times New Roman" w:eastAsia="宋体" w:hAnsi="Times New Roman" w:cs="Times New Roman"/>
          <w:szCs w:val="21"/>
          <w:lang w:val="pt-BR"/>
        </w:rPr>
        <w:t>A</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广义表中可包含原子</w:t>
      </w:r>
      <w:proofErr w:type="gramStart"/>
      <w:r w:rsidRPr="003A51C8">
        <w:rPr>
          <w:rFonts w:ascii="Times New Roman" w:eastAsia="宋体" w:hAnsi="Times New Roman" w:cs="Times New Roman" w:hint="eastAsia"/>
          <w:szCs w:val="21"/>
          <w:lang w:val="pt-BR"/>
        </w:rPr>
        <w:t>和子表</w:t>
      </w:r>
      <w:proofErr w:type="gramEnd"/>
      <w:r w:rsidRPr="003A51C8">
        <w:rPr>
          <w:rFonts w:ascii="Times New Roman" w:eastAsia="宋体" w:hAnsi="Times New Roman" w:cs="Times New Roman"/>
          <w:szCs w:val="21"/>
          <w:lang w:val="pt-BR"/>
        </w:rPr>
        <w:tab/>
        <w:t>B</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空的广义表</w:t>
      </w:r>
      <w:r w:rsidRPr="003A51C8">
        <w:rPr>
          <w:rFonts w:ascii="Times New Roman" w:eastAsia="宋体" w:hAnsi="Times New Roman" w:cs="Times New Roman" w:hint="eastAsia"/>
          <w:szCs w:val="21"/>
          <w:lang w:val="pt-BR"/>
        </w:rPr>
        <w:t>(</w:t>
      </w:r>
      <w:r w:rsidRPr="003A51C8">
        <w:rPr>
          <w:rFonts w:ascii="Times New Roman" w:eastAsia="宋体" w:hAnsi="Times New Roman" w:cs="Times New Roman"/>
          <w:szCs w:val="21"/>
          <w:lang w:val="pt-BR"/>
        </w:rPr>
        <w:t xml:space="preserve"> )</w:t>
      </w:r>
      <w:r w:rsidRPr="003A51C8">
        <w:rPr>
          <w:rFonts w:ascii="Times New Roman" w:eastAsia="宋体" w:hAnsi="Times New Roman" w:cs="Times New Roman" w:hint="eastAsia"/>
          <w:szCs w:val="21"/>
          <w:lang w:val="pt-BR"/>
        </w:rPr>
        <w:t>的长度为</w:t>
      </w:r>
      <w:r w:rsidRPr="003A51C8">
        <w:rPr>
          <w:rFonts w:ascii="Times New Roman" w:eastAsia="宋体" w:hAnsi="Times New Roman" w:cs="Times New Roman" w:hint="eastAsia"/>
          <w:szCs w:val="21"/>
          <w:lang w:val="pt-BR"/>
        </w:rPr>
        <w:t>0</w:t>
      </w:r>
    </w:p>
    <w:p w:rsidR="00913700" w:rsidRPr="003A51C8" w:rsidRDefault="00913700" w:rsidP="00913700">
      <w:pPr>
        <w:tabs>
          <w:tab w:val="left" w:pos="2310"/>
          <w:tab w:val="left" w:pos="4200"/>
          <w:tab w:val="left" w:pos="6090"/>
        </w:tabs>
        <w:ind w:firstLine="420"/>
        <w:rPr>
          <w:rFonts w:ascii="Times New Roman" w:eastAsia="宋体" w:hAnsi="Times New Roman" w:cs="Times New Roman"/>
          <w:szCs w:val="21"/>
          <w:lang w:val="pt-BR"/>
        </w:rPr>
      </w:pPr>
      <w:r w:rsidRPr="003A51C8">
        <w:rPr>
          <w:rFonts w:ascii="Times New Roman" w:eastAsia="宋体" w:hAnsi="Times New Roman" w:cs="Times New Roman"/>
          <w:szCs w:val="21"/>
          <w:lang w:val="pt-BR"/>
        </w:rPr>
        <w:t>C</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广义表的表头为一个子表</w:t>
      </w:r>
      <w:r w:rsidRPr="003A51C8">
        <w:rPr>
          <w:rFonts w:ascii="Times New Roman" w:eastAsia="宋体" w:hAnsi="Times New Roman" w:cs="Times New Roman"/>
          <w:szCs w:val="21"/>
          <w:lang w:val="pt-BR"/>
        </w:rPr>
        <w:tab/>
        <w:t>D</w:t>
      </w:r>
      <w:r w:rsidRPr="003A51C8">
        <w:rPr>
          <w:rFonts w:ascii="Times New Roman" w:eastAsia="宋体" w:hAnsi="Times New Roman" w:cs="Times New Roman"/>
          <w:szCs w:val="21"/>
          <w:lang w:val="pt-BR"/>
        </w:rPr>
        <w:t>．</w:t>
      </w:r>
      <w:r w:rsidRPr="003A51C8">
        <w:rPr>
          <w:rFonts w:ascii="Times New Roman" w:eastAsia="宋体" w:hAnsi="Times New Roman" w:cs="Times New Roman" w:hint="eastAsia"/>
          <w:szCs w:val="21"/>
          <w:lang w:val="pt-BR"/>
        </w:rPr>
        <w:t>可以用广义</w:t>
      </w:r>
      <w:proofErr w:type="gramStart"/>
      <w:r w:rsidRPr="003A51C8">
        <w:rPr>
          <w:rFonts w:ascii="Times New Roman" w:eastAsia="宋体" w:hAnsi="Times New Roman" w:cs="Times New Roman" w:hint="eastAsia"/>
          <w:szCs w:val="21"/>
          <w:lang w:val="pt-BR"/>
        </w:rPr>
        <w:t>表</w:t>
      </w:r>
      <w:proofErr w:type="gramEnd"/>
      <w:r w:rsidRPr="003A51C8">
        <w:rPr>
          <w:rFonts w:ascii="Times New Roman" w:eastAsia="宋体" w:hAnsi="Times New Roman" w:cs="Times New Roman" w:hint="eastAsia"/>
          <w:szCs w:val="21"/>
          <w:lang w:val="pt-BR"/>
        </w:rPr>
        <w:t>表示二叉树</w:t>
      </w:r>
    </w:p>
    <w:p w:rsidR="005C4F78" w:rsidRPr="003444C5" w:rsidRDefault="005C4F78" w:rsidP="005C4F78">
      <w:pPr>
        <w:snapToGrid w:val="0"/>
        <w:ind w:left="315" w:hangingChars="150" w:hanging="315"/>
        <w:rPr>
          <w:rFonts w:ascii="Times New Roman" w:eastAsia="宋体" w:hAnsi="Times New Roman" w:cs="Times New Roman"/>
          <w:color w:val="000000"/>
          <w:szCs w:val="21"/>
          <w:lang w:val="pt-BR"/>
        </w:rPr>
      </w:pPr>
      <w:r>
        <w:rPr>
          <w:rFonts w:ascii="Times New Roman" w:eastAsia="宋体" w:hAnsi="Times New Roman" w:cs="Times New Roman" w:hint="eastAsia"/>
          <w:color w:val="000000"/>
          <w:szCs w:val="21"/>
        </w:rPr>
        <w:t>答案</w:t>
      </w:r>
      <w:r w:rsidRPr="003444C5">
        <w:rPr>
          <w:rFonts w:ascii="Times New Roman" w:eastAsia="宋体" w:hAnsi="Times New Roman" w:cs="Times New Roman" w:hint="eastAsia"/>
          <w:color w:val="000000"/>
          <w:szCs w:val="21"/>
          <w:lang w:val="pt-BR"/>
        </w:rPr>
        <w:t>：</w:t>
      </w:r>
      <w:r w:rsidR="000916C8">
        <w:rPr>
          <w:rFonts w:ascii="Times New Roman" w:eastAsia="宋体" w:hAnsi="Times New Roman" w:cs="Times New Roman" w:hint="eastAsia"/>
          <w:color w:val="000000"/>
          <w:szCs w:val="21"/>
          <w:lang w:val="pt-BR"/>
        </w:rPr>
        <w:t>C</w:t>
      </w:r>
      <w:r w:rsidR="000916C8">
        <w:rPr>
          <w:rFonts w:ascii="Times New Roman" w:eastAsia="宋体" w:hAnsi="Times New Roman" w:cs="Times New Roman" w:hint="eastAsia"/>
          <w:color w:val="000000"/>
          <w:szCs w:val="21"/>
          <w:lang w:val="pt-BR"/>
        </w:rPr>
        <w:t>。</w:t>
      </w:r>
    </w:p>
    <w:p w:rsidR="00913700" w:rsidRPr="00913700" w:rsidRDefault="00FE01BF" w:rsidP="00FE01BF">
      <w:pPr>
        <w:pStyle w:val="a3"/>
        <w:spacing w:line="240" w:lineRule="auto"/>
        <w:ind w:firstLine="420"/>
        <w:rPr>
          <w:rFonts w:ascii="Times New Roman" w:eastAsia="宋体" w:hAnsi="Times New Roman" w:cs="Times New Roman"/>
          <w:color w:val="000000" w:themeColor="text1"/>
          <w:szCs w:val="21"/>
          <w:lang w:val="pt-BR"/>
        </w:rPr>
      </w:pPr>
      <w:r>
        <w:rPr>
          <w:rFonts w:ascii="Times New Roman" w:eastAsia="宋体" w:hAnsi="Times New Roman" w:cs="Times New Roman" w:hint="eastAsia"/>
          <w:color w:val="000000" w:themeColor="text1"/>
          <w:szCs w:val="21"/>
          <w:lang w:val="pt-BR"/>
        </w:rPr>
        <w:t>广义表的表头可以是原子，不一定是子表。选项</w:t>
      </w:r>
      <w:r>
        <w:rPr>
          <w:rFonts w:ascii="Times New Roman" w:eastAsia="宋体" w:hAnsi="Times New Roman" w:cs="Times New Roman" w:hint="eastAsia"/>
          <w:color w:val="000000" w:themeColor="text1"/>
          <w:szCs w:val="21"/>
          <w:lang w:val="pt-BR"/>
        </w:rPr>
        <w:t>D</w:t>
      </w:r>
      <w:r>
        <w:rPr>
          <w:rFonts w:ascii="Times New Roman" w:eastAsia="宋体" w:hAnsi="Times New Roman" w:cs="Times New Roman" w:hint="eastAsia"/>
          <w:color w:val="000000" w:themeColor="text1"/>
          <w:szCs w:val="21"/>
          <w:lang w:val="pt-BR"/>
        </w:rPr>
        <w:t>用到了第五章的知识点。</w:t>
      </w:r>
    </w:p>
    <w:p w:rsidR="00292CA0" w:rsidRPr="003444C5" w:rsidRDefault="003444C5" w:rsidP="001C30E9">
      <w:pPr>
        <w:ind w:left="315" w:hangingChars="150" w:hanging="315"/>
        <w:rPr>
          <w:rFonts w:ascii="Times New Roman" w:eastAsia="宋体" w:hAnsi="Times New Roman" w:cs="Times New Roman"/>
          <w:color w:val="000000" w:themeColor="text1"/>
          <w:szCs w:val="21"/>
          <w:lang w:val="pt-BR"/>
        </w:rPr>
      </w:pPr>
      <w:r>
        <w:rPr>
          <w:rFonts w:ascii="Times New Roman" w:eastAsia="宋体" w:hAnsi="Times New Roman" w:cs="Times New Roman"/>
          <w:color w:val="000000" w:themeColor="text1"/>
          <w:szCs w:val="21"/>
          <w:lang w:val="pt-BR"/>
        </w:rPr>
        <w:t>13</w:t>
      </w:r>
      <w:r w:rsidR="00292CA0" w:rsidRPr="003444C5">
        <w:rPr>
          <w:rFonts w:ascii="Times New Roman" w:eastAsia="宋体" w:hAnsi="Times New Roman" w:cs="Times New Roman"/>
          <w:color w:val="000000" w:themeColor="text1"/>
          <w:szCs w:val="21"/>
          <w:lang w:val="pt-BR"/>
        </w:rPr>
        <w:t>．</w:t>
      </w:r>
      <w:r w:rsidR="00292CA0" w:rsidRPr="00196523">
        <w:rPr>
          <w:rFonts w:ascii="Times New Roman" w:eastAsia="宋体" w:hAnsi="Times New Roman" w:cs="Times New Roman"/>
          <w:color w:val="000000" w:themeColor="text1"/>
          <w:szCs w:val="21"/>
        </w:rPr>
        <w:t>已知广义表</w:t>
      </w:r>
      <w:r w:rsidR="00292CA0" w:rsidRPr="003444C5">
        <w:rPr>
          <w:rFonts w:ascii="Times New Roman" w:eastAsia="宋体" w:hAnsi="Times New Roman" w:cs="Times New Roman"/>
          <w:color w:val="000000" w:themeColor="text1"/>
          <w:szCs w:val="21"/>
          <w:lang w:val="pt-BR"/>
        </w:rPr>
        <w:t>LS=(((a))</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((b</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(c))</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(d</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(e</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f)))</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w:t>
      </w:r>
      <w:r w:rsidR="00292CA0" w:rsidRPr="003444C5">
        <w:rPr>
          <w:rFonts w:ascii="Times New Roman" w:eastAsia="宋体" w:hAnsi="Times New Roman" w:cs="Times New Roman"/>
          <w:color w:val="000000" w:themeColor="text1"/>
          <w:szCs w:val="21"/>
          <w:lang w:val="pt-BR"/>
        </w:rPr>
        <w:t>，</w:t>
      </w:r>
      <w:r w:rsidR="00292CA0" w:rsidRPr="003444C5">
        <w:rPr>
          <w:rFonts w:ascii="Times New Roman" w:eastAsia="宋体" w:hAnsi="Times New Roman" w:cs="Times New Roman"/>
          <w:color w:val="000000" w:themeColor="text1"/>
          <w:szCs w:val="21"/>
          <w:lang w:val="pt-BR"/>
        </w:rPr>
        <w:t>LS</w:t>
      </w:r>
      <w:r w:rsidR="00292CA0" w:rsidRPr="00196523">
        <w:rPr>
          <w:rFonts w:ascii="Times New Roman" w:eastAsia="宋体" w:hAnsi="Times New Roman" w:cs="Times New Roman"/>
          <w:color w:val="000000" w:themeColor="text1"/>
          <w:szCs w:val="21"/>
        </w:rPr>
        <w:t>的长度是</w:t>
      </w:r>
      <w:r w:rsidR="00F27B72" w:rsidRPr="003444C5">
        <w:rPr>
          <w:rFonts w:ascii="Times New Roman" w:eastAsia="宋体" w:hAnsi="Times New Roman" w:cs="Times New Roman"/>
          <w:color w:val="000000" w:themeColor="text1"/>
          <w:lang w:val="pt-BR"/>
        </w:rPr>
        <w:t>________</w:t>
      </w:r>
      <w:r w:rsidR="00292CA0" w:rsidRPr="00196523">
        <w:rPr>
          <w:rFonts w:ascii="Times New Roman" w:eastAsia="宋体" w:hAnsi="Times New Roman" w:cs="Times New Roman" w:hint="eastAsia"/>
          <w:color w:val="000000" w:themeColor="text1"/>
        </w:rPr>
        <w:t>。</w:t>
      </w:r>
    </w:p>
    <w:p w:rsidR="00292CA0" w:rsidRPr="003444C5"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3444C5">
        <w:rPr>
          <w:rFonts w:ascii="Times New Roman" w:eastAsia="宋体" w:hAnsi="Times New Roman" w:cs="Times New Roman"/>
          <w:color w:val="000000" w:themeColor="text1"/>
          <w:szCs w:val="21"/>
          <w:lang w:val="pt-BR"/>
        </w:rPr>
        <w:t>A</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2</w:t>
      </w:r>
      <w:r w:rsidRPr="003444C5">
        <w:rPr>
          <w:rFonts w:ascii="Times New Roman" w:eastAsia="宋体" w:hAnsi="Times New Roman" w:cs="Times New Roman"/>
          <w:color w:val="000000" w:themeColor="text1"/>
          <w:szCs w:val="21"/>
          <w:lang w:val="pt-BR"/>
        </w:rPr>
        <w:tab/>
        <w:t>B</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3</w:t>
      </w:r>
      <w:r w:rsidRPr="003444C5">
        <w:rPr>
          <w:rFonts w:ascii="Times New Roman" w:eastAsia="宋体" w:hAnsi="Times New Roman" w:cs="Times New Roman"/>
          <w:color w:val="000000" w:themeColor="text1"/>
          <w:szCs w:val="21"/>
          <w:lang w:val="pt-BR"/>
        </w:rPr>
        <w:tab/>
        <w:t>C</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4</w:t>
      </w:r>
      <w:r w:rsidRPr="003444C5">
        <w:rPr>
          <w:rFonts w:ascii="Times New Roman" w:eastAsia="宋体" w:hAnsi="Times New Roman" w:cs="Times New Roman"/>
          <w:color w:val="000000" w:themeColor="text1"/>
          <w:szCs w:val="21"/>
          <w:lang w:val="pt-BR"/>
        </w:rPr>
        <w:tab/>
        <w:t>D</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5</w:t>
      </w:r>
    </w:p>
    <w:p w:rsidR="00F57AA3" w:rsidRPr="003444C5" w:rsidRDefault="00F57AA3" w:rsidP="001C30E9">
      <w:pPr>
        <w:ind w:left="315" w:hangingChars="150" w:hanging="315"/>
        <w:rPr>
          <w:rFonts w:ascii="Times New Roman" w:eastAsia="宋体" w:hAnsi="Times New Roman" w:cs="Times New Roman"/>
          <w:color w:val="000000" w:themeColor="text1"/>
          <w:lang w:val="pt-BR"/>
        </w:rPr>
      </w:pPr>
      <w:r w:rsidRPr="00196523">
        <w:rPr>
          <w:rFonts w:ascii="Times New Roman" w:eastAsia="宋体" w:hAnsi="Times New Roman" w:cs="Times New Roman" w:hint="eastAsia"/>
          <w:color w:val="000000" w:themeColor="text1"/>
        </w:rPr>
        <w:t>答案</w:t>
      </w:r>
      <w:r w:rsidRPr="003444C5">
        <w:rPr>
          <w:rFonts w:ascii="Times New Roman" w:eastAsia="宋体" w:hAnsi="Times New Roman" w:cs="Times New Roman" w:hint="eastAsia"/>
          <w:color w:val="000000" w:themeColor="text1"/>
          <w:lang w:val="pt-BR"/>
        </w:rPr>
        <w:t>：</w:t>
      </w:r>
      <w:r w:rsidR="00394BDA" w:rsidRPr="003444C5">
        <w:rPr>
          <w:rFonts w:ascii="Times New Roman" w:eastAsia="宋体" w:hAnsi="Times New Roman" w:cs="Times New Roman" w:hint="eastAsia"/>
          <w:color w:val="000000" w:themeColor="text1"/>
          <w:lang w:val="pt-BR"/>
        </w:rPr>
        <w:t>B</w:t>
      </w:r>
      <w:r w:rsidR="00394BDA" w:rsidRPr="00196523">
        <w:rPr>
          <w:rFonts w:ascii="Times New Roman" w:eastAsia="宋体" w:hAnsi="Times New Roman" w:cs="Times New Roman" w:hint="eastAsia"/>
          <w:color w:val="000000" w:themeColor="text1"/>
        </w:rPr>
        <w:t>。</w:t>
      </w:r>
    </w:p>
    <w:p w:rsidR="00394BDA" w:rsidRPr="003444C5" w:rsidRDefault="00394BDA" w:rsidP="001C30E9">
      <w:pPr>
        <w:pStyle w:val="a3"/>
        <w:spacing w:line="240" w:lineRule="auto"/>
        <w:ind w:firstLine="420"/>
        <w:rPr>
          <w:rFonts w:ascii="Times New Roman" w:eastAsia="宋体" w:hAnsi="Times New Roman" w:cs="Times New Roman"/>
          <w:color w:val="000000" w:themeColor="text1"/>
          <w:lang w:val="pt-BR"/>
        </w:rPr>
      </w:pPr>
      <w:r w:rsidRPr="003444C5">
        <w:rPr>
          <w:rFonts w:ascii="Times New Roman" w:eastAsia="宋体" w:hAnsi="Times New Roman" w:cs="Times New Roman" w:hint="eastAsia"/>
          <w:color w:val="000000" w:themeColor="text1"/>
          <w:lang w:val="pt-BR"/>
        </w:rPr>
        <w:t>LS</w:t>
      </w:r>
      <w:r w:rsidRPr="00196523">
        <w:rPr>
          <w:rFonts w:ascii="Times New Roman" w:eastAsia="宋体" w:hAnsi="Times New Roman" w:cs="Times New Roman"/>
          <w:color w:val="000000" w:themeColor="text1"/>
        </w:rPr>
        <w:t>中</w:t>
      </w:r>
      <w:r w:rsidRPr="003444C5">
        <w:rPr>
          <w:rFonts w:ascii="Times New Roman" w:eastAsia="宋体" w:hAnsi="Times New Roman" w:cs="Times New Roman" w:hint="eastAsia"/>
          <w:color w:val="000000" w:themeColor="text1"/>
          <w:lang w:val="pt-BR"/>
        </w:rPr>
        <w:t>，</w:t>
      </w:r>
      <w:r w:rsidRPr="00196523">
        <w:rPr>
          <w:rFonts w:ascii="Times New Roman" w:eastAsia="宋体" w:hAnsi="Times New Roman" w:cs="Times New Roman" w:hint="eastAsia"/>
          <w:color w:val="000000" w:themeColor="text1"/>
        </w:rPr>
        <w:t>第一个元素是</w:t>
      </w:r>
      <w:r w:rsidRPr="003444C5">
        <w:rPr>
          <w:rFonts w:ascii="Times New Roman" w:eastAsia="宋体" w:hAnsi="Times New Roman" w:cs="Times New Roman"/>
          <w:color w:val="000000" w:themeColor="text1"/>
          <w:szCs w:val="21"/>
          <w:lang w:val="pt-BR"/>
        </w:rPr>
        <w:t>((a))</w:t>
      </w:r>
      <w:r w:rsidRPr="003444C5">
        <w:rPr>
          <w:rFonts w:ascii="Times New Roman" w:eastAsia="宋体" w:hAnsi="Times New Roman" w:cs="Times New Roman" w:hint="eastAsia"/>
          <w:color w:val="000000" w:themeColor="text1"/>
          <w:szCs w:val="21"/>
          <w:lang w:val="pt-BR"/>
        </w:rPr>
        <w:t>，</w:t>
      </w:r>
      <w:r w:rsidRPr="00196523">
        <w:rPr>
          <w:rFonts w:ascii="Times New Roman" w:eastAsia="宋体" w:hAnsi="Times New Roman" w:cs="Times New Roman" w:hint="eastAsia"/>
          <w:color w:val="000000" w:themeColor="text1"/>
          <w:szCs w:val="21"/>
        </w:rPr>
        <w:t>它也是表头</w:t>
      </w:r>
      <w:r w:rsidRPr="003444C5">
        <w:rPr>
          <w:rFonts w:ascii="Times New Roman" w:eastAsia="宋体" w:hAnsi="Times New Roman" w:cs="Times New Roman" w:hint="eastAsia"/>
          <w:color w:val="000000" w:themeColor="text1"/>
          <w:szCs w:val="21"/>
          <w:lang w:val="pt-BR"/>
        </w:rPr>
        <w:t>，</w:t>
      </w:r>
      <w:r w:rsidRPr="00196523">
        <w:rPr>
          <w:rFonts w:ascii="Times New Roman" w:eastAsia="宋体" w:hAnsi="Times New Roman" w:cs="Times New Roman" w:hint="eastAsia"/>
          <w:color w:val="000000" w:themeColor="text1"/>
          <w:szCs w:val="21"/>
        </w:rPr>
        <w:t>第二个元素是</w:t>
      </w:r>
      <w:r w:rsidRPr="003444C5">
        <w:rPr>
          <w:rFonts w:ascii="Times New Roman" w:eastAsia="宋体" w:hAnsi="Times New Roman" w:cs="Times New Roman"/>
          <w:color w:val="000000" w:themeColor="text1"/>
          <w:szCs w:val="21"/>
          <w:lang w:val="pt-BR"/>
        </w:rPr>
        <w:t>((b</w:t>
      </w:r>
      <w:r w:rsidRPr="003444C5">
        <w:rPr>
          <w:rFonts w:ascii="宋体" w:eastAsia="宋体" w:hAnsi="宋体" w:cs="Times New Roman"/>
          <w:noProof/>
          <w:color w:val="000000" w:themeColor="text1"/>
          <w:szCs w:val="21"/>
          <w:lang w:val="pt-BR"/>
        </w:rPr>
        <w:t>,</w:t>
      </w:r>
      <w:r w:rsidRPr="003444C5">
        <w:rPr>
          <w:rFonts w:ascii="Times New Roman" w:eastAsia="宋体" w:hAnsi="Times New Roman" w:cs="Times New Roman"/>
          <w:color w:val="000000" w:themeColor="text1"/>
          <w:szCs w:val="21"/>
          <w:lang w:val="pt-BR"/>
        </w:rPr>
        <w:t>(c))</w:t>
      </w:r>
      <w:r w:rsidRPr="003444C5">
        <w:rPr>
          <w:rFonts w:ascii="宋体" w:eastAsia="宋体" w:hAnsi="宋体" w:cs="Times New Roman"/>
          <w:noProof/>
          <w:color w:val="000000" w:themeColor="text1"/>
          <w:szCs w:val="21"/>
          <w:lang w:val="pt-BR"/>
        </w:rPr>
        <w:t>,</w:t>
      </w:r>
      <w:r w:rsidRPr="003444C5">
        <w:rPr>
          <w:rFonts w:ascii="Times New Roman" w:eastAsia="宋体" w:hAnsi="Times New Roman" w:cs="Times New Roman"/>
          <w:color w:val="000000" w:themeColor="text1"/>
          <w:szCs w:val="21"/>
          <w:lang w:val="pt-BR"/>
        </w:rPr>
        <w:t>(d</w:t>
      </w:r>
      <w:r w:rsidRPr="003444C5">
        <w:rPr>
          <w:rFonts w:ascii="宋体" w:eastAsia="宋体" w:hAnsi="宋体" w:cs="Times New Roman"/>
          <w:noProof/>
          <w:color w:val="000000" w:themeColor="text1"/>
          <w:szCs w:val="21"/>
          <w:lang w:val="pt-BR"/>
        </w:rPr>
        <w:t>,</w:t>
      </w:r>
      <w:r w:rsidRPr="003444C5">
        <w:rPr>
          <w:rFonts w:ascii="Times New Roman" w:eastAsia="宋体" w:hAnsi="Times New Roman" w:cs="Times New Roman"/>
          <w:color w:val="000000" w:themeColor="text1"/>
          <w:szCs w:val="21"/>
          <w:lang w:val="pt-BR"/>
        </w:rPr>
        <w:t>(e</w:t>
      </w:r>
      <w:r w:rsidRPr="003444C5">
        <w:rPr>
          <w:rFonts w:ascii="宋体" w:eastAsia="宋体" w:hAnsi="宋体" w:cs="Times New Roman"/>
          <w:noProof/>
          <w:color w:val="000000" w:themeColor="text1"/>
          <w:szCs w:val="21"/>
          <w:lang w:val="pt-BR"/>
        </w:rPr>
        <w:t>,</w:t>
      </w:r>
      <w:r w:rsidRPr="003444C5">
        <w:rPr>
          <w:rFonts w:ascii="Times New Roman" w:eastAsia="宋体" w:hAnsi="Times New Roman" w:cs="Times New Roman"/>
          <w:color w:val="000000" w:themeColor="text1"/>
          <w:szCs w:val="21"/>
          <w:lang w:val="pt-BR"/>
        </w:rPr>
        <w:t>f)))</w:t>
      </w:r>
      <w:r w:rsidRPr="003444C5">
        <w:rPr>
          <w:rFonts w:ascii="Times New Roman" w:eastAsia="宋体" w:hAnsi="Times New Roman" w:cs="Times New Roman" w:hint="eastAsia"/>
          <w:color w:val="000000" w:themeColor="text1"/>
          <w:szCs w:val="21"/>
          <w:lang w:val="pt-BR"/>
        </w:rPr>
        <w:t>，</w:t>
      </w:r>
      <w:r w:rsidRPr="00196523">
        <w:rPr>
          <w:rFonts w:ascii="Times New Roman" w:eastAsia="宋体" w:hAnsi="Times New Roman" w:cs="Times New Roman" w:hint="eastAsia"/>
          <w:color w:val="000000" w:themeColor="text1"/>
          <w:szCs w:val="21"/>
        </w:rPr>
        <w:t>第三个元素是</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hint="eastAsia"/>
          <w:color w:val="000000" w:themeColor="text1"/>
          <w:szCs w:val="21"/>
          <w:lang w:val="pt-BR"/>
        </w:rPr>
        <w:t>，</w:t>
      </w:r>
      <w:r w:rsidRPr="00196523">
        <w:rPr>
          <w:rFonts w:ascii="Times New Roman" w:eastAsia="宋体" w:hAnsi="Times New Roman" w:cs="Times New Roman" w:hint="eastAsia"/>
          <w:color w:val="000000" w:themeColor="text1"/>
          <w:szCs w:val="21"/>
        </w:rPr>
        <w:t>所以长度是</w:t>
      </w:r>
      <w:r w:rsidRPr="003444C5">
        <w:rPr>
          <w:rFonts w:ascii="Times New Roman" w:eastAsia="宋体" w:hAnsi="Times New Roman" w:cs="Times New Roman" w:hint="eastAsia"/>
          <w:color w:val="000000" w:themeColor="text1"/>
          <w:szCs w:val="21"/>
          <w:lang w:val="pt-BR"/>
        </w:rPr>
        <w:t>3</w:t>
      </w:r>
      <w:r w:rsidRPr="00196523">
        <w:rPr>
          <w:rFonts w:ascii="Times New Roman" w:eastAsia="宋体" w:hAnsi="Times New Roman" w:cs="Times New Roman" w:hint="eastAsia"/>
          <w:color w:val="000000" w:themeColor="text1"/>
          <w:szCs w:val="21"/>
        </w:rPr>
        <w:t>。</w:t>
      </w:r>
    </w:p>
    <w:p w:rsidR="00292CA0" w:rsidRPr="003444C5" w:rsidRDefault="003444C5" w:rsidP="001C30E9">
      <w:pPr>
        <w:ind w:left="315" w:hangingChars="150" w:hanging="315"/>
        <w:rPr>
          <w:rFonts w:ascii="Times New Roman" w:eastAsia="宋体" w:hAnsi="Times New Roman" w:cs="Times New Roman"/>
          <w:color w:val="000000" w:themeColor="text1"/>
          <w:szCs w:val="21"/>
          <w:lang w:val="pt-BR"/>
        </w:rPr>
      </w:pPr>
      <w:r>
        <w:rPr>
          <w:rFonts w:ascii="Times New Roman" w:eastAsia="宋体" w:hAnsi="Times New Roman" w:cs="Times New Roman"/>
          <w:color w:val="000000" w:themeColor="text1"/>
          <w:szCs w:val="21"/>
          <w:lang w:val="pt-BR"/>
        </w:rPr>
        <w:t>14</w:t>
      </w:r>
      <w:r w:rsidR="00292CA0" w:rsidRPr="003444C5">
        <w:rPr>
          <w:rFonts w:ascii="Times New Roman" w:eastAsia="宋体" w:hAnsi="Times New Roman" w:cs="Times New Roman"/>
          <w:color w:val="000000" w:themeColor="text1"/>
          <w:szCs w:val="21"/>
          <w:lang w:val="pt-BR"/>
        </w:rPr>
        <w:t>．</w:t>
      </w:r>
      <w:r w:rsidR="00292CA0" w:rsidRPr="00196523">
        <w:rPr>
          <w:rFonts w:ascii="Times New Roman" w:eastAsia="宋体" w:hAnsi="Times New Roman" w:cs="Times New Roman"/>
          <w:color w:val="000000" w:themeColor="text1"/>
          <w:szCs w:val="21"/>
        </w:rPr>
        <w:t>已知广义表</w:t>
      </w:r>
      <w:r w:rsidR="00292CA0" w:rsidRPr="003444C5">
        <w:rPr>
          <w:rFonts w:ascii="Times New Roman" w:eastAsia="宋体" w:hAnsi="Times New Roman" w:cs="Times New Roman"/>
          <w:color w:val="000000" w:themeColor="text1"/>
          <w:szCs w:val="21"/>
          <w:lang w:val="pt-BR"/>
        </w:rPr>
        <w:t>LS=(((a))</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((b</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(c))</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(d</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(e</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f)))</w:t>
      </w:r>
      <w:r w:rsidR="00292CA0" w:rsidRPr="003444C5">
        <w:rPr>
          <w:rFonts w:ascii="宋体" w:eastAsia="宋体" w:hAnsi="宋体" w:cs="Times New Roman"/>
          <w:noProof/>
          <w:color w:val="000000" w:themeColor="text1"/>
          <w:szCs w:val="21"/>
          <w:lang w:val="pt-BR"/>
        </w:rPr>
        <w:t>,</w:t>
      </w:r>
      <w:r w:rsidR="00292CA0" w:rsidRPr="003444C5">
        <w:rPr>
          <w:rFonts w:ascii="Times New Roman" w:eastAsia="宋体" w:hAnsi="Times New Roman" w:cs="Times New Roman"/>
          <w:color w:val="000000" w:themeColor="text1"/>
          <w:szCs w:val="21"/>
          <w:lang w:val="pt-BR"/>
        </w:rPr>
        <w:t>())</w:t>
      </w:r>
      <w:r w:rsidR="00292CA0" w:rsidRPr="003444C5">
        <w:rPr>
          <w:rFonts w:ascii="Times New Roman" w:eastAsia="宋体" w:hAnsi="Times New Roman" w:cs="Times New Roman"/>
          <w:color w:val="000000" w:themeColor="text1"/>
          <w:szCs w:val="21"/>
          <w:lang w:val="pt-BR"/>
        </w:rPr>
        <w:t>，</w:t>
      </w:r>
      <w:r w:rsidR="00292CA0" w:rsidRPr="003444C5">
        <w:rPr>
          <w:rFonts w:ascii="Times New Roman" w:eastAsia="宋体" w:hAnsi="Times New Roman" w:cs="Times New Roman"/>
          <w:color w:val="000000" w:themeColor="text1"/>
          <w:szCs w:val="21"/>
          <w:lang w:val="pt-BR"/>
        </w:rPr>
        <w:t>LS</w:t>
      </w:r>
      <w:r w:rsidR="00292CA0" w:rsidRPr="00196523">
        <w:rPr>
          <w:rFonts w:ascii="Times New Roman" w:eastAsia="宋体" w:hAnsi="Times New Roman" w:cs="Times New Roman"/>
          <w:color w:val="000000" w:themeColor="text1"/>
          <w:szCs w:val="21"/>
        </w:rPr>
        <w:t>的深度是</w:t>
      </w:r>
      <w:r w:rsidR="00F27B72" w:rsidRPr="003444C5">
        <w:rPr>
          <w:rFonts w:ascii="Times New Roman" w:eastAsia="宋体" w:hAnsi="Times New Roman" w:cs="Times New Roman"/>
          <w:color w:val="000000" w:themeColor="text1"/>
          <w:lang w:val="pt-BR"/>
        </w:rPr>
        <w:t>________</w:t>
      </w:r>
      <w:r w:rsidR="00292CA0" w:rsidRPr="00196523">
        <w:rPr>
          <w:rFonts w:ascii="Times New Roman" w:eastAsia="宋体" w:hAnsi="Times New Roman" w:cs="Times New Roman" w:hint="eastAsia"/>
          <w:color w:val="000000" w:themeColor="text1"/>
        </w:rPr>
        <w:t>。</w:t>
      </w:r>
    </w:p>
    <w:p w:rsidR="00292CA0" w:rsidRPr="003444C5"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lang w:val="pt-BR"/>
        </w:rPr>
      </w:pPr>
      <w:r w:rsidRPr="003444C5">
        <w:rPr>
          <w:rFonts w:ascii="Times New Roman" w:eastAsia="宋体" w:hAnsi="Times New Roman" w:cs="Times New Roman"/>
          <w:color w:val="000000" w:themeColor="text1"/>
          <w:szCs w:val="21"/>
          <w:lang w:val="pt-BR"/>
        </w:rPr>
        <w:t>A</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2</w:t>
      </w:r>
      <w:r w:rsidRPr="003444C5">
        <w:rPr>
          <w:rFonts w:ascii="Times New Roman" w:eastAsia="宋体" w:hAnsi="Times New Roman" w:cs="Times New Roman"/>
          <w:color w:val="000000" w:themeColor="text1"/>
          <w:szCs w:val="21"/>
          <w:lang w:val="pt-BR"/>
        </w:rPr>
        <w:tab/>
        <w:t>B</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3</w:t>
      </w:r>
      <w:r w:rsidRPr="003444C5">
        <w:rPr>
          <w:rFonts w:ascii="Times New Roman" w:eastAsia="宋体" w:hAnsi="Times New Roman" w:cs="Times New Roman"/>
          <w:color w:val="000000" w:themeColor="text1"/>
          <w:szCs w:val="21"/>
          <w:lang w:val="pt-BR"/>
        </w:rPr>
        <w:tab/>
        <w:t>C</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4</w:t>
      </w:r>
      <w:r w:rsidRPr="003444C5">
        <w:rPr>
          <w:rFonts w:ascii="Times New Roman" w:eastAsia="宋体" w:hAnsi="Times New Roman" w:cs="Times New Roman"/>
          <w:color w:val="000000" w:themeColor="text1"/>
          <w:szCs w:val="21"/>
          <w:lang w:val="pt-BR"/>
        </w:rPr>
        <w:tab/>
        <w:t>D</w:t>
      </w:r>
      <w:r w:rsidRPr="003444C5">
        <w:rPr>
          <w:rFonts w:ascii="Times New Roman" w:eastAsia="宋体" w:hAnsi="Times New Roman" w:cs="Times New Roman"/>
          <w:color w:val="000000" w:themeColor="text1"/>
          <w:szCs w:val="21"/>
          <w:lang w:val="pt-BR"/>
        </w:rPr>
        <w:t>．</w:t>
      </w:r>
      <w:r w:rsidRPr="003444C5">
        <w:rPr>
          <w:rFonts w:ascii="Times New Roman" w:eastAsia="宋体" w:hAnsi="Times New Roman" w:cs="Times New Roman"/>
          <w:color w:val="000000" w:themeColor="text1"/>
          <w:szCs w:val="21"/>
          <w:lang w:val="pt-BR"/>
        </w:rPr>
        <w:t>5</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94BDA" w:rsidRPr="00196523">
        <w:rPr>
          <w:rFonts w:ascii="Times New Roman" w:eastAsia="宋体" w:hAnsi="Times New Roman" w:cs="Times New Roman" w:hint="eastAsia"/>
          <w:color w:val="000000" w:themeColor="text1"/>
        </w:rPr>
        <w:t>C</w:t>
      </w:r>
      <w:r w:rsidR="00394BDA" w:rsidRPr="00196523">
        <w:rPr>
          <w:rFonts w:ascii="Times New Roman" w:eastAsia="宋体" w:hAnsi="Times New Roman" w:cs="Times New Roman" w:hint="eastAsia"/>
          <w:color w:val="000000" w:themeColor="text1"/>
        </w:rPr>
        <w:t>。</w:t>
      </w:r>
    </w:p>
    <w:p w:rsidR="00394BDA" w:rsidRPr="00196523" w:rsidRDefault="00394BDA" w:rsidP="001C30E9">
      <w:pPr>
        <w:pStyle w:val="a3"/>
        <w:spacing w:afterLines="50" w:after="156"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S</w:t>
      </w:r>
      <w:r w:rsidRPr="00196523">
        <w:rPr>
          <w:rFonts w:ascii="Times New Roman" w:eastAsia="宋体" w:hAnsi="Times New Roman" w:cs="Times New Roman" w:hint="eastAsia"/>
          <w:color w:val="000000" w:themeColor="text1"/>
        </w:rPr>
        <w:t>中嵌套的括号</w:t>
      </w:r>
      <w:r w:rsidR="00980D56" w:rsidRPr="00196523">
        <w:rPr>
          <w:rFonts w:ascii="Times New Roman" w:eastAsia="宋体" w:hAnsi="Times New Roman" w:cs="Times New Roman" w:hint="eastAsia"/>
          <w:color w:val="000000" w:themeColor="text1"/>
        </w:rPr>
        <w:t>进行</w:t>
      </w:r>
      <w:r w:rsidRPr="00196523">
        <w:rPr>
          <w:rFonts w:ascii="Times New Roman" w:eastAsia="宋体" w:hAnsi="Times New Roman" w:cs="Times New Roman" w:hint="eastAsia"/>
          <w:color w:val="000000" w:themeColor="text1"/>
        </w:rPr>
        <w:t>计数，</w:t>
      </w:r>
      <w:r w:rsidR="00980D56" w:rsidRPr="00196523">
        <w:rPr>
          <w:rFonts w:ascii="Times New Roman" w:eastAsia="宋体" w:hAnsi="Times New Roman" w:cs="Times New Roman" w:hint="eastAsia"/>
          <w:color w:val="000000" w:themeColor="text1"/>
        </w:rPr>
        <w:t>如</w:t>
      </w:r>
      <w:r w:rsidR="00BA1403" w:rsidRPr="00196523">
        <w:rPr>
          <w:rFonts w:ascii="Times New Roman" w:eastAsia="宋体" w:hAnsi="Times New Roman" w:cs="Times New Roman" w:hint="eastAsia"/>
          <w:color w:val="000000" w:themeColor="text1"/>
        </w:rPr>
        <w:t>图</w:t>
      </w:r>
      <w:r w:rsidR="00BA1403" w:rsidRPr="00196523">
        <w:rPr>
          <w:rFonts w:ascii="Times New Roman" w:eastAsia="宋体" w:hAnsi="Times New Roman" w:cs="Times New Roman" w:hint="eastAsia"/>
          <w:color w:val="000000" w:themeColor="text1"/>
        </w:rPr>
        <w:t>4</w:t>
      </w:r>
      <w:r w:rsidR="003444C5">
        <w:rPr>
          <w:rFonts w:ascii="Times New Roman" w:eastAsia="宋体" w:hAnsi="Times New Roman" w:cs="Times New Roman"/>
          <w:color w:val="000000" w:themeColor="text1"/>
        </w:rPr>
        <w:t>-</w:t>
      </w:r>
      <w:r w:rsidR="00BA1403" w:rsidRPr="00196523">
        <w:rPr>
          <w:rFonts w:ascii="Times New Roman" w:eastAsia="宋体" w:hAnsi="Times New Roman" w:cs="Times New Roman"/>
          <w:color w:val="000000" w:themeColor="text1"/>
        </w:rPr>
        <w:t>1</w:t>
      </w:r>
      <w:r w:rsidR="00980D56" w:rsidRPr="00196523">
        <w:rPr>
          <w:rFonts w:ascii="Times New Roman" w:eastAsia="宋体" w:hAnsi="Times New Roman" w:cs="Times New Roman" w:hint="eastAsia"/>
          <w:color w:val="000000" w:themeColor="text1"/>
        </w:rPr>
        <w:t>所示</w:t>
      </w:r>
      <w:r w:rsidRPr="00196523">
        <w:rPr>
          <w:rFonts w:ascii="Times New Roman" w:eastAsia="宋体" w:hAnsi="Times New Roman" w:cs="Times New Roman" w:hint="eastAsia"/>
          <w:color w:val="000000" w:themeColor="text1"/>
        </w:rPr>
        <w:t>。</w:t>
      </w:r>
    </w:p>
    <w:tbl>
      <w:tblPr>
        <w:tblStyle w:val="ac"/>
        <w:tblW w:w="0" w:type="auto"/>
        <w:tblInd w:w="1129" w:type="dxa"/>
        <w:tblCellMar>
          <w:left w:w="0" w:type="dxa"/>
          <w:right w:w="0" w:type="dxa"/>
        </w:tblCellMar>
        <w:tblLook w:val="04A0" w:firstRow="1" w:lastRow="0" w:firstColumn="1" w:lastColumn="0" w:noHBand="0" w:noVBand="1"/>
      </w:tblPr>
      <w:tblGrid>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gridCol w:w="204"/>
      </w:tblGrid>
      <w:tr w:rsidR="00196523" w:rsidRPr="00196523" w:rsidTr="00980D56">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lastRenderedPageBreak/>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d</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e</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f</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r w:rsidRPr="00196523">
              <w:rPr>
                <w:rFonts w:ascii="宋体" w:eastAsia="宋体" w:hAnsi="宋体" w:cs="Times New Roman"/>
                <w:noProof/>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p>
        </w:tc>
      </w:tr>
      <w:tr w:rsidR="00196523" w:rsidRPr="00196523" w:rsidTr="00980D56">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4</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4</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204" w:type="dxa"/>
          </w:tcPr>
          <w:p w:rsidR="00980D56" w:rsidRPr="00196523" w:rsidRDefault="00980D56" w:rsidP="001C30E9">
            <w:pPr>
              <w:pStyle w:val="a3"/>
              <w:spacing w:line="240" w:lineRule="auto"/>
              <w:ind w:firstLineChars="0" w:firstLine="0"/>
              <w:jc w:val="center"/>
              <w:rPr>
                <w:rFonts w:ascii="宋体" w:eastAsia="宋体" w:hAnsi="宋体" w:cs="Times New Roman"/>
                <w:noProof/>
                <w:color w:val="000000" w:themeColor="text1"/>
                <w:sz w:val="18"/>
                <w:szCs w:val="18"/>
              </w:rPr>
            </w:pP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204" w:type="dxa"/>
          </w:tcPr>
          <w:p w:rsidR="00980D56" w:rsidRPr="00196523" w:rsidRDefault="00980D56"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r>
    </w:tbl>
    <w:p w:rsidR="00BA1403" w:rsidRPr="00196523" w:rsidRDefault="00BA1403" w:rsidP="001C30E9">
      <w:pPr>
        <w:spacing w:beforeLines="50" w:before="156"/>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460608" behindDoc="0" locked="0" layoutInCell="1" allowOverlap="1" wp14:anchorId="2A816A35" wp14:editId="41D436EA">
                <wp:simplePos x="0" y="0"/>
                <wp:positionH relativeFrom="column">
                  <wp:posOffset>1257185</wp:posOffset>
                </wp:positionH>
                <wp:positionV relativeFrom="paragraph">
                  <wp:posOffset>101976</wp:posOffset>
                </wp:positionV>
                <wp:extent cx="2908690" cy="175260"/>
                <wp:effectExtent l="0" t="0" r="6350" b="15240"/>
                <wp:wrapNone/>
                <wp:docPr id="11899" name="Text Box 6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61585" w:rsidRDefault="008E537A" w:rsidP="00BA1403">
                            <w:pPr>
                              <w:pStyle w:val="a6"/>
                              <w:ind w:firstLineChars="0" w:firstLine="0"/>
                              <w:rPr>
                                <w:rFonts w:ascii="Times New Roman" w:eastAsia="宋体" w:hAnsi="Times New Roman" w:cs="Times New Roman"/>
                                <w:b w:val="0"/>
                              </w:rPr>
                            </w:pPr>
                            <w:r w:rsidRPr="00116106">
                              <w:rPr>
                                <w:rFonts w:ascii="Times New Roman" w:eastAsia="宋体" w:hAnsi="Times New Roman" w:cs="Times New Roman" w:hint="eastAsia"/>
                                <w:b w:val="0"/>
                              </w:rPr>
                              <w:t>图</w:t>
                            </w:r>
                            <w:r w:rsidRPr="00116106">
                              <w:rPr>
                                <w:rFonts w:ascii="Times New Roman" w:eastAsia="宋体" w:hAnsi="Times New Roman" w:cs="Times New Roman"/>
                                <w:b w:val="0"/>
                              </w:rPr>
                              <w:t>4</w:t>
                            </w:r>
                            <w:r>
                              <w:rPr>
                                <w:rFonts w:ascii="Times New Roman" w:eastAsia="宋体" w:hAnsi="Times New Roman" w:cs="Times New Roman"/>
                                <w:b w:val="0"/>
                              </w:rPr>
                              <w:t>-1</w:t>
                            </w:r>
                            <w:r w:rsidRPr="00261585">
                              <w:rPr>
                                <w:rFonts w:ascii="Times New Roman" w:eastAsia="宋体" w:hAnsi="Times New Roman" w:cs="Times New Roman" w:hint="eastAsia"/>
                                <w:b w:val="0"/>
                              </w:rPr>
                              <w:t xml:space="preserve"> </w:t>
                            </w:r>
                            <w:r>
                              <w:rPr>
                                <w:rFonts w:ascii="Times New Roman" w:eastAsia="宋体" w:hAnsi="Times New Roman" w:cs="Times New Roman"/>
                                <w:b w:val="0"/>
                              </w:rPr>
                              <w:t>对</w:t>
                            </w:r>
                            <w:r w:rsidRPr="00BA1403">
                              <w:rPr>
                                <w:rFonts w:ascii="Times New Roman" w:eastAsia="宋体" w:hAnsi="Times New Roman" w:cs="Times New Roman" w:hint="eastAsia"/>
                                <w:b w:val="0"/>
                              </w:rPr>
                              <w:t>L</w:t>
                            </w:r>
                            <w:r w:rsidRPr="00BA1403">
                              <w:rPr>
                                <w:rFonts w:ascii="Times New Roman" w:eastAsia="宋体" w:hAnsi="Times New Roman" w:cs="Times New Roman"/>
                                <w:b w:val="0"/>
                              </w:rPr>
                              <w:t>S</w:t>
                            </w:r>
                            <w:r w:rsidRPr="00BA1403">
                              <w:rPr>
                                <w:rFonts w:ascii="Times New Roman" w:eastAsia="宋体" w:hAnsi="Times New Roman" w:cs="Times New Roman" w:hint="eastAsia"/>
                                <w:b w:val="0"/>
                              </w:rPr>
                              <w:t>中嵌套的括号进行计数</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A816A35" id="Text Box 6796" o:spid="_x0000_s1167" type="#_x0000_t202" style="position:absolute;left:0;text-align:left;margin-left:99pt;margin-top:8.05pt;width:229.05pt;height:13.8pt;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" filled="f" stroked="f">
                <v:textbox inset="0,0,0,0">
                  <w:txbxContent>
                    <w:p w:rsidR="008E537A" w:rsidRPr="00261585" w:rsidRDefault="008E537A" w:rsidP="00BA1403">
                      <w:pPr>
                        <w:pStyle w:val="a6"/>
                        <w:ind w:firstLineChars="0" w:firstLine="0"/>
                        <w:rPr>
                          <w:rFonts w:ascii="Times New Roman" w:eastAsia="宋体" w:hAnsi="Times New Roman" w:cs="Times New Roman"/>
                          <w:b w:val="0"/>
                        </w:rPr>
                      </w:pPr>
                      <w:r w:rsidRPr="00116106">
                        <w:rPr>
                          <w:rFonts w:ascii="Times New Roman" w:eastAsia="宋体" w:hAnsi="Times New Roman" w:cs="Times New Roman" w:hint="eastAsia"/>
                          <w:b w:val="0"/>
                        </w:rPr>
                        <w:t>图</w:t>
                      </w:r>
                      <w:r w:rsidRPr="00116106">
                        <w:rPr>
                          <w:rFonts w:ascii="Times New Roman" w:eastAsia="宋体" w:hAnsi="Times New Roman" w:cs="Times New Roman"/>
                          <w:b w:val="0"/>
                        </w:rPr>
                        <w:t>4</w:t>
                      </w:r>
                      <w:r>
                        <w:rPr>
                          <w:rFonts w:ascii="Times New Roman" w:eastAsia="宋体" w:hAnsi="Times New Roman" w:cs="Times New Roman"/>
                          <w:b w:val="0"/>
                        </w:rPr>
                        <w:t>-1</w:t>
                      </w:r>
                      <w:r w:rsidRPr="00261585">
                        <w:rPr>
                          <w:rFonts w:ascii="Times New Roman" w:eastAsia="宋体" w:hAnsi="Times New Roman" w:cs="Times New Roman" w:hint="eastAsia"/>
                          <w:b w:val="0"/>
                        </w:rPr>
                        <w:t xml:space="preserve"> </w:t>
                      </w:r>
                      <w:r>
                        <w:rPr>
                          <w:rFonts w:ascii="Times New Roman" w:eastAsia="宋体" w:hAnsi="Times New Roman" w:cs="Times New Roman"/>
                          <w:b w:val="0"/>
                        </w:rPr>
                        <w:t>对</w:t>
                      </w:r>
                      <w:r w:rsidRPr="00BA1403">
                        <w:rPr>
                          <w:rFonts w:ascii="Times New Roman" w:eastAsia="宋体" w:hAnsi="Times New Roman" w:cs="Times New Roman" w:hint="eastAsia"/>
                          <w:b w:val="0"/>
                        </w:rPr>
                        <w:t>L</w:t>
                      </w:r>
                      <w:r w:rsidRPr="00BA1403">
                        <w:rPr>
                          <w:rFonts w:ascii="Times New Roman" w:eastAsia="宋体" w:hAnsi="Times New Roman" w:cs="Times New Roman"/>
                          <w:b w:val="0"/>
                        </w:rPr>
                        <w:t>S</w:t>
                      </w:r>
                      <w:r w:rsidRPr="00BA1403">
                        <w:rPr>
                          <w:rFonts w:ascii="Times New Roman" w:eastAsia="宋体" w:hAnsi="Times New Roman" w:cs="Times New Roman" w:hint="eastAsia"/>
                          <w:b w:val="0"/>
                        </w:rPr>
                        <w:t>中嵌套的括号进行计数</w:t>
                      </w:r>
                    </w:p>
                  </w:txbxContent>
                </v:textbox>
              </v:shape>
            </w:pict>
          </mc:Fallback>
        </mc:AlternateContent>
      </w:r>
    </w:p>
    <w:p w:rsidR="00394BDA" w:rsidRPr="00196523" w:rsidRDefault="00980D56" w:rsidP="001C30E9">
      <w:pPr>
        <w:spacing w:beforeLines="50" w:before="156"/>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可以看到，最大计数是</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，由此得到</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S</w:t>
      </w:r>
      <w:r w:rsidRPr="00196523">
        <w:rPr>
          <w:rFonts w:ascii="Times New Roman" w:eastAsia="宋体" w:hAnsi="Times New Roman" w:cs="Times New Roman" w:hint="eastAsia"/>
          <w:color w:val="000000" w:themeColor="text1"/>
        </w:rPr>
        <w:t>的深度为</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w:t>
      </w:r>
    </w:p>
    <w:p w:rsidR="00292CA0" w:rsidRPr="00196523" w:rsidRDefault="003444C5"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15</w:t>
      </w:r>
      <w:r w:rsidR="00292CA0" w:rsidRPr="00196523">
        <w:rPr>
          <w:rFonts w:ascii="Times New Roman" w:eastAsia="宋体" w:hAnsi="Times New Roman" w:cs="Times New Roman"/>
          <w:color w:val="000000" w:themeColor="text1"/>
          <w:szCs w:val="21"/>
        </w:rPr>
        <w:t>．已知广义表</w:t>
      </w:r>
      <w:r w:rsidR="00292CA0" w:rsidRPr="00196523">
        <w:rPr>
          <w:rFonts w:ascii="Times New Roman" w:eastAsia="宋体" w:hAnsi="Times New Roman" w:cs="Times New Roman"/>
          <w:color w:val="000000" w:themeColor="text1"/>
          <w:szCs w:val="21"/>
        </w:rPr>
        <w:t>LS=(((a))</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((b</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(c))</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(d</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(e</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f)))</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color w:val="000000" w:themeColor="text1"/>
          <w:szCs w:val="21"/>
        </w:rPr>
        <w:t>Head(LS)</w:t>
      </w:r>
      <w:r w:rsidR="00292CA0" w:rsidRPr="00196523">
        <w:rPr>
          <w:rFonts w:ascii="Times New Roman" w:eastAsia="宋体" w:hAnsi="Times New Roman" w:cs="Times New Roman"/>
          <w:color w:val="000000" w:themeColor="text1"/>
          <w:szCs w:val="21"/>
        </w:rPr>
        <w:t>的值是</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 )</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((a))</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5C35" w:rsidRPr="00196523">
        <w:rPr>
          <w:rFonts w:ascii="Times New Roman" w:eastAsia="宋体" w:hAnsi="Times New Roman" w:cs="Times New Roman" w:hint="eastAsia"/>
          <w:color w:val="000000" w:themeColor="text1"/>
        </w:rPr>
        <w:t>D</w:t>
      </w:r>
      <w:r w:rsidR="00245C35" w:rsidRPr="00196523">
        <w:rPr>
          <w:rFonts w:ascii="Times New Roman" w:eastAsia="宋体" w:hAnsi="Times New Roman" w:cs="Times New Roman" w:hint="eastAsia"/>
          <w:color w:val="000000" w:themeColor="text1"/>
        </w:rPr>
        <w:t>。</w:t>
      </w:r>
    </w:p>
    <w:p w:rsidR="00292CA0" w:rsidRPr="00196523" w:rsidRDefault="003444C5"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16</w:t>
      </w:r>
      <w:r w:rsidR="00292CA0" w:rsidRPr="00196523">
        <w:rPr>
          <w:rFonts w:ascii="Times New Roman" w:eastAsia="宋体" w:hAnsi="Times New Roman" w:cs="Times New Roman"/>
          <w:color w:val="000000" w:themeColor="text1"/>
          <w:szCs w:val="21"/>
        </w:rPr>
        <w:t>．已知广义表</w:t>
      </w:r>
      <w:r w:rsidR="00292CA0" w:rsidRPr="00196523">
        <w:rPr>
          <w:rFonts w:ascii="Times New Roman" w:eastAsia="宋体" w:hAnsi="Times New Roman" w:cs="Times New Roman"/>
          <w:color w:val="000000" w:themeColor="text1"/>
          <w:szCs w:val="21"/>
        </w:rPr>
        <w:t>LS=(((a))</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((b</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(c))</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(d</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(e</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f)))</w:t>
      </w:r>
      <w:r w:rsidR="00292CA0" w:rsidRPr="00196523">
        <w:rPr>
          <w:rFonts w:ascii="宋体" w:eastAsia="宋体" w:hAnsi="宋体" w:cs="Times New Roman"/>
          <w:noProof/>
          <w:color w:val="000000" w:themeColor="text1"/>
          <w:szCs w:val="21"/>
        </w:rPr>
        <w:t>,</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color w:val="000000" w:themeColor="text1"/>
          <w:szCs w:val="21"/>
        </w:rPr>
        <w:t>，</w:t>
      </w:r>
      <w:r w:rsidR="00292CA0" w:rsidRPr="00196523">
        <w:rPr>
          <w:rFonts w:ascii="Times New Roman" w:eastAsia="宋体" w:hAnsi="Times New Roman" w:cs="Times New Roman"/>
          <w:color w:val="000000" w:themeColor="text1"/>
          <w:szCs w:val="21"/>
        </w:rPr>
        <w:t>Tail(LS)</w:t>
      </w:r>
      <w:r w:rsidR="00292CA0" w:rsidRPr="00196523">
        <w:rPr>
          <w:rFonts w:ascii="Times New Roman" w:eastAsia="宋体" w:hAnsi="Times New Roman" w:cs="Times New Roman"/>
          <w:color w:val="000000" w:themeColor="text1"/>
          <w:szCs w:val="21"/>
        </w:rPr>
        <w:t>的值是</w:t>
      </w:r>
      <w:r w:rsidR="00F27B72" w:rsidRPr="00196523">
        <w:rPr>
          <w:rFonts w:ascii="Times New Roman" w:eastAsia="宋体" w:hAnsi="Times New Roman" w:cs="Times New Roman"/>
          <w:color w:val="000000" w:themeColor="text1"/>
        </w:rPr>
        <w:t>________</w:t>
      </w:r>
      <w:r w:rsidR="00292CA0" w:rsidRPr="00196523">
        <w:rPr>
          <w:rFonts w:ascii="Times New Roman" w:eastAsia="宋体" w:hAnsi="Times New Roman" w:cs="Times New Roman" w:hint="eastAsia"/>
          <w:color w:val="000000" w:themeColor="text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 )</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w:t>
      </w:r>
    </w:p>
    <w:p w:rsidR="00292CA0" w:rsidRPr="00196523" w:rsidRDefault="00292CA0"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noProof/>
          <w:color w:val="000000" w:themeColor="text1"/>
          <w:szCs w:val="21"/>
        </w:rPr>
        <w:t>,</w:t>
      </w:r>
      <w:r w:rsidRPr="00196523">
        <w:rPr>
          <w:rFonts w:ascii="Times New Roman" w:eastAsia="宋体" w:hAnsi="Times New Roman" w:cs="Times New Roman"/>
          <w:color w:val="000000" w:themeColor="text1"/>
          <w:szCs w:val="21"/>
        </w:rPr>
        <w:t>f)))</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 ))</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5C35" w:rsidRPr="00196523">
        <w:rPr>
          <w:rFonts w:ascii="Times New Roman" w:eastAsia="宋体" w:hAnsi="Times New Roman" w:cs="Times New Roman" w:hint="eastAsia"/>
          <w:color w:val="000000" w:themeColor="text1"/>
        </w:rPr>
        <w:t>B</w:t>
      </w:r>
      <w:r w:rsidR="00245C35" w:rsidRPr="00196523">
        <w:rPr>
          <w:rFonts w:ascii="Times New Roman" w:eastAsia="宋体" w:hAnsi="Times New Roman" w:cs="Times New Roman" w:hint="eastAsia"/>
          <w:color w:val="000000" w:themeColor="text1"/>
        </w:rPr>
        <w:t>。</w:t>
      </w:r>
    </w:p>
    <w:p w:rsidR="00292CA0" w:rsidRPr="00196523" w:rsidRDefault="00292CA0"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二、填空题</w:t>
      </w:r>
    </w:p>
    <w:p w:rsidR="00292CA0" w:rsidRPr="00196523" w:rsidRDefault="00292CA0" w:rsidP="001C30E9">
      <w:pPr>
        <w:ind w:left="315" w:hangingChars="150" w:hanging="315"/>
        <w:rPr>
          <w:rFonts w:ascii="Times New Roman" w:eastAsia="宋体" w:hAnsi="Times New Roman" w:cs="Times New Roman"/>
          <w:noProof/>
          <w:color w:val="000000" w:themeColor="text1"/>
          <w:szCs w:val="21"/>
        </w:rPr>
      </w:pP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采用静态方式压缩保存</w:t>
      </w:r>
      <w:r w:rsidRPr="00196523">
        <w:rPr>
          <w:rFonts w:ascii="Times New Roman" w:eastAsia="宋体" w:hAnsi="Times New Roman" w:cs="Times New Roman"/>
          <w:color w:val="000000" w:themeColor="text1"/>
        </w:rPr>
        <w:t>稀疏矩阵</w:t>
      </w:r>
      <w:r w:rsidRPr="00196523">
        <w:rPr>
          <w:rFonts w:ascii="Times New Roman" w:eastAsia="宋体" w:hAnsi="Times New Roman" w:cs="Times New Roman" w:hint="eastAsia"/>
          <w:noProof/>
          <w:color w:val="000000" w:themeColor="text1"/>
          <w:szCs w:val="21"/>
        </w:rPr>
        <w:t>的</w:t>
      </w:r>
      <w:r w:rsidRPr="00196523">
        <w:rPr>
          <w:rFonts w:ascii="Times New Roman" w:eastAsia="宋体" w:hAnsi="Times New Roman" w:cs="Times New Roman"/>
          <w:noProof/>
          <w:color w:val="000000" w:themeColor="text1"/>
          <w:szCs w:val="21"/>
        </w:rPr>
        <w:t>方法是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5C35" w:rsidRPr="00196523">
        <w:rPr>
          <w:rFonts w:ascii="Times New Roman" w:eastAsia="宋体" w:hAnsi="Times New Roman" w:cs="Times New Roman" w:hint="eastAsia"/>
          <w:color w:val="000000" w:themeColor="text1"/>
          <w:szCs w:val="21"/>
        </w:rPr>
        <w:t>三元组表法。</w:t>
      </w:r>
    </w:p>
    <w:p w:rsidR="00292CA0" w:rsidRPr="00196523" w:rsidRDefault="00292CA0"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2</w:t>
      </w:r>
      <w:r w:rsidRPr="00196523">
        <w:rPr>
          <w:rFonts w:ascii="Times New Roman" w:eastAsia="宋体" w:hAnsi="Times New Roman" w:cs="Times New Roman"/>
          <w:color w:val="000000" w:themeColor="text1"/>
          <w:szCs w:val="21"/>
        </w:rPr>
        <w:t>．设有一维</w:t>
      </w:r>
      <w:r w:rsidRPr="00196523">
        <w:rPr>
          <w:rFonts w:ascii="Times New Roman" w:eastAsia="宋体" w:hAnsi="Times New Roman" w:cs="Times New Roman"/>
          <w:noProof/>
          <w:color w:val="000000" w:themeColor="text1"/>
          <w:szCs w:val="21"/>
        </w:rPr>
        <w:t>整型</w:t>
      </w:r>
      <w:r w:rsidRPr="00196523">
        <w:rPr>
          <w:rFonts w:ascii="Times New Roman" w:eastAsia="宋体" w:hAnsi="Times New Roman" w:cs="Times New Roman"/>
          <w:color w:val="000000" w:themeColor="text1"/>
          <w:szCs w:val="21"/>
        </w:rPr>
        <w:t>数组</w:t>
      </w:r>
      <w:r w:rsidRPr="00196523">
        <w:rPr>
          <w:rFonts w:ascii="Times New Roman" w:eastAsia="宋体" w:hAnsi="Times New Roman" w:cs="Times New Roman"/>
          <w:color w:val="000000" w:themeColor="text1"/>
          <w:szCs w:val="21"/>
        </w:rPr>
        <w:t>data</w:t>
      </w:r>
      <w:r w:rsidRPr="00196523">
        <w:rPr>
          <w:rFonts w:ascii="Times New Roman" w:eastAsia="宋体" w:hAnsi="Times New Roman" w:cs="Times New Roman"/>
          <w:color w:val="000000" w:themeColor="text1"/>
          <w:szCs w:val="21"/>
        </w:rPr>
        <w:t>，计算数组</w:t>
      </w:r>
      <w:r w:rsidRPr="00196523">
        <w:rPr>
          <w:rFonts w:ascii="Times New Roman" w:eastAsia="宋体" w:hAnsi="Times New Roman" w:cs="Times New Roman"/>
          <w:color w:val="000000" w:themeColor="text1"/>
          <w:szCs w:val="21"/>
        </w:rPr>
        <w:t>data</w:t>
      </w:r>
      <w:r w:rsidRPr="00196523">
        <w:rPr>
          <w:rFonts w:ascii="Times New Roman" w:eastAsia="宋体" w:hAnsi="Times New Roman" w:cs="Times New Roman"/>
          <w:color w:val="000000" w:themeColor="text1"/>
          <w:szCs w:val="21"/>
        </w:rPr>
        <w:t>元素数量的表达式是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5C35" w:rsidRPr="00196523">
        <w:rPr>
          <w:rFonts w:ascii="Times New Roman" w:eastAsia="宋体" w:hAnsi="Times New Roman" w:cs="Times New Roman"/>
          <w:noProof/>
          <w:color w:val="000000" w:themeColor="text1"/>
          <w:szCs w:val="21"/>
        </w:rPr>
        <w:t>sizeof(data)/sizeof(int)</w:t>
      </w:r>
      <w:r w:rsidR="00245C35" w:rsidRPr="00196523">
        <w:rPr>
          <w:rFonts w:ascii="Times New Roman" w:eastAsia="宋体" w:hAnsi="Times New Roman" w:cs="Times New Roman" w:hint="eastAsia"/>
          <w:noProof/>
          <w:color w:val="000000" w:themeColor="text1"/>
          <w:szCs w:val="21"/>
        </w:rPr>
        <w:t>。</w:t>
      </w:r>
    </w:p>
    <w:p w:rsidR="00292CA0" w:rsidRPr="00196523" w:rsidRDefault="00292CA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szCs w:val="21"/>
        </w:rPr>
        <w:t>3</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若</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sym w:font="Symbol" w:char="F0B4"/>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矩阵</w:t>
      </w:r>
      <w:r w:rsidRPr="00196523">
        <w:rPr>
          <w:rFonts w:ascii="Times New Roman" w:eastAsia="宋体" w:hAnsi="Times New Roman" w:cs="Times New Roman"/>
          <w:color w:val="000000" w:themeColor="text1"/>
        </w:rPr>
        <w:t>M</w:t>
      </w:r>
      <w:r w:rsidRPr="00196523">
        <w:rPr>
          <w:rFonts w:ascii="Times New Roman" w:eastAsia="宋体" w:hAnsi="Times New Roman" w:cs="Times New Roman"/>
          <w:color w:val="000000" w:themeColor="text1"/>
        </w:rPr>
        <w:t>是一个对称矩阵，</w:t>
      </w:r>
      <w:r w:rsidRPr="00196523">
        <w:rPr>
          <w:rFonts w:ascii="Times New Roman" w:eastAsia="宋体" w:hAnsi="Times New Roman" w:cs="Times New Roman"/>
          <w:color w:val="000000" w:themeColor="text1"/>
        </w:rPr>
        <w:t>M</w:t>
      </w:r>
      <w:r w:rsidRPr="00196523">
        <w:rPr>
          <w:rFonts w:ascii="Times New Roman" w:eastAsia="宋体" w:hAnsi="Times New Roman" w:cs="Times New Roman"/>
          <w:color w:val="000000" w:themeColor="text1"/>
          <w:vertAlign w:val="subscript"/>
        </w:rPr>
        <w:t>ij</w:t>
      </w:r>
      <w:r w:rsidRPr="00196523">
        <w:rPr>
          <w:rFonts w:ascii="Times New Roman" w:eastAsia="宋体" w:hAnsi="Times New Roman" w:cs="Times New Roman"/>
          <w:color w:val="000000" w:themeColor="text1"/>
        </w:rPr>
        <w:t>表示</w:t>
      </w:r>
      <w:r w:rsidRPr="00196523">
        <w:rPr>
          <w:rFonts w:ascii="Times New Roman" w:eastAsia="宋体" w:hAnsi="Times New Roman" w:cs="Times New Roman" w:hint="eastAsia"/>
          <w:i/>
          <w:color w:val="000000" w:themeColor="text1"/>
        </w:rPr>
        <w:t>i</w:t>
      </w:r>
      <w:r w:rsidRPr="00196523">
        <w:rPr>
          <w:rFonts w:ascii="Times New Roman" w:eastAsia="宋体" w:hAnsi="Times New Roman" w:cs="Times New Roman"/>
          <w:color w:val="000000" w:themeColor="text1"/>
        </w:rPr>
        <w:t>行</w:t>
      </w:r>
      <w:r w:rsidRPr="00196523">
        <w:rPr>
          <w:rFonts w:ascii="Times New Roman" w:eastAsia="宋体" w:hAnsi="Times New Roman" w:cs="Times New Roman"/>
          <w:i/>
          <w:color w:val="000000" w:themeColor="text1"/>
        </w:rPr>
        <w:t>j</w:t>
      </w:r>
      <w:r w:rsidRPr="00196523">
        <w:rPr>
          <w:rFonts w:ascii="Times New Roman" w:eastAsia="宋体" w:hAnsi="Times New Roman" w:cs="Times New Roman"/>
          <w:color w:val="000000" w:themeColor="text1"/>
        </w:rPr>
        <w:t>列</w:t>
      </w:r>
      <w:r w:rsidRPr="00196523">
        <w:rPr>
          <w:rFonts w:ascii="Times New Roman" w:eastAsia="宋体" w:hAnsi="Times New Roman" w:cs="Times New Roman" w:hint="eastAsia"/>
          <w:color w:val="000000" w:themeColor="text1"/>
        </w:rPr>
        <w:t>的元素，</w:t>
      </w:r>
      <w:bookmarkStart w:id="57" w:name="_Hlk129422926"/>
      <w:r w:rsidRPr="00196523">
        <w:rPr>
          <w:rFonts w:ascii="Times New Roman" w:eastAsia="宋体" w:hAnsi="Times New Roman" w:cs="Times New Roman" w:hint="eastAsia"/>
          <w:color w:val="000000" w:themeColor="text1"/>
        </w:rPr>
        <w:t>则</w:t>
      </w:r>
      <w:r w:rsidRPr="00196523">
        <w:rPr>
          <w:rFonts w:ascii="Times New Roman" w:eastAsia="宋体" w:hAnsi="Times New Roman" w:cs="Times New Roman"/>
          <w:color w:val="000000" w:themeColor="text1"/>
        </w:rPr>
        <w:t>对所有的</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rPr>
        <w:t>和</w:t>
      </w:r>
      <w:r w:rsidRPr="00196523">
        <w:rPr>
          <w:rFonts w:ascii="Times New Roman" w:eastAsia="宋体" w:hAnsi="Times New Roman" w:cs="Times New Roman"/>
          <w:i/>
          <w:color w:val="000000" w:themeColor="text1"/>
        </w:rPr>
        <w:t>j</w:t>
      </w:r>
      <w:r w:rsidRPr="00196523">
        <w:rPr>
          <w:rFonts w:ascii="Times New Roman" w:eastAsia="宋体" w:hAnsi="Times New Roman" w:cs="Times New Roman" w:hint="eastAsia"/>
          <w:color w:val="000000" w:themeColor="text1"/>
        </w:rPr>
        <w:t>，</w:t>
      </w:r>
      <w:r w:rsidR="002D7DBB" w:rsidRPr="00196523">
        <w:rPr>
          <w:rFonts w:ascii="Times New Roman" w:eastAsia="宋体" w:hAnsi="Times New Roman" w:cs="Times New Roman"/>
          <w:color w:val="000000" w:themeColor="text1"/>
        </w:rPr>
        <w:t>M</w:t>
      </w:r>
      <w:r w:rsidR="002D7DBB" w:rsidRPr="00196523">
        <w:rPr>
          <w:rFonts w:ascii="Times New Roman" w:eastAsia="宋体" w:hAnsi="Times New Roman" w:cs="Times New Roman"/>
          <w:color w:val="000000" w:themeColor="text1"/>
          <w:vertAlign w:val="subscript"/>
        </w:rPr>
        <w:t>ij</w:t>
      </w:r>
      <w:r w:rsidR="002D7DBB" w:rsidRPr="00196523">
        <w:rPr>
          <w:rFonts w:ascii="Times New Roman" w:eastAsia="宋体" w:hAnsi="Times New Roman" w:cs="Times New Roman" w:hint="eastAsia"/>
          <w:color w:val="000000" w:themeColor="text1"/>
        </w:rPr>
        <w:t>和</w:t>
      </w:r>
      <w:r w:rsidR="002D7DBB" w:rsidRPr="00196523">
        <w:rPr>
          <w:rFonts w:ascii="Times New Roman" w:eastAsia="宋体" w:hAnsi="Times New Roman" w:cs="Times New Roman"/>
          <w:color w:val="000000" w:themeColor="text1"/>
        </w:rPr>
        <w:t>M</w:t>
      </w:r>
      <w:r w:rsidR="00FF7305" w:rsidRPr="00196523">
        <w:rPr>
          <w:rFonts w:ascii="Times New Roman" w:eastAsia="宋体" w:hAnsi="Times New Roman" w:cs="Times New Roman"/>
          <w:color w:val="000000" w:themeColor="text1"/>
          <w:vertAlign w:val="subscript"/>
        </w:rPr>
        <w:t>ji</w:t>
      </w:r>
      <w:r w:rsidR="002D7DBB" w:rsidRPr="00196523">
        <w:rPr>
          <w:rFonts w:ascii="Times New Roman" w:eastAsia="宋体" w:hAnsi="Times New Roman" w:cs="Times New Roman" w:hint="eastAsia"/>
          <w:color w:val="000000" w:themeColor="text1"/>
        </w:rPr>
        <w:t>满足</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rPr>
        <w:t>。</w:t>
      </w:r>
      <w:bookmarkEnd w:id="57"/>
    </w:p>
    <w:p w:rsidR="00F57AA3" w:rsidRPr="00196523" w:rsidRDefault="00F57AA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45C35" w:rsidRPr="00196523">
        <w:rPr>
          <w:rFonts w:ascii="Times New Roman" w:eastAsia="宋体" w:hAnsi="Times New Roman" w:cs="Times New Roman"/>
          <w:color w:val="000000" w:themeColor="text1"/>
        </w:rPr>
        <w:t>M</w:t>
      </w:r>
      <w:r w:rsidR="00245C35" w:rsidRPr="00196523">
        <w:rPr>
          <w:rFonts w:ascii="Times New Roman" w:eastAsia="宋体" w:hAnsi="Times New Roman" w:cs="Times New Roman"/>
          <w:color w:val="000000" w:themeColor="text1"/>
          <w:vertAlign w:val="subscript"/>
        </w:rPr>
        <w:t>ij</w:t>
      </w:r>
      <w:r w:rsidR="00245C35" w:rsidRPr="00196523">
        <w:rPr>
          <w:rFonts w:ascii="Times New Roman" w:eastAsia="宋体" w:hAnsi="Times New Roman" w:cs="Times New Roman"/>
          <w:color w:val="000000" w:themeColor="text1"/>
        </w:rPr>
        <w:t>=M</w:t>
      </w:r>
      <w:r w:rsidR="00245C35" w:rsidRPr="00196523">
        <w:rPr>
          <w:rFonts w:ascii="Times New Roman" w:eastAsia="宋体" w:hAnsi="Times New Roman" w:cs="Times New Roman"/>
          <w:color w:val="000000" w:themeColor="text1"/>
          <w:vertAlign w:val="subscript"/>
        </w:rPr>
        <w:t>ji</w:t>
      </w:r>
      <w:r w:rsidR="00245C35" w:rsidRPr="00196523">
        <w:rPr>
          <w:rFonts w:ascii="Times New Roman" w:eastAsia="宋体" w:hAnsi="Times New Roman" w:cs="Times New Roman"/>
          <w:color w:val="000000" w:themeColor="text1"/>
        </w:rPr>
        <w:t>(</w:t>
      </w:r>
      <w:r w:rsidR="00245C35" w:rsidRPr="00196523">
        <w:rPr>
          <w:rFonts w:ascii="Times New Roman" w:eastAsia="宋体" w:hAnsi="Times New Roman" w:cs="Times New Roman"/>
          <w:i/>
          <w:color w:val="000000" w:themeColor="text1"/>
        </w:rPr>
        <w:t>i</w:t>
      </w:r>
      <w:r w:rsidR="00245C35" w:rsidRPr="00196523">
        <w:rPr>
          <w:rFonts w:ascii="宋体" w:eastAsia="宋体" w:hAnsi="宋体" w:cs="Times New Roman"/>
          <w:color w:val="000000" w:themeColor="text1"/>
        </w:rPr>
        <w:t>,</w:t>
      </w:r>
      <w:r w:rsidR="00245C35" w:rsidRPr="00196523">
        <w:rPr>
          <w:rFonts w:ascii="Times New Roman" w:eastAsia="宋体" w:hAnsi="Times New Roman" w:cs="Times New Roman"/>
          <w:i/>
          <w:color w:val="000000" w:themeColor="text1"/>
        </w:rPr>
        <w:t>j</w:t>
      </w:r>
      <w:r w:rsidR="00245C35" w:rsidRPr="00196523">
        <w:rPr>
          <w:rFonts w:ascii="Times New Roman" w:eastAsia="宋体" w:hAnsi="Times New Roman" w:cs="Times New Roman"/>
          <w:color w:val="000000" w:themeColor="text1"/>
        </w:rPr>
        <w:t>=</w:t>
      </w:r>
      <w:r w:rsidR="00245C35" w:rsidRPr="00196523">
        <w:rPr>
          <w:rFonts w:ascii="Times New Roman" w:eastAsia="宋体" w:hAnsi="Times New Roman" w:cs="Times New Roman" w:hint="eastAsia"/>
          <w:color w:val="000000" w:themeColor="text1"/>
        </w:rPr>
        <w:t>0</w:t>
      </w:r>
      <w:r w:rsidR="00245C35" w:rsidRPr="00196523">
        <w:rPr>
          <w:rFonts w:ascii="宋体" w:eastAsia="宋体" w:hAnsi="宋体" w:cs="Times New Roman"/>
          <w:color w:val="000000" w:themeColor="text1"/>
        </w:rPr>
        <w:t>,</w:t>
      </w:r>
      <w:r w:rsidR="00245C35" w:rsidRPr="00196523">
        <w:rPr>
          <w:rFonts w:ascii="Times New Roman" w:eastAsia="宋体" w:hAnsi="Times New Roman" w:cs="Times New Roman" w:hint="eastAsia"/>
          <w:color w:val="000000" w:themeColor="text1"/>
        </w:rPr>
        <w:t>1</w:t>
      </w:r>
      <w:r w:rsidR="00245C35" w:rsidRPr="00196523">
        <w:rPr>
          <w:rFonts w:ascii="宋体" w:eastAsia="宋体" w:hAnsi="宋体" w:cs="Times New Roman"/>
          <w:color w:val="000000" w:themeColor="text1"/>
        </w:rPr>
        <w:t>,…,</w:t>
      </w:r>
      <w:r w:rsidR="00245C35" w:rsidRPr="00196523">
        <w:rPr>
          <w:rFonts w:ascii="Times New Roman" w:eastAsia="宋体" w:hAnsi="Times New Roman" w:cs="Times New Roman"/>
          <w:i/>
          <w:color w:val="000000" w:themeColor="text1"/>
        </w:rPr>
        <w:t>n</w:t>
      </w:r>
      <w:r w:rsidR="00245C35" w:rsidRPr="00196523">
        <w:rPr>
          <w:rFonts w:ascii="Times New Roman" w:eastAsia="宋体" w:hAnsi="Times New Roman" w:cs="Times New Roman" w:hint="eastAsia"/>
          <w:color w:val="000000" w:themeColor="text1"/>
        </w:rPr>
        <w:t>-1</w:t>
      </w:r>
      <w:r w:rsidR="00245C35" w:rsidRPr="00196523">
        <w:rPr>
          <w:rFonts w:ascii="Times New Roman" w:eastAsia="宋体" w:hAnsi="Times New Roman" w:cs="Times New Roman"/>
          <w:color w:val="000000" w:themeColor="text1"/>
        </w:rPr>
        <w:t>)</w:t>
      </w:r>
      <w:r w:rsidR="00245C35" w:rsidRPr="00196523">
        <w:rPr>
          <w:rFonts w:ascii="Times New Roman" w:eastAsia="宋体" w:hAnsi="Times New Roman" w:cs="Times New Roman" w:hint="eastAsia"/>
          <w:color w:val="000000" w:themeColor="text1"/>
        </w:rPr>
        <w:t>。</w:t>
      </w:r>
    </w:p>
    <w:p w:rsidR="00FE01BF" w:rsidRPr="00231F09" w:rsidRDefault="00FE01BF" w:rsidP="00231F09">
      <w:pPr>
        <w:snapToGrid w:val="0"/>
        <w:ind w:left="315" w:hangingChars="150" w:hanging="315"/>
        <w:rPr>
          <w:rFonts w:ascii="Times New Roman" w:eastAsia="宋体" w:hAnsi="Times New Roman" w:cs="Times New Roman"/>
          <w:szCs w:val="21"/>
        </w:rPr>
      </w:pPr>
      <w:r>
        <w:rPr>
          <w:rFonts w:ascii="Times New Roman" w:eastAsia="宋体" w:hAnsi="Times New Roman" w:cs="Times New Roman"/>
          <w:color w:val="000000"/>
          <w:szCs w:val="21"/>
        </w:rPr>
        <w:t>4</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现有</w:t>
      </w:r>
      <w:r w:rsidRPr="00231F09">
        <w:rPr>
          <w:rFonts w:ascii="Times New Roman" w:eastAsia="宋体" w:hAnsi="Times New Roman" w:cs="Times New Roman" w:hint="eastAsia"/>
          <w:szCs w:val="21"/>
        </w:rPr>
        <w:t>广义表</w:t>
      </w:r>
      <w:r w:rsidRPr="00231F09">
        <w:rPr>
          <w:rFonts w:ascii="Times New Roman" w:eastAsia="宋体" w:hAnsi="Times New Roman" w:cs="Times New Roman"/>
          <w:szCs w:val="21"/>
        </w:rPr>
        <w:t>L=((a</w:t>
      </w:r>
      <w:r w:rsidRPr="00231F09">
        <w:rPr>
          <w:rFonts w:ascii="宋体" w:eastAsia="宋体" w:hAnsi="宋体" w:cs="Times New Roman"/>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w:t>
      </w:r>
      <w:r w:rsidRPr="00231F09">
        <w:rPr>
          <w:rFonts w:ascii="宋体" w:eastAsia="宋体" w:hAnsi="宋体" w:cs="Times New Roman"/>
          <w:szCs w:val="21"/>
        </w:rPr>
        <w:t>,</w:t>
      </w:r>
      <w:r w:rsidRPr="00231F09">
        <w:rPr>
          <w:rFonts w:ascii="Times New Roman" w:eastAsia="宋体" w:hAnsi="Times New Roman" w:cs="Times New Roman"/>
          <w:szCs w:val="21"/>
        </w:rPr>
        <w:t>(a</w:t>
      </w:r>
      <w:r w:rsidRPr="00231F09">
        <w:rPr>
          <w:rFonts w:ascii="宋体" w:eastAsia="宋体" w:hAnsi="宋体" w:cs="Times New Roman"/>
          <w:szCs w:val="21"/>
        </w:rPr>
        <w:t>,</w:t>
      </w:r>
      <w:r w:rsidRPr="00231F09">
        <w:rPr>
          <w:rFonts w:ascii="Times New Roman" w:eastAsia="宋体" w:hAnsi="Times New Roman" w:cs="Times New Roman"/>
          <w:szCs w:val="21"/>
        </w:rPr>
        <w:t>(b)))</w:t>
      </w:r>
      <w:r w:rsidRPr="00231F09">
        <w:rPr>
          <w:rFonts w:ascii="Times New Roman" w:eastAsia="宋体" w:hAnsi="Times New Roman" w:cs="Times New Roman" w:hint="eastAsia"/>
          <w:szCs w:val="21"/>
        </w:rPr>
        <w:t>，</w:t>
      </w:r>
      <w:r w:rsidRPr="00231F09">
        <w:rPr>
          <w:rFonts w:ascii="Times New Roman" w:eastAsia="宋体" w:hAnsi="Times New Roman" w:cs="Times New Roman"/>
          <w:szCs w:val="21"/>
        </w:rPr>
        <w:t>L</w:t>
      </w:r>
      <w:r w:rsidRPr="00231F09">
        <w:rPr>
          <w:rFonts w:ascii="Times New Roman" w:eastAsia="宋体" w:hAnsi="Times New Roman" w:cs="Times New Roman" w:hint="eastAsia"/>
          <w:szCs w:val="21"/>
        </w:rPr>
        <w:t>中</w:t>
      </w:r>
      <w:r>
        <w:rPr>
          <w:rFonts w:ascii="Times New Roman" w:eastAsia="宋体" w:hAnsi="Times New Roman" w:cs="Times New Roman" w:hint="eastAsia"/>
          <w:szCs w:val="21"/>
        </w:rPr>
        <w:t>的元素个数是</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sidRPr="00C813BA">
        <w:rPr>
          <w:rFonts w:ascii="Times New Roman" w:eastAsia="宋体" w:hAnsi="Times New Roman" w:cs="Times New Roman"/>
          <w:color w:val="000000"/>
        </w:rPr>
        <w:t>。</w:t>
      </w:r>
    </w:p>
    <w:p w:rsidR="00FE01BF" w:rsidRDefault="00FE01BF" w:rsidP="00FE01B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Pr>
          <w:rFonts w:ascii="Times New Roman" w:eastAsia="宋体" w:hAnsi="Times New Roman" w:cs="Times New Roman" w:hint="eastAsia"/>
          <w:color w:val="000000"/>
          <w:szCs w:val="21"/>
        </w:rPr>
        <w:t>3</w:t>
      </w:r>
      <w:r>
        <w:rPr>
          <w:rFonts w:ascii="Times New Roman" w:eastAsia="宋体" w:hAnsi="Times New Roman" w:cs="Times New Roman" w:hint="eastAsia"/>
          <w:color w:val="000000"/>
          <w:szCs w:val="21"/>
        </w:rPr>
        <w:t>。</w:t>
      </w:r>
    </w:p>
    <w:p w:rsidR="00FE01BF" w:rsidRDefault="00FE01BF" w:rsidP="00FE01BF">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去掉最</w:t>
      </w:r>
      <w:r w:rsidRPr="00FE01BF">
        <w:rPr>
          <w:rFonts w:ascii="Times New Roman" w:eastAsia="宋体" w:hAnsi="Times New Roman" w:cs="Times New Roman" w:hint="eastAsia"/>
          <w:color w:val="000000" w:themeColor="text1"/>
        </w:rPr>
        <w:t>外层</w:t>
      </w:r>
      <w:r>
        <w:rPr>
          <w:rFonts w:ascii="Times New Roman" w:eastAsia="宋体" w:hAnsi="Times New Roman" w:cs="Times New Roman" w:hint="eastAsia"/>
          <w:color w:val="000000"/>
          <w:szCs w:val="21"/>
        </w:rPr>
        <w:t>的括号，可以得到</w:t>
      </w:r>
      <w:r>
        <w:rPr>
          <w:rFonts w:ascii="Times New Roman" w:eastAsia="宋体" w:hAnsi="Times New Roman" w:cs="Times New Roman" w:hint="eastAsia"/>
          <w:color w:val="000000"/>
          <w:szCs w:val="21"/>
        </w:rPr>
        <w:t>3</w:t>
      </w:r>
      <w:r>
        <w:rPr>
          <w:rFonts w:ascii="Times New Roman" w:eastAsia="宋体" w:hAnsi="Times New Roman" w:cs="Times New Roman" w:hint="eastAsia"/>
          <w:color w:val="000000"/>
          <w:szCs w:val="21"/>
        </w:rPr>
        <w:t>个元素，分别是</w:t>
      </w:r>
      <w:r w:rsidRPr="00231F09">
        <w:rPr>
          <w:rFonts w:ascii="Times New Roman" w:eastAsia="宋体" w:hAnsi="Times New Roman" w:cs="Times New Roman"/>
          <w:szCs w:val="21"/>
        </w:rPr>
        <w:t>(a</w:t>
      </w:r>
      <w:r w:rsidRPr="00231F09">
        <w:rPr>
          <w:rFonts w:ascii="宋体" w:eastAsia="宋体" w:hAnsi="宋体" w:cs="Times New Roman"/>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w:t>
      </w:r>
      <w:r>
        <w:rPr>
          <w:rFonts w:ascii="Times New Roman" w:eastAsia="宋体" w:hAnsi="Times New Roman" w:cs="Times New Roman" w:hint="eastAsia"/>
          <w:szCs w:val="21"/>
        </w:rPr>
        <w:t>和</w:t>
      </w:r>
      <w:r w:rsidRPr="00231F09">
        <w:rPr>
          <w:rFonts w:ascii="Times New Roman" w:eastAsia="宋体" w:hAnsi="Times New Roman" w:cs="Times New Roman"/>
          <w:szCs w:val="21"/>
        </w:rPr>
        <w:t>(a</w:t>
      </w:r>
      <w:r w:rsidRPr="00231F09">
        <w:rPr>
          <w:rFonts w:ascii="宋体" w:eastAsia="宋体" w:hAnsi="宋体" w:cs="Times New Roman"/>
          <w:szCs w:val="21"/>
        </w:rPr>
        <w:t>,</w:t>
      </w:r>
      <w:r w:rsidRPr="00231F09">
        <w:rPr>
          <w:rFonts w:ascii="Times New Roman" w:eastAsia="宋体" w:hAnsi="Times New Roman" w:cs="Times New Roman"/>
          <w:szCs w:val="21"/>
        </w:rPr>
        <w:t>(b))</w:t>
      </w:r>
      <w:r>
        <w:rPr>
          <w:rFonts w:ascii="Times New Roman" w:eastAsia="宋体" w:hAnsi="Times New Roman" w:cs="Times New Roman" w:hint="eastAsia"/>
          <w:szCs w:val="21"/>
        </w:rPr>
        <w:t>。</w:t>
      </w:r>
    </w:p>
    <w:p w:rsidR="00FE01BF" w:rsidRPr="00231F09" w:rsidRDefault="00FE01BF" w:rsidP="00231F09">
      <w:pPr>
        <w:snapToGrid w:val="0"/>
        <w:ind w:left="315" w:hangingChars="150" w:hanging="315"/>
        <w:rPr>
          <w:rFonts w:ascii="Times New Roman" w:eastAsia="宋体" w:hAnsi="Times New Roman" w:cs="Times New Roman"/>
          <w:szCs w:val="21"/>
        </w:rPr>
      </w:pPr>
      <w:r>
        <w:rPr>
          <w:rFonts w:ascii="Times New Roman" w:eastAsia="宋体" w:hAnsi="Times New Roman" w:cs="Times New Roman"/>
          <w:color w:val="000000"/>
          <w:szCs w:val="21"/>
        </w:rPr>
        <w:t>5</w:t>
      </w:r>
      <w:r w:rsidRPr="00C813BA">
        <w:rPr>
          <w:rFonts w:ascii="Times New Roman" w:eastAsia="宋体" w:hAnsi="Times New Roman" w:cs="Times New Roman"/>
          <w:color w:val="000000"/>
          <w:szCs w:val="21"/>
        </w:rPr>
        <w:t>．</w:t>
      </w:r>
      <w:r w:rsidRPr="00231F09">
        <w:rPr>
          <w:rFonts w:ascii="Times New Roman" w:eastAsia="宋体" w:hAnsi="Times New Roman" w:cs="Times New Roman" w:hint="eastAsia"/>
          <w:szCs w:val="21"/>
        </w:rPr>
        <w:t>已知广义表</w:t>
      </w:r>
      <w:r w:rsidRPr="00231F09">
        <w:rPr>
          <w:rFonts w:ascii="Times New Roman" w:eastAsia="宋体" w:hAnsi="Times New Roman" w:cs="Times New Roman"/>
          <w:szCs w:val="21"/>
        </w:rPr>
        <w:t>L=(a</w:t>
      </w:r>
      <w:r w:rsidRPr="00231F09">
        <w:rPr>
          <w:rFonts w:ascii="宋体" w:eastAsia="宋体" w:hAnsi="宋体" w:cs="Times New Roman"/>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d),e))</w:t>
      </w:r>
      <w:r w:rsidRPr="00231F09">
        <w:rPr>
          <w:rFonts w:ascii="Times New Roman" w:eastAsia="宋体" w:hAnsi="Times New Roman" w:cs="Times New Roman"/>
          <w:szCs w:val="21"/>
        </w:rPr>
        <w:t>，</w:t>
      </w:r>
      <w:r w:rsidRPr="00231F09">
        <w:rPr>
          <w:rFonts w:ascii="Times New Roman" w:eastAsia="宋体" w:hAnsi="Times New Roman" w:cs="Times New Roman"/>
          <w:szCs w:val="21"/>
        </w:rPr>
        <w:t>Head(Tail(L))</w:t>
      </w:r>
      <w:r w:rsidRPr="00231F09">
        <w:rPr>
          <w:rFonts w:ascii="Times New Roman" w:eastAsia="宋体" w:hAnsi="Times New Roman" w:cs="Times New Roman"/>
          <w:szCs w:val="21"/>
        </w:rPr>
        <w:t>的结果是</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sidRPr="00C813BA">
        <w:rPr>
          <w:rFonts w:ascii="Times New Roman" w:eastAsia="宋体" w:hAnsi="Times New Roman" w:cs="Times New Roman"/>
          <w:color w:val="000000"/>
        </w:rPr>
        <w:t>。</w:t>
      </w:r>
    </w:p>
    <w:p w:rsidR="00FE01BF" w:rsidRDefault="00FE01BF" w:rsidP="00FE01B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9725A0" w:rsidRPr="00231F09">
        <w:rPr>
          <w:rFonts w:ascii="Times New Roman" w:eastAsia="宋体" w:hAnsi="Times New Roman" w:cs="Times New Roman"/>
          <w:szCs w:val="21"/>
        </w:rPr>
        <w:t>(b</w:t>
      </w:r>
      <w:r w:rsidR="009725A0" w:rsidRPr="00231F09">
        <w:rPr>
          <w:rFonts w:ascii="宋体" w:eastAsia="宋体" w:hAnsi="宋体" w:cs="Times New Roman"/>
          <w:szCs w:val="21"/>
        </w:rPr>
        <w:t>,</w:t>
      </w:r>
      <w:r w:rsidR="009725A0" w:rsidRPr="00231F09">
        <w:rPr>
          <w:rFonts w:ascii="Times New Roman" w:eastAsia="宋体" w:hAnsi="Times New Roman" w:cs="Times New Roman"/>
          <w:szCs w:val="21"/>
        </w:rPr>
        <w:t>(c</w:t>
      </w:r>
      <w:r w:rsidR="009725A0" w:rsidRPr="00231F09">
        <w:rPr>
          <w:rFonts w:ascii="宋体" w:eastAsia="宋体" w:hAnsi="宋体" w:cs="Times New Roman"/>
          <w:szCs w:val="21"/>
        </w:rPr>
        <w:t>,</w:t>
      </w:r>
      <w:r w:rsidR="009725A0" w:rsidRPr="00231F09">
        <w:rPr>
          <w:rFonts w:ascii="Times New Roman" w:eastAsia="宋体" w:hAnsi="Times New Roman" w:cs="Times New Roman"/>
          <w:szCs w:val="21"/>
        </w:rPr>
        <w:t>d),e)</w:t>
      </w:r>
      <w:r w:rsidR="009725A0">
        <w:rPr>
          <w:rFonts w:ascii="Times New Roman" w:eastAsia="宋体" w:hAnsi="Times New Roman" w:cs="Times New Roman" w:hint="eastAsia"/>
          <w:szCs w:val="21"/>
        </w:rPr>
        <w:t>。</w:t>
      </w:r>
    </w:p>
    <w:p w:rsidR="009725A0" w:rsidRDefault="009725A0" w:rsidP="009725A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先求</w:t>
      </w:r>
      <w:r>
        <w:rPr>
          <w:rFonts w:ascii="Times New Roman" w:eastAsia="宋体" w:hAnsi="Times New Roman" w:cs="Times New Roman" w:hint="eastAsia"/>
          <w:color w:val="000000"/>
          <w:szCs w:val="21"/>
        </w:rPr>
        <w:t>L</w:t>
      </w:r>
      <w:r>
        <w:rPr>
          <w:rFonts w:ascii="Times New Roman" w:eastAsia="宋体" w:hAnsi="Times New Roman" w:cs="Times New Roman" w:hint="eastAsia"/>
          <w:color w:val="000000"/>
          <w:szCs w:val="21"/>
        </w:rPr>
        <w:t>的表尾：</w:t>
      </w:r>
      <w:r>
        <w:rPr>
          <w:rFonts w:ascii="Times New Roman" w:eastAsia="宋体" w:hAnsi="Times New Roman" w:cs="Times New Roman" w:hint="eastAsia"/>
          <w:color w:val="000000"/>
          <w:szCs w:val="21"/>
        </w:rPr>
        <w:t>T</w:t>
      </w:r>
      <w:r>
        <w:rPr>
          <w:rFonts w:ascii="Times New Roman" w:eastAsia="宋体" w:hAnsi="Times New Roman" w:cs="Times New Roman"/>
          <w:color w:val="000000"/>
          <w:szCs w:val="21"/>
        </w:rPr>
        <w:t>ail(L)=</w:t>
      </w:r>
      <w:r>
        <w:rPr>
          <w:rFonts w:ascii="Times New Roman" w:eastAsia="宋体" w:hAnsi="Times New Roman" w:cs="Times New Roman"/>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d),e)</w:t>
      </w:r>
      <w:r>
        <w:rPr>
          <w:rFonts w:ascii="Times New Roman" w:eastAsia="宋体" w:hAnsi="Times New Roman" w:cs="Times New Roman"/>
          <w:szCs w:val="21"/>
        </w:rPr>
        <w:t>)</w:t>
      </w:r>
      <w:r>
        <w:rPr>
          <w:rFonts w:ascii="Times New Roman" w:eastAsia="宋体" w:hAnsi="Times New Roman" w:cs="Times New Roman" w:hint="eastAsia"/>
          <w:szCs w:val="21"/>
        </w:rPr>
        <w:t>，再求这个中间结果的表头：</w:t>
      </w:r>
      <w:r w:rsidRPr="00231F09">
        <w:rPr>
          <w:rFonts w:ascii="Times New Roman" w:eastAsia="宋体" w:hAnsi="Times New Roman" w:cs="Times New Roman"/>
          <w:szCs w:val="21"/>
        </w:rPr>
        <w:t>Head(Tail(L))</w:t>
      </w:r>
      <w:r>
        <w:rPr>
          <w:rFonts w:ascii="Times New Roman" w:eastAsia="宋体" w:hAnsi="Times New Roman" w:cs="Times New Roman" w:hint="eastAsia"/>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d),e)</w:t>
      </w:r>
      <w:r>
        <w:rPr>
          <w:rFonts w:ascii="Times New Roman" w:eastAsia="宋体" w:hAnsi="Times New Roman" w:cs="Times New Roman" w:hint="eastAsia"/>
          <w:szCs w:val="21"/>
        </w:rPr>
        <w:t>。</w:t>
      </w:r>
    </w:p>
    <w:p w:rsidR="00FE01BF" w:rsidRPr="00231F09" w:rsidRDefault="00FE01BF" w:rsidP="00231F09">
      <w:pPr>
        <w:snapToGrid w:val="0"/>
        <w:ind w:left="315" w:hangingChars="150" w:hanging="315"/>
        <w:rPr>
          <w:rFonts w:ascii="Times New Roman" w:eastAsia="宋体" w:hAnsi="Times New Roman" w:cs="Times New Roman"/>
          <w:szCs w:val="21"/>
        </w:rPr>
      </w:pPr>
      <w:r>
        <w:rPr>
          <w:rFonts w:ascii="Times New Roman" w:eastAsia="宋体" w:hAnsi="Times New Roman" w:cs="Times New Roman"/>
          <w:color w:val="000000"/>
          <w:szCs w:val="21"/>
        </w:rPr>
        <w:t>6</w:t>
      </w:r>
      <w:r w:rsidRPr="00C813BA">
        <w:rPr>
          <w:rFonts w:ascii="Times New Roman" w:eastAsia="宋体" w:hAnsi="Times New Roman" w:cs="Times New Roman"/>
          <w:color w:val="000000"/>
          <w:szCs w:val="21"/>
        </w:rPr>
        <w:t>．</w:t>
      </w:r>
      <w:r w:rsidRPr="00231F09">
        <w:rPr>
          <w:rFonts w:ascii="Times New Roman" w:eastAsia="宋体" w:hAnsi="Times New Roman" w:cs="Times New Roman" w:hint="eastAsia"/>
          <w:szCs w:val="21"/>
        </w:rPr>
        <w:t>已知广义表</w:t>
      </w:r>
      <w:r w:rsidRPr="00231F09">
        <w:rPr>
          <w:rFonts w:ascii="Times New Roman" w:eastAsia="宋体" w:hAnsi="Times New Roman" w:cs="Times New Roman"/>
          <w:szCs w:val="21"/>
        </w:rPr>
        <w:t>L=(a</w:t>
      </w:r>
      <w:r w:rsidRPr="00231F09">
        <w:rPr>
          <w:rFonts w:ascii="宋体" w:eastAsia="宋体" w:hAnsi="宋体" w:cs="Times New Roman"/>
          <w:szCs w:val="21"/>
        </w:rPr>
        <w:t>,</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w:t>
      </w:r>
      <w:r w:rsidRPr="00231F09">
        <w:rPr>
          <w:rFonts w:ascii="宋体" w:eastAsia="宋体" w:hAnsi="宋体" w:cs="Times New Roman"/>
          <w:szCs w:val="21"/>
        </w:rPr>
        <w:t>,</w:t>
      </w:r>
      <w:r w:rsidRPr="00231F09">
        <w:rPr>
          <w:rFonts w:ascii="Times New Roman" w:eastAsia="宋体" w:hAnsi="Times New Roman" w:cs="Times New Roman"/>
          <w:szCs w:val="21"/>
        </w:rPr>
        <w:t>e))</w:t>
      </w:r>
      <w:r w:rsidRPr="00231F09">
        <w:rPr>
          <w:rFonts w:ascii="Times New Roman" w:eastAsia="宋体" w:hAnsi="Times New Roman" w:cs="Times New Roman"/>
          <w:szCs w:val="21"/>
        </w:rPr>
        <w:t>，</w:t>
      </w:r>
      <w:r w:rsidRPr="00231F09">
        <w:rPr>
          <w:rFonts w:ascii="Times New Roman" w:eastAsia="宋体" w:hAnsi="Times New Roman" w:cs="Times New Roman"/>
          <w:szCs w:val="21"/>
        </w:rPr>
        <w:t>Head(Head(Tail(L)))</w:t>
      </w:r>
      <w:r w:rsidRPr="00231F09">
        <w:rPr>
          <w:rFonts w:ascii="Times New Roman" w:eastAsia="宋体" w:hAnsi="Times New Roman" w:cs="Times New Roman"/>
          <w:szCs w:val="21"/>
        </w:rPr>
        <w:t>的结果是</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sidRPr="00C813BA">
        <w:rPr>
          <w:rFonts w:ascii="Times New Roman" w:eastAsia="宋体" w:hAnsi="Times New Roman" w:cs="Times New Roman"/>
          <w:color w:val="000000"/>
        </w:rPr>
        <w:t>。</w:t>
      </w:r>
    </w:p>
    <w:p w:rsidR="00FE01BF" w:rsidRDefault="00FE01BF" w:rsidP="00FE01B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9725A0">
        <w:rPr>
          <w:rFonts w:ascii="Times New Roman" w:eastAsia="宋体" w:hAnsi="Times New Roman" w:cs="Times New Roman" w:hint="eastAsia"/>
          <w:color w:val="000000"/>
          <w:szCs w:val="21"/>
        </w:rPr>
        <w:t>b</w:t>
      </w:r>
      <w:r w:rsidR="009725A0">
        <w:rPr>
          <w:rFonts w:ascii="Times New Roman" w:eastAsia="宋体" w:hAnsi="Times New Roman" w:cs="Times New Roman" w:hint="eastAsia"/>
          <w:color w:val="000000"/>
          <w:szCs w:val="21"/>
        </w:rPr>
        <w:t>。</w:t>
      </w:r>
    </w:p>
    <w:p w:rsidR="009725A0" w:rsidRDefault="009725A0" w:rsidP="009725A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T</w:t>
      </w:r>
      <w:r>
        <w:rPr>
          <w:rFonts w:ascii="Times New Roman" w:eastAsia="宋体" w:hAnsi="Times New Roman" w:cs="Times New Roman"/>
          <w:color w:val="000000"/>
          <w:szCs w:val="21"/>
        </w:rPr>
        <w:t>ail(L)=(</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w:t>
      </w:r>
      <w:r w:rsidRPr="00231F09">
        <w:rPr>
          <w:rFonts w:ascii="宋体" w:eastAsia="宋体" w:hAnsi="宋体" w:cs="Times New Roman"/>
          <w:szCs w:val="21"/>
        </w:rPr>
        <w:t>,</w:t>
      </w:r>
      <w:r w:rsidRPr="00231F09">
        <w:rPr>
          <w:rFonts w:ascii="Times New Roman" w:eastAsia="宋体" w:hAnsi="Times New Roman" w:cs="Times New Roman"/>
          <w:szCs w:val="21"/>
        </w:rPr>
        <w:t>e)</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H</w:t>
      </w:r>
      <w:r>
        <w:rPr>
          <w:rFonts w:ascii="Times New Roman" w:eastAsia="宋体" w:hAnsi="Times New Roman" w:cs="Times New Roman"/>
          <w:color w:val="000000"/>
          <w:szCs w:val="21"/>
        </w:rPr>
        <w:t>ead(Tail(L))=</w:t>
      </w:r>
      <w:r w:rsidRPr="00231F09">
        <w:rPr>
          <w:rFonts w:ascii="Times New Roman" w:eastAsia="宋体" w:hAnsi="Times New Roman" w:cs="Times New Roman"/>
          <w:szCs w:val="21"/>
        </w:rPr>
        <w:t>(b</w:t>
      </w:r>
      <w:r w:rsidRPr="00231F09">
        <w:rPr>
          <w:rFonts w:ascii="宋体" w:eastAsia="宋体" w:hAnsi="宋体" w:cs="Times New Roman"/>
          <w:szCs w:val="21"/>
        </w:rPr>
        <w:t>,</w:t>
      </w:r>
      <w:r w:rsidRPr="00231F09">
        <w:rPr>
          <w:rFonts w:ascii="Times New Roman" w:eastAsia="宋体" w:hAnsi="Times New Roman" w:cs="Times New Roman"/>
          <w:szCs w:val="21"/>
        </w:rPr>
        <w:t>(c</w:t>
      </w:r>
      <w:r w:rsidRPr="00231F09">
        <w:rPr>
          <w:rFonts w:ascii="宋体" w:eastAsia="宋体" w:hAnsi="宋体" w:cs="Times New Roman"/>
          <w:szCs w:val="21"/>
        </w:rPr>
        <w:t>,</w:t>
      </w:r>
      <w:r w:rsidRPr="00231F09">
        <w:rPr>
          <w:rFonts w:ascii="Times New Roman" w:eastAsia="宋体" w:hAnsi="Times New Roman" w:cs="Times New Roman"/>
          <w:szCs w:val="21"/>
        </w:rPr>
        <w:t>d)</w:t>
      </w:r>
      <w:r w:rsidRPr="00231F09">
        <w:rPr>
          <w:rFonts w:ascii="宋体" w:eastAsia="宋体" w:hAnsi="宋体" w:cs="Times New Roman"/>
          <w:szCs w:val="21"/>
        </w:rPr>
        <w:t>,</w:t>
      </w:r>
      <w:r w:rsidRPr="00231F09">
        <w:rPr>
          <w:rFonts w:ascii="Times New Roman" w:eastAsia="宋体" w:hAnsi="Times New Roman" w:cs="Times New Roman"/>
          <w:szCs w:val="21"/>
        </w:rPr>
        <w:t>e)</w:t>
      </w:r>
      <w:r>
        <w:rPr>
          <w:rFonts w:ascii="Times New Roman" w:eastAsia="宋体" w:hAnsi="Times New Roman" w:cs="Times New Roman" w:hint="eastAsia"/>
          <w:color w:val="000000"/>
          <w:szCs w:val="21"/>
        </w:rPr>
        <w:t>，</w:t>
      </w:r>
      <w:r w:rsidRPr="00231F09">
        <w:rPr>
          <w:rFonts w:ascii="Times New Roman" w:eastAsia="宋体" w:hAnsi="Times New Roman" w:cs="Times New Roman"/>
          <w:szCs w:val="21"/>
        </w:rPr>
        <w:t>Head(Head(Tail(L)))</w:t>
      </w:r>
      <w:r>
        <w:rPr>
          <w:rFonts w:ascii="Times New Roman" w:eastAsia="宋体" w:hAnsi="Times New Roman" w:cs="Times New Roman" w:hint="eastAsia"/>
          <w:szCs w:val="21"/>
        </w:rPr>
        <w:t>=</w:t>
      </w:r>
      <w:r>
        <w:rPr>
          <w:rFonts w:ascii="Times New Roman" w:eastAsia="宋体" w:hAnsi="Times New Roman" w:cs="Times New Roman"/>
          <w:szCs w:val="21"/>
        </w:rPr>
        <w:t>b</w:t>
      </w:r>
      <w:r>
        <w:rPr>
          <w:rFonts w:ascii="Times New Roman" w:eastAsia="宋体" w:hAnsi="Times New Roman" w:cs="Times New Roman" w:hint="eastAsia"/>
          <w:szCs w:val="21"/>
        </w:rPr>
        <w:t>。</w:t>
      </w:r>
    </w:p>
    <w:p w:rsidR="00FE01BF" w:rsidRPr="00883C05" w:rsidRDefault="00FE01BF" w:rsidP="00231F09">
      <w:pPr>
        <w:snapToGrid w:val="0"/>
        <w:ind w:left="315" w:hangingChars="150" w:hanging="315"/>
        <w:rPr>
          <w:ins w:id="58" w:author="tryagain" w:date="2023-08-07T10:08:00Z"/>
          <w:rFonts w:ascii="Times New Roman" w:eastAsia="宋体" w:hAnsi="Times New Roman" w:cs="Times New Roman"/>
          <w:szCs w:val="21"/>
        </w:rPr>
      </w:pPr>
      <w:r>
        <w:rPr>
          <w:rFonts w:ascii="Times New Roman" w:eastAsia="宋体" w:hAnsi="Times New Roman" w:cs="Times New Roman"/>
          <w:color w:val="000000"/>
          <w:szCs w:val="21"/>
        </w:rPr>
        <w:t>7</w:t>
      </w:r>
      <w:r w:rsidRPr="00C813BA">
        <w:rPr>
          <w:rFonts w:ascii="Times New Roman" w:eastAsia="宋体" w:hAnsi="Times New Roman" w:cs="Times New Roman"/>
          <w:color w:val="000000"/>
          <w:szCs w:val="21"/>
        </w:rPr>
        <w:t>．</w:t>
      </w:r>
      <w:r w:rsidRPr="00231F09">
        <w:rPr>
          <w:rFonts w:ascii="Times New Roman" w:eastAsia="宋体" w:hAnsi="Times New Roman" w:cs="Times New Roman" w:hint="eastAsia"/>
          <w:szCs w:val="21"/>
        </w:rPr>
        <w:t>在广义表中，取表头元</w:t>
      </w:r>
      <w:r w:rsidRPr="00883C05">
        <w:rPr>
          <w:rFonts w:ascii="Times New Roman" w:eastAsia="宋体" w:hAnsi="Times New Roman" w:cs="Times New Roman" w:hint="eastAsia"/>
          <w:szCs w:val="21"/>
        </w:rPr>
        <w:t>素应采用的基本操作是</w:t>
      </w:r>
      <w:r w:rsidRPr="00C813BA">
        <w:rPr>
          <w:rFonts w:ascii="Times New Roman" w:eastAsia="宋体" w:hAnsi="Times New Roman" w:cs="Times New Roman"/>
          <w:color w:val="000000"/>
        </w:rPr>
        <w:t>____</w:t>
      </w:r>
      <w:r>
        <w:rPr>
          <w:rFonts w:ascii="Times New Roman" w:eastAsia="宋体" w:hAnsi="Times New Roman" w:cs="Times New Roman"/>
        </w:rPr>
        <w:t>__</w:t>
      </w:r>
      <w:r w:rsidRPr="00C813BA">
        <w:rPr>
          <w:rFonts w:ascii="Times New Roman" w:eastAsia="宋体" w:hAnsi="Times New Roman" w:cs="Times New Roman"/>
          <w:color w:val="000000"/>
        </w:rPr>
        <w:t>____</w:t>
      </w:r>
      <w:r w:rsidRPr="00C813BA">
        <w:rPr>
          <w:rFonts w:ascii="Times New Roman" w:eastAsia="宋体" w:hAnsi="Times New Roman" w:cs="Times New Roman"/>
          <w:color w:val="000000"/>
        </w:rPr>
        <w:t>。</w:t>
      </w:r>
    </w:p>
    <w:p w:rsidR="00FE01BF" w:rsidRDefault="00FE01BF" w:rsidP="00FE01B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答案：</w:t>
      </w:r>
      <w:r w:rsidR="009725A0">
        <w:rPr>
          <w:rFonts w:ascii="Times New Roman" w:eastAsia="宋体" w:hAnsi="Times New Roman" w:cs="Times New Roman" w:hint="eastAsia"/>
          <w:color w:val="000000"/>
          <w:szCs w:val="21"/>
        </w:rPr>
        <w:t>H</w:t>
      </w:r>
      <w:r w:rsidR="009725A0">
        <w:rPr>
          <w:rFonts w:ascii="Times New Roman" w:eastAsia="宋体" w:hAnsi="Times New Roman" w:cs="Times New Roman"/>
          <w:color w:val="000000"/>
          <w:szCs w:val="21"/>
        </w:rPr>
        <w:t>ead</w:t>
      </w:r>
      <w:r w:rsidR="009725A0">
        <w:rPr>
          <w:rFonts w:ascii="Times New Roman" w:eastAsia="宋体" w:hAnsi="Times New Roman" w:cs="Times New Roman" w:hint="eastAsia"/>
          <w:color w:val="000000"/>
          <w:szCs w:val="21"/>
        </w:rPr>
        <w:t>。</w:t>
      </w:r>
    </w:p>
    <w:p w:rsidR="009725A0" w:rsidRDefault="009725A0" w:rsidP="009725A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基本概念。</w:t>
      </w:r>
    </w:p>
    <w:p w:rsidR="00292CA0" w:rsidRPr="00196523" w:rsidRDefault="00292CA0"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w:t>
      </w:r>
      <w:r w:rsidR="00316949"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hint="eastAsia"/>
          <w:color w:val="000000" w:themeColor="text1"/>
        </w:rPr>
        <w:t>答题</w:t>
      </w:r>
    </w:p>
    <w:p w:rsidR="00292CA0" w:rsidRPr="00196523" w:rsidRDefault="00292CA0"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．设有数组</w:t>
      </w:r>
      <w:r w:rsidRPr="00196523">
        <w:rPr>
          <w:rFonts w:ascii="Times New Roman" w:eastAsia="宋体" w:hAnsi="Times New Roman" w:cs="Times New Roman"/>
          <w:color w:val="000000" w:themeColor="text1"/>
          <w:szCs w:val="21"/>
        </w:rPr>
        <w:t>score[u</w:t>
      </w:r>
      <w:r w:rsidRPr="00196523">
        <w:rPr>
          <w:rFonts w:ascii="Times New Roman" w:eastAsia="宋体" w:hAnsi="Times New Roman" w:cs="Times New Roman"/>
          <w:color w:val="000000" w:themeColor="text1"/>
          <w:szCs w:val="21"/>
          <w:vertAlign w:val="subscript"/>
        </w:rPr>
        <w:t>1</w:t>
      </w:r>
      <w:r w:rsidRPr="00196523">
        <w:rPr>
          <w:rFonts w:ascii="Times New Roman" w:eastAsia="宋体" w:hAnsi="Times New Roman" w:cs="Times New Roman"/>
          <w:color w:val="000000" w:themeColor="text1"/>
          <w:szCs w:val="21"/>
        </w:rPr>
        <w:t>][u</w:t>
      </w:r>
      <w:r w:rsidRPr="00196523">
        <w:rPr>
          <w:rFonts w:ascii="Times New Roman" w:eastAsia="宋体" w:hAnsi="Times New Roman" w:cs="Times New Roman"/>
          <w:color w:val="000000" w:themeColor="text1"/>
          <w:szCs w:val="21"/>
          <w:vertAlign w:val="subscript"/>
        </w:rPr>
        <w:t>2</w:t>
      </w:r>
      <w:r w:rsidRPr="00196523">
        <w:rPr>
          <w:rFonts w:ascii="Times New Roman" w:eastAsia="宋体" w:hAnsi="Times New Roman" w:cs="Times New Roman"/>
          <w:color w:val="000000" w:themeColor="text1"/>
          <w:szCs w:val="21"/>
        </w:rPr>
        <w:t>][u</w:t>
      </w:r>
      <w:r w:rsidRPr="00196523">
        <w:rPr>
          <w:rFonts w:ascii="Times New Roman" w:eastAsia="宋体" w:hAnsi="Times New Roman" w:cs="Times New Roman"/>
          <w:color w:val="000000" w:themeColor="text1"/>
          <w:szCs w:val="21"/>
          <w:vertAlign w:val="subscript"/>
        </w:rPr>
        <w:t>3</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采用</w:t>
      </w:r>
      <w:r w:rsidR="00F62DFB" w:rsidRPr="00196523">
        <w:rPr>
          <w:rFonts w:ascii="Times New Roman" w:eastAsia="宋体" w:hAnsi="Times New Roman" w:cs="Times New Roman" w:hint="eastAsia"/>
          <w:color w:val="000000" w:themeColor="text1"/>
          <w:szCs w:val="21"/>
        </w:rPr>
        <w:t>列</w:t>
      </w:r>
      <w:r w:rsidRPr="00196523">
        <w:rPr>
          <w:rFonts w:ascii="Times New Roman" w:eastAsia="宋体" w:hAnsi="Times New Roman" w:cs="Times New Roman" w:hint="eastAsia"/>
          <w:color w:val="000000" w:themeColor="text1"/>
          <w:szCs w:val="21"/>
        </w:rPr>
        <w:t>主序方式保存，</w:t>
      </w:r>
      <w:r w:rsidRPr="00196523">
        <w:rPr>
          <w:rFonts w:ascii="Times New Roman" w:eastAsia="宋体" w:hAnsi="Times New Roman" w:cs="Times New Roman"/>
          <w:color w:val="000000" w:themeColor="text1"/>
          <w:szCs w:val="21"/>
        </w:rPr>
        <w:t>写出映射函数。</w:t>
      </w:r>
    </w:p>
    <w:p w:rsidR="008A7BD5" w:rsidRPr="00196523" w:rsidRDefault="00514FEE"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r w:rsidR="008A7BD5" w:rsidRPr="00196523">
        <w:rPr>
          <w:rFonts w:ascii="Times New Roman" w:eastAsia="宋体" w:hAnsi="Times New Roman" w:cs="Times New Roman"/>
          <w:color w:val="000000" w:themeColor="text1"/>
          <w:szCs w:val="21"/>
        </w:rPr>
        <w:t>数组</w:t>
      </w:r>
      <w:r w:rsidR="008A7BD5" w:rsidRPr="00196523">
        <w:rPr>
          <w:rFonts w:ascii="Times New Roman" w:eastAsia="宋体" w:hAnsi="Times New Roman" w:cs="Times New Roman"/>
          <w:color w:val="000000" w:themeColor="text1"/>
          <w:szCs w:val="21"/>
        </w:rPr>
        <w:t>score[u</w:t>
      </w:r>
      <w:r w:rsidR="008A7BD5" w:rsidRPr="00196523">
        <w:rPr>
          <w:rFonts w:ascii="Times New Roman" w:eastAsia="宋体" w:hAnsi="Times New Roman" w:cs="Times New Roman"/>
          <w:color w:val="000000" w:themeColor="text1"/>
          <w:szCs w:val="21"/>
          <w:vertAlign w:val="subscript"/>
        </w:rPr>
        <w:t>1</w:t>
      </w:r>
      <w:r w:rsidR="008A7BD5" w:rsidRPr="00196523">
        <w:rPr>
          <w:rFonts w:ascii="Times New Roman" w:eastAsia="宋体" w:hAnsi="Times New Roman" w:cs="Times New Roman"/>
          <w:color w:val="000000" w:themeColor="text1"/>
          <w:szCs w:val="21"/>
        </w:rPr>
        <w:t>][u</w:t>
      </w:r>
      <w:r w:rsidR="008A7BD5" w:rsidRPr="00196523">
        <w:rPr>
          <w:rFonts w:ascii="Times New Roman" w:eastAsia="宋体" w:hAnsi="Times New Roman" w:cs="Times New Roman"/>
          <w:color w:val="000000" w:themeColor="text1"/>
          <w:szCs w:val="21"/>
          <w:vertAlign w:val="subscript"/>
        </w:rPr>
        <w:t>2</w:t>
      </w:r>
      <w:r w:rsidR="008A7BD5" w:rsidRPr="00196523">
        <w:rPr>
          <w:rFonts w:ascii="Times New Roman" w:eastAsia="宋体" w:hAnsi="Times New Roman" w:cs="Times New Roman"/>
          <w:color w:val="000000" w:themeColor="text1"/>
          <w:szCs w:val="21"/>
        </w:rPr>
        <w:t>][u</w:t>
      </w:r>
      <w:r w:rsidR="008A7BD5" w:rsidRPr="00196523">
        <w:rPr>
          <w:rFonts w:ascii="Times New Roman" w:eastAsia="宋体" w:hAnsi="Times New Roman" w:cs="Times New Roman"/>
          <w:color w:val="000000" w:themeColor="text1"/>
          <w:szCs w:val="21"/>
          <w:vertAlign w:val="subscript"/>
        </w:rPr>
        <w:t>3</w:t>
      </w:r>
      <w:r w:rsidR="008A7BD5" w:rsidRPr="00196523">
        <w:rPr>
          <w:rFonts w:ascii="Times New Roman" w:eastAsia="宋体" w:hAnsi="Times New Roman" w:cs="Times New Roman"/>
          <w:color w:val="000000" w:themeColor="text1"/>
          <w:szCs w:val="21"/>
        </w:rPr>
        <w:t>]</w:t>
      </w:r>
      <w:r w:rsidR="008A7BD5" w:rsidRPr="00196523">
        <w:rPr>
          <w:rFonts w:ascii="Times New Roman" w:eastAsia="宋体" w:hAnsi="Times New Roman" w:cs="Times New Roman" w:hint="eastAsia"/>
          <w:color w:val="000000" w:themeColor="text1"/>
          <w:szCs w:val="21"/>
        </w:rPr>
        <w:t>是三维数组，按列主序保存时，</w:t>
      </w:r>
      <w:r w:rsidR="008A7BD5" w:rsidRPr="00196523">
        <w:rPr>
          <w:rFonts w:ascii="Times New Roman" w:eastAsia="宋体" w:hAnsi="Times New Roman" w:cs="Times New Roman"/>
          <w:color w:val="000000" w:themeColor="text1"/>
        </w:rPr>
        <w:t>映射函数为：</w:t>
      </w:r>
    </w:p>
    <w:p w:rsidR="00FC475A" w:rsidRPr="00196523" w:rsidRDefault="00FC475A" w:rsidP="001C30E9">
      <w:pPr>
        <w:ind w:firstLine="420"/>
        <w:rPr>
          <w:rFonts w:ascii="Times New Roman" w:eastAsia="宋体" w:hAnsi="Times New Roman" w:cs="Times New Roman"/>
          <w:color w:val="000000" w:themeColor="text1"/>
          <w:vertAlign w:val="subscript"/>
        </w:rPr>
      </w:pPr>
      <w:r w:rsidRPr="00196523">
        <w:rPr>
          <w:rFonts w:ascii="Times New Roman" w:eastAsia="宋体" w:hAnsi="Times New Roman" w:cs="Times New Roman"/>
          <w:color w:val="000000" w:themeColor="text1"/>
        </w:rPr>
        <w:t>map(i</w:t>
      </w:r>
      <w:r w:rsidRPr="00196523">
        <w:rPr>
          <w:rFonts w:ascii="Times New Roman" w:eastAsia="宋体" w:hAnsi="Times New Roman" w:cs="Times New Roman"/>
          <w:color w:val="000000" w:themeColor="text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vertAlign w:val="subscript"/>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009E5566" w:rsidRPr="00196523">
        <w:rPr>
          <w:rFonts w:ascii="Times New Roman" w:eastAsia="宋体" w:hAnsi="Times New Roman" w:cs="Times New Roman" w:hint="eastAsia"/>
          <w:i/>
          <w:color w:val="000000" w:themeColor="text1"/>
          <w:vertAlign w:val="subscript"/>
        </w:rPr>
        <w:t>3</w:t>
      </w:r>
      <w:bookmarkStart w:id="59" w:name="_Hlk125023175"/>
      <w:r w:rsidRPr="00196523">
        <w:rPr>
          <w:rFonts w:ascii="Times New Roman" w:eastAsia="宋体" w:hAnsi="Times New Roman" w:cs="Times New Roman"/>
          <w:color w:val="000000" w:themeColor="text1"/>
        </w:rPr>
        <w:sym w:font="Symbol" w:char="F0B4"/>
      </w:r>
      <w:bookmarkEnd w:id="59"/>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00E95E8D" w:rsidRPr="00196523">
        <w:rPr>
          <w:rFonts w:ascii="Times New Roman" w:eastAsia="宋体" w:hAnsi="Times New Roman" w:cs="Times New Roman" w:hint="eastAsia"/>
          <w:i/>
          <w:color w:val="000000" w:themeColor="text1"/>
          <w:vertAlign w:val="subscript"/>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vertAlign w:val="subscript"/>
        </w:rPr>
        <w:t>2</w:t>
      </w:r>
      <w:r w:rsidR="00BA1403"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00E95E8D" w:rsidRPr="00196523">
        <w:rPr>
          <w:rFonts w:ascii="Times New Roman" w:eastAsia="宋体" w:hAnsi="Times New Roman" w:cs="Times New Roman" w:hint="eastAsia"/>
          <w:i/>
          <w:color w:val="000000" w:themeColor="text1"/>
          <w:vertAlign w:val="subscript"/>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00E95E8D" w:rsidRPr="00196523">
        <w:rPr>
          <w:rFonts w:ascii="Times New Roman" w:eastAsia="宋体" w:hAnsi="Times New Roman" w:cs="Times New Roman" w:hint="eastAsia"/>
          <w:i/>
          <w:color w:val="000000" w:themeColor="text1"/>
          <w:vertAlign w:val="subscript"/>
        </w:rPr>
        <w:t>1</w:t>
      </w:r>
    </w:p>
    <w:p w:rsidR="00FC475A" w:rsidRPr="00196523" w:rsidRDefault="00E95E8D"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以</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Array[3][2][4]</w:t>
      </w:r>
      <w:r w:rsidRPr="00196523">
        <w:rPr>
          <w:rFonts w:ascii="Times New Roman" w:eastAsia="宋体" w:hAnsi="Times New Roman" w:cs="Times New Roman" w:hint="eastAsia"/>
          <w:color w:val="000000" w:themeColor="text1"/>
        </w:rPr>
        <w:t>为例，</w:t>
      </w:r>
      <w:proofErr w:type="gramStart"/>
      <w:r w:rsidR="00BA1403" w:rsidRPr="00196523">
        <w:rPr>
          <w:rFonts w:ascii="Times New Roman" w:eastAsia="宋体" w:hAnsi="Times New Roman" w:cs="Times New Roman"/>
          <w:color w:val="000000" w:themeColor="text1"/>
        </w:rPr>
        <w:t>按</w:t>
      </w:r>
      <w:r w:rsidR="00BA1403" w:rsidRPr="00196523">
        <w:rPr>
          <w:rFonts w:ascii="Times New Roman" w:eastAsia="宋体" w:hAnsi="Times New Roman" w:cs="Times New Roman" w:hint="eastAsia"/>
          <w:color w:val="000000" w:themeColor="text1"/>
        </w:rPr>
        <w:t>列</w:t>
      </w:r>
      <w:r w:rsidR="00BA1403" w:rsidRPr="00196523">
        <w:rPr>
          <w:rFonts w:ascii="Times New Roman" w:eastAsia="宋体" w:hAnsi="Times New Roman" w:cs="Times New Roman"/>
          <w:color w:val="000000" w:themeColor="text1"/>
        </w:rPr>
        <w:t>主</w:t>
      </w:r>
      <w:r w:rsidR="00BA1403" w:rsidRPr="00196523">
        <w:rPr>
          <w:rFonts w:ascii="Times New Roman" w:eastAsia="宋体" w:hAnsi="Times New Roman" w:cs="Times New Roman" w:hint="eastAsia"/>
          <w:color w:val="000000" w:themeColor="text1"/>
        </w:rPr>
        <w:t>序</w:t>
      </w:r>
      <w:proofErr w:type="gramEnd"/>
      <w:r w:rsidR="00BA1403" w:rsidRPr="00196523">
        <w:rPr>
          <w:rFonts w:ascii="Times New Roman" w:eastAsia="宋体" w:hAnsi="Times New Roman" w:cs="Times New Roman" w:hint="eastAsia"/>
          <w:color w:val="000000" w:themeColor="text1"/>
        </w:rPr>
        <w:t>下标排列的形式</w:t>
      </w:r>
      <w:r w:rsidR="00BA1403" w:rsidRPr="00196523">
        <w:rPr>
          <w:rFonts w:ascii="Times New Roman" w:eastAsia="宋体" w:hAnsi="Times New Roman" w:cs="Times New Roman"/>
          <w:color w:val="000000" w:themeColor="text1"/>
        </w:rPr>
        <w:t>如图</w:t>
      </w:r>
      <w:r w:rsidR="00BA1403" w:rsidRPr="00196523">
        <w:rPr>
          <w:rFonts w:ascii="Times New Roman" w:eastAsia="宋体" w:hAnsi="Times New Roman" w:cs="Times New Roman" w:hint="eastAsia"/>
          <w:color w:val="000000" w:themeColor="text1"/>
        </w:rPr>
        <w:t>4</w:t>
      </w:r>
      <w:r w:rsidR="006E78C8">
        <w:rPr>
          <w:rFonts w:ascii="Times New Roman" w:eastAsia="宋体" w:hAnsi="Times New Roman" w:cs="Times New Roman"/>
          <w:color w:val="000000" w:themeColor="text1"/>
        </w:rPr>
        <w:t>-</w:t>
      </w:r>
      <w:r w:rsidR="00BA1403" w:rsidRPr="00196523">
        <w:rPr>
          <w:rFonts w:ascii="Times New Roman" w:eastAsia="宋体" w:hAnsi="Times New Roman" w:cs="Times New Roman" w:hint="eastAsia"/>
          <w:color w:val="000000" w:themeColor="text1"/>
        </w:rPr>
        <w:t>2</w:t>
      </w:r>
      <w:r w:rsidR="00BA1403" w:rsidRPr="00196523">
        <w:rPr>
          <w:rFonts w:ascii="Times New Roman" w:eastAsia="宋体" w:hAnsi="Times New Roman" w:cs="Times New Roman"/>
          <w:color w:val="000000" w:themeColor="text1"/>
        </w:rPr>
        <w:t>所示</w:t>
      </w:r>
      <w:r w:rsidR="00BA1403" w:rsidRPr="00196523">
        <w:rPr>
          <w:rFonts w:ascii="Times New Roman" w:eastAsia="宋体" w:hAnsi="Times New Roman" w:cs="Times New Roman" w:hint="eastAsia"/>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851"/>
        <w:gridCol w:w="851"/>
        <w:gridCol w:w="851"/>
        <w:gridCol w:w="851"/>
        <w:gridCol w:w="851"/>
      </w:tblGrid>
      <w:tr w:rsidR="00196523" w:rsidRPr="00196523" w:rsidTr="00177D8E">
        <w:trPr>
          <w:jc w:val="center"/>
        </w:trPr>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[0][0][0]</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[1][0][0]</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[2][0][0]</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[0][1][0]</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[1][1][0]</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[2][1][0]</w:t>
            </w:r>
          </w:p>
        </w:tc>
      </w:tr>
      <w:tr w:rsidR="00196523" w:rsidRPr="00196523" w:rsidTr="00177D8E">
        <w:trPr>
          <w:jc w:val="center"/>
        </w:trPr>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[0][0][1]</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[1][0][1]</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[2][0][1]</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[0][1][1]</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[1][1][1]</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[2][1][1]</w:t>
            </w:r>
          </w:p>
        </w:tc>
      </w:tr>
      <w:tr w:rsidR="00196523" w:rsidRPr="00196523" w:rsidTr="00177D8E">
        <w:trPr>
          <w:jc w:val="center"/>
        </w:trPr>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[0][0][2]</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[1][0][2]</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[2][0][2]</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[0][1][2]</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[1][1][2]</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[2][1][2]</w:t>
            </w:r>
          </w:p>
        </w:tc>
      </w:tr>
      <w:tr w:rsidR="00196523" w:rsidRPr="00196523" w:rsidTr="00177D8E">
        <w:trPr>
          <w:jc w:val="center"/>
        </w:trPr>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[0][0][3]</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[1][0][3]</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[2][0][3]</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[0][1][3]</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[1][1][3]</w:t>
            </w:r>
          </w:p>
        </w:tc>
        <w:tc>
          <w:tcPr>
            <w:tcW w:w="851" w:type="dxa"/>
          </w:tcPr>
          <w:p w:rsidR="00BA1403" w:rsidRPr="00196523" w:rsidRDefault="00BA1403" w:rsidP="001C30E9">
            <w:pPr>
              <w:pStyle w:val="ab"/>
              <w:spacing w:line="240" w:lineRule="auto"/>
              <w:ind w:firstLineChars="0" w:firstLine="0"/>
              <w:rPr>
                <w:rFonts w:ascii="Times New Roman" w:hAnsi="Times New Roman" w:cs="Times New Roman"/>
                <w:color w:val="000000" w:themeColor="text1"/>
              </w:rPr>
            </w:pPr>
            <w:r w:rsidRPr="00196523">
              <w:rPr>
                <w:rFonts w:ascii="Times New Roman" w:hAnsi="Times New Roman" w:cs="Times New Roman"/>
                <w:color w:val="000000" w:themeColor="text1"/>
              </w:rPr>
              <w:t>[2][1][3]</w:t>
            </w:r>
          </w:p>
        </w:tc>
      </w:tr>
    </w:tbl>
    <w:p w:rsidR="00FC475A" w:rsidRPr="00196523" w:rsidRDefault="00BA1403" w:rsidP="001C30E9">
      <w:pPr>
        <w:pStyle w:val="a3"/>
        <w:spacing w:line="240" w:lineRule="auto"/>
        <w:ind w:firstLine="420"/>
        <w:rPr>
          <w:rFonts w:ascii="Times New Roman" w:eastAsia="宋体" w:hAnsi="Times New Roman" w:cs="Times New Roman"/>
          <w:color w:val="000000" w:themeColor="text1"/>
          <w:szCs w:val="21"/>
        </w:rPr>
      </w:pPr>
      <w:r w:rsidRPr="00196523">
        <w:rPr>
          <w:noProof/>
          <w:color w:val="000000" w:themeColor="text1"/>
        </w:rPr>
        <mc:AlternateContent>
          <mc:Choice Requires="wps">
            <w:drawing>
              <wp:anchor distT="0" distB="0" distL="114300" distR="114300" simplePos="0" relativeHeight="251462656" behindDoc="0" locked="0" layoutInCell="1" allowOverlap="1" wp14:anchorId="125E4D8F" wp14:editId="46D22570">
                <wp:simplePos x="0" y="0"/>
                <wp:positionH relativeFrom="margin">
                  <wp:posOffset>1229666</wp:posOffset>
                </wp:positionH>
                <wp:positionV relativeFrom="paragraph">
                  <wp:posOffset>70172</wp:posOffset>
                </wp:positionV>
                <wp:extent cx="2908690" cy="175260"/>
                <wp:effectExtent l="0" t="0" r="6350" b="15240"/>
                <wp:wrapNone/>
                <wp:docPr id="16" name="Text Box 6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61585" w:rsidRDefault="008E537A" w:rsidP="00BA1403">
                            <w:pPr>
                              <w:pStyle w:val="a6"/>
                              <w:ind w:firstLineChars="0" w:firstLine="0"/>
                              <w:rPr>
                                <w:rFonts w:ascii="Times New Roman" w:eastAsia="宋体" w:hAnsi="Times New Roman" w:cs="Times New Roman"/>
                                <w:b w:val="0"/>
                              </w:rPr>
                            </w:pPr>
                            <w:r w:rsidRPr="00116106">
                              <w:rPr>
                                <w:rFonts w:ascii="Times New Roman" w:eastAsia="宋体" w:hAnsi="Times New Roman" w:cs="Times New Roman" w:hint="eastAsia"/>
                                <w:b w:val="0"/>
                              </w:rPr>
                              <w:t>图</w:t>
                            </w:r>
                            <w:r w:rsidRPr="00116106">
                              <w:rPr>
                                <w:rFonts w:ascii="Times New Roman" w:eastAsia="宋体" w:hAnsi="Times New Roman" w:cs="Times New Roman"/>
                                <w:b w:val="0"/>
                              </w:rPr>
                              <w:t>4</w:t>
                            </w:r>
                            <w:r>
                              <w:rPr>
                                <w:rFonts w:ascii="Times New Roman" w:eastAsia="宋体" w:hAnsi="Times New Roman" w:cs="Times New Roman"/>
                                <w:b w:val="0"/>
                              </w:rPr>
                              <w:t>-2</w:t>
                            </w:r>
                            <w:r w:rsidRPr="00261585">
                              <w:rPr>
                                <w:rFonts w:ascii="Times New Roman" w:eastAsia="宋体" w:hAnsi="Times New Roman" w:cs="Times New Roman" w:hint="eastAsia"/>
                                <w:b w:val="0"/>
                              </w:rPr>
                              <w:t xml:space="preserve"> </w:t>
                            </w:r>
                            <w:r w:rsidRPr="00261585">
                              <w:rPr>
                                <w:rFonts w:ascii="Times New Roman" w:eastAsia="宋体" w:hAnsi="Times New Roman" w:cs="Times New Roman" w:hint="eastAsia"/>
                                <w:b w:val="0"/>
                              </w:rPr>
                              <w:t>三维数</w:t>
                            </w:r>
                            <w:r w:rsidRPr="0087622B">
                              <w:rPr>
                                <w:rFonts w:ascii="Times New Roman" w:eastAsia="宋体" w:hAnsi="Times New Roman" w:cs="Times New Roman" w:hint="eastAsia"/>
                                <w:b w:val="0"/>
                              </w:rPr>
                              <w:t>组</w:t>
                            </w:r>
                            <w:r w:rsidRPr="0087622B">
                              <w:rPr>
                                <w:rFonts w:ascii="Times New Roman" w:eastAsia="宋体" w:hAnsi="Times New Roman" w:cs="Times New Roman"/>
                                <w:b w:val="0"/>
                              </w:rPr>
                              <w:t>D</w:t>
                            </w:r>
                            <w:r w:rsidRPr="0087622B">
                              <w:rPr>
                                <w:rFonts w:ascii="Times New Roman" w:eastAsia="宋体" w:hAnsi="Times New Roman" w:cs="Times New Roman" w:hint="eastAsia"/>
                                <w:b w:val="0"/>
                              </w:rPr>
                              <w:t>3</w:t>
                            </w:r>
                            <w:r w:rsidRPr="0087622B">
                              <w:rPr>
                                <w:rFonts w:ascii="Times New Roman" w:eastAsia="宋体" w:hAnsi="Times New Roman" w:cs="Times New Roman"/>
                                <w:b w:val="0"/>
                              </w:rPr>
                              <w:t>Array</w:t>
                            </w:r>
                            <w:r w:rsidRPr="0087622B">
                              <w:rPr>
                                <w:rFonts w:ascii="Times New Roman" w:eastAsia="宋体" w:hAnsi="Times New Roman" w:cs="Times New Roman" w:hint="eastAsia"/>
                                <w:b w:val="0"/>
                              </w:rPr>
                              <w:t>的</w:t>
                            </w:r>
                            <w:r>
                              <w:rPr>
                                <w:rFonts w:ascii="Times New Roman" w:eastAsia="宋体" w:hAnsi="Times New Roman" w:cs="Times New Roman" w:hint="eastAsia"/>
                                <w:b w:val="0"/>
                              </w:rPr>
                              <w:t>下标排列形式</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125E4D8F" id="_x0000_s1168" type="#_x0000_t202" style="position:absolute;left:0;text-align:left;margin-left:96.8pt;margin-top:5.55pt;width:229.05pt;height:13.8pt;z-index:251462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" filled="f" stroked="f">
                <v:textbox inset="0,0,0,0">
                  <w:txbxContent>
                    <w:p w:rsidR="008E537A" w:rsidRPr="00261585" w:rsidRDefault="008E537A" w:rsidP="00BA1403">
                      <w:pPr>
                        <w:pStyle w:val="a6"/>
                        <w:ind w:firstLineChars="0" w:firstLine="0"/>
                        <w:rPr>
                          <w:rFonts w:ascii="Times New Roman" w:eastAsia="宋体" w:hAnsi="Times New Roman" w:cs="Times New Roman"/>
                          <w:b w:val="0"/>
                        </w:rPr>
                      </w:pPr>
                      <w:r w:rsidRPr="00116106">
                        <w:rPr>
                          <w:rFonts w:ascii="Times New Roman" w:eastAsia="宋体" w:hAnsi="Times New Roman" w:cs="Times New Roman" w:hint="eastAsia"/>
                          <w:b w:val="0"/>
                        </w:rPr>
                        <w:t>图</w:t>
                      </w:r>
                      <w:r w:rsidRPr="00116106">
                        <w:rPr>
                          <w:rFonts w:ascii="Times New Roman" w:eastAsia="宋体" w:hAnsi="Times New Roman" w:cs="Times New Roman"/>
                          <w:b w:val="0"/>
                        </w:rPr>
                        <w:t>4</w:t>
                      </w:r>
                      <w:r>
                        <w:rPr>
                          <w:rFonts w:ascii="Times New Roman" w:eastAsia="宋体" w:hAnsi="Times New Roman" w:cs="Times New Roman"/>
                          <w:b w:val="0"/>
                        </w:rPr>
                        <w:t>-2</w:t>
                      </w:r>
                      <w:r w:rsidRPr="00261585">
                        <w:rPr>
                          <w:rFonts w:ascii="Times New Roman" w:eastAsia="宋体" w:hAnsi="Times New Roman" w:cs="Times New Roman" w:hint="eastAsia"/>
                          <w:b w:val="0"/>
                        </w:rPr>
                        <w:t xml:space="preserve"> </w:t>
                      </w:r>
                      <w:r w:rsidRPr="00261585">
                        <w:rPr>
                          <w:rFonts w:ascii="Times New Roman" w:eastAsia="宋体" w:hAnsi="Times New Roman" w:cs="Times New Roman" w:hint="eastAsia"/>
                          <w:b w:val="0"/>
                        </w:rPr>
                        <w:t>三维数</w:t>
                      </w:r>
                      <w:r w:rsidRPr="0087622B">
                        <w:rPr>
                          <w:rFonts w:ascii="Times New Roman" w:eastAsia="宋体" w:hAnsi="Times New Roman" w:cs="Times New Roman" w:hint="eastAsia"/>
                          <w:b w:val="0"/>
                        </w:rPr>
                        <w:t>组</w:t>
                      </w:r>
                      <w:r w:rsidRPr="0087622B">
                        <w:rPr>
                          <w:rFonts w:ascii="Times New Roman" w:eastAsia="宋体" w:hAnsi="Times New Roman" w:cs="Times New Roman"/>
                          <w:b w:val="0"/>
                        </w:rPr>
                        <w:t>D</w:t>
                      </w:r>
                      <w:r w:rsidRPr="0087622B">
                        <w:rPr>
                          <w:rFonts w:ascii="Times New Roman" w:eastAsia="宋体" w:hAnsi="Times New Roman" w:cs="Times New Roman" w:hint="eastAsia"/>
                          <w:b w:val="0"/>
                        </w:rPr>
                        <w:t>3</w:t>
                      </w:r>
                      <w:r w:rsidRPr="0087622B">
                        <w:rPr>
                          <w:rFonts w:ascii="Times New Roman" w:eastAsia="宋体" w:hAnsi="Times New Roman" w:cs="Times New Roman"/>
                          <w:b w:val="0"/>
                        </w:rPr>
                        <w:t>Array</w:t>
                      </w:r>
                      <w:r w:rsidRPr="0087622B">
                        <w:rPr>
                          <w:rFonts w:ascii="Times New Roman" w:eastAsia="宋体" w:hAnsi="Times New Roman" w:cs="Times New Roman" w:hint="eastAsia"/>
                          <w:b w:val="0"/>
                        </w:rPr>
                        <w:t>的</w:t>
                      </w:r>
                      <w:r>
                        <w:rPr>
                          <w:rFonts w:ascii="Times New Roman" w:eastAsia="宋体" w:hAnsi="Times New Roman" w:cs="Times New Roman" w:hint="eastAsia"/>
                          <w:b w:val="0"/>
                        </w:rPr>
                        <w:t>下标排列形式</w:t>
                      </w:r>
                    </w:p>
                  </w:txbxContent>
                </v:textbox>
                <w10:wrap anchorx="margin"/>
              </v:shape>
            </w:pict>
          </mc:Fallback>
        </mc:AlternateContent>
      </w:r>
    </w:p>
    <w:p w:rsidR="005140D1" w:rsidRPr="00196523" w:rsidRDefault="00BA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比如，保存元素</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Array[</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的单元，距离数组首地址的偏移量为：</w:t>
      </w:r>
      <w:r w:rsidRPr="00196523">
        <w:rPr>
          <w:rFonts w:ascii="Times New Roman" w:eastAsia="宋体" w:hAnsi="Times New Roman" w:cs="Times New Roman"/>
          <w:color w:val="000000" w:themeColor="text1"/>
        </w:rPr>
        <w:t>map(</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w:t>
      </w:r>
      <w:r w:rsidR="002D7DBB"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2=17</w:t>
      </w:r>
      <w:r w:rsidR="005140D1" w:rsidRPr="00196523">
        <w:rPr>
          <w:rFonts w:ascii="Times New Roman" w:eastAsia="宋体" w:hAnsi="Times New Roman" w:cs="Times New Roman" w:hint="eastAsia"/>
          <w:color w:val="000000" w:themeColor="text1"/>
        </w:rPr>
        <w:t>，与实际相符。保存</w:t>
      </w:r>
      <w:r w:rsidR="005140D1" w:rsidRPr="00196523">
        <w:rPr>
          <w:rFonts w:ascii="Times New Roman" w:eastAsia="宋体" w:hAnsi="Times New Roman" w:cs="Times New Roman"/>
          <w:color w:val="000000" w:themeColor="text1"/>
        </w:rPr>
        <w:t>D</w:t>
      </w:r>
      <w:r w:rsidR="005140D1" w:rsidRPr="00196523">
        <w:rPr>
          <w:rFonts w:ascii="Times New Roman" w:eastAsia="宋体" w:hAnsi="Times New Roman" w:cs="Times New Roman" w:hint="eastAsia"/>
          <w:color w:val="000000" w:themeColor="text1"/>
        </w:rPr>
        <w:t>3</w:t>
      </w:r>
      <w:r w:rsidR="005140D1" w:rsidRPr="00196523">
        <w:rPr>
          <w:rFonts w:ascii="Times New Roman" w:eastAsia="宋体" w:hAnsi="Times New Roman" w:cs="Times New Roman"/>
          <w:color w:val="000000" w:themeColor="text1"/>
        </w:rPr>
        <w:t>Array[</w:t>
      </w:r>
      <w:r w:rsidR="005140D1" w:rsidRPr="00196523">
        <w:rPr>
          <w:rFonts w:ascii="Times New Roman" w:eastAsia="宋体" w:hAnsi="Times New Roman" w:cs="Times New Roman" w:hint="eastAsia"/>
          <w:color w:val="000000" w:themeColor="text1"/>
        </w:rPr>
        <w:t>0</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0</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0</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的单元编号为</w:t>
      </w:r>
      <w:r w:rsidR="005140D1" w:rsidRPr="00196523">
        <w:rPr>
          <w:rFonts w:ascii="Times New Roman" w:eastAsia="宋体" w:hAnsi="Times New Roman" w:cs="Times New Roman" w:hint="eastAsia"/>
          <w:color w:val="000000" w:themeColor="text1"/>
        </w:rPr>
        <w:t>0</w:t>
      </w:r>
      <w:r w:rsidR="005140D1" w:rsidRPr="00196523">
        <w:rPr>
          <w:rFonts w:ascii="Times New Roman" w:eastAsia="宋体" w:hAnsi="Times New Roman" w:cs="Times New Roman" w:hint="eastAsia"/>
          <w:color w:val="000000" w:themeColor="text1"/>
        </w:rPr>
        <w:t>的话，则</w:t>
      </w:r>
      <w:r w:rsidR="005140D1" w:rsidRPr="00196523">
        <w:rPr>
          <w:rFonts w:ascii="Times New Roman" w:eastAsia="宋体" w:hAnsi="Times New Roman" w:cs="Times New Roman"/>
          <w:color w:val="000000" w:themeColor="text1"/>
        </w:rPr>
        <w:t>D</w:t>
      </w:r>
      <w:r w:rsidR="005140D1" w:rsidRPr="00196523">
        <w:rPr>
          <w:rFonts w:ascii="Times New Roman" w:eastAsia="宋体" w:hAnsi="Times New Roman" w:cs="Times New Roman" w:hint="eastAsia"/>
          <w:color w:val="000000" w:themeColor="text1"/>
        </w:rPr>
        <w:t>3</w:t>
      </w:r>
      <w:r w:rsidR="005140D1" w:rsidRPr="00196523">
        <w:rPr>
          <w:rFonts w:ascii="Times New Roman" w:eastAsia="宋体" w:hAnsi="Times New Roman" w:cs="Times New Roman"/>
          <w:color w:val="000000" w:themeColor="text1"/>
        </w:rPr>
        <w:t>Array[</w:t>
      </w:r>
      <w:r w:rsidR="005140D1" w:rsidRPr="00196523">
        <w:rPr>
          <w:rFonts w:ascii="Times New Roman" w:eastAsia="宋体" w:hAnsi="Times New Roman" w:cs="Times New Roman" w:hint="eastAsia"/>
          <w:color w:val="000000" w:themeColor="text1"/>
        </w:rPr>
        <w:t>2</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1</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2</w:t>
      </w:r>
      <w:r w:rsidR="005140D1" w:rsidRPr="00196523">
        <w:rPr>
          <w:rFonts w:ascii="Times New Roman" w:eastAsia="宋体" w:hAnsi="Times New Roman" w:cs="Times New Roman"/>
          <w:color w:val="000000" w:themeColor="text1"/>
        </w:rPr>
        <w:t>]</w:t>
      </w:r>
      <w:r w:rsidR="005140D1" w:rsidRPr="00196523">
        <w:rPr>
          <w:rFonts w:ascii="Times New Roman" w:eastAsia="宋体" w:hAnsi="Times New Roman" w:cs="Times New Roman" w:hint="eastAsia"/>
          <w:color w:val="000000" w:themeColor="text1"/>
        </w:rPr>
        <w:t>保存在编号为</w:t>
      </w:r>
      <w:r w:rsidR="005140D1" w:rsidRPr="00196523">
        <w:rPr>
          <w:rFonts w:ascii="Times New Roman" w:eastAsia="宋体" w:hAnsi="Times New Roman" w:cs="Times New Roman" w:hint="eastAsia"/>
          <w:color w:val="000000" w:themeColor="text1"/>
        </w:rPr>
        <w:t>17</w:t>
      </w:r>
      <w:r w:rsidR="005140D1" w:rsidRPr="00196523">
        <w:rPr>
          <w:rFonts w:ascii="Times New Roman" w:eastAsia="宋体" w:hAnsi="Times New Roman" w:cs="Times New Roman" w:hint="eastAsia"/>
          <w:color w:val="000000" w:themeColor="text1"/>
        </w:rPr>
        <w:t>的单元中。</w:t>
      </w:r>
    </w:p>
    <w:p w:rsidR="00292CA0" w:rsidRPr="00196523" w:rsidRDefault="00292CA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szCs w:val="21"/>
        </w:rPr>
        <w:lastRenderedPageBreak/>
        <w:t>2</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有</w:t>
      </w:r>
      <w:r w:rsidRPr="00196523">
        <w:rPr>
          <w:rFonts w:ascii="Times New Roman" w:eastAsia="宋体" w:hAnsi="Times New Roman" w:cs="Times New Roman"/>
          <w:color w:val="000000" w:themeColor="text1"/>
        </w:rPr>
        <w:t>三</w:t>
      </w:r>
      <w:r w:rsidRPr="00196523">
        <w:rPr>
          <w:rFonts w:ascii="Times New Roman" w:eastAsia="宋体" w:hAnsi="Times New Roman" w:cs="Times New Roman" w:hint="eastAsia"/>
          <w:color w:val="000000" w:themeColor="text1"/>
        </w:rPr>
        <w:t>对</w:t>
      </w:r>
      <w:r w:rsidRPr="00196523">
        <w:rPr>
          <w:rFonts w:ascii="Times New Roman" w:eastAsia="宋体" w:hAnsi="Times New Roman" w:cs="Times New Roman"/>
          <w:color w:val="000000" w:themeColor="text1"/>
        </w:rPr>
        <w:t>角</w:t>
      </w:r>
      <w:r w:rsidRPr="00196523">
        <w:rPr>
          <w:rFonts w:ascii="Times New Roman" w:eastAsia="宋体" w:hAnsi="Times New Roman" w:cs="Times New Roman"/>
          <w:color w:val="000000" w:themeColor="text1"/>
          <w:szCs w:val="21"/>
        </w:rPr>
        <w:t>矩阵</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j</w:t>
      </w:r>
      <w:r w:rsidRPr="00196523">
        <w:rPr>
          <w:rFonts w:ascii="Times New Roman" w:eastAsia="宋体" w:hAnsi="Times New Roman" w:cs="Times New Roman"/>
          <w:color w:val="000000" w:themeColor="text1"/>
        </w:rPr>
        <w:t>](0</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i</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j</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如下所示。</w:t>
      </w:r>
    </w:p>
    <w:p w:rsidR="00292CA0" w:rsidRPr="00196523" w:rsidRDefault="00292CA0" w:rsidP="001C30E9">
      <w:pPr>
        <w:ind w:left="315"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position w:val="-72"/>
        </w:rPr>
        <w:object w:dxaOrig="3560" w:dyaOrig="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76.5pt" o:ole="">
            <v:imagedata r:id="rId7" o:title=""/>
          </v:shape>
          <o:OLEObject Type="Embed" ProgID="Equation.DSMT4" ShapeID="_x0000_i1025" DrawAspect="Content" ObjectID="_1760176033" r:id="rId8"/>
        </w:object>
      </w:r>
    </w:p>
    <w:p w:rsidR="00292CA0" w:rsidRPr="00196523" w:rsidRDefault="00292CA0" w:rsidP="001C30E9">
      <w:pPr>
        <w:ind w:left="315" w:hangingChars="150" w:hanging="315"/>
        <w:rPr>
          <w:rFonts w:ascii="Times New Roman" w:eastAsia="宋体" w:hAnsi="Times New Roman" w:cs="Times New Roman"/>
          <w:color w:val="000000" w:themeColor="text1"/>
        </w:rPr>
      </w:pPr>
    </w:p>
    <w:p w:rsidR="00292CA0" w:rsidRPr="00196523" w:rsidRDefault="00292CA0" w:rsidP="001C30E9">
      <w:pPr>
        <w:ind w:leftChars="100" w:left="210"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采用行主序方式仅保存主对角线及两个副对角线中的元素。</w:t>
      </w:r>
      <w:r w:rsidRPr="00196523">
        <w:rPr>
          <w:rFonts w:ascii="Times New Roman" w:eastAsia="宋体" w:hAnsi="Times New Roman" w:cs="Times New Roman"/>
          <w:color w:val="000000" w:themeColor="text1"/>
        </w:rPr>
        <w:t>设元素</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j</w:t>
      </w:r>
      <w:r w:rsidRPr="00196523">
        <w:rPr>
          <w:rFonts w:ascii="Times New Roman" w:eastAsia="宋体" w:hAnsi="Times New Roman" w:cs="Times New Roman"/>
          <w:color w:val="000000" w:themeColor="text1"/>
        </w:rPr>
        <w:t>](0</w:t>
      </w:r>
      <w:bookmarkStart w:id="60" w:name="_Hlk125023430"/>
      <w:r w:rsidRPr="00196523">
        <w:rPr>
          <w:rFonts w:ascii="宋体" w:eastAsia="宋体" w:hAnsi="宋体" w:cs="Times New Roman"/>
          <w:color w:val="000000" w:themeColor="text1"/>
        </w:rPr>
        <w:t>≤</w:t>
      </w:r>
      <w:bookmarkEnd w:id="60"/>
      <w:r w:rsidRPr="00196523">
        <w:rPr>
          <w:rFonts w:ascii="Times New Roman" w:eastAsia="宋体" w:hAnsi="Times New Roman" w:cs="Times New Roman"/>
          <w:i/>
          <w:color w:val="000000" w:themeColor="text1"/>
        </w:rPr>
        <w:t>i</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j</w:t>
      </w:r>
      <w:r w:rsidR="002C763F"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保存在</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i/>
          <w:color w:val="000000" w:themeColor="text1"/>
        </w:rPr>
        <w:t>k</w:t>
      </w:r>
      <w:r w:rsidRPr="00196523">
        <w:rPr>
          <w:rFonts w:ascii="Times New Roman" w:eastAsia="宋体" w:hAnsi="Times New Roman" w:cs="Times New Roman"/>
          <w:color w:val="000000" w:themeColor="text1"/>
        </w:rPr>
        <w:t>](0</w:t>
      </w:r>
      <w:r w:rsidR="002C763F"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k</w:t>
      </w:r>
      <w:r w:rsidR="002C763F"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+1)/2-1)</w:t>
      </w:r>
      <w:r w:rsidRPr="00196523">
        <w:rPr>
          <w:rFonts w:ascii="Times New Roman" w:eastAsia="宋体" w:hAnsi="Times New Roman" w:cs="Times New Roman"/>
          <w:color w:val="000000" w:themeColor="text1"/>
        </w:rPr>
        <w:t>中。</w:t>
      </w:r>
      <w:r w:rsidRPr="00196523">
        <w:rPr>
          <w:rFonts w:ascii="Times New Roman" w:eastAsia="宋体" w:hAnsi="Times New Roman" w:cs="Times New Roman" w:hint="eastAsia"/>
          <w:color w:val="000000" w:themeColor="text1"/>
        </w:rPr>
        <w:t>给出地址映射函数。</w:t>
      </w:r>
    </w:p>
    <w:p w:rsidR="00F57AA3" w:rsidRPr="00196523" w:rsidRDefault="00514FEE"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p>
    <w:p w:rsidR="008519B3" w:rsidRPr="00196523" w:rsidRDefault="008519B3"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地址映射函数如下：</w:t>
      </w:r>
    </w:p>
    <w:p w:rsidR="002C763F" w:rsidRPr="00196523" w:rsidRDefault="008519B3" w:rsidP="001C30E9">
      <w:pPr>
        <w:pStyle w:val="a3"/>
        <w:spacing w:line="240" w:lineRule="auto"/>
        <w:ind w:firstLine="420"/>
        <w:rPr>
          <w:rFonts w:ascii="Times New Roman" w:eastAsia="宋体" w:hAnsi="Times New Roman" w:cs="Times New Roman"/>
          <w:i/>
          <w:color w:val="000000" w:themeColor="text1"/>
          <w:szCs w:val="21"/>
        </w:rPr>
      </w:pPr>
      <m:oMathPara>
        <m:oMath>
          <m:r>
            <w:rPr>
              <w:rFonts w:ascii="Cambria Math" w:eastAsia="宋体" w:hAnsi="Cambria Math" w:cs="Times New Roman"/>
              <w:color w:val="000000" w:themeColor="text1"/>
              <w:szCs w:val="21"/>
            </w:rPr>
            <m:t>k=2×i+j     i≥0</m:t>
          </m:r>
          <m:r>
            <m:rPr>
              <m:sty m:val="p"/>
            </m:rPr>
            <w:rPr>
              <w:rFonts w:ascii="Cambria Math" w:eastAsia="宋体" w:hAnsi="Cambria Math" w:cs="Times New Roman"/>
              <w:color w:val="000000" w:themeColor="text1"/>
              <w:szCs w:val="21"/>
            </w:rPr>
            <m:t>且</m:t>
          </m:r>
          <m:r>
            <w:rPr>
              <w:rFonts w:ascii="Cambria Math" w:eastAsia="宋体" w:hAnsi="Cambria Math" w:cs="Times New Roman"/>
              <w:color w:val="000000" w:themeColor="text1"/>
              <w:szCs w:val="21"/>
            </w:rPr>
            <m:t>i-1≤j≤i+1</m:t>
          </m:r>
        </m:oMath>
      </m:oMathPara>
    </w:p>
    <w:p w:rsidR="009725A0" w:rsidRPr="007B5612" w:rsidRDefault="009725A0" w:rsidP="009725A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color w:val="000000"/>
          <w:szCs w:val="21"/>
        </w:rPr>
        <w:t>3</w:t>
      </w:r>
      <w:r w:rsidRPr="00C813BA">
        <w:rPr>
          <w:rFonts w:ascii="Times New Roman" w:eastAsia="宋体" w:hAnsi="Times New Roman" w:cs="Times New Roman"/>
          <w:color w:val="000000"/>
          <w:szCs w:val="21"/>
        </w:rPr>
        <w:t>．</w:t>
      </w:r>
      <w:r w:rsidRPr="007B5612">
        <w:rPr>
          <w:rFonts w:ascii="Times New Roman" w:eastAsia="宋体" w:hAnsi="Times New Roman" w:cs="Times New Roman" w:hint="eastAsia"/>
          <w:color w:val="000000"/>
          <w:szCs w:val="21"/>
        </w:rPr>
        <w:t>设有</w:t>
      </w:r>
      <w:r w:rsidRPr="00DA2A53">
        <w:rPr>
          <w:rFonts w:ascii="Times New Roman" w:eastAsia="宋体" w:hAnsi="Times New Roman" w:cs="Times New Roman"/>
          <w:i/>
          <w:color w:val="000000"/>
          <w:szCs w:val="21"/>
        </w:rPr>
        <w:t>n</w:t>
      </w:r>
      <w:r w:rsidRPr="007B5612">
        <w:rPr>
          <w:rFonts w:ascii="Times New Roman" w:eastAsia="宋体" w:hAnsi="Times New Roman" w:cs="Times New Roman"/>
          <w:color w:val="000000"/>
          <w:szCs w:val="21"/>
        </w:rPr>
        <w:sym w:font="Symbol" w:char="F0B4"/>
      </w:r>
      <w:r w:rsidRPr="00DA2A53">
        <w:rPr>
          <w:rFonts w:ascii="Times New Roman" w:eastAsia="宋体" w:hAnsi="Times New Roman" w:cs="Times New Roman"/>
          <w:i/>
          <w:color w:val="000000"/>
          <w:szCs w:val="21"/>
        </w:rPr>
        <w:t>n</w:t>
      </w:r>
      <w:r w:rsidRPr="007B5612">
        <w:rPr>
          <w:rFonts w:ascii="Times New Roman" w:eastAsia="宋体" w:hAnsi="Times New Roman" w:cs="Times New Roman" w:hint="eastAsia"/>
          <w:color w:val="000000"/>
          <w:szCs w:val="21"/>
        </w:rPr>
        <w:t>对称矩阵</w:t>
      </w:r>
      <w:r w:rsidRPr="007B5612">
        <w:rPr>
          <w:rFonts w:ascii="Times New Roman" w:eastAsia="宋体" w:hAnsi="Times New Roman" w:cs="Times New Roman"/>
          <w:color w:val="000000"/>
          <w:szCs w:val="21"/>
        </w:rPr>
        <w:t>A</w:t>
      </w:r>
      <w:r w:rsidRPr="007B5612">
        <w:rPr>
          <w:rFonts w:ascii="Times New Roman" w:eastAsia="宋体" w:hAnsi="Times New Roman" w:cs="Times New Roman" w:hint="eastAsia"/>
          <w:color w:val="000000"/>
          <w:szCs w:val="21"/>
        </w:rPr>
        <w:t>，</w:t>
      </w:r>
      <w:r w:rsidRPr="007B5612">
        <w:rPr>
          <w:rFonts w:ascii="Times New Roman" w:eastAsia="宋体" w:hAnsi="Times New Roman" w:cs="Times New Roman" w:hint="eastAsia"/>
          <w:color w:val="000000"/>
          <w:szCs w:val="21"/>
        </w:rPr>
        <w:t>a</w:t>
      </w:r>
      <w:r w:rsidRPr="000474F6">
        <w:rPr>
          <w:rFonts w:ascii="Times New Roman" w:eastAsia="宋体" w:hAnsi="Times New Roman" w:cs="Times New Roman" w:hint="eastAsia"/>
          <w:color w:val="000000"/>
          <w:szCs w:val="21"/>
          <w:vertAlign w:val="subscript"/>
        </w:rPr>
        <w:t>ij</w:t>
      </w:r>
      <w:r w:rsidRPr="007B5612">
        <w:rPr>
          <w:rFonts w:ascii="Times New Roman" w:eastAsia="宋体" w:hAnsi="Times New Roman" w:cs="Times New Roman" w:hint="eastAsia"/>
          <w:color w:val="000000"/>
          <w:szCs w:val="21"/>
        </w:rPr>
        <w:t>=a</w:t>
      </w:r>
      <w:r w:rsidRPr="000474F6">
        <w:rPr>
          <w:rFonts w:ascii="Times New Roman" w:eastAsia="宋体" w:hAnsi="Times New Roman" w:cs="Times New Roman" w:hint="eastAsia"/>
          <w:color w:val="000000"/>
          <w:szCs w:val="21"/>
          <w:vertAlign w:val="subscript"/>
        </w:rPr>
        <w:t>ji</w:t>
      </w:r>
      <w:r>
        <w:rPr>
          <w:rFonts w:ascii="Times New Roman" w:eastAsia="宋体" w:hAnsi="Times New Roman" w:cs="Times New Roman" w:hint="eastAsia"/>
          <w:color w:val="000000"/>
          <w:szCs w:val="21"/>
        </w:rPr>
        <w:t>，</w:t>
      </w:r>
      <w:r w:rsidRPr="007B5612">
        <w:rPr>
          <w:rFonts w:ascii="Times New Roman" w:eastAsia="宋体" w:hAnsi="Times New Roman" w:cs="Times New Roman" w:hint="eastAsia"/>
          <w:color w:val="000000"/>
          <w:szCs w:val="21"/>
        </w:rPr>
        <w:t>如图所示。为了节约存储，只存对角线及对角线以上的元素。将上三角矩阵中的</w:t>
      </w:r>
      <w:proofErr w:type="gramStart"/>
      <w:r w:rsidRPr="007B5612">
        <w:rPr>
          <w:rFonts w:ascii="Times New Roman" w:eastAsia="宋体" w:hAnsi="Times New Roman" w:cs="Times New Roman" w:hint="eastAsia"/>
          <w:color w:val="000000"/>
          <w:szCs w:val="21"/>
        </w:rPr>
        <w:t>元素按列</w:t>
      </w:r>
      <w:r>
        <w:rPr>
          <w:rFonts w:ascii="Times New Roman" w:eastAsia="宋体" w:hAnsi="Times New Roman" w:cs="Times New Roman" w:hint="eastAsia"/>
          <w:color w:val="000000"/>
          <w:szCs w:val="21"/>
        </w:rPr>
        <w:t>主序</w:t>
      </w:r>
      <w:proofErr w:type="gramEnd"/>
      <w:r w:rsidRPr="007B5612">
        <w:rPr>
          <w:rFonts w:ascii="Times New Roman" w:eastAsia="宋体" w:hAnsi="Times New Roman" w:cs="Times New Roman" w:hint="eastAsia"/>
          <w:color w:val="000000"/>
          <w:szCs w:val="21"/>
        </w:rPr>
        <w:t>存放到一个一维数组</w:t>
      </w:r>
      <w:r w:rsidRPr="007B5612">
        <w:rPr>
          <w:rFonts w:ascii="Times New Roman" w:eastAsia="宋体" w:hAnsi="Times New Roman" w:cs="Times New Roman"/>
          <w:color w:val="000000"/>
          <w:szCs w:val="21"/>
        </w:rPr>
        <w:t>B</w:t>
      </w:r>
      <w:r w:rsidRPr="007B5612">
        <w:rPr>
          <w:rFonts w:ascii="Times New Roman" w:eastAsia="宋体" w:hAnsi="Times New Roman" w:cs="Times New Roman" w:hint="eastAsia"/>
          <w:color w:val="000000"/>
          <w:szCs w:val="21"/>
        </w:rPr>
        <w:t>中。请问：</w:t>
      </w:r>
    </w:p>
    <w:p w:rsidR="009725A0" w:rsidRPr="007B5612" w:rsidRDefault="009725A0" w:rsidP="009725A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w:t>
      </w:r>
      <w:r w:rsidRPr="007B5612">
        <w:rPr>
          <w:rFonts w:ascii="Times New Roman" w:eastAsia="宋体" w:hAnsi="Times New Roman" w:cs="Times New Roman" w:hint="eastAsia"/>
          <w:color w:val="000000"/>
          <w:szCs w:val="21"/>
        </w:rPr>
        <w:t>存放对称矩阵</w:t>
      </w:r>
      <w:r w:rsidRPr="007B5612">
        <w:rPr>
          <w:rFonts w:ascii="Times New Roman" w:eastAsia="宋体" w:hAnsi="Times New Roman" w:cs="Times New Roman"/>
          <w:color w:val="000000"/>
          <w:szCs w:val="21"/>
        </w:rPr>
        <w:t>A</w:t>
      </w:r>
      <w:r w:rsidRPr="007B5612">
        <w:rPr>
          <w:rFonts w:ascii="Times New Roman" w:eastAsia="宋体" w:hAnsi="Times New Roman" w:cs="Times New Roman" w:hint="eastAsia"/>
          <w:color w:val="000000"/>
          <w:szCs w:val="21"/>
        </w:rPr>
        <w:t>上三角部分的一维数组</w:t>
      </w:r>
      <w:r w:rsidRPr="007B5612">
        <w:rPr>
          <w:rFonts w:ascii="Times New Roman" w:eastAsia="宋体" w:hAnsi="Times New Roman" w:cs="Times New Roman"/>
          <w:color w:val="000000"/>
          <w:szCs w:val="21"/>
        </w:rPr>
        <w:t>B</w:t>
      </w:r>
      <w:r w:rsidRPr="007B5612">
        <w:rPr>
          <w:rFonts w:ascii="Times New Roman" w:eastAsia="宋体" w:hAnsi="Times New Roman" w:cs="Times New Roman" w:hint="eastAsia"/>
          <w:color w:val="000000"/>
          <w:szCs w:val="21"/>
        </w:rPr>
        <w:t>至少需要有多少个元素？</w:t>
      </w:r>
    </w:p>
    <w:p w:rsidR="009725A0" w:rsidRPr="007B5612" w:rsidRDefault="009725A0" w:rsidP="009725A0">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hint="eastAsia"/>
          <w:color w:val="000000"/>
          <w:szCs w:val="21"/>
        </w:rPr>
        <w:t>）</w:t>
      </w:r>
      <w:r w:rsidRPr="007B5612">
        <w:rPr>
          <w:rFonts w:ascii="Times New Roman" w:eastAsia="宋体" w:hAnsi="Times New Roman" w:cs="Times New Roman" w:hint="eastAsia"/>
          <w:color w:val="000000"/>
          <w:szCs w:val="21"/>
        </w:rPr>
        <w:t>若在一维数组</w:t>
      </w:r>
      <w:r w:rsidRPr="007B5612">
        <w:rPr>
          <w:rFonts w:ascii="Times New Roman" w:eastAsia="宋体" w:hAnsi="Times New Roman" w:cs="Times New Roman"/>
          <w:color w:val="000000"/>
          <w:szCs w:val="21"/>
        </w:rPr>
        <w:t>B</w:t>
      </w:r>
      <w:r w:rsidRPr="007B5612">
        <w:rPr>
          <w:rFonts w:ascii="Times New Roman" w:eastAsia="宋体" w:hAnsi="Times New Roman" w:cs="Times New Roman" w:hint="eastAsia"/>
          <w:color w:val="000000"/>
          <w:szCs w:val="21"/>
        </w:rPr>
        <w:t>中从下标为</w:t>
      </w:r>
      <w:r w:rsidRPr="007B5612">
        <w:rPr>
          <w:rFonts w:ascii="Times New Roman" w:eastAsia="宋体" w:hAnsi="Times New Roman" w:cs="Times New Roman"/>
          <w:color w:val="000000"/>
          <w:szCs w:val="21"/>
        </w:rPr>
        <w:t>0</w:t>
      </w:r>
      <w:r w:rsidRPr="007B5612">
        <w:rPr>
          <w:rFonts w:ascii="Times New Roman" w:eastAsia="宋体" w:hAnsi="Times New Roman" w:cs="Times New Roman" w:hint="eastAsia"/>
          <w:color w:val="000000"/>
          <w:szCs w:val="21"/>
        </w:rPr>
        <w:t>号的位置开始存放，则矩阵</w:t>
      </w:r>
      <w:r w:rsidRPr="007B5612">
        <w:rPr>
          <w:rFonts w:ascii="Times New Roman" w:eastAsia="宋体" w:hAnsi="Times New Roman" w:cs="Times New Roman" w:hint="eastAsia"/>
          <w:color w:val="000000"/>
          <w:szCs w:val="21"/>
        </w:rPr>
        <w:t>A</w:t>
      </w:r>
      <w:r w:rsidRPr="007B5612">
        <w:rPr>
          <w:rFonts w:ascii="Times New Roman" w:eastAsia="宋体" w:hAnsi="Times New Roman" w:cs="Times New Roman" w:hint="eastAsia"/>
          <w:color w:val="000000"/>
          <w:szCs w:val="21"/>
        </w:rPr>
        <w:t>中的任一元素</w:t>
      </w:r>
      <w:r w:rsidRPr="007B5612">
        <w:rPr>
          <w:rFonts w:ascii="Times New Roman" w:eastAsia="宋体" w:hAnsi="Times New Roman" w:cs="Times New Roman"/>
          <w:color w:val="000000"/>
          <w:szCs w:val="21"/>
        </w:rPr>
        <w:t>a</w:t>
      </w:r>
      <w:r w:rsidRPr="000474F6">
        <w:rPr>
          <w:rFonts w:ascii="Times New Roman" w:eastAsia="宋体" w:hAnsi="Times New Roman" w:cs="Times New Roman"/>
          <w:i/>
          <w:color w:val="000000"/>
          <w:szCs w:val="21"/>
          <w:vertAlign w:val="subscript"/>
        </w:rPr>
        <w:t>ij</w:t>
      </w:r>
      <w:r w:rsidRPr="007B5612">
        <w:rPr>
          <w:rFonts w:ascii="Times New Roman" w:eastAsia="宋体" w:hAnsi="Times New Roman" w:cs="Times New Roman" w:hint="eastAsia"/>
          <w:color w:val="000000"/>
          <w:szCs w:val="21"/>
        </w:rPr>
        <w:t>在只存上三角部分的情形下，应存于一维数组的哪个下标位置</w:t>
      </w:r>
      <w:r w:rsidRPr="000474F6">
        <w:rPr>
          <w:rFonts w:ascii="Times New Roman" w:eastAsia="宋体" w:hAnsi="Times New Roman" w:cs="Times New Roman" w:hint="eastAsia"/>
          <w:i/>
          <w:color w:val="000000"/>
          <w:szCs w:val="21"/>
        </w:rPr>
        <w:t>k</w:t>
      </w:r>
      <w:r w:rsidRPr="007B5612">
        <w:rPr>
          <w:rFonts w:ascii="Times New Roman" w:eastAsia="宋体" w:hAnsi="Times New Roman" w:cs="Times New Roman" w:hint="eastAsia"/>
          <w:color w:val="000000"/>
          <w:szCs w:val="21"/>
        </w:rPr>
        <w:t>？给出</w:t>
      </w:r>
      <w:r w:rsidRPr="000474F6">
        <w:rPr>
          <w:rFonts w:ascii="Times New Roman" w:eastAsia="宋体" w:hAnsi="Times New Roman" w:cs="Times New Roman" w:hint="eastAsia"/>
          <w:i/>
          <w:color w:val="000000"/>
          <w:szCs w:val="21"/>
        </w:rPr>
        <w:t>k</w:t>
      </w:r>
      <w:r w:rsidRPr="007B5612">
        <w:rPr>
          <w:rFonts w:ascii="Times New Roman" w:eastAsia="宋体" w:hAnsi="Times New Roman" w:cs="Times New Roman" w:hint="eastAsia"/>
          <w:color w:val="000000"/>
          <w:szCs w:val="21"/>
        </w:rPr>
        <w:t>的计算公式。</w:t>
      </w:r>
    </w:p>
    <w:p w:rsidR="009725A0" w:rsidRDefault="009725A0" w:rsidP="009725A0">
      <w:pPr>
        <w:ind w:left="315" w:hangingChars="150" w:hanging="315"/>
        <w:rPr>
          <w:rFonts w:ascii="Times New Roman" w:eastAsia="宋体" w:hAnsi="Times New Roman" w:cs="Times New Roman"/>
          <w:color w:val="000000" w:themeColor="text1"/>
          <w:szCs w:val="21"/>
        </w:rPr>
      </w:pPr>
      <w:ins w:id="61" w:author="tryagain" w:date="2023-08-07T10:10:00Z">
        <w:r w:rsidRPr="007B5612">
          <w:rPr>
            <w:rFonts w:ascii="Times New Roman" w:eastAsia="宋体" w:hAnsi="Times New Roman" w:cs="Times New Roman"/>
            <w:color w:val="000000"/>
            <w:szCs w:val="21"/>
          </w:rPr>
          <w:object w:dxaOrig="3060" w:dyaOrig="1480">
            <v:shape id="_x0000_i1026" type="#_x0000_t75" style="width:159.5pt;height:76.25pt" o:ole="">
              <v:imagedata r:id="rId9" o:title=""/>
            </v:shape>
            <o:OLEObject Type="Embed" ProgID="Equation.3" ShapeID="_x0000_i1026" DrawAspect="Content" ObjectID="_1760176034" r:id="rId10"/>
          </w:object>
        </w:r>
      </w:ins>
    </w:p>
    <w:p w:rsidR="009725A0" w:rsidRPr="00196523" w:rsidRDefault="009725A0" w:rsidP="009725A0">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p>
    <w:p w:rsidR="009725A0" w:rsidRPr="007B5612" w:rsidRDefault="009725A0" w:rsidP="009725A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sidRPr="007B5612">
        <w:rPr>
          <w:rFonts w:ascii="Times New Roman" w:eastAsia="宋体" w:hAnsi="Times New Roman" w:cs="Times New Roman"/>
          <w:color w:val="000000"/>
          <w:szCs w:val="21"/>
        </w:rPr>
        <w:t>1</w:t>
      </w:r>
      <w:r>
        <w:rPr>
          <w:rFonts w:ascii="Times New Roman" w:eastAsia="宋体" w:hAnsi="Times New Roman" w:cs="Times New Roman" w:hint="eastAsia"/>
          <w:color w:val="000000"/>
          <w:szCs w:val="21"/>
        </w:rPr>
        <w:t>）</w:t>
      </w:r>
      <w:r w:rsidRPr="007B5612">
        <w:rPr>
          <w:rFonts w:ascii="Times New Roman" w:eastAsia="宋体" w:hAnsi="Times New Roman" w:cs="Times New Roman" w:hint="eastAsia"/>
          <w:color w:val="000000"/>
          <w:szCs w:val="21"/>
        </w:rPr>
        <w:t>存储上三角矩阵至少需要元素数量：</w:t>
      </w:r>
      <w:r w:rsidRPr="009725A0">
        <w:rPr>
          <w:rFonts w:ascii="Times New Roman" w:eastAsia="宋体" w:hAnsi="Times New Roman" w:cs="Times New Roman"/>
          <w:i/>
          <w:color w:val="000000"/>
          <w:szCs w:val="21"/>
        </w:rPr>
        <w:t>n</w:t>
      </w:r>
      <w:r w:rsidRPr="007B5612">
        <w:rPr>
          <w:rFonts w:ascii="Times New Roman" w:eastAsia="宋体" w:hAnsi="Times New Roman" w:cs="Times New Roman"/>
          <w:color w:val="000000"/>
          <w:szCs w:val="21"/>
        </w:rPr>
        <w:t>(</w:t>
      </w:r>
      <w:r w:rsidRPr="009725A0">
        <w:rPr>
          <w:rFonts w:ascii="Times New Roman" w:eastAsia="宋体" w:hAnsi="Times New Roman" w:cs="Times New Roman"/>
          <w:i/>
          <w:color w:val="000000"/>
          <w:szCs w:val="21"/>
        </w:rPr>
        <w:t>n</w:t>
      </w:r>
      <w:r w:rsidRPr="007B5612">
        <w:rPr>
          <w:rFonts w:ascii="Times New Roman" w:eastAsia="宋体" w:hAnsi="Times New Roman" w:cs="Times New Roman"/>
          <w:color w:val="000000"/>
          <w:szCs w:val="21"/>
        </w:rPr>
        <w:t>+1)/2</w:t>
      </w:r>
    </w:p>
    <w:p w:rsidR="009725A0" w:rsidRPr="007B5612" w:rsidRDefault="009725A0" w:rsidP="009725A0">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sidRPr="007B5612">
        <w:rPr>
          <w:rFonts w:ascii="Times New Roman" w:eastAsia="宋体" w:hAnsi="Times New Roman" w:cs="Times New Roman"/>
          <w:color w:val="000000"/>
          <w:szCs w:val="21"/>
        </w:rPr>
        <w:t>2</w:t>
      </w:r>
      <w:r>
        <w:rPr>
          <w:rFonts w:ascii="Times New Roman" w:eastAsia="宋体" w:hAnsi="Times New Roman" w:cs="Times New Roman" w:hint="eastAsia"/>
          <w:color w:val="000000"/>
          <w:szCs w:val="21"/>
        </w:rPr>
        <w:t>）</w:t>
      </w:r>
      <w:r w:rsidRPr="009725A0">
        <w:rPr>
          <w:rFonts w:ascii="Times New Roman" w:eastAsia="宋体" w:hAnsi="Times New Roman" w:cs="Times New Roman" w:hint="eastAsia"/>
          <w:i/>
          <w:color w:val="000000"/>
          <w:szCs w:val="21"/>
        </w:rPr>
        <w:t>j</w:t>
      </w:r>
      <w:r w:rsidRPr="007B5612">
        <w:rPr>
          <w:rFonts w:ascii="Times New Roman" w:eastAsia="宋体" w:hAnsi="Times New Roman" w:cs="Times New Roman" w:hint="eastAsia"/>
          <w:color w:val="000000"/>
          <w:szCs w:val="21"/>
        </w:rPr>
        <w:t>(</w:t>
      </w:r>
      <w:r w:rsidRPr="009725A0">
        <w:rPr>
          <w:rFonts w:ascii="Times New Roman" w:eastAsia="宋体" w:hAnsi="Times New Roman" w:cs="Times New Roman" w:hint="eastAsia"/>
          <w:i/>
          <w:color w:val="000000"/>
          <w:szCs w:val="21"/>
        </w:rPr>
        <w:t>j</w:t>
      </w:r>
      <w:r w:rsidRPr="007B5612">
        <w:rPr>
          <w:rFonts w:ascii="Times New Roman" w:eastAsia="宋体" w:hAnsi="Times New Roman" w:cs="Times New Roman" w:hint="eastAsia"/>
          <w:color w:val="000000"/>
          <w:szCs w:val="21"/>
        </w:rPr>
        <w:t>+1)/2+</w:t>
      </w:r>
      <w:r w:rsidRPr="009725A0">
        <w:rPr>
          <w:rFonts w:ascii="Times New Roman" w:eastAsia="宋体" w:hAnsi="Times New Roman" w:cs="Times New Roman" w:hint="eastAsia"/>
          <w:i/>
          <w:color w:val="000000"/>
          <w:szCs w:val="21"/>
        </w:rPr>
        <w:t>i</w:t>
      </w:r>
      <w:r w:rsidRPr="007B5612">
        <w:rPr>
          <w:rFonts w:ascii="Times New Roman" w:eastAsia="宋体" w:hAnsi="Times New Roman" w:cs="Times New Roman" w:hint="eastAsia"/>
          <w:color w:val="000000"/>
          <w:szCs w:val="21"/>
        </w:rPr>
        <w:t xml:space="preserve">  </w:t>
      </w:r>
      <w:r w:rsidRPr="007B5612">
        <w:rPr>
          <w:rFonts w:ascii="Times New Roman" w:eastAsia="宋体" w:hAnsi="Times New Roman" w:cs="Times New Roman"/>
          <w:color w:val="000000"/>
          <w:szCs w:val="21"/>
        </w:rPr>
        <w:tab/>
      </w:r>
      <w:r w:rsidRPr="007B5612">
        <w:rPr>
          <w:rFonts w:ascii="Times New Roman" w:eastAsia="宋体" w:hAnsi="Times New Roman" w:cs="Times New Roman" w:hint="eastAsia"/>
          <w:color w:val="000000"/>
          <w:szCs w:val="21"/>
        </w:rPr>
        <w:t>(</w:t>
      </w:r>
      <w:r w:rsidRPr="009725A0">
        <w:rPr>
          <w:rFonts w:ascii="Times New Roman" w:eastAsia="宋体" w:hAnsi="Times New Roman" w:cs="Times New Roman" w:hint="eastAsia"/>
          <w:i/>
          <w:color w:val="000000"/>
          <w:szCs w:val="21"/>
        </w:rPr>
        <w:t>i</w:t>
      </w:r>
      <w:r w:rsidRPr="007B5612">
        <w:rPr>
          <w:rFonts w:ascii="Times New Roman" w:eastAsia="宋体" w:hAnsi="Times New Roman" w:cs="Times New Roman" w:hint="eastAsia"/>
          <w:color w:val="000000"/>
          <w:szCs w:val="21"/>
        </w:rPr>
        <w:t>&lt;=</w:t>
      </w:r>
      <w:r w:rsidRPr="009725A0">
        <w:rPr>
          <w:rFonts w:ascii="Times New Roman" w:eastAsia="宋体" w:hAnsi="Times New Roman" w:cs="Times New Roman" w:hint="eastAsia"/>
          <w:i/>
          <w:color w:val="000000"/>
          <w:szCs w:val="21"/>
        </w:rPr>
        <w:t>j</w:t>
      </w:r>
      <w:r w:rsidRPr="007B5612">
        <w:rPr>
          <w:rFonts w:ascii="Times New Roman" w:eastAsia="宋体" w:hAnsi="Times New Roman" w:cs="Times New Roman" w:hint="eastAsia"/>
          <w:color w:val="000000"/>
          <w:szCs w:val="21"/>
        </w:rPr>
        <w:t>)</w:t>
      </w:r>
    </w:p>
    <w:p w:rsidR="009725A0" w:rsidRDefault="009725A0" w:rsidP="009725A0">
      <w:pPr>
        <w:pStyle w:val="a3"/>
        <w:spacing w:line="240" w:lineRule="auto"/>
        <w:ind w:left="420" w:firstLine="420"/>
        <w:rPr>
          <w:rFonts w:ascii="Times New Roman" w:eastAsia="宋体" w:hAnsi="Times New Roman" w:cs="Times New Roman"/>
          <w:color w:val="000000"/>
          <w:szCs w:val="21"/>
        </w:rPr>
      </w:pPr>
      <w:r w:rsidRPr="00741A65">
        <w:rPr>
          <w:rFonts w:ascii="Times New Roman" w:eastAsia="宋体" w:hAnsi="Times New Roman" w:cs="Times New Roman" w:hint="eastAsia"/>
          <w:i/>
          <w:color w:val="000000"/>
          <w:szCs w:val="21"/>
        </w:rPr>
        <w:t>i</w:t>
      </w:r>
      <w:r w:rsidRPr="007B5612">
        <w:rPr>
          <w:rFonts w:ascii="Times New Roman" w:eastAsia="宋体" w:hAnsi="Times New Roman" w:cs="Times New Roman" w:hint="eastAsia"/>
          <w:color w:val="000000"/>
          <w:szCs w:val="21"/>
        </w:rPr>
        <w:t>(</w:t>
      </w:r>
      <w:r w:rsidRPr="00741A65">
        <w:rPr>
          <w:rFonts w:ascii="Times New Roman" w:eastAsia="宋体" w:hAnsi="Times New Roman" w:cs="Times New Roman" w:hint="eastAsia"/>
          <w:i/>
          <w:color w:val="000000"/>
          <w:szCs w:val="21"/>
        </w:rPr>
        <w:t>i</w:t>
      </w:r>
      <w:r w:rsidRPr="007B5612">
        <w:rPr>
          <w:rFonts w:ascii="Times New Roman" w:eastAsia="宋体" w:hAnsi="Times New Roman" w:cs="Times New Roman" w:hint="eastAsia"/>
          <w:color w:val="000000"/>
          <w:szCs w:val="21"/>
        </w:rPr>
        <w:t>+1)/2+</w:t>
      </w:r>
      <w:proofErr w:type="gramStart"/>
      <w:r w:rsidRPr="00741A65">
        <w:rPr>
          <w:rFonts w:ascii="Times New Roman" w:eastAsia="宋体" w:hAnsi="Times New Roman" w:cs="Times New Roman" w:hint="eastAsia"/>
          <w:i/>
          <w:color w:val="000000"/>
          <w:szCs w:val="21"/>
        </w:rPr>
        <w:t>j</w:t>
      </w:r>
      <w:r w:rsidRPr="007B5612">
        <w:rPr>
          <w:rFonts w:ascii="Times New Roman" w:eastAsia="宋体" w:hAnsi="Times New Roman" w:cs="Times New Roman" w:hint="eastAsia"/>
          <w:color w:val="000000"/>
          <w:szCs w:val="21"/>
        </w:rPr>
        <w:t xml:space="preserve">  </w:t>
      </w:r>
      <w:r w:rsidRPr="007B5612">
        <w:rPr>
          <w:rFonts w:ascii="Times New Roman" w:eastAsia="宋体" w:hAnsi="Times New Roman" w:cs="Times New Roman"/>
          <w:color w:val="000000"/>
          <w:szCs w:val="21"/>
        </w:rPr>
        <w:tab/>
      </w:r>
      <w:proofErr w:type="gramEnd"/>
      <w:r w:rsidRPr="007B5612">
        <w:rPr>
          <w:rFonts w:ascii="Times New Roman" w:eastAsia="宋体" w:hAnsi="Times New Roman" w:cs="Times New Roman" w:hint="eastAsia"/>
          <w:color w:val="000000"/>
          <w:szCs w:val="21"/>
        </w:rPr>
        <w:t>(</w:t>
      </w:r>
      <w:r w:rsidRPr="00741A65">
        <w:rPr>
          <w:rFonts w:ascii="Times New Roman" w:eastAsia="宋体" w:hAnsi="Times New Roman" w:cs="Times New Roman" w:hint="eastAsia"/>
          <w:i/>
          <w:color w:val="000000"/>
          <w:szCs w:val="21"/>
        </w:rPr>
        <w:t>i</w:t>
      </w:r>
      <w:r w:rsidRPr="007B5612">
        <w:rPr>
          <w:rFonts w:ascii="Times New Roman" w:eastAsia="宋体" w:hAnsi="Times New Roman" w:cs="Times New Roman" w:hint="eastAsia"/>
          <w:color w:val="000000"/>
          <w:szCs w:val="21"/>
        </w:rPr>
        <w:t>&gt;</w:t>
      </w:r>
      <w:r w:rsidRPr="00741A65">
        <w:rPr>
          <w:rFonts w:ascii="Times New Roman" w:eastAsia="宋体" w:hAnsi="Times New Roman" w:cs="Times New Roman" w:hint="eastAsia"/>
          <w:i/>
          <w:color w:val="000000"/>
          <w:szCs w:val="21"/>
        </w:rPr>
        <w:t>j</w:t>
      </w:r>
      <w:r w:rsidRPr="007B5612">
        <w:rPr>
          <w:rFonts w:ascii="Times New Roman" w:eastAsia="宋体" w:hAnsi="Times New Roman" w:cs="Times New Roman" w:hint="eastAsia"/>
          <w:color w:val="000000"/>
          <w:szCs w:val="21"/>
        </w:rPr>
        <w:t>)</w:t>
      </w:r>
    </w:p>
    <w:p w:rsidR="00F57AA3" w:rsidRPr="00196523" w:rsidRDefault="009725A0"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4</w:t>
      </w:r>
      <w:r w:rsidR="00F57AA3" w:rsidRPr="00196523">
        <w:rPr>
          <w:rFonts w:ascii="Times New Roman" w:eastAsia="宋体" w:hAnsi="Times New Roman" w:cs="Times New Roman"/>
          <w:color w:val="000000" w:themeColor="text1"/>
          <w:szCs w:val="21"/>
        </w:rPr>
        <w:t>．</w:t>
      </w:r>
      <w:r w:rsidR="008519B3" w:rsidRPr="00196523">
        <w:rPr>
          <w:rFonts w:ascii="Times New Roman" w:eastAsia="宋体" w:hAnsi="Times New Roman" w:cs="Times New Roman" w:hint="eastAsia"/>
          <w:color w:val="000000" w:themeColor="text1"/>
          <w:szCs w:val="21"/>
        </w:rPr>
        <w:t>给出四维数组按行主序存储的地址映射函数。</w:t>
      </w:r>
    </w:p>
    <w:p w:rsidR="00271A09"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71A09" w:rsidRPr="00196523">
        <w:rPr>
          <w:rFonts w:ascii="Times New Roman" w:eastAsia="宋体" w:hAnsi="Times New Roman" w:cs="Times New Roman" w:hint="eastAsia"/>
          <w:color w:val="000000" w:themeColor="text1"/>
          <w:szCs w:val="21"/>
        </w:rPr>
        <w:t>对于四</w:t>
      </w:r>
      <w:r w:rsidR="00271A09" w:rsidRPr="00196523">
        <w:rPr>
          <w:rFonts w:ascii="Times New Roman" w:eastAsia="宋体" w:hAnsi="Times New Roman" w:cs="Times New Roman"/>
          <w:color w:val="000000" w:themeColor="text1"/>
        </w:rPr>
        <w:t>维数组</w:t>
      </w:r>
      <w:r w:rsidR="00271A09" w:rsidRPr="00196523">
        <w:rPr>
          <w:rFonts w:ascii="Times New Roman" w:eastAsia="宋体" w:hAnsi="Times New Roman" w:cs="Times New Roman" w:hint="eastAsia"/>
          <w:color w:val="000000" w:themeColor="text1"/>
        </w:rPr>
        <w:t>F</w:t>
      </w:r>
      <w:r w:rsidR="00271A09" w:rsidRPr="00196523">
        <w:rPr>
          <w:rFonts w:ascii="Times New Roman" w:eastAsia="宋体" w:hAnsi="Times New Roman" w:cs="Times New Roman"/>
          <w:color w:val="000000" w:themeColor="text1"/>
        </w:rPr>
        <w:t>ourDimenArray[u</w:t>
      </w:r>
      <w:r w:rsidR="00271A09" w:rsidRPr="00196523">
        <w:rPr>
          <w:rFonts w:ascii="Times New Roman" w:eastAsia="宋体" w:hAnsi="Times New Roman" w:cs="Times New Roman"/>
          <w:color w:val="000000" w:themeColor="text1"/>
          <w:vertAlign w:val="subscript"/>
        </w:rPr>
        <w:t>1</w:t>
      </w:r>
      <w:r w:rsidR="00271A09" w:rsidRPr="00196523">
        <w:rPr>
          <w:rFonts w:ascii="Times New Roman" w:eastAsia="宋体" w:hAnsi="Times New Roman" w:cs="Times New Roman"/>
          <w:color w:val="000000" w:themeColor="text1"/>
        </w:rPr>
        <w:t>][u</w:t>
      </w:r>
      <w:r w:rsidR="00271A09" w:rsidRPr="00196523">
        <w:rPr>
          <w:rFonts w:ascii="Times New Roman" w:eastAsia="宋体" w:hAnsi="Times New Roman" w:cs="Times New Roman"/>
          <w:color w:val="000000" w:themeColor="text1"/>
          <w:vertAlign w:val="subscript"/>
        </w:rPr>
        <w:t>2</w:t>
      </w:r>
      <w:r w:rsidR="00271A09" w:rsidRPr="00196523">
        <w:rPr>
          <w:rFonts w:ascii="Times New Roman" w:eastAsia="宋体" w:hAnsi="Times New Roman" w:cs="Times New Roman"/>
          <w:color w:val="000000" w:themeColor="text1"/>
        </w:rPr>
        <w:t>][u</w:t>
      </w:r>
      <w:r w:rsidR="00271A09" w:rsidRPr="00196523">
        <w:rPr>
          <w:rFonts w:ascii="Times New Roman" w:eastAsia="宋体" w:hAnsi="Times New Roman" w:cs="Times New Roman"/>
          <w:color w:val="000000" w:themeColor="text1"/>
          <w:vertAlign w:val="subscript"/>
        </w:rPr>
        <w:t>3</w:t>
      </w:r>
      <w:r w:rsidR="00271A09" w:rsidRPr="00196523">
        <w:rPr>
          <w:rFonts w:ascii="Times New Roman" w:eastAsia="宋体" w:hAnsi="Times New Roman" w:cs="Times New Roman"/>
          <w:color w:val="000000" w:themeColor="text1"/>
        </w:rPr>
        <w:t>][u</w:t>
      </w:r>
      <w:r w:rsidR="00271A09" w:rsidRPr="00196523">
        <w:rPr>
          <w:rFonts w:ascii="Times New Roman" w:eastAsia="宋体" w:hAnsi="Times New Roman" w:cs="Times New Roman"/>
          <w:color w:val="000000" w:themeColor="text1"/>
          <w:vertAlign w:val="subscript"/>
        </w:rPr>
        <w:t>4</w:t>
      </w:r>
      <w:r w:rsidR="00271A09" w:rsidRPr="00196523">
        <w:rPr>
          <w:rFonts w:ascii="Times New Roman" w:eastAsia="宋体" w:hAnsi="Times New Roman" w:cs="Times New Roman"/>
          <w:color w:val="000000" w:themeColor="text1"/>
        </w:rPr>
        <w:t>]</w:t>
      </w:r>
      <w:r w:rsidR="00271A09" w:rsidRPr="00196523">
        <w:rPr>
          <w:rFonts w:ascii="Times New Roman" w:eastAsia="宋体" w:hAnsi="Times New Roman" w:cs="Times New Roman"/>
          <w:color w:val="000000" w:themeColor="text1"/>
        </w:rPr>
        <w:t>，其行主</w:t>
      </w:r>
      <w:r w:rsidR="00271A09" w:rsidRPr="00196523">
        <w:rPr>
          <w:rFonts w:ascii="Times New Roman" w:eastAsia="宋体" w:hAnsi="Times New Roman" w:cs="Times New Roman" w:hint="eastAsia"/>
          <w:color w:val="000000" w:themeColor="text1"/>
        </w:rPr>
        <w:t>序的</w:t>
      </w:r>
      <w:r w:rsidR="00271A09" w:rsidRPr="00196523">
        <w:rPr>
          <w:rFonts w:ascii="Times New Roman" w:eastAsia="宋体" w:hAnsi="Times New Roman" w:cs="Times New Roman"/>
          <w:color w:val="000000" w:themeColor="text1"/>
        </w:rPr>
        <w:t>映射函数应为：</w:t>
      </w:r>
    </w:p>
    <w:p w:rsidR="00271A09" w:rsidRPr="00196523" w:rsidRDefault="00271A09" w:rsidP="001C30E9">
      <w:pPr>
        <w:ind w:firstLine="420"/>
        <w:rPr>
          <w:rFonts w:ascii="Times New Roman" w:eastAsia="宋体" w:hAnsi="Times New Roman" w:cs="Times New Roman"/>
          <w:color w:val="000000" w:themeColor="text1"/>
          <w:vertAlign w:val="subscript"/>
        </w:rPr>
      </w:pPr>
      <w:r w:rsidRPr="00196523">
        <w:rPr>
          <w:rFonts w:ascii="Times New Roman" w:eastAsia="宋体" w:hAnsi="Times New Roman" w:cs="Times New Roman"/>
          <w:color w:val="000000" w:themeColor="text1"/>
        </w:rPr>
        <w:t>map(i</w:t>
      </w:r>
      <w:r w:rsidRPr="00196523">
        <w:rPr>
          <w:rFonts w:ascii="Times New Roman" w:eastAsia="宋体" w:hAnsi="Times New Roman" w:cs="Times New Roman"/>
          <w:color w:val="000000" w:themeColor="text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3</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3</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vertAlign w:val="subscript"/>
        </w:rPr>
        <w:t>3</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i/>
          <w:color w:val="000000" w:themeColor="text1"/>
        </w:rPr>
        <w:t>u</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vertAlign w:val="subscript"/>
        </w:rPr>
        <w:t>4</w:t>
      </w:r>
    </w:p>
    <w:p w:rsidR="00753645" w:rsidRDefault="00753645" w:rsidP="00753645">
      <w:pPr>
        <w:snapToGrid w:val="0"/>
        <w:ind w:left="315" w:hangingChars="150" w:hanging="315"/>
        <w:rPr>
          <w:rFonts w:ascii="Times New Roman" w:eastAsia="宋体" w:hAnsi="Times New Roman" w:cs="Times New Roman"/>
        </w:rPr>
      </w:pPr>
      <w:r>
        <w:rPr>
          <w:rFonts w:ascii="Times New Roman" w:eastAsia="宋体" w:hAnsi="Times New Roman" w:cs="Times New Roman" w:hint="eastAsia"/>
          <w:color w:val="000000"/>
          <w:szCs w:val="21"/>
        </w:rPr>
        <w:t>5</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在模拟迷宫的应用时，规定了</w:t>
      </w:r>
      <w:r w:rsidRPr="00C813BA">
        <w:rPr>
          <w:rFonts w:ascii="Times New Roman" w:eastAsia="宋体" w:hAnsi="Times New Roman" w:cs="Times New Roman"/>
        </w:rPr>
        <w:t>行走路径只考虑水平和垂直</w:t>
      </w:r>
      <w:r>
        <w:rPr>
          <w:rFonts w:ascii="Times New Roman" w:eastAsia="宋体" w:hAnsi="Times New Roman" w:cs="Times New Roman" w:hint="eastAsia"/>
        </w:rPr>
        <w:t>4</w:t>
      </w:r>
      <w:r w:rsidRPr="00C813BA">
        <w:rPr>
          <w:rFonts w:ascii="Times New Roman" w:eastAsia="宋体" w:hAnsi="Times New Roman" w:cs="Times New Roman"/>
        </w:rPr>
        <w:t>个方向（上、下、左、右）</w:t>
      </w:r>
      <w:r>
        <w:rPr>
          <w:rFonts w:ascii="Times New Roman" w:eastAsia="宋体" w:hAnsi="Times New Roman" w:cs="Times New Roman" w:hint="eastAsia"/>
        </w:rPr>
        <w:t>。如果行走方向为</w:t>
      </w:r>
      <w:r>
        <w:rPr>
          <w:rFonts w:ascii="Times New Roman" w:eastAsia="宋体" w:hAnsi="Times New Roman" w:cs="Times New Roman" w:hint="eastAsia"/>
        </w:rPr>
        <w:t>8</w:t>
      </w:r>
      <w:r>
        <w:rPr>
          <w:rFonts w:ascii="Times New Roman" w:eastAsia="宋体" w:hAnsi="Times New Roman" w:cs="Times New Roman" w:hint="eastAsia"/>
        </w:rPr>
        <w:t>个，即除了水平和垂直方向外，还可以沿斜线走。具体来说，行走方向有正北、东北、正东、东南、正南、西南、正西、西北。则表示方向的</w:t>
      </w:r>
      <w:r w:rsidRPr="00C813BA">
        <w:rPr>
          <w:rFonts w:ascii="Times New Roman" w:eastAsia="宋体" w:hAnsi="Times New Roman" w:cs="Times New Roman"/>
        </w:rPr>
        <w:t>move</w:t>
      </w:r>
      <w:r w:rsidRPr="00C813BA">
        <w:rPr>
          <w:rFonts w:ascii="Times New Roman" w:eastAsia="宋体" w:hAnsi="Times New Roman" w:cs="Times New Roman"/>
        </w:rPr>
        <w:t>矩阵</w:t>
      </w:r>
      <w:r>
        <w:rPr>
          <w:rFonts w:ascii="Times New Roman" w:eastAsia="宋体" w:hAnsi="Times New Roman" w:cs="Times New Roman" w:hint="eastAsia"/>
        </w:rPr>
        <w:t>该如何定义？</w:t>
      </w:r>
    </w:p>
    <w:p w:rsidR="00753645" w:rsidRDefault="00753645" w:rsidP="00753645">
      <w:pPr>
        <w:pStyle w:val="a3"/>
        <w:spacing w:line="240" w:lineRule="auto"/>
        <w:ind w:firstLine="420"/>
        <w:rPr>
          <w:rFonts w:ascii="Times New Roman" w:eastAsia="宋体" w:hAnsi="Times New Roman" w:cs="Times New Roman"/>
          <w:color w:val="000000"/>
          <w:szCs w:val="21"/>
        </w:rPr>
      </w:pPr>
      <w:r w:rsidRPr="00196523">
        <w:rPr>
          <w:rFonts w:ascii="Times New Roman" w:eastAsia="宋体" w:hAnsi="Times New Roman" w:cs="Times New Roman" w:hint="eastAsia"/>
          <w:color w:val="000000" w:themeColor="text1"/>
        </w:rPr>
        <w:t>【参考答案】</w:t>
      </w:r>
      <w:r>
        <w:rPr>
          <w:rFonts w:ascii="Times New Roman" w:eastAsia="宋体" w:hAnsi="Times New Roman" w:cs="Times New Roman" w:hint="eastAsia"/>
          <w:color w:val="000000" w:themeColor="text1"/>
          <w:szCs w:val="21"/>
        </w:rPr>
        <w:t>m</w:t>
      </w:r>
      <w:r>
        <w:rPr>
          <w:rFonts w:ascii="Times New Roman" w:eastAsia="宋体" w:hAnsi="Times New Roman" w:cs="Times New Roman"/>
          <w:color w:val="000000" w:themeColor="text1"/>
          <w:szCs w:val="21"/>
        </w:rPr>
        <w:t>ove</w:t>
      </w:r>
      <w:r>
        <w:rPr>
          <w:rFonts w:ascii="Times New Roman" w:eastAsia="宋体" w:hAnsi="Times New Roman" w:cs="Times New Roman" w:hint="eastAsia"/>
          <w:color w:val="000000" w:themeColor="text1"/>
          <w:szCs w:val="21"/>
        </w:rPr>
        <w:t>矩阵如下所示。</w:t>
      </w:r>
    </w:p>
    <w:p w:rsidR="00753645" w:rsidRPr="00C813BA" w:rsidRDefault="00753645" w:rsidP="00753645">
      <w:pPr>
        <w:pStyle w:val="a3"/>
        <w:spacing w:line="240" w:lineRule="auto"/>
        <w:ind w:firstLine="420"/>
        <w:rPr>
          <w:rFonts w:ascii="Times New Roman" w:eastAsia="宋体" w:hAnsi="Times New Roman" w:cs="Times New Roman"/>
        </w:rPr>
      </w:pPr>
      <m:oMathPara>
        <m:oMath>
          <m:r>
            <m:rPr>
              <m:sty m:val="p"/>
            </m:rPr>
            <w:rPr>
              <w:rFonts w:ascii="Cambria Math" w:eastAsia="宋体" w:hAnsi="Cambria Math" w:cs="Times New Roman" w:hint="eastAsia"/>
            </w:rPr>
            <m:t>mo</m:t>
          </m:r>
          <m:r>
            <m:rPr>
              <m:sty m:val="p"/>
            </m:rPr>
            <w:rPr>
              <w:rFonts w:ascii="Cambria Math" w:eastAsia="宋体" w:hAnsi="Cambria Math" w:cs="Times New Roman"/>
            </w:rPr>
            <m:t>ve=</m:t>
          </m:r>
          <m:d>
            <m:dPr>
              <m:begChr m:val="["/>
              <m:endChr m:val="]"/>
              <m:ctrlPr>
                <w:rPr>
                  <w:rFonts w:ascii="Cambria Math" w:eastAsia="宋体" w:hAnsi="Cambria Math" w:cs="Times New Roman"/>
                </w:rPr>
              </m:ctrlPr>
            </m:dPr>
            <m:e>
              <m:m>
                <m:mPr>
                  <m:mcs>
                    <m:mc>
                      <m:mcPr>
                        <m:count m:val="8"/>
                        <m:mcJc m:val="center"/>
                      </m:mcPr>
                    </m:mc>
                  </m:mcs>
                  <m:ctrlPr>
                    <w:rPr>
                      <w:rFonts w:ascii="Cambria Math" w:eastAsia="宋体" w:hAnsi="Cambria Math" w:cs="Times New Roman"/>
                    </w:rPr>
                  </m:ctrlPr>
                </m:mPr>
                <m:mr>
                  <m:e>
                    <m:r>
                      <w:rPr>
                        <w:rFonts w:ascii="Cambria Math" w:eastAsia="宋体" w:hAnsi="Cambria Math" w:cs="Times New Roman"/>
                      </w:rPr>
                      <m:t>0</m:t>
                    </m:r>
                  </m:e>
                  <m:e>
                    <m:r>
                      <w:rPr>
                        <w:rFonts w:ascii="Cambria Math" w:eastAsia="宋体" w:hAnsi="Cambria Math" w:cs="Times New Roman" w:hint="eastAsia"/>
                      </w:rPr>
                      <m:t>1</m:t>
                    </m:r>
                    <m:ctrlPr>
                      <w:rPr>
                        <w:rFonts w:ascii="Cambria Math" w:eastAsia="Cambria Math" w:hAnsi="Cambria Math" w:cs="Cambria Math"/>
                        <w:i/>
                      </w:rPr>
                    </m:ctrlPr>
                  </m:e>
                  <m:e>
                    <m:r>
                      <w:rPr>
                        <w:rFonts w:ascii="Cambria Math" w:eastAsia="宋体" w:hAnsi="Cambria Math" w:cs="Times New Roman"/>
                      </w:rPr>
                      <m:t>1</m:t>
                    </m:r>
                    <m:ctrlPr>
                      <w:rPr>
                        <w:rFonts w:ascii="Cambria Math" w:eastAsia="Cambria Math" w:hAnsi="Cambria Math" w:cs="Cambria Math"/>
                        <w:i/>
                      </w:rPr>
                    </m:ctrlPr>
                  </m:e>
                  <m:e>
                    <m:r>
                      <w:rPr>
                        <w:rFonts w:ascii="Cambria Math" w:eastAsiaTheme="minorEastAsia" w:hAnsi="Cambria Math" w:cs="Cambria Math" w:hint="eastAsia"/>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微软雅黑" w:eastAsia="微软雅黑" w:hAnsi="微软雅黑" w:cs="微软雅黑" w:hint="eastAsia"/>
                      </w:rPr>
                      <m:t>-</m:t>
                    </m:r>
                    <m:r>
                      <w:rPr>
                        <w:rFonts w:ascii="Cambria Math" w:eastAsiaTheme="minorEastAsia" w:hAnsi="Cambria Math" w:cs="Cambria Math" w:hint="eastAsia"/>
                      </w:rPr>
                      <m:t>1</m:t>
                    </m:r>
                    <m:ctrlPr>
                      <w:rPr>
                        <w:rFonts w:ascii="Cambria Math" w:eastAsia="Cambria Math" w:hAnsi="Cambria Math" w:cs="Cambria Math" w:hint="eastAsia"/>
                        <w:i/>
                      </w:rPr>
                    </m:ctrlPr>
                  </m:e>
                  <m:e>
                    <m:r>
                      <w:rPr>
                        <w:rFonts w:ascii="微软雅黑" w:eastAsia="微软雅黑" w:hAnsi="微软雅黑" w:cs="微软雅黑" w:hint="eastAsia"/>
                      </w:rPr>
                      <m:t>-</m:t>
                    </m:r>
                    <m:r>
                      <w:rPr>
                        <w:rFonts w:ascii="Cambria Math" w:eastAsia="Cambria Math" w:hAnsi="Cambria Math" w:cs="Cambria Math"/>
                      </w:rPr>
                      <m:t>1</m:t>
                    </m:r>
                  </m:e>
                  <m:e>
                    <m:r>
                      <w:rPr>
                        <w:rFonts w:ascii="微软雅黑" w:eastAsia="微软雅黑" w:hAnsi="微软雅黑" w:cs="微软雅黑" w:hint="eastAsia"/>
                      </w:rPr>
                      <m:t>-</m:t>
                    </m:r>
                    <m:r>
                      <w:rPr>
                        <w:rFonts w:ascii="Cambria Math" w:eastAsia="宋体" w:hAnsi="Cambria Math" w:cs="Times New Roman" w:hint="eastAsia"/>
                      </w:rPr>
                      <m:t>1</m:t>
                    </m:r>
                    <m:ctrlPr>
                      <w:rPr>
                        <w:rFonts w:ascii="Cambria Math" w:eastAsia="Cambria Math" w:hAnsi="Cambria Math" w:cs="Cambria Math"/>
                        <w:i/>
                      </w:rPr>
                    </m:ctrlPr>
                  </m:e>
                </m:mr>
                <m:mr>
                  <m:e>
                    <m:r>
                      <w:rPr>
                        <w:rFonts w:ascii="Cambria Math" w:eastAsia="宋体" w:hAnsi="Cambria Math" w:cs="Times New Roman"/>
                      </w:rPr>
                      <m:t>1</m:t>
                    </m:r>
                  </m:e>
                  <m:e>
                    <m:r>
                      <w:rPr>
                        <w:rFonts w:ascii="Cambria Math" w:eastAsia="宋体" w:hAnsi="Cambria Math" w:cs="Times New Roman" w:hint="eastAsia"/>
                      </w:rPr>
                      <m:t>1</m:t>
                    </m:r>
                    <m:ctrlPr>
                      <w:rPr>
                        <w:rFonts w:ascii="Cambria Math" w:eastAsia="Cambria Math" w:hAnsi="Cambria Math" w:cs="Cambria Math"/>
                        <w:i/>
                      </w:rPr>
                    </m:ctrlPr>
                  </m:e>
                  <m:e>
                    <m:r>
                      <w:rPr>
                        <w:rFonts w:ascii="Cambria Math" w:eastAsia="宋体"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微软雅黑" w:eastAsia="微软雅黑" w:hAnsi="微软雅黑" w:cs="微软雅黑" w:hint="eastAsia"/>
                      </w:rPr>
                      <m:t>-</m:t>
                    </m:r>
                    <m:r>
                      <w:rPr>
                        <w:rFonts w:ascii="Cambria Math" w:eastAsiaTheme="minorEastAsia" w:hAnsi="Cambria Math" w:cs="Cambria Math" w:hint="eastAsia"/>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cs="Cambria Math" w:hint="eastAsia"/>
                      </w:rPr>
                      <m:t>1</m:t>
                    </m:r>
                  </m:e>
                </m:mr>
              </m:m>
            </m:e>
          </m:d>
        </m:oMath>
      </m:oMathPara>
    </w:p>
    <w:p w:rsidR="00753645" w:rsidRPr="00753645" w:rsidRDefault="00753645" w:rsidP="001C30E9">
      <w:pPr>
        <w:ind w:left="315" w:hangingChars="150" w:hanging="315"/>
        <w:rPr>
          <w:rFonts w:ascii="Times New Roman" w:eastAsia="宋体" w:hAnsi="Times New Roman" w:cs="Times New Roman"/>
          <w:color w:val="000000" w:themeColor="text1"/>
          <w:szCs w:val="21"/>
        </w:rPr>
      </w:pPr>
    </w:p>
    <w:p w:rsidR="00F57AA3" w:rsidRPr="00196523" w:rsidRDefault="00753645" w:rsidP="001C30E9">
      <w:pPr>
        <w:ind w:left="315" w:hangingChars="150" w:hanging="315"/>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6</w:t>
      </w:r>
      <w:r w:rsidR="00F57AA3"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szCs w:val="21"/>
        </w:rPr>
        <w:t>构造一个广义表，其表头和表尾相等。</w:t>
      </w:r>
    </w:p>
    <w:p w:rsidR="00271A09"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71A09" w:rsidRPr="00196523">
        <w:rPr>
          <w:rFonts w:ascii="Times New Roman" w:eastAsia="宋体" w:hAnsi="Times New Roman" w:cs="Times New Roman" w:hint="eastAsia"/>
          <w:color w:val="000000" w:themeColor="text1"/>
          <w:szCs w:val="21"/>
        </w:rPr>
        <w:t>R</w:t>
      </w:r>
      <w:r w:rsidR="00271A09" w:rsidRPr="00196523">
        <w:rPr>
          <w:rFonts w:ascii="Times New Roman" w:eastAsia="宋体" w:hAnsi="Times New Roman" w:cs="Times New Roman"/>
          <w:color w:val="000000" w:themeColor="text1"/>
        </w:rPr>
        <w:t>=</w:t>
      </w:r>
      <w:r w:rsidR="00271A09" w:rsidRPr="00196523">
        <w:rPr>
          <w:rFonts w:ascii="Times New Roman" w:eastAsia="宋体" w:hAnsi="Times New Roman" w:cs="Times New Roman" w:hint="eastAsia"/>
          <w:color w:val="000000" w:themeColor="text1"/>
        </w:rPr>
        <w:t>(())</w:t>
      </w:r>
      <w:r w:rsidR="00271A09" w:rsidRPr="00196523">
        <w:rPr>
          <w:rFonts w:ascii="Times New Roman" w:eastAsia="宋体" w:hAnsi="Times New Roman" w:cs="Times New Roman" w:hint="eastAsia"/>
          <w:color w:val="000000" w:themeColor="text1"/>
        </w:rPr>
        <w:t>，</w:t>
      </w:r>
      <w:r w:rsidR="00271A09" w:rsidRPr="00196523">
        <w:rPr>
          <w:rFonts w:ascii="Times New Roman" w:eastAsia="宋体" w:hAnsi="Times New Roman" w:cs="Times New Roman" w:hint="eastAsia"/>
          <w:color w:val="000000" w:themeColor="text1"/>
        </w:rPr>
        <w:t>R</w:t>
      </w:r>
      <w:r w:rsidR="00271A09" w:rsidRPr="00196523">
        <w:rPr>
          <w:rFonts w:ascii="Times New Roman" w:eastAsia="宋体" w:hAnsi="Times New Roman" w:cs="Times New Roman" w:hint="eastAsia"/>
          <w:color w:val="000000" w:themeColor="text1"/>
        </w:rPr>
        <w:t>的长度为</w:t>
      </w:r>
      <w:r w:rsidR="00271A09" w:rsidRPr="00196523">
        <w:rPr>
          <w:rFonts w:ascii="Times New Roman" w:eastAsia="宋体" w:hAnsi="Times New Roman" w:cs="Times New Roman" w:hint="eastAsia"/>
          <w:color w:val="000000" w:themeColor="text1"/>
        </w:rPr>
        <w:t>1</w:t>
      </w:r>
      <w:r w:rsidR="00271A09" w:rsidRPr="00196523">
        <w:rPr>
          <w:rFonts w:ascii="Times New Roman" w:eastAsia="宋体" w:hAnsi="Times New Roman" w:cs="Times New Roman" w:hint="eastAsia"/>
          <w:color w:val="000000" w:themeColor="text1"/>
        </w:rPr>
        <w:t>，深</w:t>
      </w:r>
      <w:r w:rsidR="00271A09" w:rsidRPr="00196523">
        <w:rPr>
          <w:rFonts w:ascii="Times New Roman" w:eastAsia="宋体" w:hAnsi="Times New Roman" w:cs="Times New Roman"/>
          <w:color w:val="000000" w:themeColor="text1"/>
        </w:rPr>
        <w:t>度为</w:t>
      </w:r>
      <w:r w:rsidR="00271A09" w:rsidRPr="00196523">
        <w:rPr>
          <w:rFonts w:ascii="Times New Roman" w:eastAsia="宋体" w:hAnsi="Times New Roman" w:cs="Times New Roman" w:hint="eastAsia"/>
          <w:color w:val="000000" w:themeColor="text1"/>
        </w:rPr>
        <w:t>2</w:t>
      </w:r>
      <w:r w:rsidR="00271A09" w:rsidRPr="00196523">
        <w:rPr>
          <w:rFonts w:ascii="Times New Roman" w:eastAsia="宋体" w:hAnsi="Times New Roman" w:cs="Times New Roman" w:hint="eastAsia"/>
          <w:color w:val="000000" w:themeColor="text1"/>
        </w:rPr>
        <w:t>。</w:t>
      </w:r>
    </w:p>
    <w:p w:rsidR="00271A09" w:rsidRPr="00196523" w:rsidRDefault="00271A09"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rPr>
        <w:t>Head(R)=()</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Tail(R)=()</w:t>
      </w:r>
      <w:r w:rsidRPr="00196523">
        <w:rPr>
          <w:rFonts w:ascii="Times New Roman" w:eastAsia="宋体" w:hAnsi="Times New Roman" w:cs="Times New Roman" w:hint="eastAsia"/>
          <w:color w:val="000000" w:themeColor="text1"/>
        </w:rPr>
        <w:t>。</w:t>
      </w:r>
      <w:r w:rsidR="002D7DBB" w:rsidRPr="00196523">
        <w:rPr>
          <w:rFonts w:ascii="Times New Roman" w:eastAsia="宋体" w:hAnsi="Times New Roman" w:cs="Times New Roman" w:hint="eastAsia"/>
          <w:color w:val="000000" w:themeColor="text1"/>
        </w:rPr>
        <w:t>R</w:t>
      </w:r>
      <w:r w:rsidR="002D7DBB" w:rsidRPr="00196523">
        <w:rPr>
          <w:rFonts w:ascii="Times New Roman" w:eastAsia="宋体" w:hAnsi="Times New Roman" w:cs="Times New Roman" w:hint="eastAsia"/>
          <w:color w:val="000000" w:themeColor="text1"/>
        </w:rPr>
        <w:t>的</w:t>
      </w:r>
      <w:r w:rsidRPr="00196523">
        <w:rPr>
          <w:rFonts w:ascii="Times New Roman" w:eastAsia="宋体" w:hAnsi="Times New Roman" w:cs="Times New Roman" w:hint="eastAsia"/>
          <w:color w:val="000000" w:themeColor="text1"/>
          <w:szCs w:val="21"/>
        </w:rPr>
        <w:t>表头和表尾相等。</w:t>
      </w:r>
    </w:p>
    <w:p w:rsidR="00F57AA3" w:rsidRPr="00196523" w:rsidRDefault="00753645" w:rsidP="001C30E9">
      <w:pPr>
        <w:ind w:left="315" w:hangingChars="150" w:hanging="315"/>
        <w:rPr>
          <w:rFonts w:ascii="Times New Roman" w:eastAsia="宋体" w:hAnsi="Times New Roman" w:cs="Times New Roman"/>
          <w:color w:val="000000" w:themeColor="text1"/>
        </w:rPr>
      </w:pPr>
      <w:bookmarkStart w:id="62" w:name="_Hlk125064324"/>
      <w:r>
        <w:rPr>
          <w:rFonts w:ascii="Times New Roman" w:eastAsia="宋体" w:hAnsi="Times New Roman" w:cs="Times New Roman" w:hint="eastAsia"/>
          <w:color w:val="000000" w:themeColor="text1"/>
          <w:szCs w:val="21"/>
        </w:rPr>
        <w:t>7</w:t>
      </w:r>
      <w:r w:rsidR="00F57AA3"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rPr>
        <w:t>给定模式串</w:t>
      </w:r>
      <w:r w:rsidR="00F57AA3" w:rsidRPr="00196523">
        <w:rPr>
          <w:rFonts w:ascii="Times New Roman" w:eastAsia="宋体" w:hAnsi="Times New Roman" w:cs="Times New Roman" w:hint="eastAsia"/>
          <w:color w:val="000000" w:themeColor="text1"/>
        </w:rPr>
        <w:t>=</w:t>
      </w:r>
      <w:r w:rsidR="0088778C" w:rsidRPr="00196523">
        <w:rPr>
          <w:rFonts w:ascii="Times New Roman" w:eastAsia="宋体" w:hAnsi="Times New Roman" w:cs="Times New Roman"/>
          <w:color w:val="000000" w:themeColor="text1"/>
          <w:szCs w:val="21"/>
        </w:rPr>
        <w:t>"</w:t>
      </w:r>
      <w:r w:rsidR="0088778C" w:rsidRPr="00196523">
        <w:rPr>
          <w:rFonts w:ascii="Times New Roman" w:eastAsia="宋体" w:hAnsi="Times New Roman" w:cs="Times New Roman"/>
          <w:color w:val="000000" w:themeColor="text1"/>
        </w:rPr>
        <w:t>abcaabcacb</w:t>
      </w:r>
      <w:r w:rsidR="0088778C"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rPr>
        <w:t>，计算特征向量。</w:t>
      </w:r>
    </w:p>
    <w:bookmarkEnd w:id="62"/>
    <w:p w:rsidR="00F57AA3" w:rsidRPr="00196523" w:rsidRDefault="00514FEE"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p>
    <w:tbl>
      <w:tblPr>
        <w:tblpPr w:leftFromText="181" w:rightFromText="18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48"/>
        <w:gridCol w:w="567"/>
        <w:gridCol w:w="567"/>
        <w:gridCol w:w="567"/>
        <w:gridCol w:w="567"/>
        <w:gridCol w:w="567"/>
        <w:gridCol w:w="567"/>
        <w:gridCol w:w="567"/>
        <w:gridCol w:w="567"/>
        <w:gridCol w:w="567"/>
        <w:gridCol w:w="567"/>
      </w:tblGrid>
      <w:tr w:rsidR="00196523" w:rsidRPr="00196523" w:rsidTr="0088778C">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j</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2</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3</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4</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5</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6</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7</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8</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9</w:t>
            </w:r>
          </w:p>
        </w:tc>
      </w:tr>
      <w:tr w:rsidR="00196523" w:rsidRPr="00196523" w:rsidTr="00177D8E">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P</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b</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c</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b</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c</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c</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b</w:t>
            </w:r>
          </w:p>
        </w:tc>
      </w:tr>
      <w:tr w:rsidR="00196523" w:rsidRPr="00196523" w:rsidTr="00177D8E">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lastRenderedPageBreak/>
              <w:t>next(</w:t>
            </w:r>
            <w:r w:rsidRPr="00196523">
              <w:rPr>
                <w:rFonts w:ascii="Times New Roman" w:eastAsia="宋体" w:hAnsi="Times New Roman" w:cs="Times New Roman"/>
                <w:bCs/>
                <w:i/>
                <w:color w:val="000000" w:themeColor="text1"/>
                <w:szCs w:val="21"/>
              </w:rPr>
              <w:t>j</w:t>
            </w:r>
            <w:r w:rsidRPr="00196523">
              <w:rPr>
                <w:rFonts w:ascii="Times New Roman" w:eastAsia="宋体" w:hAnsi="Times New Roman" w:cs="Times New Roman"/>
                <w:bCs/>
                <w:color w:val="000000" w:themeColor="text1"/>
                <w:szCs w:val="21"/>
              </w:rPr>
              <w:t>)</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0</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2</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3</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4</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0</w:t>
            </w:r>
          </w:p>
        </w:tc>
      </w:tr>
    </w:tbl>
    <w:p w:rsidR="0088778C" w:rsidRPr="00196523" w:rsidRDefault="0088778C" w:rsidP="001C30E9">
      <w:pPr>
        <w:pStyle w:val="a3"/>
        <w:spacing w:line="240" w:lineRule="auto"/>
        <w:ind w:firstLine="420"/>
        <w:rPr>
          <w:rFonts w:ascii="Times New Roman" w:eastAsia="宋体" w:hAnsi="Times New Roman" w:cs="Times New Roman"/>
          <w:color w:val="000000" w:themeColor="text1"/>
          <w:szCs w:val="21"/>
        </w:rPr>
      </w:pPr>
    </w:p>
    <w:p w:rsidR="0088778C" w:rsidRPr="00196523" w:rsidRDefault="0088778C" w:rsidP="001C30E9">
      <w:pPr>
        <w:pStyle w:val="a3"/>
        <w:spacing w:line="240" w:lineRule="auto"/>
        <w:ind w:firstLine="420"/>
        <w:rPr>
          <w:rFonts w:ascii="Times New Roman" w:eastAsia="宋体" w:hAnsi="Times New Roman" w:cs="Times New Roman"/>
          <w:color w:val="000000" w:themeColor="text1"/>
          <w:szCs w:val="21"/>
        </w:rPr>
      </w:pPr>
    </w:p>
    <w:p w:rsidR="0088778C" w:rsidRPr="00196523" w:rsidRDefault="0088778C" w:rsidP="001C30E9">
      <w:pPr>
        <w:pStyle w:val="a3"/>
        <w:spacing w:line="240" w:lineRule="auto"/>
        <w:ind w:firstLine="420"/>
        <w:rPr>
          <w:rFonts w:ascii="Times New Roman" w:eastAsia="宋体" w:hAnsi="Times New Roman" w:cs="Times New Roman"/>
          <w:color w:val="000000" w:themeColor="text1"/>
          <w:szCs w:val="21"/>
        </w:rPr>
      </w:pPr>
    </w:p>
    <w:p w:rsidR="0088778C" w:rsidRPr="00196523" w:rsidRDefault="0088778C" w:rsidP="001C30E9">
      <w:pPr>
        <w:pStyle w:val="a3"/>
        <w:spacing w:line="240" w:lineRule="auto"/>
        <w:ind w:firstLine="420"/>
        <w:rPr>
          <w:rFonts w:ascii="Times New Roman" w:eastAsia="宋体" w:hAnsi="Times New Roman" w:cs="Times New Roman"/>
          <w:color w:val="000000" w:themeColor="text1"/>
          <w:szCs w:val="21"/>
        </w:rPr>
      </w:pPr>
    </w:p>
    <w:p w:rsidR="00F57AA3" w:rsidRPr="00196523" w:rsidRDefault="00753645" w:rsidP="001C30E9">
      <w:pPr>
        <w:ind w:left="315" w:hangingChars="150" w:hanging="315"/>
        <w:rPr>
          <w:rFonts w:ascii="Times New Roman" w:eastAsia="宋体" w:hAnsi="Times New Roman" w:cs="Times New Roman"/>
          <w:color w:val="000000" w:themeColor="text1"/>
        </w:rPr>
      </w:pPr>
      <w:bookmarkStart w:id="63" w:name="_Hlk125064471"/>
      <w:r>
        <w:rPr>
          <w:rFonts w:ascii="Times New Roman" w:eastAsia="宋体" w:hAnsi="Times New Roman" w:cs="Times New Roman" w:hint="eastAsia"/>
          <w:color w:val="000000" w:themeColor="text1"/>
          <w:szCs w:val="21"/>
        </w:rPr>
        <w:t>8</w:t>
      </w:r>
      <w:r w:rsidR="00F57AA3"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rPr>
        <w:t>给定</w:t>
      </w:r>
      <w:proofErr w:type="gramStart"/>
      <w:r w:rsidR="00F57AA3" w:rsidRPr="00196523">
        <w:rPr>
          <w:rFonts w:ascii="Times New Roman" w:eastAsia="宋体" w:hAnsi="Times New Roman" w:cs="Times New Roman" w:hint="eastAsia"/>
          <w:color w:val="000000" w:themeColor="text1"/>
        </w:rPr>
        <w:t>主串</w:t>
      </w:r>
      <w:r w:rsidR="0088778C" w:rsidRPr="00196523">
        <w:rPr>
          <w:rFonts w:ascii="Times New Roman" w:eastAsia="宋体" w:hAnsi="Times New Roman" w:cs="Times New Roman"/>
          <w:color w:val="000000" w:themeColor="text1"/>
          <w:szCs w:val="21"/>
        </w:rPr>
        <w:t>"</w:t>
      </w:r>
      <w:proofErr w:type="gramEnd"/>
      <w:r w:rsidR="0088778C" w:rsidRPr="00196523">
        <w:rPr>
          <w:rFonts w:ascii="Times New Roman" w:eastAsia="宋体" w:hAnsi="Times New Roman" w:cs="Times New Roman"/>
          <w:color w:val="000000" w:themeColor="text1"/>
        </w:rPr>
        <w:t>abcaabaab</w:t>
      </w:r>
      <w:r w:rsidR="0088778C"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rPr>
        <w:t>及模式串</w:t>
      </w:r>
      <w:r w:rsidR="0088778C" w:rsidRPr="00196523">
        <w:rPr>
          <w:rFonts w:ascii="Times New Roman" w:eastAsia="宋体" w:hAnsi="Times New Roman" w:cs="Times New Roman"/>
          <w:color w:val="000000" w:themeColor="text1"/>
          <w:szCs w:val="21"/>
        </w:rPr>
        <w:t>"</w:t>
      </w:r>
      <w:r w:rsidR="0088778C" w:rsidRPr="00196523">
        <w:rPr>
          <w:rFonts w:ascii="Times New Roman" w:eastAsia="宋体" w:hAnsi="Times New Roman" w:cs="Times New Roman"/>
          <w:color w:val="000000" w:themeColor="text1"/>
        </w:rPr>
        <w:t>abaab</w:t>
      </w:r>
      <w:r w:rsidR="0088778C" w:rsidRPr="00196523">
        <w:rPr>
          <w:rFonts w:ascii="Times New Roman" w:eastAsia="宋体" w:hAnsi="Times New Roman" w:cs="Times New Roman"/>
          <w:color w:val="000000" w:themeColor="text1"/>
          <w:szCs w:val="21"/>
        </w:rPr>
        <w:t>"</w:t>
      </w:r>
      <w:r w:rsidR="00F57AA3" w:rsidRPr="00196523">
        <w:rPr>
          <w:rFonts w:ascii="Times New Roman" w:eastAsia="宋体" w:hAnsi="Times New Roman" w:cs="Times New Roman" w:hint="eastAsia"/>
          <w:color w:val="000000" w:themeColor="text1"/>
        </w:rPr>
        <w:t>，</w:t>
      </w:r>
      <w:r w:rsidR="0088778C" w:rsidRPr="00196523">
        <w:rPr>
          <w:rFonts w:ascii="Times New Roman" w:eastAsia="宋体" w:hAnsi="Times New Roman" w:cs="Times New Roman" w:hint="eastAsia"/>
          <w:color w:val="000000" w:themeColor="text1"/>
        </w:rPr>
        <w:t>采用</w:t>
      </w:r>
      <w:r w:rsidR="0088778C" w:rsidRPr="00196523">
        <w:rPr>
          <w:rFonts w:ascii="Times New Roman" w:eastAsia="宋体" w:hAnsi="Times New Roman" w:cs="Times New Roman" w:hint="eastAsia"/>
          <w:color w:val="000000" w:themeColor="text1"/>
        </w:rPr>
        <w:t>K</w:t>
      </w:r>
      <w:r w:rsidR="0088778C" w:rsidRPr="00196523">
        <w:rPr>
          <w:rFonts w:ascii="Times New Roman" w:eastAsia="宋体" w:hAnsi="Times New Roman" w:cs="Times New Roman"/>
          <w:color w:val="000000" w:themeColor="text1"/>
        </w:rPr>
        <w:t>MP</w:t>
      </w:r>
      <w:r w:rsidR="0088778C" w:rsidRPr="00196523">
        <w:rPr>
          <w:rFonts w:ascii="Times New Roman" w:eastAsia="宋体" w:hAnsi="Times New Roman" w:cs="Times New Roman" w:hint="eastAsia"/>
          <w:color w:val="000000" w:themeColor="text1"/>
        </w:rPr>
        <w:t>算法进行模式匹配，</w:t>
      </w:r>
      <w:r w:rsidR="00F57AA3" w:rsidRPr="00196523">
        <w:rPr>
          <w:rFonts w:ascii="Times New Roman" w:eastAsia="宋体" w:hAnsi="Times New Roman" w:cs="Times New Roman" w:hint="eastAsia"/>
          <w:color w:val="000000" w:themeColor="text1"/>
        </w:rPr>
        <w:t>计算字符</w:t>
      </w:r>
      <w:r w:rsidR="00DD78DD" w:rsidRPr="00196523">
        <w:rPr>
          <w:rFonts w:ascii="Times New Roman" w:eastAsia="宋体" w:hAnsi="Times New Roman" w:cs="Times New Roman" w:hint="eastAsia"/>
          <w:color w:val="000000" w:themeColor="text1"/>
        </w:rPr>
        <w:t>之间的</w:t>
      </w:r>
      <w:proofErr w:type="gramStart"/>
      <w:r w:rsidR="00DD78DD" w:rsidRPr="00196523">
        <w:rPr>
          <w:rFonts w:ascii="Times New Roman" w:eastAsia="宋体" w:hAnsi="Times New Roman" w:cs="Times New Roman" w:hint="eastAsia"/>
          <w:color w:val="000000" w:themeColor="text1"/>
        </w:rPr>
        <w:t>总</w:t>
      </w:r>
      <w:r w:rsidR="00F57AA3" w:rsidRPr="00196523">
        <w:rPr>
          <w:rFonts w:ascii="Times New Roman" w:eastAsia="宋体" w:hAnsi="Times New Roman" w:cs="Times New Roman" w:hint="eastAsia"/>
          <w:color w:val="000000" w:themeColor="text1"/>
        </w:rPr>
        <w:t>比</w:t>
      </w:r>
      <w:proofErr w:type="gramEnd"/>
      <w:r w:rsidR="00F57AA3" w:rsidRPr="00196523">
        <w:rPr>
          <w:rFonts w:ascii="Times New Roman" w:eastAsia="宋体" w:hAnsi="Times New Roman" w:cs="Times New Roman" w:hint="eastAsia"/>
          <w:color w:val="000000" w:themeColor="text1"/>
        </w:rPr>
        <w:t>较次数。</w:t>
      </w:r>
    </w:p>
    <w:bookmarkEnd w:id="63"/>
    <w:p w:rsidR="00F57AA3" w:rsidRPr="00196523" w:rsidRDefault="00514FEE"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r w:rsidR="0088778C" w:rsidRPr="00196523">
        <w:rPr>
          <w:rFonts w:ascii="Times New Roman" w:eastAsia="宋体" w:hAnsi="Times New Roman" w:cs="Times New Roman" w:hint="eastAsia"/>
          <w:color w:val="000000" w:themeColor="text1"/>
          <w:szCs w:val="21"/>
        </w:rPr>
        <w:t>先计算特征向量。</w:t>
      </w:r>
    </w:p>
    <w:tbl>
      <w:tblPr>
        <w:tblpPr w:leftFromText="181" w:rightFromText="18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48"/>
        <w:gridCol w:w="567"/>
        <w:gridCol w:w="567"/>
        <w:gridCol w:w="567"/>
        <w:gridCol w:w="567"/>
        <w:gridCol w:w="567"/>
      </w:tblGrid>
      <w:tr w:rsidR="00196523" w:rsidRPr="00196523" w:rsidTr="00177D8E">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j</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2</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3</w:t>
            </w:r>
          </w:p>
        </w:tc>
        <w:tc>
          <w:tcPr>
            <w:tcW w:w="567" w:type="dxa"/>
            <w:shd w:val="clear" w:color="auto" w:fill="auto"/>
            <w:tcMar>
              <w:top w:w="0" w:type="dxa"/>
              <w:left w:w="0" w:type="dxa"/>
              <w:bottom w:w="0" w:type="dxa"/>
              <w:right w:w="0" w:type="dxa"/>
            </w:tcMar>
            <w:vAlign w:val="center"/>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4</w:t>
            </w:r>
          </w:p>
        </w:tc>
      </w:tr>
      <w:tr w:rsidR="00196523" w:rsidRPr="00196523" w:rsidTr="00177D8E">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P</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b</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a</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hint="eastAsia"/>
                <w:bCs/>
                <w:color w:val="000000" w:themeColor="text1"/>
                <w:szCs w:val="21"/>
              </w:rPr>
              <w:t>a</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b</w:t>
            </w:r>
          </w:p>
        </w:tc>
      </w:tr>
      <w:tr w:rsidR="00196523" w:rsidRPr="00196523" w:rsidTr="00177D8E">
        <w:trPr>
          <w:trHeight w:val="20"/>
        </w:trPr>
        <w:tc>
          <w:tcPr>
            <w:tcW w:w="848"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next(</w:t>
            </w:r>
            <w:r w:rsidRPr="00196523">
              <w:rPr>
                <w:rFonts w:ascii="Times New Roman" w:eastAsia="宋体" w:hAnsi="Times New Roman" w:cs="Times New Roman"/>
                <w:bCs/>
                <w:i/>
                <w:color w:val="000000" w:themeColor="text1"/>
                <w:szCs w:val="21"/>
              </w:rPr>
              <w:t>j</w:t>
            </w:r>
            <w:r w:rsidRPr="00196523">
              <w:rPr>
                <w:rFonts w:ascii="Times New Roman" w:eastAsia="宋体" w:hAnsi="Times New Roman" w:cs="Times New Roman"/>
                <w:bCs/>
                <w:color w:val="000000" w:themeColor="text1"/>
                <w:szCs w:val="21"/>
              </w:rPr>
              <w:t>)</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0</w:t>
            </w:r>
          </w:p>
        </w:tc>
        <w:tc>
          <w:tcPr>
            <w:tcW w:w="567" w:type="dxa"/>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c>
          <w:tcPr>
            <w:tcW w:w="567" w:type="dxa"/>
            <w:shd w:val="clear" w:color="auto" w:fill="auto"/>
            <w:tcMar>
              <w:top w:w="0" w:type="dxa"/>
              <w:left w:w="0" w:type="dxa"/>
              <w:bottom w:w="0" w:type="dxa"/>
              <w:right w:w="0" w:type="dxa"/>
            </w:tcMar>
            <w:vAlign w:val="center"/>
            <w:hideMark/>
          </w:tcPr>
          <w:p w:rsidR="0088778C" w:rsidRPr="00196523" w:rsidRDefault="0088778C" w:rsidP="001C30E9">
            <w:pPr>
              <w:pStyle w:val="a3"/>
              <w:spacing w:line="0" w:lineRule="atLeast"/>
              <w:ind w:firstLineChars="0" w:firstLine="0"/>
              <w:jc w:val="center"/>
              <w:rPr>
                <w:rFonts w:ascii="Times New Roman" w:eastAsia="宋体" w:hAnsi="Times New Roman" w:cs="Times New Roman"/>
                <w:bCs/>
                <w:color w:val="000000" w:themeColor="text1"/>
                <w:szCs w:val="21"/>
              </w:rPr>
            </w:pPr>
            <w:r w:rsidRPr="00196523">
              <w:rPr>
                <w:rFonts w:ascii="Times New Roman" w:eastAsia="宋体" w:hAnsi="Times New Roman" w:cs="Times New Roman"/>
                <w:bCs/>
                <w:color w:val="000000" w:themeColor="text1"/>
                <w:szCs w:val="21"/>
              </w:rPr>
              <w:t>1</w:t>
            </w:r>
          </w:p>
        </w:tc>
      </w:tr>
    </w:tbl>
    <w:p w:rsidR="00292CA0" w:rsidRPr="00196523" w:rsidRDefault="00292CA0" w:rsidP="001C30E9">
      <w:pPr>
        <w:ind w:left="315" w:hangingChars="150" w:hanging="315"/>
        <w:rPr>
          <w:rFonts w:ascii="Times New Roman" w:eastAsia="宋体" w:hAnsi="Times New Roman" w:cs="Times New Roman"/>
          <w:color w:val="000000" w:themeColor="text1"/>
        </w:rPr>
      </w:pPr>
    </w:p>
    <w:p w:rsidR="0088778C" w:rsidRPr="00196523" w:rsidRDefault="0088778C" w:rsidP="001C30E9">
      <w:pPr>
        <w:ind w:left="315" w:hangingChars="150" w:hanging="315"/>
        <w:rPr>
          <w:rFonts w:ascii="Times New Roman" w:eastAsia="宋体" w:hAnsi="Times New Roman" w:cs="Times New Roman"/>
          <w:color w:val="000000" w:themeColor="text1"/>
        </w:rPr>
      </w:pPr>
    </w:p>
    <w:p w:rsidR="0088778C" w:rsidRPr="00196523" w:rsidRDefault="0088778C" w:rsidP="001C30E9">
      <w:pPr>
        <w:ind w:left="315" w:hangingChars="150" w:hanging="315"/>
        <w:rPr>
          <w:rFonts w:ascii="Times New Roman" w:eastAsia="宋体" w:hAnsi="Times New Roman" w:cs="Times New Roman"/>
          <w:color w:val="000000" w:themeColor="text1"/>
        </w:rPr>
      </w:pPr>
    </w:p>
    <w:p w:rsidR="0088778C" w:rsidRPr="00196523" w:rsidRDefault="0088778C" w:rsidP="001C30E9">
      <w:pPr>
        <w:ind w:left="315" w:hangingChars="150" w:hanging="315"/>
        <w:rPr>
          <w:rFonts w:ascii="Times New Roman" w:eastAsia="宋体" w:hAnsi="Times New Roman" w:cs="Times New Roman"/>
          <w:color w:val="000000" w:themeColor="text1"/>
        </w:rPr>
      </w:pPr>
    </w:p>
    <w:p w:rsidR="0088778C" w:rsidRPr="00196523" w:rsidRDefault="0088778C"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模式匹配过程如下</w:t>
      </w:r>
      <w:r w:rsidR="00045366" w:rsidRPr="00196523">
        <w:rPr>
          <w:rFonts w:ascii="Times New Roman" w:eastAsia="宋体" w:hAnsi="Times New Roman" w:cs="Times New Roman" w:hint="eastAsia"/>
          <w:color w:val="000000" w:themeColor="text1"/>
        </w:rPr>
        <w:t>，使用下划线表示失配位置</w:t>
      </w:r>
      <w:r w:rsidRPr="00196523">
        <w:rPr>
          <w:rFonts w:ascii="Times New Roman" w:eastAsia="宋体" w:hAnsi="Times New Roman" w:cs="Times New Roman" w:hint="eastAsia"/>
          <w:color w:val="000000" w:themeColor="text1"/>
        </w:rPr>
        <w:t>。</w:t>
      </w:r>
    </w:p>
    <w:tbl>
      <w:tblPr>
        <w:tblpPr w:leftFromText="180" w:rightFromText="180" w:vertAnchor="text" w:horzAnchor="page" w:tblpXSpec="center" w:tblpY="275"/>
        <w:tblW w:w="7371" w:type="dxa"/>
        <w:tblLook w:val="04A0" w:firstRow="1" w:lastRow="0" w:firstColumn="1" w:lastColumn="0" w:noHBand="0" w:noVBand="1"/>
      </w:tblPr>
      <w:tblGrid>
        <w:gridCol w:w="1135"/>
        <w:gridCol w:w="310"/>
        <w:gridCol w:w="310"/>
        <w:gridCol w:w="321"/>
        <w:gridCol w:w="321"/>
        <w:gridCol w:w="321"/>
        <w:gridCol w:w="321"/>
        <w:gridCol w:w="321"/>
        <w:gridCol w:w="321"/>
        <w:gridCol w:w="321"/>
        <w:gridCol w:w="1100"/>
        <w:gridCol w:w="426"/>
        <w:gridCol w:w="776"/>
        <w:gridCol w:w="1067"/>
      </w:tblGrid>
      <w:tr w:rsidR="00196523" w:rsidRPr="00196523" w:rsidTr="00824FA8">
        <w:tc>
          <w:tcPr>
            <w:tcW w:w="1135"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主串</w:t>
            </w: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b</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c</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1100"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42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i/>
                <w:color w:val="000000" w:themeColor="text1"/>
                <w:sz w:val="18"/>
                <w:szCs w:val="18"/>
              </w:rPr>
            </w:pPr>
            <w:r w:rsidRPr="00196523">
              <w:rPr>
                <w:rFonts w:ascii="Times New Roman" w:eastAsia="宋体" w:hAnsi="Times New Roman" w:cs="Times New Roman"/>
                <w:i/>
                <w:color w:val="000000" w:themeColor="text1"/>
                <w:sz w:val="18"/>
                <w:szCs w:val="18"/>
              </w:rPr>
              <w:t>j</w:t>
            </w:r>
          </w:p>
        </w:tc>
        <w:tc>
          <w:tcPr>
            <w:tcW w:w="77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next(</w:t>
            </w:r>
            <w:r w:rsidRPr="00196523">
              <w:rPr>
                <w:rFonts w:ascii="Times New Roman" w:eastAsia="宋体" w:hAnsi="Times New Roman" w:cs="Times New Roman"/>
                <w:i/>
                <w:color w:val="000000" w:themeColor="text1"/>
                <w:sz w:val="18"/>
                <w:szCs w:val="18"/>
              </w:rPr>
              <w:t>j</w:t>
            </w:r>
            <w:r w:rsidRPr="00196523">
              <w:rPr>
                <w:rFonts w:ascii="Times New Roman" w:eastAsia="宋体" w:hAnsi="Times New Roman" w:cs="Times New Roman"/>
                <w:color w:val="000000" w:themeColor="text1"/>
                <w:sz w:val="18"/>
                <w:szCs w:val="18"/>
              </w:rPr>
              <w:t>)</w:t>
            </w:r>
          </w:p>
        </w:tc>
        <w:tc>
          <w:tcPr>
            <w:tcW w:w="1067"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比较次数</w:t>
            </w:r>
          </w:p>
        </w:tc>
      </w:tr>
      <w:tr w:rsidR="00196523" w:rsidRPr="00196523" w:rsidTr="00824FA8">
        <w:tc>
          <w:tcPr>
            <w:tcW w:w="1135"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模式</w:t>
            </w:r>
            <w:r w:rsidRPr="00196523">
              <w:rPr>
                <w:rFonts w:ascii="Times New Roman" w:eastAsia="宋体" w:hAnsi="Times New Roman" w:cs="Times New Roman" w:hint="eastAsia"/>
                <w:color w:val="000000" w:themeColor="text1"/>
                <w:sz w:val="18"/>
                <w:szCs w:val="18"/>
              </w:rPr>
              <w:t>串</w:t>
            </w: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u w:val="single"/>
              </w:rPr>
            </w:pPr>
            <w:r w:rsidRPr="00196523">
              <w:rPr>
                <w:rFonts w:ascii="Times New Roman" w:eastAsia="宋体" w:hAnsi="Times New Roman" w:cs="Times New Roman"/>
                <w:color w:val="000000" w:themeColor="text1"/>
                <w:sz w:val="18"/>
                <w:szCs w:val="18"/>
                <w:u w:val="single"/>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b</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1100"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第</w:t>
            </w:r>
            <w:r w:rsidRPr="00196523">
              <w:rPr>
                <w:rFonts w:ascii="Times New Roman" w:eastAsia="宋体" w:hAnsi="Times New Roman" w:cs="Times New Roman"/>
                <w:color w:val="000000" w:themeColor="text1"/>
                <w:sz w:val="18"/>
                <w:szCs w:val="18"/>
              </w:rPr>
              <w:t>1</w:t>
            </w:r>
            <w:r w:rsidRPr="00196523">
              <w:rPr>
                <w:rFonts w:ascii="Times New Roman" w:eastAsia="宋体" w:hAnsi="Times New Roman" w:cs="Times New Roman"/>
                <w:color w:val="000000" w:themeColor="text1"/>
                <w:sz w:val="18"/>
                <w:szCs w:val="18"/>
              </w:rPr>
              <w:t>趟</w:t>
            </w:r>
          </w:p>
        </w:tc>
        <w:tc>
          <w:tcPr>
            <w:tcW w:w="426" w:type="dxa"/>
          </w:tcPr>
          <w:p w:rsidR="00824FA8" w:rsidRPr="00196523" w:rsidRDefault="00114400"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77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c>
          <w:tcPr>
            <w:tcW w:w="1067"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r>
      <w:tr w:rsidR="00196523" w:rsidRPr="00196523" w:rsidTr="00824FA8">
        <w:tc>
          <w:tcPr>
            <w:tcW w:w="1135"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u w:val="single"/>
              </w:rPr>
            </w:pPr>
            <w:r w:rsidRPr="00196523">
              <w:rPr>
                <w:rFonts w:ascii="Times New Roman" w:eastAsia="宋体" w:hAnsi="Times New Roman" w:cs="Times New Roman"/>
                <w:color w:val="000000" w:themeColor="text1"/>
                <w:sz w:val="18"/>
                <w:szCs w:val="18"/>
                <w:u w:val="single"/>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b</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1100"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第</w:t>
            </w:r>
            <w:r w:rsidRPr="00196523">
              <w:rPr>
                <w:rFonts w:ascii="Times New Roman" w:eastAsia="宋体" w:hAnsi="Times New Roman" w:cs="Times New Roman"/>
                <w:color w:val="000000" w:themeColor="text1"/>
                <w:sz w:val="18"/>
                <w:szCs w:val="18"/>
              </w:rPr>
              <w:t>2</w:t>
            </w:r>
            <w:r w:rsidRPr="00196523">
              <w:rPr>
                <w:rFonts w:ascii="Times New Roman" w:eastAsia="宋体" w:hAnsi="Times New Roman" w:cs="Times New Roman"/>
                <w:color w:val="000000" w:themeColor="text1"/>
                <w:sz w:val="18"/>
                <w:szCs w:val="18"/>
              </w:rPr>
              <w:t>趟</w:t>
            </w:r>
          </w:p>
        </w:tc>
        <w:tc>
          <w:tcPr>
            <w:tcW w:w="426" w:type="dxa"/>
          </w:tcPr>
          <w:p w:rsidR="00824FA8" w:rsidRPr="00196523" w:rsidRDefault="00114400"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c>
          <w:tcPr>
            <w:tcW w:w="77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1067"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r>
      <w:tr w:rsidR="00196523" w:rsidRPr="00196523" w:rsidTr="00824FA8">
        <w:tc>
          <w:tcPr>
            <w:tcW w:w="1135"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u w:val="single"/>
              </w:rPr>
            </w:pPr>
            <w:r w:rsidRPr="00196523">
              <w:rPr>
                <w:rFonts w:ascii="Times New Roman" w:eastAsia="宋体" w:hAnsi="Times New Roman" w:cs="Times New Roman"/>
                <w:color w:val="000000" w:themeColor="text1"/>
                <w:sz w:val="18"/>
                <w:szCs w:val="18"/>
                <w:u w:val="single"/>
              </w:rPr>
              <w:t>b</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b</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1100"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第</w:t>
            </w:r>
            <w:r w:rsidRPr="00196523">
              <w:rPr>
                <w:rFonts w:ascii="Times New Roman" w:eastAsia="宋体" w:hAnsi="Times New Roman" w:cs="Times New Roman"/>
                <w:color w:val="000000" w:themeColor="text1"/>
                <w:sz w:val="18"/>
                <w:szCs w:val="18"/>
              </w:rPr>
              <w:t>3</w:t>
            </w:r>
            <w:r w:rsidRPr="00196523">
              <w:rPr>
                <w:rFonts w:ascii="Times New Roman" w:eastAsia="宋体" w:hAnsi="Times New Roman" w:cs="Times New Roman"/>
                <w:color w:val="000000" w:themeColor="text1"/>
                <w:sz w:val="18"/>
                <w:szCs w:val="18"/>
              </w:rPr>
              <w:t>趟</w:t>
            </w:r>
          </w:p>
        </w:tc>
        <w:tc>
          <w:tcPr>
            <w:tcW w:w="426" w:type="dxa"/>
          </w:tcPr>
          <w:p w:rsidR="00824FA8" w:rsidRPr="00196523" w:rsidRDefault="00114400"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77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0</w:t>
            </w:r>
          </w:p>
        </w:tc>
        <w:tc>
          <w:tcPr>
            <w:tcW w:w="1067"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r>
      <w:tr w:rsidR="00196523" w:rsidRPr="00196523" w:rsidTr="00824FA8">
        <w:tc>
          <w:tcPr>
            <w:tcW w:w="1135"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10"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b</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w:t>
            </w:r>
          </w:p>
        </w:tc>
        <w:tc>
          <w:tcPr>
            <w:tcW w:w="321"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w:t>
            </w:r>
          </w:p>
        </w:tc>
        <w:tc>
          <w:tcPr>
            <w:tcW w:w="321" w:type="dxa"/>
            <w:shd w:val="clear" w:color="auto" w:fill="auto"/>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b</w:t>
            </w:r>
          </w:p>
        </w:tc>
        <w:tc>
          <w:tcPr>
            <w:tcW w:w="1100"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第</w:t>
            </w:r>
            <w:r w:rsidRPr="00196523">
              <w:rPr>
                <w:rFonts w:ascii="Times New Roman" w:eastAsia="宋体" w:hAnsi="Times New Roman" w:cs="Times New Roman"/>
                <w:color w:val="000000" w:themeColor="text1"/>
                <w:sz w:val="18"/>
                <w:szCs w:val="18"/>
              </w:rPr>
              <w:t>4</w:t>
            </w:r>
            <w:r w:rsidRPr="00196523">
              <w:rPr>
                <w:rFonts w:ascii="Times New Roman" w:eastAsia="宋体" w:hAnsi="Times New Roman" w:cs="Times New Roman"/>
                <w:color w:val="000000" w:themeColor="text1"/>
                <w:sz w:val="18"/>
                <w:szCs w:val="18"/>
              </w:rPr>
              <w:t>趟</w:t>
            </w:r>
          </w:p>
        </w:tc>
        <w:tc>
          <w:tcPr>
            <w:tcW w:w="42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776"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p>
        </w:tc>
        <w:tc>
          <w:tcPr>
            <w:tcW w:w="1067" w:type="dxa"/>
          </w:tcPr>
          <w:p w:rsidR="00824FA8" w:rsidRPr="00196523" w:rsidRDefault="00824FA8"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5</w:t>
            </w:r>
          </w:p>
        </w:tc>
      </w:tr>
    </w:tbl>
    <w:p w:rsidR="0088778C" w:rsidRPr="00196523" w:rsidRDefault="0088778C" w:rsidP="001C30E9">
      <w:pPr>
        <w:ind w:left="315" w:hangingChars="150" w:hanging="315"/>
        <w:rPr>
          <w:rFonts w:ascii="Times New Roman" w:eastAsia="宋体" w:hAnsi="Times New Roman" w:cs="Times New Roman"/>
          <w:color w:val="000000" w:themeColor="text1"/>
        </w:rPr>
      </w:pPr>
    </w:p>
    <w:p w:rsidR="0088778C" w:rsidRPr="00196523" w:rsidRDefault="00824FA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匹配成功，字符之间的</w:t>
      </w:r>
      <w:r w:rsidR="00DD78DD" w:rsidRPr="00196523">
        <w:rPr>
          <w:rFonts w:ascii="Times New Roman" w:eastAsia="宋体" w:hAnsi="Times New Roman" w:cs="Times New Roman" w:hint="eastAsia"/>
          <w:color w:val="000000" w:themeColor="text1"/>
        </w:rPr>
        <w:t>总</w:t>
      </w:r>
      <w:r w:rsidRPr="00196523">
        <w:rPr>
          <w:rFonts w:ascii="Times New Roman" w:eastAsia="宋体" w:hAnsi="Times New Roman" w:cs="Times New Roman" w:hint="eastAsia"/>
          <w:color w:val="000000" w:themeColor="text1"/>
        </w:rPr>
        <w:t>比较次数为</w:t>
      </w:r>
      <w:r w:rsidR="00DD78DD" w:rsidRPr="00196523">
        <w:rPr>
          <w:rFonts w:ascii="Times New Roman" w:eastAsia="宋体" w:hAnsi="Times New Roman" w:cs="Times New Roman" w:hint="eastAsia"/>
          <w:color w:val="000000" w:themeColor="text1"/>
        </w:rPr>
        <w:t>3+1+2+5=</w:t>
      </w:r>
      <w:r w:rsidRPr="00196523">
        <w:rPr>
          <w:rFonts w:ascii="Times New Roman" w:eastAsia="宋体" w:hAnsi="Times New Roman" w:cs="Times New Roman" w:hint="eastAsia"/>
          <w:color w:val="000000" w:themeColor="text1"/>
        </w:rPr>
        <w:t>11</w:t>
      </w:r>
      <w:r w:rsidRPr="00196523">
        <w:rPr>
          <w:rFonts w:ascii="Times New Roman" w:eastAsia="宋体" w:hAnsi="Times New Roman" w:cs="Times New Roman" w:hint="eastAsia"/>
          <w:color w:val="000000" w:themeColor="text1"/>
        </w:rPr>
        <w:t>。</w:t>
      </w:r>
    </w:p>
    <w:p w:rsidR="00292CA0" w:rsidRPr="00196523" w:rsidRDefault="00292CA0"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四</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算法设计题</w:t>
      </w:r>
    </w:p>
    <w:p w:rsidR="00292CA0" w:rsidRPr="00196523" w:rsidRDefault="00CD6B38" w:rsidP="00D71C6F">
      <w:pPr>
        <w:tabs>
          <w:tab w:val="num" w:pos="2115"/>
        </w:tabs>
        <w:ind w:firstLineChars="95" w:firstLine="199"/>
        <w:rPr>
          <w:rFonts w:ascii="Times New Roman" w:eastAsia="宋体" w:hAnsi="Times New Roman" w:cs="Times New Roman"/>
          <w:color w:val="000000" w:themeColor="text1"/>
        </w:rPr>
      </w:pPr>
      <w:bookmarkStart w:id="64" w:name="_Hlk125065063"/>
      <w:r w:rsidRPr="00196523">
        <w:rPr>
          <w:rFonts w:ascii="Times New Roman" w:eastAsia="宋体" w:hAnsi="Times New Roman" w:cs="Times New Roman" w:hint="eastAsia"/>
          <w:color w:val="000000" w:themeColor="text1"/>
        </w:rPr>
        <w:t>实现算法</w:t>
      </w:r>
      <w:r w:rsidR="00280C34" w:rsidRPr="00196523">
        <w:rPr>
          <w:rFonts w:ascii="Times New Roman" w:eastAsia="宋体" w:hAnsi="Times New Roman" w:cs="Times New Roman" w:hint="eastAsia"/>
          <w:color w:val="000000" w:themeColor="text1"/>
        </w:rPr>
        <w:t>，对给定的模式串，计算</w:t>
      </w:r>
      <w:r w:rsidR="00280C34" w:rsidRPr="00196523">
        <w:rPr>
          <w:rFonts w:ascii="Times New Roman" w:eastAsia="宋体" w:hAnsi="Times New Roman" w:cs="Times New Roman" w:hint="eastAsia"/>
          <w:color w:val="000000" w:themeColor="text1"/>
        </w:rPr>
        <w:t>K</w:t>
      </w:r>
      <w:r w:rsidR="00280C34" w:rsidRPr="00196523">
        <w:rPr>
          <w:rFonts w:ascii="Times New Roman" w:eastAsia="宋体" w:hAnsi="Times New Roman" w:cs="Times New Roman"/>
          <w:color w:val="000000" w:themeColor="text1"/>
        </w:rPr>
        <w:t>MP</w:t>
      </w:r>
      <w:r w:rsidR="00280C34" w:rsidRPr="00196523">
        <w:rPr>
          <w:rFonts w:ascii="Times New Roman" w:eastAsia="宋体" w:hAnsi="Times New Roman" w:cs="Times New Roman" w:hint="eastAsia"/>
          <w:color w:val="000000" w:themeColor="text1"/>
        </w:rPr>
        <w:t>算法中特征向量</w:t>
      </w:r>
      <w:r w:rsidR="00280C34" w:rsidRPr="00196523">
        <w:rPr>
          <w:rFonts w:ascii="Times New Roman" w:eastAsia="宋体" w:hAnsi="Times New Roman" w:cs="Times New Roman" w:hint="eastAsia"/>
          <w:color w:val="000000" w:themeColor="text1"/>
        </w:rPr>
        <w:t>n</w:t>
      </w:r>
      <w:r w:rsidR="00280C34" w:rsidRPr="00196523">
        <w:rPr>
          <w:rFonts w:ascii="Times New Roman" w:eastAsia="宋体" w:hAnsi="Times New Roman" w:cs="Times New Roman"/>
          <w:color w:val="000000" w:themeColor="text1"/>
        </w:rPr>
        <w:t>ext</w:t>
      </w:r>
      <w:r w:rsidR="00280C34" w:rsidRPr="00196523">
        <w:rPr>
          <w:rFonts w:ascii="Times New Roman" w:eastAsia="宋体" w:hAnsi="Times New Roman" w:cs="Times New Roman" w:hint="eastAsia"/>
          <w:color w:val="000000" w:themeColor="text1"/>
        </w:rPr>
        <w:t>值。</w:t>
      </w:r>
    </w:p>
    <w:bookmarkEnd w:id="64"/>
    <w:p w:rsidR="00824FA8" w:rsidRPr="00196523" w:rsidRDefault="00514FEE"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r w:rsidR="002F3850" w:rsidRPr="00196523">
        <w:rPr>
          <w:rFonts w:ascii="Times New Roman" w:eastAsia="宋体" w:hAnsi="Times New Roman" w:cs="Times New Roman" w:hint="eastAsia"/>
          <w:color w:val="000000" w:themeColor="text1"/>
        </w:rPr>
        <w:t>程序实现如下所示。</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void </w:t>
      </w:r>
      <w:proofErr w:type="gramStart"/>
      <w:r w:rsidRPr="00196523">
        <w:rPr>
          <w:rFonts w:ascii="Courier New" w:eastAsia="宋体" w:hAnsi="Courier New" w:cs="Courier New"/>
          <w:color w:val="000000" w:themeColor="text1"/>
        </w:rPr>
        <w:t>getnext(</w:t>
      </w:r>
      <w:proofErr w:type="gramEnd"/>
      <w:r w:rsidRPr="00196523">
        <w:rPr>
          <w:rFonts w:ascii="Courier New" w:eastAsia="宋体" w:hAnsi="Courier New" w:cs="Courier New"/>
          <w:color w:val="000000" w:themeColor="text1"/>
        </w:rPr>
        <w:t>char *p,int next[]){</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j=0,k=-1,i;</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next[0]=-1;</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while(j&lt;strlen(p)){</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while(k&gt;=0 &amp;&amp; p[j]!=p[k])k=next[k];</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j++;</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k++;</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next[j]=k;</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824FA8" w:rsidRPr="00196523" w:rsidRDefault="00824FA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3A45BD" w:rsidRPr="00196523" w:rsidRDefault="003A45BD" w:rsidP="001C30E9">
      <w:pPr>
        <w:pStyle w:val="a3"/>
        <w:spacing w:line="240" w:lineRule="auto"/>
        <w:ind w:firstLineChars="0" w:firstLine="0"/>
        <w:rPr>
          <w:rFonts w:ascii="Times New Roman" w:eastAsia="宋体" w:hAnsi="Times New Roman" w:cs="Times New Roman"/>
          <w:color w:val="000000" w:themeColor="text1"/>
        </w:rPr>
      </w:pPr>
    </w:p>
    <w:p w:rsidR="004D0DD9" w:rsidRPr="00196523" w:rsidRDefault="004D0DD9"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br w:type="page"/>
      </w:r>
    </w:p>
    <w:p w:rsidR="004D0DD9" w:rsidRPr="00196523" w:rsidRDefault="004D0DD9"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color w:val="000000" w:themeColor="text1"/>
        </w:rPr>
        <w:lastRenderedPageBreak/>
        <w:t>第五章 树与二叉树</w:t>
      </w:r>
    </w:p>
    <w:p w:rsidR="004D0DD9" w:rsidRPr="00196523" w:rsidRDefault="004D0DD9"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一、</w:t>
      </w:r>
      <w:r w:rsidRPr="00196523">
        <w:rPr>
          <w:rFonts w:ascii="Times New Roman" w:eastAsia="宋体" w:hAnsi="Times New Roman" w:cs="Times New Roman" w:hint="eastAsia"/>
          <w:color w:val="000000" w:themeColor="text1"/>
        </w:rPr>
        <w:t>单项</w:t>
      </w:r>
      <w:r w:rsidRPr="00196523">
        <w:rPr>
          <w:rFonts w:ascii="Times New Roman" w:eastAsia="宋体" w:hAnsi="Times New Roman" w:cs="Times New Roman"/>
          <w:color w:val="000000" w:themeColor="text1"/>
        </w:rPr>
        <w:t>选择题</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下列关于</w:t>
      </w:r>
      <w:r w:rsidRPr="00196523">
        <w:rPr>
          <w:rFonts w:ascii="Times New Roman" w:eastAsia="宋体" w:hAnsi="Times New Roman" w:cs="Times New Roman"/>
          <w:color w:val="000000" w:themeColor="text1"/>
        </w:rPr>
        <w:t>二叉树</w:t>
      </w:r>
      <w:r w:rsidRPr="00196523">
        <w:rPr>
          <w:rFonts w:ascii="Times New Roman" w:eastAsia="宋体" w:hAnsi="Times New Roman" w:cs="Times New Roman" w:hint="eastAsia"/>
          <w:color w:val="000000" w:themeColor="text1"/>
        </w:rPr>
        <w:t>的叙述中，</w:t>
      </w:r>
      <w:r w:rsidRPr="00196523">
        <w:rPr>
          <w:rFonts w:ascii="Times New Roman" w:eastAsia="宋体" w:hAnsi="Times New Roman" w:cs="Times New Roman"/>
          <w:color w:val="000000" w:themeColor="text1"/>
        </w:rPr>
        <w:t>正确的是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．二叉树的度为</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．一棵二叉树的度可以小于</w:t>
      </w:r>
      <w:r w:rsidRPr="00196523">
        <w:rPr>
          <w:rFonts w:ascii="Times New Roman" w:eastAsia="宋体" w:hAnsi="Times New Roman" w:cs="Times New Roman"/>
          <w:color w:val="000000" w:themeColor="text1"/>
          <w:szCs w:val="21"/>
        </w:rPr>
        <w:t>2</w:t>
      </w:r>
    </w:p>
    <w:p w:rsidR="004D0DD9" w:rsidRPr="00196523" w:rsidRDefault="004D0DD9" w:rsidP="001C30E9">
      <w:pPr>
        <w:tabs>
          <w:tab w:val="left" w:pos="2310"/>
          <w:tab w:val="left" w:pos="4200"/>
          <w:tab w:val="left" w:pos="6090"/>
        </w:tabs>
        <w:ind w:firstLine="420"/>
        <w:rPr>
          <w:rFonts w:ascii="Times New Roman" w:eastAsia="宋体" w:hAnsi="Times New Roman" w:cs="Times New Roman"/>
          <w:b/>
          <w:bCs/>
          <w:color w:val="000000" w:themeColor="text1"/>
          <w:kern w:val="0"/>
          <w:sz w:val="24"/>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．二叉树中至少有一个结点的度为</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．二叉树中任何一个结点的度都为</w:t>
      </w:r>
      <w:r w:rsidRPr="00196523">
        <w:rPr>
          <w:rFonts w:ascii="Times New Roman" w:eastAsia="宋体" w:hAnsi="Times New Roman" w:cs="Times New Roman"/>
          <w:color w:val="000000" w:themeColor="text1"/>
          <w:szCs w:val="21"/>
        </w:rPr>
        <w:t>2</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177D8E" w:rsidRPr="00196523">
        <w:rPr>
          <w:rFonts w:ascii="Times New Roman" w:eastAsia="宋体" w:hAnsi="Times New Roman" w:cs="Times New Roman" w:hint="eastAsia"/>
          <w:color w:val="000000" w:themeColor="text1"/>
        </w:rPr>
        <w:t>B</w:t>
      </w:r>
      <w:r w:rsidR="00177D8E" w:rsidRPr="00196523">
        <w:rPr>
          <w:rFonts w:ascii="Times New Roman" w:eastAsia="宋体" w:hAnsi="Times New Roman" w:cs="Times New Roman" w:hint="eastAsia"/>
          <w:color w:val="000000" w:themeColor="text1"/>
        </w:rPr>
        <w:t>。</w:t>
      </w:r>
    </w:p>
    <w:p w:rsidR="008850D4" w:rsidRPr="00196523" w:rsidRDefault="00177D8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树中结点的度的最大值是树的度。对于二叉树，每个结点的度可以是</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或</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008850D4" w:rsidRPr="00196523">
        <w:rPr>
          <w:rFonts w:ascii="Times New Roman" w:eastAsia="宋体" w:hAnsi="Times New Roman" w:cs="Times New Roman" w:hint="eastAsia"/>
          <w:color w:val="000000" w:themeColor="text1"/>
        </w:rPr>
        <w:t>如果二叉树仅含有根结点，则它的度为</w:t>
      </w:r>
      <w:r w:rsidR="008850D4" w:rsidRPr="00196523">
        <w:rPr>
          <w:rFonts w:ascii="Times New Roman" w:eastAsia="宋体" w:hAnsi="Times New Roman" w:cs="Times New Roman" w:hint="eastAsia"/>
          <w:color w:val="000000" w:themeColor="text1"/>
        </w:rPr>
        <w:t>0</w:t>
      </w:r>
      <w:r w:rsidR="008850D4"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如果二叉树中所有分支结点均仅含有</w:t>
      </w:r>
      <w:proofErr w:type="gramStart"/>
      <w:r w:rsidRPr="00196523">
        <w:rPr>
          <w:rFonts w:ascii="Times New Roman" w:eastAsia="宋体" w:hAnsi="Times New Roman" w:cs="Times New Roman" w:hint="eastAsia"/>
          <w:color w:val="000000" w:themeColor="text1"/>
        </w:rPr>
        <w:t>一</w:t>
      </w:r>
      <w:proofErr w:type="gramEnd"/>
      <w:r w:rsidRPr="00196523">
        <w:rPr>
          <w:rFonts w:ascii="Times New Roman" w:eastAsia="宋体" w:hAnsi="Times New Roman" w:cs="Times New Roman" w:hint="eastAsia"/>
          <w:color w:val="000000" w:themeColor="text1"/>
        </w:rPr>
        <w:t>个子结点，</w:t>
      </w:r>
      <w:r w:rsidR="008850D4" w:rsidRPr="00196523">
        <w:rPr>
          <w:rFonts w:ascii="Times New Roman" w:eastAsia="宋体" w:hAnsi="Times New Roman" w:cs="Times New Roman" w:hint="eastAsia"/>
          <w:color w:val="000000" w:themeColor="text1"/>
        </w:rPr>
        <w:t>则</w:t>
      </w:r>
      <w:r w:rsidR="00E80DA2" w:rsidRPr="00196523">
        <w:rPr>
          <w:rFonts w:ascii="Times New Roman" w:eastAsia="宋体" w:hAnsi="Times New Roman" w:cs="Times New Roman" w:hint="eastAsia"/>
          <w:color w:val="000000" w:themeColor="text1"/>
        </w:rPr>
        <w:t>二叉树</w:t>
      </w:r>
      <w:r w:rsidRPr="00196523">
        <w:rPr>
          <w:rFonts w:ascii="Times New Roman" w:eastAsia="宋体" w:hAnsi="Times New Roman" w:cs="Times New Roman" w:hint="eastAsia"/>
          <w:color w:val="000000" w:themeColor="text1"/>
        </w:rPr>
        <w:t>的度为</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008850D4" w:rsidRPr="00196523">
        <w:rPr>
          <w:rFonts w:ascii="Times New Roman" w:eastAsia="宋体" w:hAnsi="Times New Roman" w:cs="Times New Roman" w:hint="eastAsia"/>
          <w:color w:val="000000" w:themeColor="text1"/>
        </w:rPr>
        <w:t>如果</w:t>
      </w:r>
      <w:r w:rsidR="00E80DA2" w:rsidRPr="00196523">
        <w:rPr>
          <w:rFonts w:ascii="Times New Roman" w:eastAsia="宋体" w:hAnsi="Times New Roman" w:cs="Times New Roman" w:hint="eastAsia"/>
          <w:color w:val="000000" w:themeColor="text1"/>
        </w:rPr>
        <w:t>二叉树中</w:t>
      </w:r>
      <w:r w:rsidR="008850D4" w:rsidRPr="00196523">
        <w:rPr>
          <w:rFonts w:ascii="Times New Roman" w:eastAsia="宋体" w:hAnsi="Times New Roman" w:cs="Times New Roman" w:hint="eastAsia"/>
          <w:color w:val="000000" w:themeColor="text1"/>
        </w:rPr>
        <w:t>有的分支结点含有</w:t>
      </w:r>
      <w:r w:rsidR="008850D4" w:rsidRPr="00196523">
        <w:rPr>
          <w:rFonts w:ascii="Times New Roman" w:eastAsia="宋体" w:hAnsi="Times New Roman" w:cs="Times New Roman" w:hint="eastAsia"/>
          <w:color w:val="000000" w:themeColor="text1"/>
        </w:rPr>
        <w:t>2</w:t>
      </w:r>
      <w:r w:rsidR="008850D4" w:rsidRPr="00196523">
        <w:rPr>
          <w:rFonts w:ascii="Times New Roman" w:eastAsia="宋体" w:hAnsi="Times New Roman" w:cs="Times New Roman" w:hint="eastAsia"/>
          <w:color w:val="000000" w:themeColor="text1"/>
        </w:rPr>
        <w:t>个子结点，则</w:t>
      </w:r>
      <w:r w:rsidR="00E80DA2" w:rsidRPr="00196523">
        <w:rPr>
          <w:rFonts w:ascii="Times New Roman" w:eastAsia="宋体" w:hAnsi="Times New Roman" w:cs="Times New Roman" w:hint="eastAsia"/>
          <w:color w:val="000000" w:themeColor="text1"/>
        </w:rPr>
        <w:t>二叉树</w:t>
      </w:r>
      <w:r w:rsidR="008850D4" w:rsidRPr="00196523">
        <w:rPr>
          <w:rFonts w:ascii="Times New Roman" w:eastAsia="宋体" w:hAnsi="Times New Roman" w:cs="Times New Roman" w:hint="eastAsia"/>
          <w:color w:val="000000" w:themeColor="text1"/>
        </w:rPr>
        <w:t>的度为</w:t>
      </w:r>
      <w:r w:rsidR="008850D4" w:rsidRPr="00196523">
        <w:rPr>
          <w:rFonts w:ascii="Times New Roman" w:eastAsia="宋体" w:hAnsi="Times New Roman" w:cs="Times New Roman" w:hint="eastAsia"/>
          <w:color w:val="000000" w:themeColor="text1"/>
        </w:rPr>
        <w:t>2</w:t>
      </w:r>
      <w:r w:rsidR="008850D4" w:rsidRPr="00196523">
        <w:rPr>
          <w:rFonts w:ascii="Times New Roman" w:eastAsia="宋体" w:hAnsi="Times New Roman" w:cs="Times New Roman" w:hint="eastAsia"/>
          <w:color w:val="000000" w:themeColor="text1"/>
        </w:rPr>
        <w:t>。所以二叉树的度可以是</w:t>
      </w:r>
      <w:r w:rsidR="008850D4" w:rsidRPr="00196523">
        <w:rPr>
          <w:rFonts w:ascii="Times New Roman" w:eastAsia="宋体" w:hAnsi="Times New Roman" w:cs="Times New Roman" w:hint="eastAsia"/>
          <w:color w:val="000000" w:themeColor="text1"/>
        </w:rPr>
        <w:t>0</w:t>
      </w:r>
      <w:r w:rsidR="008850D4" w:rsidRPr="00196523">
        <w:rPr>
          <w:rFonts w:ascii="Times New Roman" w:eastAsia="宋体" w:hAnsi="Times New Roman" w:cs="Times New Roman" w:hint="eastAsia"/>
          <w:color w:val="000000" w:themeColor="text1"/>
        </w:rPr>
        <w:t>，可以是</w:t>
      </w:r>
      <w:r w:rsidR="008850D4" w:rsidRPr="00196523">
        <w:rPr>
          <w:rFonts w:ascii="Times New Roman" w:eastAsia="宋体" w:hAnsi="Times New Roman" w:cs="Times New Roman" w:hint="eastAsia"/>
          <w:color w:val="000000" w:themeColor="text1"/>
        </w:rPr>
        <w:t>1</w:t>
      </w:r>
      <w:r w:rsidR="008850D4" w:rsidRPr="00196523">
        <w:rPr>
          <w:rFonts w:ascii="Times New Roman" w:eastAsia="宋体" w:hAnsi="Times New Roman" w:cs="Times New Roman" w:hint="eastAsia"/>
          <w:color w:val="000000" w:themeColor="text1"/>
        </w:rPr>
        <w:t>，也可以是</w:t>
      </w:r>
      <w:r w:rsidR="008850D4" w:rsidRPr="00196523">
        <w:rPr>
          <w:rFonts w:ascii="Times New Roman" w:eastAsia="宋体" w:hAnsi="Times New Roman" w:cs="Times New Roman" w:hint="eastAsia"/>
          <w:color w:val="000000" w:themeColor="text1"/>
        </w:rPr>
        <w:t>2</w:t>
      </w:r>
      <w:r w:rsidR="008850D4" w:rsidRPr="00196523">
        <w:rPr>
          <w:rFonts w:ascii="Times New Roman" w:eastAsia="宋体" w:hAnsi="Times New Roman" w:cs="Times New Roman" w:hint="eastAsia"/>
          <w:color w:val="000000" w:themeColor="text1"/>
        </w:rPr>
        <w:t>。</w:t>
      </w:r>
    </w:p>
    <w:p w:rsidR="004D0DD9" w:rsidRPr="00196523" w:rsidRDefault="006647F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noProof/>
          <w:color w:val="000000" w:themeColor="text1"/>
          <w:szCs w:val="21"/>
        </w:rPr>
        <w:t>下列</w:t>
      </w:r>
      <w:r w:rsidR="004D0DD9" w:rsidRPr="00196523">
        <w:rPr>
          <w:rFonts w:ascii="Times New Roman" w:eastAsia="宋体" w:hAnsi="Times New Roman" w:cs="Times New Roman"/>
          <w:color w:val="000000" w:themeColor="text1"/>
        </w:rPr>
        <w:t>存储形式中，不是树的存储形式</w:t>
      </w:r>
      <w:r w:rsidR="004D0DD9" w:rsidRPr="00196523">
        <w:rPr>
          <w:rFonts w:ascii="Times New Roman" w:eastAsia="宋体" w:hAnsi="Times New Roman" w:cs="Times New Roman" w:hint="eastAsia"/>
          <w:color w:val="000000" w:themeColor="text1"/>
        </w:rPr>
        <w:t>的是</w:t>
      </w:r>
      <w:r w:rsidR="00F27B72" w:rsidRPr="00196523">
        <w:rPr>
          <w:rFonts w:ascii="Times New Roman" w:eastAsia="宋体" w:hAnsi="Times New Roman" w:cs="Times New Roman"/>
          <w:color w:val="000000" w:themeColor="text1"/>
        </w:rPr>
        <w:t>________</w:t>
      </w:r>
      <w:r w:rsidR="004D0DD9" w:rsidRPr="00196523">
        <w:rPr>
          <w:rFonts w:ascii="Times New Roman" w:eastAsia="宋体" w:hAnsi="Times New Roman" w:cs="Times New Roman" w:hint="eastAsia"/>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．父结点表示法</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．孩子结点表示法</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．孩子</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兄弟表示法</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．顺序存储表示法</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850D4" w:rsidRPr="00196523">
        <w:rPr>
          <w:rFonts w:ascii="Times New Roman" w:eastAsia="宋体" w:hAnsi="Times New Roman" w:cs="Times New Roman" w:hint="eastAsia"/>
          <w:color w:val="000000" w:themeColor="text1"/>
        </w:rPr>
        <w:t>D</w:t>
      </w:r>
      <w:r w:rsidR="008850D4" w:rsidRPr="00196523">
        <w:rPr>
          <w:rFonts w:ascii="Times New Roman" w:eastAsia="宋体" w:hAnsi="Times New Roman" w:cs="Times New Roman" w:hint="eastAsia"/>
          <w:color w:val="000000" w:themeColor="text1"/>
        </w:rPr>
        <w:t>。</w:t>
      </w:r>
    </w:p>
    <w:p w:rsidR="008850D4" w:rsidRPr="00196523" w:rsidRDefault="008850D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二叉树有顺序存储表示，它针对每层的最多结点数，在数组中预留出相应的位置。但对于树而言，因为每层结点的个数没有上限，所以没有办法在数组中预留空间。</w:t>
      </w:r>
    </w:p>
    <w:p w:rsidR="008850D4" w:rsidRPr="00196523" w:rsidRDefault="008850D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另外三种存储形式都是树的存储形式。</w:t>
      </w:r>
    </w:p>
    <w:p w:rsidR="004D0DD9" w:rsidRPr="00196523" w:rsidRDefault="006647F1"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3</w:t>
      </w:r>
      <w:r w:rsidR="004D0DD9" w:rsidRPr="00196523">
        <w:rPr>
          <w:rFonts w:ascii="Times New Roman" w:eastAsia="宋体" w:hAnsi="Times New Roman" w:cs="Times New Roman"/>
          <w:color w:val="000000" w:themeColor="text1"/>
          <w:szCs w:val="21"/>
        </w:rPr>
        <w:t>．</w:t>
      </w:r>
      <w:r w:rsidR="004D0DD9" w:rsidRPr="00196523">
        <w:rPr>
          <w:rFonts w:ascii="Times New Roman" w:eastAsia="宋体" w:hAnsi="Times New Roman" w:cs="Times New Roman" w:hint="eastAsia"/>
          <w:color w:val="000000" w:themeColor="text1"/>
          <w:szCs w:val="21"/>
        </w:rPr>
        <w:t>下列关于二叉树的叙述中</w:t>
      </w:r>
      <w:r w:rsidR="004D0DD9" w:rsidRPr="00196523">
        <w:rPr>
          <w:rFonts w:ascii="Times New Roman" w:eastAsia="宋体" w:hAnsi="Times New Roman" w:cs="Times New Roman"/>
          <w:color w:val="000000" w:themeColor="text1"/>
          <w:szCs w:val="21"/>
        </w:rPr>
        <w:t>，正确的是</w:t>
      </w:r>
      <w:r w:rsidR="00F27B72" w:rsidRPr="00196523">
        <w:rPr>
          <w:rFonts w:ascii="Times New Roman" w:eastAsia="宋体" w:hAnsi="Times New Roman" w:cs="Times New Roman"/>
          <w:color w:val="000000" w:themeColor="text1"/>
          <w:szCs w:val="21"/>
        </w:rPr>
        <w:t>________</w:t>
      </w:r>
      <w:r w:rsidR="004D0DD9" w:rsidRPr="00196523">
        <w:rPr>
          <w:rFonts w:ascii="Times New Roman" w:eastAsia="宋体" w:hAnsi="Times New Roman" w:cs="Times New Roman" w:hint="eastAsia"/>
          <w:color w:val="000000" w:themeColor="text1"/>
          <w:szCs w:val="2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．只有一个结点的二叉树的度为</w:t>
      </w:r>
      <w:r w:rsidRPr="00196523">
        <w:rPr>
          <w:rFonts w:ascii="Times New Roman" w:eastAsia="宋体" w:hAnsi="Times New Roman" w:cs="Times New Roman"/>
          <w:color w:val="000000" w:themeColor="text1"/>
          <w:szCs w:val="21"/>
        </w:rPr>
        <w:t>0</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color w:val="000000" w:themeColor="text1"/>
          <w:szCs w:val="21"/>
        </w:rPr>
        <w:t>．二叉树的度为</w:t>
      </w:r>
      <w:r w:rsidRPr="00196523">
        <w:rPr>
          <w:rFonts w:ascii="Times New Roman" w:eastAsia="宋体" w:hAnsi="Times New Roman" w:cs="Times New Roman"/>
          <w:color w:val="000000" w:themeColor="text1"/>
          <w:szCs w:val="21"/>
        </w:rPr>
        <w:t>2</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．二叉树的左右子树可任意交换</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rPr>
        <w:t>．深度为</w:t>
      </w:r>
      <w:r w:rsidRPr="00196523">
        <w:rPr>
          <w:rFonts w:ascii="Times New Roman" w:eastAsia="宋体" w:hAnsi="Times New Roman" w:cs="Times New Roman"/>
          <w:color w:val="000000" w:themeColor="text1"/>
          <w:szCs w:val="21"/>
        </w:rPr>
        <w:t>K</w:t>
      </w:r>
      <w:r w:rsidRPr="00196523">
        <w:rPr>
          <w:rFonts w:ascii="Times New Roman" w:eastAsia="宋体" w:hAnsi="Times New Roman" w:cs="Times New Roman"/>
          <w:color w:val="000000" w:themeColor="text1"/>
          <w:szCs w:val="21"/>
        </w:rPr>
        <w:t>的完全二叉树的结点个数小于或等于深度相同的满二叉树</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IV</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III</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III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IV</w:t>
      </w:r>
    </w:p>
    <w:p w:rsidR="004D0DD9" w:rsidRPr="00196523" w:rsidRDefault="004D0DD9"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sidR="00A22E7A" w:rsidRPr="00196523">
        <w:rPr>
          <w:rFonts w:ascii="Times New Roman" w:eastAsia="宋体" w:hAnsi="Times New Roman" w:cs="Times New Roman" w:hint="eastAsia"/>
          <w:color w:val="000000" w:themeColor="text1"/>
          <w:szCs w:val="21"/>
        </w:rPr>
        <w:t>A</w:t>
      </w:r>
      <w:r w:rsidR="00A22E7A" w:rsidRPr="00196523">
        <w:rPr>
          <w:rFonts w:ascii="Times New Roman" w:eastAsia="宋体" w:hAnsi="Times New Roman" w:cs="Times New Roman" w:hint="eastAsia"/>
          <w:color w:val="000000" w:themeColor="text1"/>
          <w:szCs w:val="21"/>
        </w:rPr>
        <w:t>。</w:t>
      </w:r>
    </w:p>
    <w:p w:rsidR="00A22E7A" w:rsidRPr="00196523" w:rsidRDefault="00A22E7A" w:rsidP="001C30E9">
      <w:pPr>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单结点的二叉树只含有根结点，这个结点也是叶结点，度为</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，所以树的度为</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是正确的。但二叉树中结点的度可以是</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hint="eastAsia"/>
          <w:color w:val="000000" w:themeColor="text1"/>
          <w:szCs w:val="21"/>
        </w:rPr>
        <w:t>或</w:t>
      </w:r>
      <w:r w:rsidRPr="00196523">
        <w:rPr>
          <w:rFonts w:ascii="Times New Roman" w:eastAsia="宋体" w:hAnsi="Times New Roman" w:cs="Times New Roman" w:hint="eastAsia"/>
          <w:color w:val="000000" w:themeColor="text1"/>
          <w:szCs w:val="21"/>
        </w:rPr>
        <w:t>2</w:t>
      </w:r>
      <w:r w:rsidRPr="00196523">
        <w:rPr>
          <w:rFonts w:ascii="Times New Roman" w:eastAsia="宋体" w:hAnsi="Times New Roman" w:cs="Times New Roman" w:hint="eastAsia"/>
          <w:color w:val="000000" w:themeColor="text1"/>
          <w:szCs w:val="21"/>
        </w:rPr>
        <w:t>，所以树的度不一定必须是</w:t>
      </w:r>
      <w:r w:rsidRPr="00196523">
        <w:rPr>
          <w:rFonts w:ascii="Times New Roman" w:eastAsia="宋体" w:hAnsi="Times New Roman" w:cs="Times New Roman" w:hint="eastAsia"/>
          <w:color w:val="000000" w:themeColor="text1"/>
          <w:szCs w:val="21"/>
        </w:rPr>
        <w:t>2</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II</w:t>
      </w:r>
      <w:r w:rsidRPr="00196523">
        <w:rPr>
          <w:rFonts w:ascii="Times New Roman" w:eastAsia="宋体" w:hAnsi="Times New Roman" w:cs="Times New Roman" w:hint="eastAsia"/>
          <w:color w:val="000000" w:themeColor="text1"/>
          <w:szCs w:val="21"/>
        </w:rPr>
        <w:t>不正确。二叉树中左子树与右子树是不同的，不能任意交换。</w:t>
      </w:r>
      <w:r w:rsidRPr="00196523">
        <w:rPr>
          <w:rFonts w:ascii="Times New Roman" w:eastAsia="宋体" w:hAnsi="Times New Roman" w:cs="Times New Roman" w:hint="eastAsia"/>
          <w:color w:val="000000" w:themeColor="text1"/>
          <w:szCs w:val="21"/>
        </w:rPr>
        <w:t>III</w:t>
      </w:r>
      <w:r w:rsidRPr="00196523">
        <w:rPr>
          <w:rFonts w:ascii="Times New Roman" w:eastAsia="宋体" w:hAnsi="Times New Roman" w:cs="Times New Roman" w:hint="eastAsia"/>
          <w:color w:val="000000" w:themeColor="text1"/>
          <w:szCs w:val="21"/>
        </w:rPr>
        <w:t>不正确。满二叉树是完全二叉树的特例，深度一样的完全二叉树与满二叉树，只在最后一层可能存在差异，在这一层上，完全二叉树可能是不满的，而满二叉树一定是满的，前面的所有层中，完全二叉树的结点个数与满二叉树的结点个数都是相同的。</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hint="eastAsia"/>
          <w:color w:val="000000" w:themeColor="text1"/>
          <w:szCs w:val="21"/>
        </w:rPr>
        <w:t>是正确的。</w:t>
      </w:r>
    </w:p>
    <w:p w:rsidR="006B3B97" w:rsidRPr="00196523" w:rsidRDefault="006647F1" w:rsidP="006B3B97">
      <w:pPr>
        <w:ind w:left="315" w:hangingChars="150" w:hanging="315"/>
        <w:rPr>
          <w:rFonts w:ascii="Times New Roman" w:eastAsia="宋体" w:hAnsi="Times New Roman" w:cs="Times New Roman"/>
          <w:color w:val="000000" w:themeColor="text1"/>
          <w:szCs w:val="21"/>
        </w:rPr>
      </w:pPr>
      <w:bookmarkStart w:id="65" w:name="_Hlk129602149"/>
      <w:r w:rsidRPr="00196523">
        <w:rPr>
          <w:rFonts w:ascii="Times New Roman" w:eastAsia="宋体" w:hAnsi="Times New Roman" w:cs="Times New Roman" w:hint="eastAsia"/>
          <w:color w:val="000000" w:themeColor="text1"/>
          <w:szCs w:val="21"/>
        </w:rPr>
        <w:t>4</w:t>
      </w:r>
      <w:r w:rsidR="006B3B97" w:rsidRPr="00196523">
        <w:rPr>
          <w:rFonts w:ascii="Times New Roman" w:eastAsia="宋体" w:hAnsi="Times New Roman" w:cs="Times New Roman"/>
          <w:color w:val="000000" w:themeColor="text1"/>
          <w:szCs w:val="21"/>
        </w:rPr>
        <w:t>．一棵二叉树共有</w:t>
      </w:r>
      <w:r w:rsidR="006B3B97" w:rsidRPr="00196523">
        <w:rPr>
          <w:rFonts w:ascii="Times New Roman" w:eastAsia="宋体" w:hAnsi="Times New Roman" w:cs="Times New Roman"/>
          <w:color w:val="000000" w:themeColor="text1"/>
          <w:szCs w:val="21"/>
        </w:rPr>
        <w:t>20</w:t>
      </w:r>
      <w:r w:rsidR="006B3B97" w:rsidRPr="00196523">
        <w:rPr>
          <w:rFonts w:ascii="Times New Roman" w:eastAsia="宋体" w:hAnsi="Times New Roman" w:cs="Times New Roman"/>
          <w:color w:val="000000" w:themeColor="text1"/>
          <w:szCs w:val="21"/>
        </w:rPr>
        <w:t>个结点，其中度为</w:t>
      </w:r>
      <w:r w:rsidR="006B3B97" w:rsidRPr="00196523">
        <w:rPr>
          <w:rFonts w:ascii="Times New Roman" w:eastAsia="宋体" w:hAnsi="Times New Roman" w:cs="Times New Roman"/>
          <w:color w:val="000000" w:themeColor="text1"/>
          <w:szCs w:val="21"/>
        </w:rPr>
        <w:t>l</w:t>
      </w:r>
      <w:r w:rsidR="006B3B97" w:rsidRPr="00196523">
        <w:rPr>
          <w:rFonts w:ascii="Times New Roman" w:eastAsia="宋体" w:hAnsi="Times New Roman" w:cs="Times New Roman"/>
          <w:color w:val="000000" w:themeColor="text1"/>
          <w:szCs w:val="21"/>
        </w:rPr>
        <w:t>的结点个数是</w:t>
      </w:r>
      <w:r w:rsidR="006B3B97" w:rsidRPr="00196523">
        <w:rPr>
          <w:rFonts w:ascii="Times New Roman" w:eastAsia="宋体" w:hAnsi="Times New Roman" w:cs="Times New Roman" w:hint="eastAsia"/>
          <w:color w:val="000000" w:themeColor="text1"/>
          <w:szCs w:val="21"/>
        </w:rPr>
        <w:t>7</w:t>
      </w:r>
      <w:r w:rsidR="006B3B97" w:rsidRPr="00196523">
        <w:rPr>
          <w:rFonts w:ascii="Times New Roman" w:eastAsia="宋体" w:hAnsi="Times New Roman" w:cs="Times New Roman" w:hint="eastAsia"/>
          <w:color w:val="000000" w:themeColor="text1"/>
          <w:szCs w:val="21"/>
        </w:rPr>
        <w:t>个，则</w:t>
      </w:r>
      <w:r w:rsidR="006B3B97" w:rsidRPr="00196523">
        <w:rPr>
          <w:rFonts w:ascii="Times New Roman" w:eastAsia="宋体" w:hAnsi="Times New Roman" w:cs="Times New Roman"/>
          <w:color w:val="000000" w:themeColor="text1"/>
          <w:szCs w:val="21"/>
        </w:rPr>
        <w:t>叶结点</w:t>
      </w:r>
      <w:r w:rsidR="006B3B97" w:rsidRPr="00196523">
        <w:rPr>
          <w:rFonts w:ascii="Times New Roman" w:eastAsia="宋体" w:hAnsi="Times New Roman" w:cs="Times New Roman" w:hint="eastAsia"/>
          <w:color w:val="000000" w:themeColor="text1"/>
          <w:szCs w:val="21"/>
        </w:rPr>
        <w:t>个数是</w:t>
      </w:r>
      <w:r w:rsidR="00F27B72" w:rsidRPr="00196523">
        <w:rPr>
          <w:rFonts w:ascii="Times New Roman" w:eastAsia="宋体" w:hAnsi="Times New Roman" w:cs="Times New Roman"/>
          <w:color w:val="000000" w:themeColor="text1"/>
          <w:szCs w:val="21"/>
        </w:rPr>
        <w:t>________</w:t>
      </w:r>
      <w:r w:rsidR="006B3B97" w:rsidRPr="00196523">
        <w:rPr>
          <w:rFonts w:ascii="Times New Roman" w:eastAsia="宋体" w:hAnsi="Times New Roman" w:cs="Times New Roman" w:hint="eastAsia"/>
          <w:color w:val="000000" w:themeColor="text1"/>
          <w:szCs w:val="21"/>
        </w:rPr>
        <w:t>。</w:t>
      </w:r>
    </w:p>
    <w:p w:rsidR="006B3B97" w:rsidRPr="00196523" w:rsidRDefault="006B3B97" w:rsidP="006B3B97">
      <w:pPr>
        <w:tabs>
          <w:tab w:val="left" w:pos="2310"/>
          <w:tab w:val="left" w:pos="4200"/>
          <w:tab w:val="left" w:pos="6090"/>
        </w:tabs>
        <w:snapToGrid w:val="0"/>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00C76632"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00C76632" w:rsidRPr="00196523">
        <w:rPr>
          <w:rFonts w:ascii="Times New Roman" w:eastAsia="宋体" w:hAnsi="Times New Roman" w:cs="Times New Roman"/>
          <w:color w:val="000000" w:themeColor="text1"/>
          <w:szCs w:val="21"/>
        </w:rPr>
        <w:t>7</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00C76632" w:rsidRPr="00196523">
        <w:rPr>
          <w:rFonts w:ascii="Times New Roman" w:eastAsia="宋体" w:hAnsi="Times New Roman" w:cs="Times New Roman"/>
          <w:color w:val="000000" w:themeColor="text1"/>
          <w:szCs w:val="21"/>
        </w:rPr>
        <w:t>9</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00C76632" w:rsidRPr="00196523">
        <w:rPr>
          <w:rFonts w:ascii="Times New Roman" w:eastAsia="宋体" w:hAnsi="Times New Roman" w:cs="Times New Roman"/>
          <w:color w:val="000000" w:themeColor="text1"/>
          <w:szCs w:val="21"/>
        </w:rPr>
        <w:t>13</w:t>
      </w:r>
    </w:p>
    <w:bookmarkEnd w:id="65"/>
    <w:p w:rsidR="006B3B97" w:rsidRPr="00196523" w:rsidRDefault="006B3B97"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sidR="00E962D1">
        <w:rPr>
          <w:rFonts w:ascii="Times New Roman" w:eastAsia="宋体" w:hAnsi="Times New Roman" w:cs="Times New Roman" w:hint="eastAsia"/>
          <w:color w:val="000000" w:themeColor="text1"/>
          <w:szCs w:val="21"/>
        </w:rPr>
        <w:t>：</w:t>
      </w:r>
      <w:r w:rsidR="00C76632"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hint="eastAsia"/>
          <w:color w:val="000000" w:themeColor="text1"/>
          <w:szCs w:val="21"/>
        </w:rPr>
        <w:t>。</w:t>
      </w:r>
    </w:p>
    <w:p w:rsidR="006B3B97" w:rsidRPr="00196523" w:rsidRDefault="006B3B97" w:rsidP="006B3B97">
      <w:pPr>
        <w:pStyle w:val="af3"/>
        <w:spacing w:line="240" w:lineRule="auto"/>
        <w:ind w:firstLine="420"/>
        <w:rPr>
          <w:rFonts w:ascii="Times New Roman" w:eastAsia="宋体" w:hAnsi="Times New Roman" w:cs="Times New Roman"/>
          <w:color w:val="000000" w:themeColor="text1"/>
          <w:sz w:val="21"/>
          <w:szCs w:val="21"/>
        </w:rPr>
      </w:pPr>
      <w:r w:rsidRPr="00196523">
        <w:rPr>
          <w:rFonts w:ascii="Times New Roman" w:eastAsia="宋体" w:hAnsi="Times New Roman" w:cs="Times New Roman" w:hint="eastAsia"/>
          <w:color w:val="000000" w:themeColor="text1"/>
          <w:sz w:val="21"/>
          <w:szCs w:val="21"/>
        </w:rPr>
        <w:t>二叉树中，</w:t>
      </w:r>
      <w:r w:rsidRPr="00196523">
        <w:rPr>
          <w:rFonts w:ascii="Times New Roman" w:eastAsia="宋体" w:hAnsi="Times New Roman" w:cs="Times New Roman"/>
          <w:color w:val="000000" w:themeColor="text1"/>
          <w:sz w:val="21"/>
          <w:szCs w:val="21"/>
        </w:rPr>
        <w:t>设</w:t>
      </w:r>
      <w:r w:rsidRPr="00196523">
        <w:rPr>
          <w:rFonts w:ascii="Times New Roman" w:eastAsia="宋体" w:hAnsi="Times New Roman" w:cs="Times New Roman"/>
          <w:i/>
          <w:color w:val="000000" w:themeColor="text1"/>
          <w:sz w:val="21"/>
          <w:szCs w:val="21"/>
        </w:rPr>
        <w:t>n</w:t>
      </w:r>
      <w:r w:rsidRPr="00196523">
        <w:rPr>
          <w:rFonts w:ascii="Times New Roman" w:eastAsia="宋体" w:hAnsi="Times New Roman" w:cs="Times New Roman"/>
          <w:color w:val="000000" w:themeColor="text1"/>
          <w:sz w:val="21"/>
          <w:szCs w:val="21"/>
          <w:vertAlign w:val="subscript"/>
        </w:rPr>
        <w:t>0</w:t>
      </w:r>
      <w:r w:rsidRPr="00196523">
        <w:rPr>
          <w:rFonts w:ascii="Times New Roman" w:eastAsia="宋体" w:hAnsi="Times New Roman" w:cs="Times New Roman"/>
          <w:color w:val="000000" w:themeColor="text1"/>
          <w:sz w:val="21"/>
          <w:szCs w:val="21"/>
        </w:rPr>
        <w:t>是叶结点的个数，</w:t>
      </w:r>
      <w:r w:rsidRPr="00196523">
        <w:rPr>
          <w:rFonts w:ascii="Times New Roman" w:eastAsia="宋体" w:hAnsi="Times New Roman" w:cs="Times New Roman"/>
          <w:i/>
          <w:color w:val="000000" w:themeColor="text1"/>
          <w:sz w:val="21"/>
          <w:szCs w:val="21"/>
        </w:rPr>
        <w:t>n</w:t>
      </w:r>
      <w:r w:rsidRPr="00196523">
        <w:rPr>
          <w:rFonts w:ascii="Times New Roman" w:eastAsia="宋体" w:hAnsi="Times New Roman" w:cs="Times New Roman" w:hint="eastAsia"/>
          <w:color w:val="000000" w:themeColor="text1"/>
          <w:sz w:val="21"/>
          <w:szCs w:val="21"/>
          <w:vertAlign w:val="subscript"/>
        </w:rPr>
        <w:t>1</w:t>
      </w:r>
      <w:r w:rsidRPr="00196523">
        <w:rPr>
          <w:rFonts w:ascii="Times New Roman" w:eastAsia="宋体" w:hAnsi="Times New Roman" w:cs="Times New Roman"/>
          <w:color w:val="000000" w:themeColor="text1"/>
          <w:sz w:val="21"/>
          <w:szCs w:val="21"/>
        </w:rPr>
        <w:t>是度为</w:t>
      </w:r>
      <w:r w:rsidRPr="00196523">
        <w:rPr>
          <w:rFonts w:ascii="Times New Roman" w:eastAsia="宋体" w:hAnsi="Times New Roman" w:cs="Times New Roman" w:hint="eastAsia"/>
          <w:color w:val="000000" w:themeColor="text1"/>
          <w:sz w:val="21"/>
          <w:szCs w:val="21"/>
        </w:rPr>
        <w:t>1</w:t>
      </w:r>
      <w:r w:rsidRPr="00196523">
        <w:rPr>
          <w:rFonts w:ascii="Times New Roman" w:eastAsia="宋体" w:hAnsi="Times New Roman" w:cs="Times New Roman"/>
          <w:color w:val="000000" w:themeColor="text1"/>
          <w:sz w:val="21"/>
          <w:szCs w:val="21"/>
        </w:rPr>
        <w:t>的结点的个数，</w:t>
      </w:r>
      <w:r w:rsidRPr="00196523">
        <w:rPr>
          <w:rFonts w:ascii="Times New Roman" w:eastAsia="宋体" w:hAnsi="Times New Roman" w:cs="Times New Roman"/>
          <w:i/>
          <w:color w:val="000000" w:themeColor="text1"/>
          <w:sz w:val="21"/>
          <w:szCs w:val="21"/>
        </w:rPr>
        <w:t>n</w:t>
      </w:r>
      <w:r w:rsidRPr="00196523">
        <w:rPr>
          <w:rFonts w:ascii="Times New Roman" w:eastAsia="宋体" w:hAnsi="Times New Roman" w:cs="Times New Roman"/>
          <w:color w:val="000000" w:themeColor="text1"/>
          <w:sz w:val="21"/>
          <w:szCs w:val="21"/>
          <w:vertAlign w:val="subscript"/>
        </w:rPr>
        <w:t>2</w:t>
      </w:r>
      <w:r w:rsidRPr="00196523">
        <w:rPr>
          <w:rFonts w:ascii="Times New Roman" w:eastAsia="宋体" w:hAnsi="Times New Roman" w:cs="Times New Roman"/>
          <w:color w:val="000000" w:themeColor="text1"/>
          <w:sz w:val="21"/>
          <w:szCs w:val="21"/>
        </w:rPr>
        <w:t>是度为</w:t>
      </w:r>
      <w:r w:rsidRPr="00196523">
        <w:rPr>
          <w:rFonts w:ascii="Times New Roman" w:eastAsia="宋体" w:hAnsi="Times New Roman" w:cs="Times New Roman"/>
          <w:color w:val="000000" w:themeColor="text1"/>
          <w:sz w:val="21"/>
          <w:szCs w:val="21"/>
        </w:rPr>
        <w:t>2</w:t>
      </w:r>
      <w:r w:rsidRPr="00196523">
        <w:rPr>
          <w:rFonts w:ascii="Times New Roman" w:eastAsia="宋体" w:hAnsi="Times New Roman" w:cs="Times New Roman"/>
          <w:color w:val="000000" w:themeColor="text1"/>
          <w:sz w:val="21"/>
          <w:szCs w:val="21"/>
        </w:rPr>
        <w:t>的结点的个数</w:t>
      </w:r>
      <w:r w:rsidRPr="00196523">
        <w:rPr>
          <w:rFonts w:ascii="Times New Roman" w:eastAsia="宋体" w:hAnsi="Times New Roman" w:cs="Times New Roman" w:hint="eastAsia"/>
          <w:color w:val="000000" w:themeColor="text1"/>
          <w:sz w:val="21"/>
          <w:szCs w:val="21"/>
        </w:rPr>
        <w:t>，由性质</w:t>
      </w:r>
      <w:r w:rsidRPr="00196523">
        <w:rPr>
          <w:rFonts w:ascii="Times New Roman" w:eastAsia="宋体" w:hAnsi="Times New Roman" w:cs="Times New Roman" w:hint="eastAsia"/>
          <w:color w:val="000000" w:themeColor="text1"/>
          <w:sz w:val="21"/>
          <w:szCs w:val="21"/>
        </w:rPr>
        <w:t>3</w:t>
      </w:r>
      <w:r w:rsidRPr="00196523">
        <w:rPr>
          <w:rFonts w:ascii="Times New Roman" w:eastAsia="宋体" w:hAnsi="Times New Roman" w:cs="Times New Roman" w:hint="eastAsia"/>
          <w:color w:val="000000" w:themeColor="text1"/>
          <w:sz w:val="21"/>
          <w:szCs w:val="21"/>
        </w:rPr>
        <w:t>可知，</w:t>
      </w:r>
      <w:r w:rsidRPr="00196523">
        <w:rPr>
          <w:rFonts w:ascii="Times New Roman" w:eastAsia="宋体" w:hAnsi="Times New Roman" w:cs="Times New Roman"/>
          <w:i/>
          <w:color w:val="000000" w:themeColor="text1"/>
          <w:sz w:val="21"/>
          <w:szCs w:val="21"/>
        </w:rPr>
        <w:t>n</w:t>
      </w:r>
      <w:r w:rsidRPr="00196523">
        <w:rPr>
          <w:rFonts w:ascii="Times New Roman" w:eastAsia="宋体" w:hAnsi="Times New Roman" w:cs="Times New Roman"/>
          <w:color w:val="000000" w:themeColor="text1"/>
          <w:sz w:val="21"/>
          <w:szCs w:val="21"/>
          <w:vertAlign w:val="subscript"/>
        </w:rPr>
        <w:t>0</w:t>
      </w:r>
      <w:r w:rsidRPr="00196523">
        <w:rPr>
          <w:rFonts w:ascii="Times New Roman" w:eastAsia="宋体" w:hAnsi="Times New Roman" w:cs="Times New Roman"/>
          <w:color w:val="000000" w:themeColor="text1"/>
          <w:sz w:val="21"/>
          <w:szCs w:val="21"/>
        </w:rPr>
        <w:t>=</w:t>
      </w:r>
      <w:r w:rsidRPr="00196523">
        <w:rPr>
          <w:rFonts w:ascii="Times New Roman" w:eastAsia="宋体" w:hAnsi="Times New Roman" w:cs="Times New Roman"/>
          <w:i/>
          <w:color w:val="000000" w:themeColor="text1"/>
          <w:sz w:val="21"/>
          <w:szCs w:val="21"/>
        </w:rPr>
        <w:t>n</w:t>
      </w:r>
      <w:r w:rsidRPr="00196523">
        <w:rPr>
          <w:rFonts w:ascii="Times New Roman" w:eastAsia="宋体" w:hAnsi="Times New Roman" w:cs="Times New Roman"/>
          <w:color w:val="000000" w:themeColor="text1"/>
          <w:sz w:val="21"/>
          <w:szCs w:val="21"/>
          <w:vertAlign w:val="subscript"/>
        </w:rPr>
        <w:t>2</w:t>
      </w:r>
      <w:r w:rsidRPr="00196523">
        <w:rPr>
          <w:rFonts w:ascii="Times New Roman" w:eastAsia="宋体" w:hAnsi="Times New Roman" w:cs="Times New Roman"/>
          <w:color w:val="000000" w:themeColor="text1"/>
          <w:sz w:val="21"/>
          <w:szCs w:val="21"/>
        </w:rPr>
        <w:t>+1</w:t>
      </w:r>
      <w:r w:rsidRPr="00196523">
        <w:rPr>
          <w:rFonts w:ascii="Times New Roman" w:eastAsia="宋体" w:hAnsi="Times New Roman" w:cs="Times New Roman" w:hint="eastAsia"/>
          <w:color w:val="000000" w:themeColor="text1"/>
          <w:sz w:val="21"/>
          <w:szCs w:val="21"/>
        </w:rPr>
        <w:t>，由题目条件知</w:t>
      </w:r>
      <w:r w:rsidRPr="00196523">
        <w:rPr>
          <w:rFonts w:ascii="Times New Roman" w:eastAsia="宋体" w:hAnsi="Times New Roman" w:cs="Times New Roman"/>
          <w:i/>
          <w:color w:val="000000" w:themeColor="text1"/>
          <w:sz w:val="21"/>
          <w:szCs w:val="21"/>
        </w:rPr>
        <w:t>n</w:t>
      </w:r>
      <w:r w:rsidR="00402237" w:rsidRPr="00196523">
        <w:rPr>
          <w:rFonts w:ascii="Times New Roman" w:eastAsia="宋体" w:hAnsi="Times New Roman" w:cs="Times New Roman" w:hint="eastAsia"/>
          <w:color w:val="000000" w:themeColor="text1"/>
          <w:sz w:val="21"/>
          <w:szCs w:val="21"/>
          <w:vertAlign w:val="subscript"/>
        </w:rPr>
        <w:t>1</w:t>
      </w:r>
      <w:r w:rsidRPr="00196523">
        <w:rPr>
          <w:rFonts w:ascii="Times New Roman" w:eastAsia="宋体" w:hAnsi="Times New Roman" w:cs="Times New Roman"/>
          <w:color w:val="000000" w:themeColor="text1"/>
          <w:sz w:val="21"/>
          <w:szCs w:val="21"/>
        </w:rPr>
        <w:t>=</w:t>
      </w:r>
      <w:r w:rsidR="00402237" w:rsidRPr="00196523">
        <w:rPr>
          <w:rFonts w:ascii="Times New Roman" w:eastAsia="宋体" w:hAnsi="Times New Roman" w:cs="Times New Roman" w:hint="eastAsia"/>
          <w:color w:val="000000" w:themeColor="text1"/>
          <w:sz w:val="21"/>
          <w:szCs w:val="21"/>
        </w:rPr>
        <w:t>7</w:t>
      </w:r>
      <w:r w:rsidRPr="00196523">
        <w:rPr>
          <w:rFonts w:ascii="Times New Roman" w:eastAsia="宋体" w:hAnsi="Times New Roman" w:cs="Times New Roman" w:hint="eastAsia"/>
          <w:color w:val="000000" w:themeColor="text1"/>
          <w:sz w:val="21"/>
          <w:szCs w:val="21"/>
        </w:rPr>
        <w:t>，则</w:t>
      </w:r>
      <w:r w:rsidR="00402237" w:rsidRPr="00196523">
        <w:rPr>
          <w:rFonts w:ascii="Times New Roman" w:eastAsia="宋体" w:hAnsi="Times New Roman" w:cs="Times New Roman"/>
          <w:i/>
          <w:color w:val="000000" w:themeColor="text1"/>
          <w:sz w:val="21"/>
          <w:szCs w:val="21"/>
        </w:rPr>
        <w:t>n</w:t>
      </w:r>
      <w:r w:rsidR="00402237" w:rsidRPr="00196523">
        <w:rPr>
          <w:rFonts w:ascii="Times New Roman" w:eastAsia="宋体" w:hAnsi="Times New Roman" w:cs="Times New Roman"/>
          <w:color w:val="000000" w:themeColor="text1"/>
          <w:sz w:val="21"/>
          <w:szCs w:val="21"/>
          <w:vertAlign w:val="subscript"/>
        </w:rPr>
        <w:t>0</w:t>
      </w:r>
      <w:r w:rsidR="00402237" w:rsidRPr="00196523">
        <w:rPr>
          <w:rFonts w:ascii="Times New Roman" w:eastAsia="宋体" w:hAnsi="Times New Roman" w:cs="Times New Roman" w:hint="eastAsia"/>
          <w:color w:val="000000" w:themeColor="text1"/>
          <w:sz w:val="21"/>
          <w:szCs w:val="21"/>
        </w:rPr>
        <w:t>+</w:t>
      </w:r>
      <w:r w:rsidR="00402237" w:rsidRPr="00196523">
        <w:rPr>
          <w:rFonts w:ascii="Times New Roman" w:eastAsia="宋体" w:hAnsi="Times New Roman" w:cs="Times New Roman"/>
          <w:i/>
          <w:color w:val="000000" w:themeColor="text1"/>
          <w:sz w:val="21"/>
          <w:szCs w:val="21"/>
        </w:rPr>
        <w:t>n</w:t>
      </w:r>
      <w:r w:rsidR="00402237" w:rsidRPr="00196523">
        <w:rPr>
          <w:rFonts w:ascii="Times New Roman" w:eastAsia="宋体" w:hAnsi="Times New Roman" w:cs="Times New Roman"/>
          <w:color w:val="000000" w:themeColor="text1"/>
          <w:sz w:val="21"/>
          <w:szCs w:val="21"/>
          <w:vertAlign w:val="subscript"/>
        </w:rPr>
        <w:t>2</w:t>
      </w:r>
      <w:r w:rsidRPr="00196523">
        <w:rPr>
          <w:rFonts w:ascii="Times New Roman" w:eastAsia="宋体" w:hAnsi="Times New Roman" w:cs="Times New Roman"/>
          <w:color w:val="000000" w:themeColor="text1"/>
          <w:sz w:val="21"/>
          <w:szCs w:val="21"/>
        </w:rPr>
        <w:t>=</w:t>
      </w:r>
      <w:r w:rsidR="00402237" w:rsidRPr="00196523">
        <w:rPr>
          <w:rFonts w:ascii="Times New Roman" w:eastAsia="宋体" w:hAnsi="Times New Roman" w:cs="Times New Roman" w:hint="eastAsia"/>
          <w:color w:val="000000" w:themeColor="text1"/>
          <w:sz w:val="21"/>
          <w:szCs w:val="21"/>
        </w:rPr>
        <w:t>20-</w:t>
      </w:r>
      <w:r w:rsidR="00402237" w:rsidRPr="00196523">
        <w:rPr>
          <w:rFonts w:ascii="Times New Roman" w:eastAsia="宋体" w:hAnsi="Times New Roman" w:cs="Times New Roman"/>
          <w:i/>
          <w:color w:val="000000" w:themeColor="text1"/>
          <w:sz w:val="21"/>
          <w:szCs w:val="21"/>
        </w:rPr>
        <w:t>n</w:t>
      </w:r>
      <w:r w:rsidR="00402237" w:rsidRPr="00196523">
        <w:rPr>
          <w:rFonts w:ascii="Times New Roman" w:eastAsia="宋体" w:hAnsi="Times New Roman" w:cs="Times New Roman" w:hint="eastAsia"/>
          <w:color w:val="000000" w:themeColor="text1"/>
          <w:sz w:val="21"/>
          <w:szCs w:val="21"/>
          <w:vertAlign w:val="subscript"/>
        </w:rPr>
        <w:t>1</w:t>
      </w:r>
      <w:r w:rsidR="00402237" w:rsidRPr="00196523">
        <w:rPr>
          <w:rFonts w:ascii="Times New Roman" w:eastAsia="宋体" w:hAnsi="Times New Roman" w:cs="Times New Roman" w:hint="eastAsia"/>
          <w:color w:val="000000" w:themeColor="text1"/>
          <w:sz w:val="21"/>
          <w:szCs w:val="21"/>
        </w:rPr>
        <w:t>=13</w:t>
      </w:r>
      <w:r w:rsidRPr="00196523">
        <w:rPr>
          <w:rFonts w:ascii="Times New Roman" w:eastAsia="宋体" w:hAnsi="Times New Roman" w:cs="Times New Roman" w:hint="eastAsia"/>
          <w:color w:val="000000" w:themeColor="text1"/>
          <w:sz w:val="21"/>
          <w:szCs w:val="21"/>
        </w:rPr>
        <w:t>，解得</w:t>
      </w:r>
      <w:r w:rsidRPr="00196523">
        <w:rPr>
          <w:rFonts w:ascii="Times New Roman" w:eastAsia="宋体" w:hAnsi="Times New Roman" w:cs="Times New Roman"/>
          <w:i/>
          <w:color w:val="000000" w:themeColor="text1"/>
          <w:sz w:val="21"/>
          <w:szCs w:val="21"/>
        </w:rPr>
        <w:t>n</w:t>
      </w:r>
      <w:r w:rsidR="00402237" w:rsidRPr="00196523">
        <w:rPr>
          <w:rFonts w:ascii="Times New Roman" w:eastAsia="宋体" w:hAnsi="Times New Roman" w:cs="Times New Roman" w:hint="eastAsia"/>
          <w:color w:val="000000" w:themeColor="text1"/>
          <w:sz w:val="21"/>
          <w:szCs w:val="21"/>
          <w:vertAlign w:val="subscript"/>
        </w:rPr>
        <w:t>0</w:t>
      </w:r>
      <w:r w:rsidRPr="00196523">
        <w:rPr>
          <w:rFonts w:ascii="Times New Roman" w:eastAsia="宋体" w:hAnsi="Times New Roman" w:cs="Times New Roman"/>
          <w:color w:val="000000" w:themeColor="text1"/>
          <w:sz w:val="21"/>
          <w:szCs w:val="21"/>
        </w:rPr>
        <w:t>=</w:t>
      </w:r>
      <w:r w:rsidR="00402237" w:rsidRPr="00196523">
        <w:rPr>
          <w:rFonts w:ascii="Times New Roman" w:eastAsia="宋体" w:hAnsi="Times New Roman" w:cs="Times New Roman" w:hint="eastAsia"/>
          <w:color w:val="000000" w:themeColor="text1"/>
          <w:sz w:val="21"/>
          <w:szCs w:val="21"/>
        </w:rPr>
        <w:t>7</w:t>
      </w:r>
      <w:r w:rsidRPr="00196523">
        <w:rPr>
          <w:rFonts w:ascii="Times New Roman" w:eastAsia="宋体" w:hAnsi="Times New Roman" w:cs="Times New Roman" w:hint="eastAsia"/>
          <w:color w:val="000000" w:themeColor="text1"/>
          <w:sz w:val="21"/>
          <w:szCs w:val="21"/>
        </w:rPr>
        <w:t>。</w:t>
      </w:r>
    </w:p>
    <w:p w:rsidR="009935A5" w:rsidRPr="003A51C8" w:rsidRDefault="009935A5" w:rsidP="009935A5">
      <w:pPr>
        <w:snapToGrid w:val="0"/>
        <w:ind w:left="315" w:hangingChars="150" w:hanging="315"/>
        <w:rPr>
          <w:rFonts w:ascii="Times New Roman" w:eastAsia="宋体" w:hAnsi="Times New Roman" w:cs="Times New Roman"/>
        </w:rPr>
      </w:pPr>
      <w:r w:rsidRPr="00C813BA">
        <w:rPr>
          <w:rFonts w:ascii="Times New Roman" w:eastAsia="宋体" w:hAnsi="Times New Roman" w:cs="Times New Roman" w:hint="eastAsia"/>
          <w:color w:val="000000"/>
        </w:rPr>
        <w:t>5</w:t>
      </w:r>
      <w:r w:rsidRPr="00C813BA">
        <w:rPr>
          <w:rFonts w:ascii="Times New Roman" w:eastAsia="宋体" w:hAnsi="Times New Roman" w:cs="Times New Roman"/>
          <w:color w:val="000000"/>
        </w:rPr>
        <w:t>．</w:t>
      </w:r>
      <w:r w:rsidRPr="003A51C8">
        <w:rPr>
          <w:rFonts w:ascii="Times New Roman" w:eastAsia="宋体" w:hAnsi="Times New Roman" w:cs="Times New Roman"/>
        </w:rPr>
        <w:t>深度为</w:t>
      </w:r>
      <w:r w:rsidR="00017233">
        <w:rPr>
          <w:rFonts w:ascii="Times New Roman" w:eastAsia="宋体" w:hAnsi="Times New Roman" w:cs="Times New Roman"/>
        </w:rPr>
        <w:t>4</w:t>
      </w:r>
      <w:r w:rsidRPr="003A51C8">
        <w:rPr>
          <w:rFonts w:ascii="Times New Roman" w:eastAsia="宋体" w:hAnsi="Times New Roman" w:cs="Times New Roman"/>
        </w:rPr>
        <w:t>的二叉树</w:t>
      </w:r>
      <w:r w:rsidRPr="003A51C8">
        <w:rPr>
          <w:rFonts w:ascii="Times New Roman" w:eastAsia="宋体" w:hAnsi="Times New Roman" w:cs="Times New Roman" w:hint="eastAsia"/>
        </w:rPr>
        <w:t>中，</w:t>
      </w:r>
      <w:r w:rsidRPr="003A51C8">
        <w:rPr>
          <w:rFonts w:ascii="Times New Roman" w:eastAsia="宋体" w:hAnsi="Times New Roman" w:cs="Times New Roman"/>
        </w:rPr>
        <w:t>结点</w:t>
      </w:r>
      <w:r w:rsidRPr="003A51C8">
        <w:rPr>
          <w:rFonts w:ascii="Times New Roman" w:eastAsia="宋体" w:hAnsi="Times New Roman" w:cs="Times New Roman" w:hint="eastAsia"/>
        </w:rPr>
        <w:t>个数最多是</w:t>
      </w:r>
      <w:r>
        <w:rPr>
          <w:rFonts w:ascii="Times New Roman" w:eastAsia="宋体" w:hAnsi="Times New Roman" w:cs="Times New Roman"/>
          <w:color w:val="000000"/>
          <w:szCs w:val="21"/>
        </w:rPr>
        <w:t>________</w:t>
      </w:r>
      <w:r w:rsidRPr="00C813BA">
        <w:rPr>
          <w:rFonts w:ascii="Times New Roman" w:eastAsia="宋体" w:hAnsi="Times New Roman" w:cs="Times New Roman" w:hint="eastAsia"/>
          <w:color w:val="000000"/>
          <w:szCs w:val="21"/>
        </w:rPr>
        <w:t>。</w:t>
      </w:r>
    </w:p>
    <w:p w:rsidR="009935A5" w:rsidRPr="003A51C8" w:rsidRDefault="009935A5" w:rsidP="009935A5">
      <w:pPr>
        <w:tabs>
          <w:tab w:val="left" w:pos="2310"/>
          <w:tab w:val="left" w:pos="4200"/>
          <w:tab w:val="left" w:pos="6090"/>
        </w:tabs>
        <w:snapToGrid w:val="0"/>
        <w:ind w:firstLineChars="150" w:firstLine="315"/>
        <w:rPr>
          <w:rFonts w:ascii="Times New Roman" w:eastAsia="宋体" w:hAnsi="Times New Roman" w:cs="Times New Roman"/>
        </w:rPr>
      </w:pPr>
      <w:r w:rsidRPr="0075329C">
        <w:rPr>
          <w:rFonts w:ascii="Times New Roman" w:eastAsia="宋体" w:hAnsi="Times New Roman" w:cs="Times New Roman"/>
          <w:szCs w:val="21"/>
        </w:rPr>
        <w:t>A</w:t>
      </w:r>
      <w:r w:rsidRPr="0075329C">
        <w:rPr>
          <w:rFonts w:ascii="Times New Roman" w:eastAsia="宋体" w:hAnsi="Times New Roman" w:cs="Times New Roman"/>
          <w:szCs w:val="21"/>
        </w:rPr>
        <w:t>．</w:t>
      </w:r>
      <w:r w:rsidRPr="0075329C">
        <w:rPr>
          <w:rFonts w:ascii="Times New Roman" w:eastAsia="宋体" w:hAnsi="Times New Roman" w:cs="Times New Roman" w:hint="eastAsia"/>
          <w:szCs w:val="21"/>
        </w:rPr>
        <w:t>1</w:t>
      </w:r>
      <w:r w:rsidRPr="0075329C">
        <w:rPr>
          <w:rFonts w:ascii="Times New Roman" w:eastAsia="宋体" w:hAnsi="Times New Roman" w:cs="Times New Roman"/>
          <w:szCs w:val="21"/>
        </w:rPr>
        <w:t>0</w:t>
      </w:r>
      <w:bookmarkStart w:id="66" w:name="Xb862de70_9d10_4fc0_aa19_d3c632fce742Ae"/>
      <w:bookmarkEnd w:id="66"/>
      <w:r w:rsidRPr="0075329C">
        <w:rPr>
          <w:rFonts w:ascii="Times New Roman" w:eastAsia="宋体" w:hAnsi="Times New Roman" w:cs="Times New Roman"/>
          <w:szCs w:val="21"/>
        </w:rPr>
        <w:tab/>
        <w:t>B</w:t>
      </w:r>
      <w:r w:rsidRPr="0075329C">
        <w:rPr>
          <w:rFonts w:ascii="Times New Roman" w:eastAsia="宋体" w:hAnsi="Times New Roman" w:cs="Times New Roman"/>
          <w:szCs w:val="21"/>
        </w:rPr>
        <w:t>．</w:t>
      </w:r>
      <w:r w:rsidRPr="0075329C">
        <w:rPr>
          <w:rFonts w:ascii="Times New Roman" w:eastAsia="宋体" w:hAnsi="Times New Roman" w:cs="Times New Roman" w:hint="eastAsia"/>
          <w:szCs w:val="21"/>
        </w:rPr>
        <w:t>1</w:t>
      </w:r>
      <w:r w:rsidRPr="0075329C">
        <w:rPr>
          <w:rFonts w:ascii="Times New Roman" w:eastAsia="宋体" w:hAnsi="Times New Roman" w:cs="Times New Roman"/>
          <w:szCs w:val="21"/>
        </w:rPr>
        <w:t>6</w:t>
      </w:r>
      <w:r w:rsidRPr="0075329C">
        <w:rPr>
          <w:rFonts w:ascii="Times New Roman" w:eastAsia="宋体" w:hAnsi="Times New Roman" w:cs="Times New Roman"/>
          <w:szCs w:val="21"/>
        </w:rPr>
        <w:tab/>
        <w:t>C</w:t>
      </w:r>
      <w:r w:rsidRPr="0075329C">
        <w:rPr>
          <w:rFonts w:ascii="Times New Roman" w:eastAsia="宋体" w:hAnsi="Times New Roman" w:cs="Times New Roman"/>
          <w:szCs w:val="21"/>
        </w:rPr>
        <w:t>．</w:t>
      </w:r>
      <w:r w:rsidRPr="0075329C">
        <w:rPr>
          <w:rFonts w:ascii="Times New Roman" w:eastAsia="宋体" w:hAnsi="Times New Roman" w:cs="Times New Roman" w:hint="eastAsia"/>
          <w:szCs w:val="21"/>
        </w:rPr>
        <w:t>3</w:t>
      </w:r>
      <w:r w:rsidRPr="0075329C">
        <w:rPr>
          <w:rFonts w:ascii="Times New Roman" w:eastAsia="宋体" w:hAnsi="Times New Roman" w:cs="Times New Roman"/>
          <w:szCs w:val="21"/>
        </w:rPr>
        <w:t>1</w:t>
      </w:r>
      <w:bookmarkStart w:id="67" w:name="Xb862de70_9d10_4fc0_aa19_d3c632fce742Ce"/>
      <w:bookmarkEnd w:id="67"/>
      <w:r w:rsidRPr="0075329C">
        <w:rPr>
          <w:rFonts w:ascii="Times New Roman" w:eastAsia="宋体" w:hAnsi="Times New Roman" w:cs="Times New Roman"/>
          <w:szCs w:val="21"/>
        </w:rPr>
        <w:tab/>
        <w:t>D</w:t>
      </w:r>
      <w:r w:rsidRPr="0075329C">
        <w:rPr>
          <w:rFonts w:ascii="Times New Roman" w:eastAsia="宋体" w:hAnsi="Times New Roman" w:cs="Times New Roman"/>
          <w:szCs w:val="21"/>
        </w:rPr>
        <w:t>．</w:t>
      </w:r>
      <w:r w:rsidRPr="0075329C">
        <w:rPr>
          <w:rFonts w:ascii="Times New Roman" w:eastAsia="宋体" w:hAnsi="Times New Roman" w:cs="Times New Roman" w:hint="eastAsia"/>
          <w:szCs w:val="21"/>
        </w:rPr>
        <w:t>3</w:t>
      </w:r>
      <w:r w:rsidRPr="0075329C">
        <w:rPr>
          <w:rFonts w:ascii="Times New Roman" w:eastAsia="宋体" w:hAnsi="Times New Roman" w:cs="Times New Roman"/>
          <w:szCs w:val="21"/>
        </w:rPr>
        <w:t>2</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7670E4">
        <w:rPr>
          <w:rFonts w:ascii="Times New Roman" w:eastAsia="宋体" w:hAnsi="Times New Roman" w:cs="Times New Roman" w:hint="eastAsia"/>
          <w:color w:val="000000" w:themeColor="text1"/>
          <w:szCs w:val="21"/>
        </w:rPr>
        <w:t>C</w:t>
      </w:r>
      <w:r w:rsidRPr="00196523">
        <w:rPr>
          <w:rFonts w:ascii="Times New Roman" w:eastAsia="宋体" w:hAnsi="Times New Roman" w:cs="Times New Roman" w:hint="eastAsia"/>
          <w:color w:val="000000" w:themeColor="text1"/>
          <w:szCs w:val="21"/>
        </w:rPr>
        <w:t>。</w:t>
      </w:r>
    </w:p>
    <w:p w:rsidR="00017233" w:rsidRPr="00196523" w:rsidRDefault="00017233" w:rsidP="00017233">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相同高度的满二叉树中结点个数最多。深度为</w:t>
      </w:r>
      <w:r>
        <w:rPr>
          <w:rFonts w:ascii="Times New Roman" w:eastAsia="宋体" w:hAnsi="Times New Roman" w:cs="Times New Roman" w:hint="eastAsia"/>
          <w:color w:val="000000" w:themeColor="text1"/>
          <w:szCs w:val="21"/>
        </w:rPr>
        <w:t>4</w:t>
      </w:r>
      <w:r>
        <w:rPr>
          <w:rFonts w:ascii="Times New Roman" w:eastAsia="宋体" w:hAnsi="Times New Roman" w:cs="Times New Roman" w:hint="eastAsia"/>
          <w:color w:val="000000" w:themeColor="text1"/>
          <w:szCs w:val="21"/>
        </w:rPr>
        <w:t>的满二叉树的高度是</w:t>
      </w:r>
      <w:r>
        <w:rPr>
          <w:rFonts w:ascii="Times New Roman" w:eastAsia="宋体" w:hAnsi="Times New Roman" w:cs="Times New Roman" w:hint="eastAsia"/>
          <w:color w:val="000000" w:themeColor="text1"/>
          <w:szCs w:val="21"/>
        </w:rPr>
        <w:t>5</w:t>
      </w:r>
      <w:r>
        <w:rPr>
          <w:rFonts w:ascii="Times New Roman" w:eastAsia="宋体" w:hAnsi="Times New Roman" w:cs="Times New Roman" w:hint="eastAsia"/>
          <w:color w:val="000000" w:themeColor="text1"/>
          <w:szCs w:val="21"/>
        </w:rPr>
        <w:t>。</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hint="eastAsia"/>
          <w:color w:val="000000"/>
        </w:rPr>
        <w:t>6</w:t>
      </w:r>
      <w:r w:rsidRPr="00C813BA">
        <w:rPr>
          <w:rFonts w:ascii="Times New Roman" w:eastAsia="宋体" w:hAnsi="Times New Roman" w:cs="Times New Roman"/>
          <w:color w:val="000000"/>
        </w:rPr>
        <w:t>．</w:t>
      </w:r>
      <w:r w:rsidRPr="003A51C8">
        <w:rPr>
          <w:rFonts w:ascii="Times New Roman" w:eastAsia="宋体" w:hAnsi="Times New Roman" w:cs="Times New Roman"/>
        </w:rPr>
        <w:t>对含</w:t>
      </w:r>
      <w:r w:rsidRPr="00C91F1B">
        <w:rPr>
          <w:rFonts w:ascii="Times New Roman" w:eastAsia="宋体" w:hAnsi="Times New Roman" w:cs="Times New Roman"/>
          <w:i/>
        </w:rPr>
        <w:t>n</w:t>
      </w:r>
      <w:proofErr w:type="gramStart"/>
      <w:r w:rsidRPr="003A51C8">
        <w:rPr>
          <w:rFonts w:ascii="Times New Roman" w:eastAsia="宋体" w:hAnsi="Times New Roman" w:cs="Times New Roman"/>
        </w:rPr>
        <w:t>个</w:t>
      </w:r>
      <w:proofErr w:type="gramEnd"/>
      <w:r w:rsidRPr="003A51C8">
        <w:rPr>
          <w:rFonts w:ascii="Times New Roman" w:eastAsia="宋体" w:hAnsi="Times New Roman" w:cs="Times New Roman" w:hint="eastAsia"/>
        </w:rPr>
        <w:t>结点</w:t>
      </w:r>
      <w:r w:rsidRPr="003A51C8">
        <w:rPr>
          <w:rFonts w:ascii="Times New Roman" w:eastAsia="宋体" w:hAnsi="Times New Roman" w:cs="Times New Roman"/>
        </w:rPr>
        <w:t>的完全二叉树从上到下且从左至右进行</w:t>
      </w:r>
      <w:r w:rsidRPr="003A51C8">
        <w:rPr>
          <w:rFonts w:ascii="Times New Roman" w:eastAsia="宋体" w:hAnsi="Times New Roman" w:cs="Times New Roman"/>
        </w:rPr>
        <w:t>1</w:t>
      </w:r>
      <w:r w:rsidRPr="003A51C8">
        <w:rPr>
          <w:rFonts w:ascii="Times New Roman" w:eastAsia="宋体" w:hAnsi="Times New Roman" w:cs="Times New Roman"/>
        </w:rPr>
        <w:t>至</w:t>
      </w:r>
      <w:r w:rsidRPr="00C91F1B">
        <w:rPr>
          <w:rFonts w:ascii="Times New Roman" w:eastAsia="宋体" w:hAnsi="Times New Roman" w:cs="Times New Roman"/>
          <w:i/>
        </w:rPr>
        <w:t>n</w:t>
      </w:r>
      <w:r w:rsidRPr="003A51C8">
        <w:rPr>
          <w:rFonts w:ascii="Times New Roman" w:eastAsia="宋体" w:hAnsi="Times New Roman" w:cs="Times New Roman"/>
        </w:rPr>
        <w:t>编号，根</w:t>
      </w:r>
      <w:r w:rsidRPr="003A51C8">
        <w:rPr>
          <w:rFonts w:ascii="Times New Roman" w:eastAsia="宋体" w:hAnsi="Times New Roman" w:cs="Times New Roman" w:hint="eastAsia"/>
        </w:rPr>
        <w:t>结点</w:t>
      </w:r>
      <w:r w:rsidRPr="003A51C8">
        <w:rPr>
          <w:rFonts w:ascii="Times New Roman" w:eastAsia="宋体" w:hAnsi="Times New Roman" w:cs="Times New Roman"/>
        </w:rPr>
        <w:t>编号为</w:t>
      </w:r>
      <w:r w:rsidRPr="003A51C8">
        <w:rPr>
          <w:rFonts w:ascii="Times New Roman" w:eastAsia="宋体" w:hAnsi="Times New Roman" w:cs="Times New Roman"/>
        </w:rPr>
        <w:t>1</w:t>
      </w:r>
      <w:r w:rsidRPr="003A51C8">
        <w:rPr>
          <w:rFonts w:ascii="Times New Roman" w:eastAsia="宋体" w:hAnsi="Times New Roman" w:cs="Times New Roman"/>
        </w:rPr>
        <w:t>，则对树中任意一个编号为</w:t>
      </w:r>
      <w:r w:rsidRPr="00017233">
        <w:rPr>
          <w:rFonts w:ascii="Times New Roman" w:eastAsia="宋体" w:hAnsi="Times New Roman" w:cs="Times New Roman"/>
          <w:i/>
        </w:rPr>
        <w:t>i</w:t>
      </w:r>
      <w:r w:rsidRPr="003A51C8">
        <w:rPr>
          <w:rFonts w:ascii="Times New Roman" w:eastAsia="宋体" w:hAnsi="Times New Roman" w:cs="Times New Roman"/>
        </w:rPr>
        <w:t>的</w:t>
      </w:r>
      <w:r w:rsidRPr="003A51C8">
        <w:rPr>
          <w:rFonts w:ascii="Times New Roman" w:eastAsia="宋体" w:hAnsi="Times New Roman" w:cs="Times New Roman" w:hint="eastAsia"/>
        </w:rPr>
        <w:t>结点</w:t>
      </w:r>
      <w:r w:rsidRPr="003A51C8">
        <w:rPr>
          <w:rFonts w:ascii="Times New Roman" w:eastAsia="宋体" w:hAnsi="Times New Roman" w:cs="Times New Roman"/>
        </w:rPr>
        <w:t>，正确的是</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9C3431">
        <w:rPr>
          <w:rFonts w:ascii="Times New Roman" w:eastAsia="宋体" w:hAnsi="Times New Roman" w:cs="Times New Roman"/>
          <w:szCs w:val="21"/>
        </w:rPr>
        <w:t>A</w:t>
      </w:r>
      <w:r w:rsidRPr="009C3431">
        <w:rPr>
          <w:rFonts w:ascii="Times New Roman" w:eastAsia="宋体" w:hAnsi="Times New Roman" w:cs="Times New Roman"/>
          <w:szCs w:val="21"/>
        </w:rPr>
        <w:t>．若</w:t>
      </w:r>
      <w:r w:rsidRPr="009C3431">
        <w:rPr>
          <w:rFonts w:ascii="Times New Roman" w:eastAsia="宋体" w:hAnsi="Times New Roman" w:cs="Times New Roman"/>
          <w:szCs w:val="21"/>
        </w:rPr>
        <w:t>2</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&gt;=</w:t>
      </w:r>
      <w:r w:rsidRPr="00C91F1B">
        <w:rPr>
          <w:rFonts w:ascii="Times New Roman" w:eastAsia="宋体" w:hAnsi="Times New Roman" w:cs="Times New Roman"/>
          <w:i/>
          <w:szCs w:val="21"/>
        </w:rPr>
        <w:t>n</w:t>
      </w:r>
      <w:r w:rsidRPr="009C3431">
        <w:rPr>
          <w:rFonts w:ascii="Times New Roman" w:eastAsia="宋体" w:hAnsi="Times New Roman" w:cs="Times New Roman"/>
          <w:szCs w:val="21"/>
        </w:rPr>
        <w:t>，则</w:t>
      </w:r>
      <w:r w:rsidRPr="009C3431">
        <w:rPr>
          <w:rFonts w:ascii="Times New Roman" w:eastAsia="宋体" w:hAnsi="Times New Roman" w:cs="Times New Roman" w:hint="eastAsia"/>
          <w:szCs w:val="21"/>
        </w:rPr>
        <w:t>结点</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无左</w:t>
      </w:r>
      <w:r w:rsidRPr="009C3431">
        <w:rPr>
          <w:rFonts w:ascii="Times New Roman" w:eastAsia="宋体" w:hAnsi="Times New Roman" w:cs="Times New Roman" w:hint="eastAsia"/>
          <w:szCs w:val="21"/>
        </w:rPr>
        <w:t>子结点</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bookmarkStart w:id="68" w:name="X2ad77e48_417c_480f_858d_1cdb3ac54177Ae"/>
      <w:bookmarkEnd w:id="68"/>
      <w:r w:rsidRPr="009C3431">
        <w:rPr>
          <w:rFonts w:ascii="Times New Roman" w:eastAsia="宋体" w:hAnsi="Times New Roman" w:cs="Times New Roman"/>
          <w:szCs w:val="21"/>
        </w:rPr>
        <w:lastRenderedPageBreak/>
        <w:t>B</w:t>
      </w:r>
      <w:r w:rsidRPr="009C3431">
        <w:rPr>
          <w:rFonts w:ascii="Times New Roman" w:eastAsia="宋体" w:hAnsi="Times New Roman" w:cs="Times New Roman"/>
          <w:szCs w:val="21"/>
        </w:rPr>
        <w:t>．若</w:t>
      </w:r>
      <w:r w:rsidRPr="009C3431">
        <w:rPr>
          <w:rFonts w:ascii="Times New Roman" w:eastAsia="宋体" w:hAnsi="Times New Roman" w:cs="Times New Roman"/>
          <w:szCs w:val="21"/>
        </w:rPr>
        <w:t>2</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+1&gt;=</w:t>
      </w:r>
      <w:r w:rsidRPr="00C91F1B">
        <w:rPr>
          <w:rFonts w:ascii="Times New Roman" w:eastAsia="宋体" w:hAnsi="Times New Roman" w:cs="Times New Roman"/>
          <w:i/>
          <w:szCs w:val="21"/>
        </w:rPr>
        <w:t>n</w:t>
      </w:r>
      <w:r w:rsidRPr="009C3431">
        <w:rPr>
          <w:rFonts w:ascii="Times New Roman" w:eastAsia="宋体" w:hAnsi="Times New Roman" w:cs="Times New Roman"/>
          <w:szCs w:val="21"/>
        </w:rPr>
        <w:t>，则</w:t>
      </w:r>
      <w:r w:rsidRPr="009C3431">
        <w:rPr>
          <w:rFonts w:ascii="Times New Roman" w:eastAsia="宋体" w:hAnsi="Times New Roman" w:cs="Times New Roman" w:hint="eastAsia"/>
          <w:szCs w:val="21"/>
        </w:rPr>
        <w:t>结点</w:t>
      </w:r>
      <w:r w:rsidRPr="00C91F1B">
        <w:rPr>
          <w:rFonts w:ascii="Times New Roman" w:eastAsia="宋体" w:hAnsi="Times New Roman" w:cs="Times New Roman"/>
          <w:i/>
          <w:szCs w:val="21"/>
        </w:rPr>
        <w:t>i</w:t>
      </w:r>
      <w:proofErr w:type="gramStart"/>
      <w:r w:rsidRPr="009C3431">
        <w:rPr>
          <w:rFonts w:ascii="Times New Roman" w:eastAsia="宋体" w:hAnsi="Times New Roman" w:cs="Times New Roman"/>
          <w:szCs w:val="21"/>
        </w:rPr>
        <w:t>无右</w:t>
      </w:r>
      <w:r w:rsidRPr="009C3431">
        <w:rPr>
          <w:rFonts w:ascii="Times New Roman" w:eastAsia="宋体" w:hAnsi="Times New Roman" w:cs="Times New Roman" w:hint="eastAsia"/>
          <w:szCs w:val="21"/>
        </w:rPr>
        <w:t>子结点</w:t>
      </w:r>
      <w:proofErr w:type="gramEnd"/>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9C3431">
        <w:rPr>
          <w:rFonts w:ascii="Times New Roman" w:eastAsia="宋体" w:hAnsi="Times New Roman" w:cs="Times New Roman"/>
          <w:szCs w:val="21"/>
        </w:rPr>
        <w:t>C</w:t>
      </w:r>
      <w:r w:rsidRPr="009C3431">
        <w:rPr>
          <w:rFonts w:ascii="Times New Roman" w:eastAsia="宋体" w:hAnsi="Times New Roman" w:cs="Times New Roman"/>
          <w:szCs w:val="21"/>
        </w:rPr>
        <w:t>．若</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为偶数，则</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是其父</w:t>
      </w:r>
      <w:r w:rsidRPr="009C3431">
        <w:rPr>
          <w:rFonts w:ascii="Times New Roman" w:eastAsia="宋体" w:hAnsi="Times New Roman" w:cs="Times New Roman" w:hint="eastAsia"/>
          <w:szCs w:val="21"/>
        </w:rPr>
        <w:t>结点</w:t>
      </w:r>
      <w:r w:rsidRPr="009C3431">
        <w:rPr>
          <w:rFonts w:ascii="Times New Roman" w:eastAsia="宋体" w:hAnsi="Times New Roman" w:cs="Times New Roman"/>
          <w:szCs w:val="21"/>
        </w:rPr>
        <w:t>的左</w:t>
      </w:r>
      <w:r w:rsidRPr="009C3431">
        <w:rPr>
          <w:rFonts w:ascii="Times New Roman" w:eastAsia="宋体" w:hAnsi="Times New Roman" w:cs="Times New Roman" w:hint="eastAsia"/>
          <w:szCs w:val="21"/>
        </w:rPr>
        <w:t>子结点</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bookmarkStart w:id="69" w:name="X2ad77e48_417c_480f_858d_1cdb3ac54177Ce"/>
      <w:bookmarkEnd w:id="69"/>
      <w:r w:rsidRPr="009C3431">
        <w:rPr>
          <w:rFonts w:ascii="Times New Roman" w:eastAsia="宋体" w:hAnsi="Times New Roman" w:cs="Times New Roman"/>
          <w:szCs w:val="21"/>
        </w:rPr>
        <w:t>D</w:t>
      </w:r>
      <w:r w:rsidRPr="009C3431">
        <w:rPr>
          <w:rFonts w:ascii="Times New Roman" w:eastAsia="宋体" w:hAnsi="Times New Roman" w:cs="Times New Roman"/>
          <w:szCs w:val="21"/>
        </w:rPr>
        <w:t>．若</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为奇数，则</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是其父</w:t>
      </w:r>
      <w:r w:rsidRPr="009C3431">
        <w:rPr>
          <w:rFonts w:ascii="Times New Roman" w:eastAsia="宋体" w:hAnsi="Times New Roman" w:cs="Times New Roman" w:hint="eastAsia"/>
          <w:szCs w:val="21"/>
        </w:rPr>
        <w:t>结</w:t>
      </w:r>
      <w:r w:rsidRPr="009C3431">
        <w:rPr>
          <w:rFonts w:ascii="Times New Roman" w:eastAsia="宋体" w:hAnsi="Times New Roman" w:cs="Times New Roman"/>
          <w:szCs w:val="21"/>
        </w:rPr>
        <w:t>点</w:t>
      </w:r>
      <w:proofErr w:type="gramStart"/>
      <w:r w:rsidRPr="009C3431">
        <w:rPr>
          <w:rFonts w:ascii="Times New Roman" w:eastAsia="宋体" w:hAnsi="Times New Roman" w:cs="Times New Roman"/>
          <w:szCs w:val="21"/>
        </w:rPr>
        <w:t>的右子</w:t>
      </w:r>
      <w:r w:rsidRPr="009C3431">
        <w:rPr>
          <w:rFonts w:ascii="Times New Roman" w:eastAsia="宋体" w:hAnsi="Times New Roman" w:cs="Times New Roman" w:hint="eastAsia"/>
          <w:szCs w:val="21"/>
        </w:rPr>
        <w:t>结</w:t>
      </w:r>
      <w:r w:rsidRPr="009C3431">
        <w:rPr>
          <w:rFonts w:ascii="Times New Roman" w:eastAsia="宋体" w:hAnsi="Times New Roman" w:cs="Times New Roman"/>
          <w:szCs w:val="21"/>
        </w:rPr>
        <w:t>点</w:t>
      </w:r>
      <w:proofErr w:type="gramEnd"/>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017233">
        <w:rPr>
          <w:rFonts w:ascii="Times New Roman" w:eastAsia="宋体" w:hAnsi="Times New Roman" w:cs="Times New Roman" w:hint="eastAsia"/>
          <w:color w:val="000000" w:themeColor="text1"/>
          <w:szCs w:val="21"/>
        </w:rPr>
        <w:t>C</w:t>
      </w:r>
      <w:r w:rsidRPr="00196523">
        <w:rPr>
          <w:rFonts w:ascii="Times New Roman" w:eastAsia="宋体" w:hAnsi="Times New Roman" w:cs="Times New Roman" w:hint="eastAsia"/>
          <w:color w:val="000000" w:themeColor="text1"/>
          <w:szCs w:val="21"/>
        </w:rPr>
        <w:t>。</w:t>
      </w:r>
    </w:p>
    <w:p w:rsidR="00017233" w:rsidRPr="00196523" w:rsidRDefault="00017233" w:rsidP="009B7277">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按照题目中给出的编号规则，结点</w:t>
      </w:r>
      <w:r w:rsidRPr="00017233">
        <w:rPr>
          <w:rFonts w:ascii="Times New Roman" w:eastAsia="宋体" w:hAnsi="Times New Roman" w:cs="Times New Roman" w:hint="eastAsia"/>
          <w:i/>
          <w:color w:val="000000" w:themeColor="text1"/>
          <w:szCs w:val="21"/>
        </w:rPr>
        <w:t>i</w:t>
      </w:r>
      <w:r>
        <w:rPr>
          <w:rFonts w:ascii="Times New Roman" w:eastAsia="宋体" w:hAnsi="Times New Roman" w:cs="Times New Roman" w:hint="eastAsia"/>
          <w:color w:val="000000" w:themeColor="text1"/>
          <w:szCs w:val="21"/>
        </w:rPr>
        <w:t>的左子结点是</w:t>
      </w:r>
      <w:r>
        <w:rPr>
          <w:rFonts w:ascii="Times New Roman" w:eastAsia="宋体" w:hAnsi="Times New Roman" w:cs="Times New Roman" w:hint="eastAsia"/>
          <w:color w:val="000000" w:themeColor="text1"/>
          <w:szCs w:val="21"/>
        </w:rPr>
        <w:t>2</w:t>
      </w:r>
      <w:r w:rsidRPr="009B7277">
        <w:rPr>
          <w:rFonts w:ascii="Times New Roman" w:eastAsia="宋体" w:hAnsi="Times New Roman" w:cs="Times New Roman"/>
          <w:i/>
          <w:color w:val="000000" w:themeColor="text1"/>
          <w:szCs w:val="21"/>
        </w:rPr>
        <w:t>i</w:t>
      </w:r>
      <w:r>
        <w:rPr>
          <w:rFonts w:ascii="Times New Roman" w:eastAsia="宋体" w:hAnsi="Times New Roman" w:cs="Times New Roman" w:hint="eastAsia"/>
          <w:color w:val="000000" w:themeColor="text1"/>
          <w:szCs w:val="21"/>
        </w:rPr>
        <w:t>，</w:t>
      </w:r>
      <w:proofErr w:type="gramStart"/>
      <w:r>
        <w:rPr>
          <w:rFonts w:ascii="Times New Roman" w:eastAsia="宋体" w:hAnsi="Times New Roman" w:cs="Times New Roman" w:hint="eastAsia"/>
          <w:color w:val="000000" w:themeColor="text1"/>
          <w:szCs w:val="21"/>
        </w:rPr>
        <w:t>右子结点</w:t>
      </w:r>
      <w:proofErr w:type="gramEnd"/>
      <w:r>
        <w:rPr>
          <w:rFonts w:ascii="Times New Roman" w:eastAsia="宋体" w:hAnsi="Times New Roman" w:cs="Times New Roman" w:hint="eastAsia"/>
          <w:color w:val="000000" w:themeColor="text1"/>
          <w:szCs w:val="21"/>
        </w:rPr>
        <w:t>是</w:t>
      </w:r>
      <w:r>
        <w:rPr>
          <w:rFonts w:ascii="Times New Roman" w:eastAsia="宋体" w:hAnsi="Times New Roman" w:cs="Times New Roman" w:hint="eastAsia"/>
          <w:color w:val="000000" w:themeColor="text1"/>
          <w:szCs w:val="21"/>
        </w:rPr>
        <w:t>2</w:t>
      </w:r>
      <w:r w:rsidRPr="009B7277">
        <w:rPr>
          <w:rFonts w:ascii="Times New Roman" w:eastAsia="宋体" w:hAnsi="Times New Roman" w:cs="Times New Roman"/>
          <w:i/>
          <w:color w:val="000000" w:themeColor="text1"/>
          <w:szCs w:val="21"/>
        </w:rPr>
        <w:t>i</w:t>
      </w:r>
      <w:r>
        <w:rPr>
          <w:rFonts w:ascii="Times New Roman" w:eastAsia="宋体" w:hAnsi="Times New Roman" w:cs="Times New Roman"/>
          <w:color w:val="000000" w:themeColor="text1"/>
          <w:szCs w:val="21"/>
        </w:rPr>
        <w:t>+1</w:t>
      </w:r>
      <w:r>
        <w:rPr>
          <w:rFonts w:ascii="Times New Roman" w:eastAsia="宋体" w:hAnsi="Times New Roman" w:cs="Times New Roman" w:hint="eastAsia"/>
          <w:color w:val="000000" w:themeColor="text1"/>
          <w:szCs w:val="21"/>
        </w:rPr>
        <w:t>，</w:t>
      </w:r>
      <w:r w:rsidR="009B7277">
        <w:rPr>
          <w:rFonts w:ascii="Times New Roman" w:eastAsia="宋体" w:hAnsi="Times New Roman" w:cs="Times New Roman" w:hint="eastAsia"/>
          <w:color w:val="000000" w:themeColor="text1"/>
          <w:szCs w:val="21"/>
        </w:rPr>
        <w:t>故选项</w:t>
      </w:r>
      <w:r w:rsidR="009B7277">
        <w:rPr>
          <w:rFonts w:ascii="Times New Roman" w:eastAsia="宋体" w:hAnsi="Times New Roman" w:cs="Times New Roman" w:hint="eastAsia"/>
          <w:color w:val="000000" w:themeColor="text1"/>
          <w:szCs w:val="21"/>
        </w:rPr>
        <w:t>A</w:t>
      </w:r>
      <w:r w:rsidR="009B7277">
        <w:rPr>
          <w:rFonts w:ascii="Times New Roman" w:eastAsia="宋体" w:hAnsi="Times New Roman" w:cs="Times New Roman" w:hint="eastAsia"/>
          <w:color w:val="000000" w:themeColor="text1"/>
          <w:szCs w:val="21"/>
        </w:rPr>
        <w:t>和</w:t>
      </w:r>
      <w:r w:rsidR="009B7277">
        <w:rPr>
          <w:rFonts w:ascii="Times New Roman" w:eastAsia="宋体" w:hAnsi="Times New Roman" w:cs="Times New Roman" w:hint="eastAsia"/>
          <w:color w:val="000000" w:themeColor="text1"/>
          <w:szCs w:val="21"/>
        </w:rPr>
        <w:t>B</w:t>
      </w:r>
      <w:r w:rsidR="009B7277">
        <w:rPr>
          <w:rFonts w:ascii="Times New Roman" w:eastAsia="宋体" w:hAnsi="Times New Roman" w:cs="Times New Roman" w:hint="eastAsia"/>
          <w:color w:val="000000" w:themeColor="text1"/>
          <w:szCs w:val="21"/>
        </w:rPr>
        <w:t>中，不等式中取等号时，结论是错误的。反过来看，偶数编号的结点是其父结点的左子结点，奇数编号的结点是其父结点</w:t>
      </w:r>
      <w:proofErr w:type="gramStart"/>
      <w:r w:rsidR="009B7277">
        <w:rPr>
          <w:rFonts w:ascii="Times New Roman" w:eastAsia="宋体" w:hAnsi="Times New Roman" w:cs="Times New Roman" w:hint="eastAsia"/>
          <w:color w:val="000000" w:themeColor="text1"/>
          <w:szCs w:val="21"/>
        </w:rPr>
        <w:t>的右子结点</w:t>
      </w:r>
      <w:proofErr w:type="gramEnd"/>
      <w:r w:rsidR="009B7277">
        <w:rPr>
          <w:rFonts w:ascii="Times New Roman" w:eastAsia="宋体" w:hAnsi="Times New Roman" w:cs="Times New Roman" w:hint="eastAsia"/>
          <w:color w:val="000000" w:themeColor="text1"/>
          <w:szCs w:val="21"/>
        </w:rPr>
        <w:t>，唯一的例外是根结点，根的编号是奇数，没有父结点，所以选项</w:t>
      </w:r>
      <w:r w:rsidR="009B7277">
        <w:rPr>
          <w:rFonts w:ascii="Times New Roman" w:eastAsia="宋体" w:hAnsi="Times New Roman" w:cs="Times New Roman" w:hint="eastAsia"/>
          <w:color w:val="000000" w:themeColor="text1"/>
          <w:szCs w:val="21"/>
        </w:rPr>
        <w:t>D</w:t>
      </w:r>
      <w:r w:rsidR="009B7277">
        <w:rPr>
          <w:rFonts w:ascii="Times New Roman" w:eastAsia="宋体" w:hAnsi="Times New Roman" w:cs="Times New Roman" w:hint="eastAsia"/>
          <w:color w:val="000000" w:themeColor="text1"/>
          <w:szCs w:val="21"/>
        </w:rPr>
        <w:t>也是错误的。</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7</w:t>
      </w:r>
      <w:r w:rsidRPr="00C813BA">
        <w:rPr>
          <w:rFonts w:ascii="Times New Roman" w:eastAsia="宋体" w:hAnsi="Times New Roman" w:cs="Times New Roman"/>
          <w:color w:val="000000"/>
        </w:rPr>
        <w:t>．</w:t>
      </w:r>
      <w:r w:rsidRPr="003A51C8">
        <w:rPr>
          <w:rFonts w:ascii="Times New Roman" w:eastAsia="宋体" w:hAnsi="Times New Roman" w:cs="Times New Roman" w:hint="eastAsia"/>
        </w:rPr>
        <w:t>采用顺序存储方式保存一棵二叉树，根结点保存在数组的</w:t>
      </w:r>
      <w:r w:rsidRPr="003A51C8">
        <w:rPr>
          <w:rFonts w:ascii="Times New Roman" w:eastAsia="宋体" w:hAnsi="Times New Roman" w:cs="Times New Roman"/>
        </w:rPr>
        <w:t>A[0]</w:t>
      </w:r>
      <w:r w:rsidRPr="003A51C8">
        <w:rPr>
          <w:rFonts w:ascii="Times New Roman" w:eastAsia="宋体" w:hAnsi="Times New Roman" w:cs="Times New Roman" w:hint="eastAsia"/>
        </w:rPr>
        <w:t>中，若编号为</w:t>
      </w:r>
      <w:r w:rsidRPr="00C91F1B">
        <w:rPr>
          <w:rFonts w:ascii="Times New Roman" w:eastAsia="宋体" w:hAnsi="Times New Roman" w:cs="Times New Roman"/>
          <w:i/>
        </w:rPr>
        <w:t>i</w:t>
      </w:r>
      <w:r w:rsidRPr="003A51C8">
        <w:rPr>
          <w:rFonts w:ascii="Times New Roman" w:eastAsia="宋体" w:hAnsi="Times New Roman" w:cs="Times New Roman" w:hint="eastAsia"/>
        </w:rPr>
        <w:t>结点</w:t>
      </w:r>
      <w:proofErr w:type="gramStart"/>
      <w:r w:rsidRPr="003A51C8">
        <w:rPr>
          <w:rFonts w:ascii="Times New Roman" w:eastAsia="宋体" w:hAnsi="Times New Roman" w:cs="Times New Roman" w:hint="eastAsia"/>
        </w:rPr>
        <w:t>有右子结点</w:t>
      </w:r>
      <w:proofErr w:type="gramEnd"/>
      <w:r w:rsidRPr="003A51C8">
        <w:rPr>
          <w:rFonts w:ascii="Times New Roman" w:eastAsia="宋体" w:hAnsi="Times New Roman" w:cs="Times New Roman" w:hint="eastAsia"/>
        </w:rPr>
        <w:t>，则该子结点的下标为</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9C3431">
        <w:rPr>
          <w:rFonts w:ascii="Times New Roman" w:eastAsia="宋体" w:hAnsi="Times New Roman" w:cs="Times New Roman"/>
          <w:szCs w:val="21"/>
        </w:rPr>
        <w:t>A</w:t>
      </w:r>
      <w:r w:rsidRPr="009C3431">
        <w:rPr>
          <w:rFonts w:ascii="Times New Roman" w:eastAsia="宋体" w:hAnsi="Times New Roman" w:cs="Times New Roman"/>
          <w:szCs w:val="21"/>
        </w:rPr>
        <w:t>．</w:t>
      </w:r>
      <w:r w:rsidRPr="009C3431">
        <w:rPr>
          <w:rFonts w:ascii="Times New Roman" w:eastAsia="宋体" w:hAnsi="Times New Roman" w:cs="Times New Roman" w:hint="eastAsia"/>
          <w:szCs w:val="21"/>
        </w:rPr>
        <w:t>2</w:t>
      </w:r>
      <w:r w:rsidRPr="00C91F1B">
        <w:rPr>
          <w:rFonts w:ascii="Times New Roman" w:eastAsia="宋体" w:hAnsi="Times New Roman" w:cs="Times New Roman" w:hint="eastAsia"/>
          <w:i/>
          <w:szCs w:val="21"/>
        </w:rPr>
        <w:t>i</w:t>
      </w:r>
      <w:r w:rsidRPr="009C3431">
        <w:rPr>
          <w:rFonts w:ascii="Times New Roman" w:eastAsia="宋体" w:hAnsi="Times New Roman" w:cs="Times New Roman"/>
          <w:szCs w:val="21"/>
        </w:rPr>
        <w:t>-1</w:t>
      </w:r>
      <w:r w:rsidRPr="009C3431">
        <w:rPr>
          <w:rFonts w:ascii="Times New Roman" w:eastAsia="宋体" w:hAnsi="Times New Roman" w:cs="Times New Roman"/>
          <w:szCs w:val="21"/>
        </w:rPr>
        <w:tab/>
        <w:t>B</w:t>
      </w:r>
      <w:r w:rsidRPr="009C3431">
        <w:rPr>
          <w:rFonts w:ascii="Times New Roman" w:eastAsia="宋体" w:hAnsi="Times New Roman" w:cs="Times New Roman"/>
          <w:szCs w:val="21"/>
        </w:rPr>
        <w:t>．</w:t>
      </w:r>
      <w:r w:rsidRPr="009C3431">
        <w:rPr>
          <w:rFonts w:ascii="Times New Roman" w:eastAsia="宋体" w:hAnsi="Times New Roman" w:cs="Times New Roman" w:hint="eastAsia"/>
          <w:szCs w:val="21"/>
        </w:rPr>
        <w:t>2</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ab/>
        <w:t>C</w:t>
      </w:r>
      <w:r w:rsidRPr="009C3431">
        <w:rPr>
          <w:rFonts w:ascii="Times New Roman" w:eastAsia="宋体" w:hAnsi="Times New Roman" w:cs="Times New Roman"/>
          <w:szCs w:val="21"/>
        </w:rPr>
        <w:t>．</w:t>
      </w:r>
      <w:r w:rsidRPr="009C3431">
        <w:rPr>
          <w:rFonts w:ascii="Times New Roman" w:eastAsia="宋体" w:hAnsi="Times New Roman" w:cs="Times New Roman" w:hint="eastAsia"/>
          <w:szCs w:val="21"/>
        </w:rPr>
        <w:t>2</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+1</w:t>
      </w:r>
      <w:r w:rsidRPr="009C3431">
        <w:rPr>
          <w:rFonts w:ascii="Times New Roman" w:eastAsia="宋体" w:hAnsi="Times New Roman" w:cs="Times New Roman"/>
          <w:szCs w:val="21"/>
        </w:rPr>
        <w:tab/>
        <w:t>D</w:t>
      </w:r>
      <w:r w:rsidRPr="009C3431">
        <w:rPr>
          <w:rFonts w:ascii="Times New Roman" w:eastAsia="宋体" w:hAnsi="Times New Roman" w:cs="Times New Roman"/>
          <w:szCs w:val="21"/>
        </w:rPr>
        <w:t>．</w:t>
      </w:r>
      <w:r w:rsidRPr="009C3431">
        <w:rPr>
          <w:rFonts w:ascii="Times New Roman" w:eastAsia="宋体" w:hAnsi="Times New Roman" w:cs="Times New Roman" w:hint="eastAsia"/>
          <w:szCs w:val="21"/>
        </w:rPr>
        <w:t>2</w:t>
      </w:r>
      <w:r w:rsidRPr="00C91F1B">
        <w:rPr>
          <w:rFonts w:ascii="Times New Roman" w:eastAsia="宋体" w:hAnsi="Times New Roman" w:cs="Times New Roman"/>
          <w:i/>
          <w:szCs w:val="21"/>
        </w:rPr>
        <w:t>i</w:t>
      </w:r>
      <w:r w:rsidRPr="009C3431">
        <w:rPr>
          <w:rFonts w:ascii="Times New Roman" w:eastAsia="宋体" w:hAnsi="Times New Roman" w:cs="Times New Roman"/>
          <w:szCs w:val="21"/>
        </w:rPr>
        <w:t>+2</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0641BF">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w:t>
      </w:r>
    </w:p>
    <w:p w:rsidR="000641BF" w:rsidRPr="00196523" w:rsidRDefault="000641BF" w:rsidP="000641BF">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color w:val="000000" w:themeColor="text1"/>
          <w:szCs w:val="21"/>
        </w:rPr>
        <w:t>基本</w:t>
      </w:r>
      <w:r>
        <w:rPr>
          <w:rFonts w:ascii="Times New Roman" w:eastAsia="宋体" w:hAnsi="Times New Roman" w:cs="Times New Roman" w:hint="eastAsia"/>
          <w:color w:val="000000" w:themeColor="text1"/>
          <w:szCs w:val="21"/>
        </w:rPr>
        <w:t>概念。下标从</w:t>
      </w:r>
      <w:r>
        <w:rPr>
          <w:rFonts w:ascii="Times New Roman" w:eastAsia="宋体" w:hAnsi="Times New Roman" w:cs="Times New Roman" w:hint="eastAsia"/>
          <w:color w:val="000000" w:themeColor="text1"/>
          <w:szCs w:val="21"/>
        </w:rPr>
        <w:t>0</w:t>
      </w:r>
      <w:r>
        <w:rPr>
          <w:rFonts w:ascii="Times New Roman" w:eastAsia="宋体" w:hAnsi="Times New Roman" w:cs="Times New Roman" w:hint="eastAsia"/>
          <w:color w:val="000000" w:themeColor="text1"/>
          <w:szCs w:val="21"/>
        </w:rPr>
        <w:t>开始。</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8</w:t>
      </w:r>
      <w:r w:rsidRPr="00C813BA">
        <w:rPr>
          <w:rFonts w:ascii="Times New Roman" w:eastAsia="宋体" w:hAnsi="Times New Roman" w:cs="Times New Roman"/>
          <w:color w:val="000000"/>
        </w:rPr>
        <w:t>．</w:t>
      </w:r>
      <w:r w:rsidRPr="003A51C8">
        <w:rPr>
          <w:rFonts w:ascii="Times New Roman" w:eastAsia="宋体" w:hAnsi="Times New Roman" w:cs="Times New Roman"/>
        </w:rPr>
        <w:t>在</w:t>
      </w:r>
      <w:proofErr w:type="gramStart"/>
      <w:r w:rsidRPr="003A51C8">
        <w:rPr>
          <w:rFonts w:ascii="Times New Roman" w:eastAsia="宋体" w:hAnsi="Times New Roman" w:cs="Times New Roman"/>
        </w:rPr>
        <w:t>一</w:t>
      </w:r>
      <w:proofErr w:type="gramEnd"/>
      <w:r w:rsidRPr="003A51C8">
        <w:rPr>
          <w:rFonts w:ascii="Times New Roman" w:eastAsia="宋体" w:hAnsi="Times New Roman" w:cs="Times New Roman"/>
        </w:rPr>
        <w:t>非空二叉树</w:t>
      </w:r>
      <w:proofErr w:type="gramStart"/>
      <w:r w:rsidRPr="003A51C8">
        <w:rPr>
          <w:rFonts w:ascii="Times New Roman" w:eastAsia="宋体" w:hAnsi="Times New Roman" w:cs="Times New Roman"/>
        </w:rPr>
        <w:t>的中序遍</w:t>
      </w:r>
      <w:proofErr w:type="gramEnd"/>
      <w:r w:rsidRPr="003A51C8">
        <w:rPr>
          <w:rFonts w:ascii="Times New Roman" w:eastAsia="宋体" w:hAnsi="Times New Roman" w:cs="Times New Roman"/>
        </w:rPr>
        <w:t>历序列中，根结点的右边</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9C3431">
        <w:rPr>
          <w:rFonts w:ascii="Times New Roman" w:eastAsia="宋体" w:hAnsi="Times New Roman" w:cs="Times New Roman"/>
          <w:szCs w:val="21"/>
        </w:rPr>
        <w:t>A</w:t>
      </w:r>
      <w:r w:rsidRPr="009C3431">
        <w:rPr>
          <w:rFonts w:ascii="Times New Roman" w:eastAsia="宋体" w:hAnsi="Times New Roman" w:cs="Times New Roman"/>
          <w:szCs w:val="21"/>
        </w:rPr>
        <w:t>．只有左子树上的所有结点</w:t>
      </w:r>
      <w:bookmarkStart w:id="70" w:name="Xaff949c3_b05f_446c_b015_961c5e144390Ae"/>
      <w:bookmarkEnd w:id="70"/>
      <w:r w:rsidRPr="009C3431">
        <w:rPr>
          <w:rFonts w:ascii="Times New Roman" w:eastAsia="宋体" w:hAnsi="Times New Roman" w:cs="Times New Roman"/>
          <w:szCs w:val="21"/>
        </w:rPr>
        <w:tab/>
        <w:t>B</w:t>
      </w:r>
      <w:r w:rsidRPr="009C3431">
        <w:rPr>
          <w:rFonts w:ascii="Times New Roman" w:eastAsia="宋体" w:hAnsi="Times New Roman" w:cs="Times New Roman"/>
          <w:szCs w:val="21"/>
        </w:rPr>
        <w:t>．</w:t>
      </w:r>
      <w:proofErr w:type="gramStart"/>
      <w:r w:rsidRPr="009C3431">
        <w:rPr>
          <w:rFonts w:ascii="Times New Roman" w:eastAsia="宋体" w:hAnsi="Times New Roman" w:cs="Times New Roman"/>
          <w:szCs w:val="21"/>
        </w:rPr>
        <w:t>只有右子树上</w:t>
      </w:r>
      <w:proofErr w:type="gramEnd"/>
      <w:r w:rsidRPr="009C3431">
        <w:rPr>
          <w:rFonts w:ascii="Times New Roman" w:eastAsia="宋体" w:hAnsi="Times New Roman" w:cs="Times New Roman"/>
          <w:szCs w:val="21"/>
        </w:rPr>
        <w:t>的所有结点</w:t>
      </w:r>
    </w:p>
    <w:p w:rsidR="009935A5" w:rsidRPr="009C3431"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9C3431">
        <w:rPr>
          <w:rFonts w:ascii="Times New Roman" w:eastAsia="宋体" w:hAnsi="Times New Roman" w:cs="Times New Roman"/>
          <w:szCs w:val="21"/>
        </w:rPr>
        <w:t>C</w:t>
      </w:r>
      <w:r w:rsidRPr="009C3431">
        <w:rPr>
          <w:rFonts w:ascii="Times New Roman" w:eastAsia="宋体" w:hAnsi="Times New Roman" w:cs="Times New Roman"/>
          <w:szCs w:val="21"/>
        </w:rPr>
        <w:t>．只有左子树上的部分结点</w:t>
      </w:r>
      <w:bookmarkStart w:id="71" w:name="Xaff949c3_b05f_446c_b015_961c5e144390Ce"/>
      <w:bookmarkEnd w:id="71"/>
      <w:r w:rsidRPr="009C3431">
        <w:rPr>
          <w:rFonts w:ascii="Times New Roman" w:eastAsia="宋体" w:hAnsi="Times New Roman" w:cs="Times New Roman"/>
          <w:szCs w:val="21"/>
        </w:rPr>
        <w:tab/>
        <w:t>D</w:t>
      </w:r>
      <w:r w:rsidRPr="009C3431">
        <w:rPr>
          <w:rFonts w:ascii="Times New Roman" w:eastAsia="宋体" w:hAnsi="Times New Roman" w:cs="Times New Roman"/>
          <w:szCs w:val="21"/>
        </w:rPr>
        <w:t>．</w:t>
      </w:r>
      <w:proofErr w:type="gramStart"/>
      <w:r w:rsidRPr="009C3431">
        <w:rPr>
          <w:rFonts w:ascii="Times New Roman" w:eastAsia="宋体" w:hAnsi="Times New Roman" w:cs="Times New Roman"/>
          <w:szCs w:val="21"/>
        </w:rPr>
        <w:t>只有右子树上</w:t>
      </w:r>
      <w:proofErr w:type="gramEnd"/>
      <w:r w:rsidRPr="009C3431">
        <w:rPr>
          <w:rFonts w:ascii="Times New Roman" w:eastAsia="宋体" w:hAnsi="Times New Roman" w:cs="Times New Roman"/>
          <w:szCs w:val="21"/>
        </w:rPr>
        <w:t>的部分结点</w:t>
      </w:r>
      <w:r w:rsidRPr="009C3431">
        <w:rPr>
          <w:rFonts w:ascii="Times New Roman" w:eastAsia="宋体" w:hAnsi="Times New Roman" w:cs="Times New Roman"/>
          <w:szCs w:val="21"/>
        </w:rPr>
        <w:t xml:space="preserve"> </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0641BF">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w:t>
      </w:r>
    </w:p>
    <w:p w:rsidR="000641BF" w:rsidRPr="00196523" w:rsidRDefault="000641BF" w:rsidP="000641BF">
      <w:pPr>
        <w:pStyle w:val="af3"/>
        <w:spacing w:line="240" w:lineRule="auto"/>
        <w:ind w:firstLine="400"/>
        <w:rPr>
          <w:rFonts w:ascii="Times New Roman" w:eastAsia="宋体" w:hAnsi="Times New Roman" w:cs="Times New Roman"/>
          <w:color w:val="000000" w:themeColor="text1"/>
          <w:sz w:val="21"/>
          <w:szCs w:val="21"/>
        </w:rPr>
      </w:pPr>
      <w:proofErr w:type="gramStart"/>
      <w:r>
        <w:rPr>
          <w:rFonts w:ascii="Times New Roman" w:eastAsia="宋体" w:hAnsi="Times New Roman" w:cs="Times New Roman" w:hint="eastAsia"/>
          <w:color w:val="000000" w:themeColor="text1"/>
          <w:szCs w:val="21"/>
        </w:rPr>
        <w:t>中序遍历</w:t>
      </w:r>
      <w:proofErr w:type="gramEnd"/>
      <w:r>
        <w:rPr>
          <w:rFonts w:ascii="Times New Roman" w:eastAsia="宋体" w:hAnsi="Times New Roman" w:cs="Times New Roman" w:hint="eastAsia"/>
          <w:color w:val="000000" w:themeColor="text1"/>
          <w:szCs w:val="21"/>
        </w:rPr>
        <w:t>序列中，根的前面是左子树中所有结点</w:t>
      </w:r>
      <w:proofErr w:type="gramStart"/>
      <w:r>
        <w:rPr>
          <w:rFonts w:ascii="Times New Roman" w:eastAsia="宋体" w:hAnsi="Times New Roman" w:cs="Times New Roman" w:hint="eastAsia"/>
          <w:color w:val="000000" w:themeColor="text1"/>
          <w:szCs w:val="21"/>
        </w:rPr>
        <w:t>的中序遍</w:t>
      </w:r>
      <w:proofErr w:type="gramEnd"/>
      <w:r>
        <w:rPr>
          <w:rFonts w:ascii="Times New Roman" w:eastAsia="宋体" w:hAnsi="Times New Roman" w:cs="Times New Roman" w:hint="eastAsia"/>
          <w:color w:val="000000" w:themeColor="text1"/>
          <w:szCs w:val="21"/>
        </w:rPr>
        <w:t>历序列，后面</w:t>
      </w:r>
      <w:proofErr w:type="gramStart"/>
      <w:r>
        <w:rPr>
          <w:rFonts w:ascii="Times New Roman" w:eastAsia="宋体" w:hAnsi="Times New Roman" w:cs="Times New Roman" w:hint="eastAsia"/>
          <w:color w:val="000000" w:themeColor="text1"/>
          <w:szCs w:val="21"/>
        </w:rPr>
        <w:t>是右子树</w:t>
      </w:r>
      <w:proofErr w:type="gramEnd"/>
      <w:r>
        <w:rPr>
          <w:rFonts w:ascii="Times New Roman" w:eastAsia="宋体" w:hAnsi="Times New Roman" w:cs="Times New Roman" w:hint="eastAsia"/>
          <w:color w:val="000000" w:themeColor="text1"/>
          <w:szCs w:val="21"/>
        </w:rPr>
        <w:t>中所有结点</w:t>
      </w:r>
      <w:proofErr w:type="gramStart"/>
      <w:r>
        <w:rPr>
          <w:rFonts w:ascii="Times New Roman" w:eastAsia="宋体" w:hAnsi="Times New Roman" w:cs="Times New Roman" w:hint="eastAsia"/>
          <w:color w:val="000000" w:themeColor="text1"/>
          <w:szCs w:val="21"/>
        </w:rPr>
        <w:t>的中序遍</w:t>
      </w:r>
      <w:proofErr w:type="gramEnd"/>
      <w:r>
        <w:rPr>
          <w:rFonts w:ascii="Times New Roman" w:eastAsia="宋体" w:hAnsi="Times New Roman" w:cs="Times New Roman" w:hint="eastAsia"/>
          <w:color w:val="000000" w:themeColor="text1"/>
          <w:szCs w:val="21"/>
        </w:rPr>
        <w:t>历序列。</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rPr>
        <w:t>9</w:t>
      </w:r>
      <w:r w:rsidRPr="003A51C8">
        <w:rPr>
          <w:rFonts w:ascii="Times New Roman" w:eastAsia="宋体" w:hAnsi="Times New Roman" w:cs="Times New Roman"/>
        </w:rPr>
        <w:t>．</w:t>
      </w:r>
      <w:r>
        <w:rPr>
          <w:rFonts w:ascii="Times New Roman" w:eastAsia="宋体" w:hAnsi="Times New Roman" w:cs="Times New Roman" w:hint="eastAsia"/>
        </w:rPr>
        <w:t>若</w:t>
      </w:r>
      <w:r w:rsidRPr="003A51C8">
        <w:rPr>
          <w:rFonts w:ascii="Times New Roman" w:eastAsia="宋体" w:hAnsi="Times New Roman" w:cs="Times New Roman"/>
        </w:rPr>
        <w:t>一</w:t>
      </w:r>
      <w:r w:rsidRPr="003A51C8">
        <w:rPr>
          <w:rFonts w:ascii="Times New Roman" w:eastAsia="宋体" w:hAnsi="Times New Roman" w:cs="Times New Roman" w:hint="eastAsia"/>
        </w:rPr>
        <w:t>棵</w:t>
      </w:r>
      <w:r w:rsidRPr="003A51C8">
        <w:rPr>
          <w:rFonts w:ascii="Times New Roman" w:eastAsia="宋体" w:hAnsi="Times New Roman" w:cs="Times New Roman"/>
        </w:rPr>
        <w:t>满二叉树</w:t>
      </w:r>
      <w:r w:rsidRPr="003A51C8">
        <w:rPr>
          <w:rFonts w:ascii="Times New Roman" w:eastAsia="宋体" w:hAnsi="Times New Roman" w:cs="Times New Roman" w:hint="eastAsia"/>
        </w:rPr>
        <w:t>有</w:t>
      </w:r>
      <w:r w:rsidRPr="00C91F1B">
        <w:rPr>
          <w:rFonts w:ascii="Times New Roman" w:eastAsia="宋体" w:hAnsi="Times New Roman" w:cs="Times New Roman"/>
          <w:i/>
        </w:rPr>
        <w:t>m</w:t>
      </w:r>
      <w:proofErr w:type="gramStart"/>
      <w:r w:rsidRPr="003A51C8">
        <w:rPr>
          <w:rFonts w:ascii="Times New Roman" w:eastAsia="宋体" w:hAnsi="Times New Roman" w:cs="Times New Roman"/>
        </w:rPr>
        <w:t>个</w:t>
      </w:r>
      <w:proofErr w:type="gramEnd"/>
      <w:r w:rsidRPr="003A51C8">
        <w:rPr>
          <w:rFonts w:ascii="Times New Roman" w:eastAsia="宋体" w:hAnsi="Times New Roman" w:cs="Times New Roman"/>
        </w:rPr>
        <w:t>叶</w:t>
      </w:r>
      <w:r w:rsidR="000641BF">
        <w:rPr>
          <w:rFonts w:ascii="Times New Roman" w:eastAsia="宋体" w:hAnsi="Times New Roman" w:cs="Times New Roman" w:hint="eastAsia"/>
        </w:rPr>
        <w:t>结点</w:t>
      </w:r>
      <w:r w:rsidRPr="003A51C8">
        <w:rPr>
          <w:rFonts w:ascii="Times New Roman" w:eastAsia="宋体" w:hAnsi="Times New Roman" w:cs="Times New Roman"/>
        </w:rPr>
        <w:t>，</w:t>
      </w:r>
      <w:r w:rsidRPr="00C91F1B">
        <w:rPr>
          <w:rFonts w:ascii="Times New Roman" w:eastAsia="宋体" w:hAnsi="Times New Roman" w:cs="Times New Roman"/>
          <w:i/>
        </w:rPr>
        <w:t>n</w:t>
      </w:r>
      <w:r w:rsidRPr="003A51C8">
        <w:rPr>
          <w:rFonts w:ascii="Times New Roman" w:eastAsia="宋体" w:hAnsi="Times New Roman" w:cs="Times New Roman"/>
        </w:rPr>
        <w:t>个结点，</w:t>
      </w:r>
      <w:r w:rsidR="00B273A0">
        <w:rPr>
          <w:rFonts w:ascii="Times New Roman" w:eastAsia="宋体" w:hAnsi="Times New Roman" w:cs="Times New Roman" w:hint="eastAsia"/>
        </w:rPr>
        <w:t>高</w:t>
      </w:r>
      <w:r w:rsidRPr="003A51C8">
        <w:rPr>
          <w:rFonts w:ascii="Times New Roman" w:eastAsia="宋体" w:hAnsi="Times New Roman" w:cs="Times New Roman"/>
        </w:rPr>
        <w:t>度为</w:t>
      </w:r>
      <w:r w:rsidRPr="00C91F1B">
        <w:rPr>
          <w:rFonts w:ascii="Times New Roman" w:eastAsia="宋体" w:hAnsi="Times New Roman" w:cs="Times New Roman"/>
          <w:i/>
        </w:rPr>
        <w:t>h</w:t>
      </w:r>
      <w:r w:rsidRPr="003A51C8">
        <w:rPr>
          <w:rFonts w:ascii="Times New Roman" w:eastAsia="宋体" w:hAnsi="Times New Roman" w:cs="Times New Roman"/>
        </w:rPr>
        <w:t>，则</w:t>
      </w:r>
      <w:r>
        <w:rPr>
          <w:rFonts w:ascii="Times New Roman" w:eastAsia="宋体" w:hAnsi="Times New Roman" w:cs="Times New Roman" w:hint="eastAsia"/>
        </w:rPr>
        <w:t>下列关系式中正确的是</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AA72EA"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AA72EA">
        <w:rPr>
          <w:rFonts w:ascii="Times New Roman" w:eastAsia="宋体" w:hAnsi="Times New Roman" w:cs="Times New Roman"/>
          <w:szCs w:val="21"/>
        </w:rPr>
        <w:t>A</w:t>
      </w:r>
      <w:r w:rsidRPr="00AA72EA">
        <w:rPr>
          <w:rFonts w:ascii="Times New Roman" w:eastAsia="宋体" w:hAnsi="Times New Roman" w:cs="Times New Roman"/>
          <w:szCs w:val="21"/>
        </w:rPr>
        <w:t>．</w:t>
      </w:r>
      <w:r w:rsidRPr="00C91F1B">
        <w:rPr>
          <w:rFonts w:ascii="Times New Roman" w:eastAsia="宋体" w:hAnsi="Times New Roman" w:cs="Times New Roman"/>
          <w:i/>
          <w:szCs w:val="21"/>
        </w:rPr>
        <w:t>h</w:t>
      </w:r>
      <w:r w:rsidRPr="00AA72EA">
        <w:rPr>
          <w:rFonts w:ascii="Times New Roman" w:eastAsia="宋体" w:hAnsi="Times New Roman" w:cs="Times New Roman"/>
          <w:szCs w:val="21"/>
        </w:rPr>
        <w:t>+</w:t>
      </w:r>
      <w:r w:rsidRPr="00C91F1B">
        <w:rPr>
          <w:rFonts w:ascii="Times New Roman" w:eastAsia="宋体" w:hAnsi="Times New Roman" w:cs="Times New Roman"/>
          <w:i/>
          <w:szCs w:val="21"/>
        </w:rPr>
        <w:t>m</w:t>
      </w:r>
      <w:r w:rsidRPr="00AA72EA">
        <w:rPr>
          <w:rFonts w:ascii="Times New Roman" w:eastAsia="宋体" w:hAnsi="Times New Roman" w:cs="Times New Roman"/>
          <w:szCs w:val="21"/>
        </w:rPr>
        <w:t>==2</w:t>
      </w:r>
      <w:r w:rsidRPr="00C91F1B">
        <w:rPr>
          <w:rFonts w:ascii="Times New Roman" w:eastAsia="宋体" w:hAnsi="Times New Roman" w:cs="Times New Roman"/>
          <w:i/>
          <w:szCs w:val="21"/>
        </w:rPr>
        <w:t>n</w:t>
      </w:r>
      <w:bookmarkStart w:id="72" w:name="X98f6948d_e8f5_4943_bcb4_15c4741a47c9Ae"/>
      <w:bookmarkEnd w:id="72"/>
      <w:r w:rsidRPr="00AA72EA">
        <w:rPr>
          <w:rFonts w:ascii="Times New Roman" w:eastAsia="宋体" w:hAnsi="Times New Roman" w:cs="Times New Roman"/>
          <w:szCs w:val="21"/>
        </w:rPr>
        <w:tab/>
        <w:t>B</w:t>
      </w:r>
      <w:r w:rsidRPr="00AA72EA">
        <w:rPr>
          <w:rFonts w:ascii="Times New Roman" w:eastAsia="宋体" w:hAnsi="Times New Roman" w:cs="Times New Roman"/>
          <w:szCs w:val="21"/>
        </w:rPr>
        <w:t>．</w:t>
      </w:r>
      <w:r w:rsidRPr="00C91F1B">
        <w:rPr>
          <w:rFonts w:ascii="Times New Roman" w:eastAsia="宋体" w:hAnsi="Times New Roman" w:cs="Times New Roman"/>
          <w:i/>
          <w:szCs w:val="21"/>
        </w:rPr>
        <w:t>n</w:t>
      </w:r>
      <w:r w:rsidRPr="00AA72EA">
        <w:rPr>
          <w:rFonts w:ascii="Times New Roman" w:eastAsia="宋体" w:hAnsi="Times New Roman" w:cs="Times New Roman"/>
          <w:szCs w:val="21"/>
        </w:rPr>
        <w:t>==</w:t>
      </w:r>
      <w:r w:rsidRPr="00C91F1B">
        <w:rPr>
          <w:rFonts w:ascii="Times New Roman" w:eastAsia="宋体" w:hAnsi="Times New Roman" w:cs="Times New Roman"/>
          <w:i/>
          <w:szCs w:val="21"/>
        </w:rPr>
        <w:t>h</w:t>
      </w:r>
      <w:r w:rsidRPr="00AA72EA">
        <w:rPr>
          <w:rFonts w:ascii="Times New Roman" w:eastAsia="宋体" w:hAnsi="Times New Roman" w:cs="Times New Roman"/>
          <w:szCs w:val="21"/>
        </w:rPr>
        <w:t>+</w:t>
      </w:r>
      <w:r w:rsidRPr="00C91F1B">
        <w:rPr>
          <w:rFonts w:ascii="Times New Roman" w:eastAsia="宋体" w:hAnsi="Times New Roman" w:cs="Times New Roman"/>
          <w:i/>
          <w:szCs w:val="21"/>
        </w:rPr>
        <w:t>m</w:t>
      </w:r>
      <w:r w:rsidRPr="00AA72EA">
        <w:rPr>
          <w:rFonts w:ascii="Times New Roman" w:eastAsia="宋体" w:hAnsi="Times New Roman" w:cs="Times New Roman"/>
          <w:szCs w:val="21"/>
        </w:rPr>
        <w:tab/>
        <w:t>C</w:t>
      </w:r>
      <w:r w:rsidRPr="00AA72EA">
        <w:rPr>
          <w:rFonts w:ascii="Times New Roman" w:eastAsia="宋体" w:hAnsi="Times New Roman" w:cs="Times New Roman"/>
          <w:szCs w:val="21"/>
        </w:rPr>
        <w:t>．</w:t>
      </w:r>
      <w:r w:rsidRPr="00C91F1B">
        <w:rPr>
          <w:rFonts w:ascii="Times New Roman" w:eastAsia="宋体" w:hAnsi="Times New Roman" w:cs="Times New Roman"/>
          <w:i/>
          <w:szCs w:val="21"/>
        </w:rPr>
        <w:t>m</w:t>
      </w:r>
      <w:r w:rsidRPr="00AA72EA">
        <w:rPr>
          <w:rFonts w:ascii="Times New Roman" w:eastAsia="宋体" w:hAnsi="Times New Roman" w:cs="Times New Roman"/>
          <w:szCs w:val="21"/>
        </w:rPr>
        <w:t>==</w:t>
      </w:r>
      <w:r w:rsidRPr="00C91F1B">
        <w:rPr>
          <w:rFonts w:ascii="Times New Roman" w:eastAsia="宋体" w:hAnsi="Times New Roman" w:cs="Times New Roman"/>
          <w:i/>
          <w:szCs w:val="21"/>
        </w:rPr>
        <w:t>h</w:t>
      </w:r>
      <w:r w:rsidRPr="00AA72EA">
        <w:rPr>
          <w:rFonts w:ascii="Times New Roman" w:eastAsia="宋体" w:hAnsi="Times New Roman" w:cs="Times New Roman"/>
          <w:szCs w:val="21"/>
        </w:rPr>
        <w:t>-1</w:t>
      </w:r>
      <w:bookmarkStart w:id="73" w:name="X98f6948d_e8f5_4943_bcb4_15c4741a47c9Ce"/>
      <w:bookmarkEnd w:id="73"/>
      <w:r w:rsidRPr="00AA72EA">
        <w:rPr>
          <w:rFonts w:ascii="Times New Roman" w:eastAsia="宋体" w:hAnsi="Times New Roman" w:cs="Times New Roman"/>
          <w:szCs w:val="21"/>
        </w:rPr>
        <w:tab/>
        <w:t>D</w:t>
      </w:r>
      <w:r w:rsidRPr="00AA72EA">
        <w:rPr>
          <w:rFonts w:ascii="Times New Roman" w:eastAsia="宋体" w:hAnsi="Times New Roman" w:cs="Times New Roman"/>
          <w:szCs w:val="21"/>
        </w:rPr>
        <w:t>．</w:t>
      </w:r>
      <w:r w:rsidRPr="00C91F1B">
        <w:rPr>
          <w:rFonts w:ascii="Times New Roman" w:eastAsia="宋体" w:hAnsi="Times New Roman" w:cs="Times New Roman"/>
          <w:i/>
          <w:szCs w:val="21"/>
        </w:rPr>
        <w:t>n</w:t>
      </w:r>
      <w:r w:rsidRPr="00AA72EA">
        <w:rPr>
          <w:rFonts w:ascii="Times New Roman" w:eastAsia="宋体" w:hAnsi="Times New Roman" w:cs="Times New Roman"/>
          <w:szCs w:val="21"/>
        </w:rPr>
        <w:t>==2</w:t>
      </w:r>
      <w:r w:rsidRPr="00B273A0">
        <w:rPr>
          <w:rFonts w:ascii="Times New Roman" w:eastAsia="宋体" w:hAnsi="Times New Roman" w:cs="Times New Roman"/>
          <w:i/>
          <w:szCs w:val="21"/>
          <w:vertAlign w:val="superscript"/>
        </w:rPr>
        <w:t>h</w:t>
      </w:r>
      <w:r w:rsidRPr="00AA72EA">
        <w:rPr>
          <w:rFonts w:ascii="Times New Roman" w:eastAsia="宋体" w:hAnsi="Times New Roman" w:cs="Times New Roman"/>
          <w:szCs w:val="21"/>
        </w:rPr>
        <w:t>-1</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0641BF">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w:t>
      </w:r>
    </w:p>
    <w:p w:rsidR="000641BF" w:rsidRPr="00196523" w:rsidRDefault="000641BF" w:rsidP="00B273A0">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满二叉树中，</w:t>
      </w:r>
      <w:r w:rsidR="00B273A0">
        <w:rPr>
          <w:rFonts w:ascii="Times New Roman" w:eastAsia="宋体" w:hAnsi="Times New Roman" w:cs="Times New Roman" w:hint="eastAsia"/>
          <w:color w:val="000000" w:themeColor="text1"/>
          <w:szCs w:val="21"/>
        </w:rPr>
        <w:t>高度为</w:t>
      </w:r>
      <w:r w:rsidR="00B273A0" w:rsidRPr="00B273A0">
        <w:rPr>
          <w:rFonts w:ascii="Times New Roman" w:eastAsia="宋体" w:hAnsi="Times New Roman" w:cs="Times New Roman" w:hint="eastAsia"/>
          <w:i/>
          <w:color w:val="000000" w:themeColor="text1"/>
          <w:szCs w:val="21"/>
        </w:rPr>
        <w:t>h</w:t>
      </w:r>
      <w:r w:rsidR="00B273A0">
        <w:rPr>
          <w:rFonts w:ascii="Times New Roman" w:eastAsia="宋体" w:hAnsi="Times New Roman" w:cs="Times New Roman" w:hint="eastAsia"/>
          <w:color w:val="000000" w:themeColor="text1"/>
          <w:szCs w:val="21"/>
        </w:rPr>
        <w:t>时，结点个数</w:t>
      </w:r>
      <w:r w:rsidR="00B273A0" w:rsidRPr="00B273A0">
        <w:rPr>
          <w:rFonts w:ascii="Times New Roman" w:eastAsia="宋体" w:hAnsi="Times New Roman" w:cs="Times New Roman" w:hint="eastAsia"/>
          <w:i/>
          <w:color w:val="000000" w:themeColor="text1"/>
          <w:szCs w:val="21"/>
        </w:rPr>
        <w:t>n</w:t>
      </w:r>
      <w:r w:rsidR="00B273A0">
        <w:rPr>
          <w:rFonts w:ascii="Times New Roman" w:eastAsia="宋体" w:hAnsi="Times New Roman" w:cs="Times New Roman" w:hint="eastAsia"/>
          <w:color w:val="000000" w:themeColor="text1"/>
          <w:szCs w:val="21"/>
        </w:rPr>
        <w:t>=</w:t>
      </w:r>
      <w:r w:rsidR="00B273A0" w:rsidRPr="00AA72EA">
        <w:rPr>
          <w:rFonts w:ascii="Times New Roman" w:eastAsia="宋体" w:hAnsi="Times New Roman" w:cs="Times New Roman"/>
          <w:szCs w:val="21"/>
        </w:rPr>
        <w:t>2</w:t>
      </w:r>
      <w:r w:rsidR="00B273A0" w:rsidRPr="00B273A0">
        <w:rPr>
          <w:rFonts w:ascii="Times New Roman" w:eastAsia="宋体" w:hAnsi="Times New Roman" w:cs="Times New Roman"/>
          <w:i/>
          <w:szCs w:val="21"/>
          <w:vertAlign w:val="superscript"/>
        </w:rPr>
        <w:t>h</w:t>
      </w:r>
      <w:r w:rsidR="00B273A0" w:rsidRPr="00AA72EA">
        <w:rPr>
          <w:rFonts w:ascii="Times New Roman" w:eastAsia="宋体" w:hAnsi="Times New Roman" w:cs="Times New Roman"/>
          <w:szCs w:val="21"/>
        </w:rPr>
        <w:t>-1</w:t>
      </w:r>
      <w:r w:rsidR="00B273A0">
        <w:rPr>
          <w:rFonts w:ascii="Times New Roman" w:eastAsia="宋体" w:hAnsi="Times New Roman" w:cs="Times New Roman" w:hint="eastAsia"/>
          <w:szCs w:val="21"/>
        </w:rPr>
        <w:t>。</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10</w:t>
      </w:r>
      <w:r w:rsidRPr="00C813BA">
        <w:rPr>
          <w:rFonts w:ascii="Times New Roman" w:eastAsia="宋体" w:hAnsi="Times New Roman" w:cs="Times New Roman"/>
          <w:color w:val="000000"/>
        </w:rPr>
        <w:t>．</w:t>
      </w:r>
      <w:r w:rsidRPr="003A51C8">
        <w:rPr>
          <w:rFonts w:ascii="Times New Roman" w:eastAsia="宋体" w:hAnsi="Times New Roman" w:cs="Times New Roman"/>
        </w:rPr>
        <w:t>一棵二叉树高度为</w:t>
      </w:r>
      <w:r w:rsidRPr="00C91F1B">
        <w:rPr>
          <w:rFonts w:ascii="Times New Roman" w:eastAsia="宋体" w:hAnsi="Times New Roman" w:cs="Times New Roman"/>
          <w:i/>
        </w:rPr>
        <w:t>h</w:t>
      </w:r>
      <w:r w:rsidRPr="003A51C8">
        <w:rPr>
          <w:rFonts w:ascii="Times New Roman" w:eastAsia="宋体" w:hAnsi="Times New Roman" w:cs="Times New Roman"/>
        </w:rPr>
        <w:t>，所有结点的度或为</w:t>
      </w:r>
      <w:r w:rsidRPr="003A51C8">
        <w:rPr>
          <w:rFonts w:ascii="Times New Roman" w:eastAsia="宋体" w:hAnsi="Times New Roman" w:cs="Times New Roman"/>
        </w:rPr>
        <w:t>0</w:t>
      </w:r>
      <w:r w:rsidRPr="003A51C8">
        <w:rPr>
          <w:rFonts w:ascii="Times New Roman" w:eastAsia="宋体" w:hAnsi="Times New Roman" w:cs="Times New Roman"/>
        </w:rPr>
        <w:t>或为</w:t>
      </w:r>
      <w:r w:rsidRPr="003A51C8">
        <w:rPr>
          <w:rFonts w:ascii="Times New Roman" w:eastAsia="宋体" w:hAnsi="Times New Roman" w:cs="Times New Roman"/>
        </w:rPr>
        <w:t>2</w:t>
      </w:r>
      <w:r w:rsidRPr="003A51C8">
        <w:rPr>
          <w:rFonts w:ascii="Times New Roman" w:eastAsia="宋体" w:hAnsi="Times New Roman" w:cs="Times New Roman"/>
        </w:rPr>
        <w:t>，则这棵二叉树</w:t>
      </w:r>
      <w:r w:rsidRPr="003A51C8">
        <w:rPr>
          <w:rFonts w:ascii="Times New Roman" w:eastAsia="宋体" w:hAnsi="Times New Roman" w:cs="Times New Roman" w:hint="eastAsia"/>
        </w:rPr>
        <w:t>的结点数</w:t>
      </w:r>
      <w:r w:rsidRPr="003A51C8">
        <w:rPr>
          <w:rFonts w:ascii="Times New Roman" w:eastAsia="宋体" w:hAnsi="Times New Roman" w:cs="Times New Roman"/>
        </w:rPr>
        <w:t>最少</w:t>
      </w:r>
      <w:r w:rsidRPr="003A51C8">
        <w:rPr>
          <w:rFonts w:ascii="Times New Roman" w:eastAsia="宋体" w:hAnsi="Times New Roman" w:cs="Times New Roman" w:hint="eastAsia"/>
        </w:rPr>
        <w:t>为</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D74F94"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D74F94">
        <w:rPr>
          <w:rFonts w:ascii="Times New Roman" w:eastAsia="宋体" w:hAnsi="Times New Roman" w:cs="Times New Roman"/>
          <w:szCs w:val="21"/>
        </w:rPr>
        <w:t>A</w:t>
      </w:r>
      <w:r w:rsidRPr="00D74F94">
        <w:rPr>
          <w:rFonts w:ascii="Times New Roman" w:eastAsia="宋体" w:hAnsi="Times New Roman" w:cs="Times New Roman"/>
          <w:szCs w:val="21"/>
        </w:rPr>
        <w:t>．</w:t>
      </w:r>
      <w:r w:rsidRPr="009D5C44">
        <w:rPr>
          <w:rFonts w:ascii="Times New Roman" w:eastAsia="宋体" w:hAnsi="Times New Roman" w:cs="Times New Roman"/>
          <w:i/>
          <w:szCs w:val="21"/>
        </w:rPr>
        <w:t>h</w:t>
      </w:r>
      <w:r w:rsidRPr="00D74F94">
        <w:rPr>
          <w:rFonts w:ascii="Times New Roman" w:eastAsia="宋体" w:hAnsi="Times New Roman" w:cs="Times New Roman"/>
          <w:szCs w:val="21"/>
        </w:rPr>
        <w:t>+1</w:t>
      </w:r>
      <w:r w:rsidRPr="00D74F94">
        <w:rPr>
          <w:rFonts w:ascii="Times New Roman" w:eastAsia="宋体" w:hAnsi="Times New Roman" w:cs="Times New Roman"/>
          <w:szCs w:val="21"/>
        </w:rPr>
        <w:tab/>
        <w:t>B</w:t>
      </w:r>
      <w:r w:rsidRPr="00D74F94">
        <w:rPr>
          <w:rFonts w:ascii="Times New Roman" w:eastAsia="宋体" w:hAnsi="Times New Roman" w:cs="Times New Roman"/>
          <w:szCs w:val="21"/>
        </w:rPr>
        <w:t>．</w:t>
      </w:r>
      <w:r w:rsidRPr="00D74F94">
        <w:rPr>
          <w:rFonts w:ascii="Times New Roman" w:eastAsia="宋体" w:hAnsi="Times New Roman" w:cs="Times New Roman" w:hint="eastAsia"/>
          <w:szCs w:val="21"/>
        </w:rPr>
        <w:t>2</w:t>
      </w:r>
      <w:r w:rsidRPr="00B273A0">
        <w:rPr>
          <w:rFonts w:ascii="Times New Roman" w:eastAsia="宋体" w:hAnsi="Times New Roman" w:cs="Times New Roman"/>
          <w:i/>
          <w:szCs w:val="21"/>
          <w:vertAlign w:val="superscript"/>
        </w:rPr>
        <w:t>h</w:t>
      </w:r>
      <w:r w:rsidRPr="00D74F94">
        <w:rPr>
          <w:rFonts w:ascii="Times New Roman" w:eastAsia="宋体" w:hAnsi="Times New Roman" w:cs="Times New Roman"/>
          <w:szCs w:val="21"/>
        </w:rPr>
        <w:t>-1</w:t>
      </w:r>
      <w:r w:rsidRPr="00D74F94">
        <w:rPr>
          <w:rFonts w:ascii="Times New Roman" w:eastAsia="宋体" w:hAnsi="Times New Roman" w:cs="Times New Roman"/>
          <w:szCs w:val="21"/>
        </w:rPr>
        <w:tab/>
        <w:t>C</w:t>
      </w:r>
      <w:r w:rsidRPr="00D74F94">
        <w:rPr>
          <w:rFonts w:ascii="Times New Roman" w:eastAsia="宋体" w:hAnsi="Times New Roman" w:cs="Times New Roman"/>
          <w:szCs w:val="21"/>
        </w:rPr>
        <w:t>．</w:t>
      </w:r>
      <w:r w:rsidRPr="00D74F94">
        <w:rPr>
          <w:rFonts w:ascii="Times New Roman" w:eastAsia="宋体" w:hAnsi="Times New Roman" w:cs="Times New Roman" w:hint="eastAsia"/>
          <w:szCs w:val="21"/>
        </w:rPr>
        <w:t>2</w:t>
      </w:r>
      <w:r w:rsidRPr="00B273A0">
        <w:rPr>
          <w:rFonts w:ascii="Times New Roman" w:eastAsia="宋体" w:hAnsi="Times New Roman" w:cs="Times New Roman"/>
          <w:i/>
          <w:szCs w:val="21"/>
          <w:vertAlign w:val="superscript"/>
        </w:rPr>
        <w:t>h</w:t>
      </w:r>
      <w:r w:rsidRPr="00D74F94">
        <w:rPr>
          <w:rFonts w:ascii="Times New Roman" w:eastAsia="宋体" w:hAnsi="Times New Roman" w:cs="Times New Roman"/>
          <w:szCs w:val="21"/>
        </w:rPr>
        <w:tab/>
        <w:t>D</w:t>
      </w:r>
      <w:r w:rsidRPr="00D74F94">
        <w:rPr>
          <w:rFonts w:ascii="Times New Roman" w:eastAsia="宋体" w:hAnsi="Times New Roman" w:cs="Times New Roman"/>
          <w:szCs w:val="21"/>
        </w:rPr>
        <w:t>．</w:t>
      </w:r>
      <w:r w:rsidRPr="00D74F94">
        <w:rPr>
          <w:rFonts w:ascii="Times New Roman" w:eastAsia="宋体" w:hAnsi="Times New Roman" w:cs="Times New Roman" w:hint="eastAsia"/>
          <w:szCs w:val="21"/>
        </w:rPr>
        <w:t>2</w:t>
      </w:r>
      <w:r w:rsidRPr="00B273A0">
        <w:rPr>
          <w:rFonts w:ascii="Times New Roman" w:eastAsia="宋体" w:hAnsi="Times New Roman" w:cs="Times New Roman"/>
          <w:i/>
          <w:szCs w:val="21"/>
          <w:vertAlign w:val="superscript"/>
        </w:rPr>
        <w:t>h</w:t>
      </w:r>
      <w:r w:rsidRPr="00D74F94">
        <w:rPr>
          <w:rFonts w:ascii="Times New Roman" w:eastAsia="宋体" w:hAnsi="Times New Roman" w:cs="Times New Roman"/>
          <w:szCs w:val="21"/>
        </w:rPr>
        <w:t>+1</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B273A0">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w:t>
      </w:r>
    </w:p>
    <w:p w:rsidR="00B273A0" w:rsidRPr="00196523" w:rsidRDefault="00B273A0" w:rsidP="00B273A0">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基本概念。没有度为</w:t>
      </w:r>
      <w:r>
        <w:rPr>
          <w:rFonts w:ascii="Times New Roman" w:eastAsia="宋体" w:hAnsi="Times New Roman" w:cs="Times New Roman" w:hint="eastAsia"/>
          <w:color w:val="000000" w:themeColor="text1"/>
          <w:szCs w:val="21"/>
        </w:rPr>
        <w:t>1</w:t>
      </w:r>
      <w:r>
        <w:rPr>
          <w:rFonts w:ascii="Times New Roman" w:eastAsia="宋体" w:hAnsi="Times New Roman" w:cs="Times New Roman" w:hint="eastAsia"/>
          <w:color w:val="000000" w:themeColor="text1"/>
          <w:szCs w:val="21"/>
        </w:rPr>
        <w:t>的结点，满二叉树中结点个数最多。</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11</w:t>
      </w:r>
      <w:r w:rsidRPr="00C813BA">
        <w:rPr>
          <w:rFonts w:ascii="Times New Roman" w:eastAsia="宋体" w:hAnsi="Times New Roman" w:cs="Times New Roman"/>
          <w:color w:val="000000"/>
        </w:rPr>
        <w:t>．</w:t>
      </w:r>
      <w:r w:rsidRPr="003A51C8">
        <w:rPr>
          <w:rFonts w:ascii="Times New Roman" w:eastAsia="宋体" w:hAnsi="Times New Roman" w:cs="Times New Roman"/>
        </w:rPr>
        <w:t>设</w:t>
      </w:r>
      <w:r w:rsidRPr="009D5C44">
        <w:rPr>
          <w:rFonts w:ascii="Times New Roman" w:eastAsia="宋体" w:hAnsi="Times New Roman" w:cs="Times New Roman"/>
          <w:i/>
        </w:rPr>
        <w:t>n</w:t>
      </w:r>
      <w:r w:rsidRPr="003A51C8">
        <w:rPr>
          <w:rFonts w:ascii="Times New Roman" w:eastAsia="宋体" w:hAnsi="Times New Roman" w:cs="Times New Roman"/>
        </w:rPr>
        <w:t>、</w:t>
      </w:r>
      <w:r w:rsidRPr="009D5C44">
        <w:rPr>
          <w:rFonts w:ascii="Times New Roman" w:eastAsia="宋体" w:hAnsi="Times New Roman" w:cs="Times New Roman"/>
          <w:i/>
        </w:rPr>
        <w:t>m</w:t>
      </w:r>
      <w:r w:rsidRPr="003A51C8">
        <w:rPr>
          <w:rFonts w:ascii="Times New Roman" w:eastAsia="宋体" w:hAnsi="Times New Roman" w:cs="Times New Roman"/>
        </w:rPr>
        <w:t>为二叉树</w:t>
      </w:r>
      <w:r w:rsidRPr="003A51C8">
        <w:rPr>
          <w:rFonts w:ascii="Times New Roman" w:eastAsia="宋体" w:hAnsi="Times New Roman" w:cs="Times New Roman" w:hint="eastAsia"/>
        </w:rPr>
        <w:t>T</w:t>
      </w:r>
      <w:r>
        <w:rPr>
          <w:rFonts w:ascii="Times New Roman" w:eastAsia="宋体" w:hAnsi="Times New Roman" w:cs="Times New Roman" w:hint="eastAsia"/>
        </w:rPr>
        <w:t>中的</w:t>
      </w:r>
      <w:r w:rsidRPr="003A51C8">
        <w:rPr>
          <w:rFonts w:ascii="Times New Roman" w:eastAsia="宋体" w:hAnsi="Times New Roman" w:cs="Times New Roman"/>
        </w:rPr>
        <w:t>两个结点，</w:t>
      </w:r>
      <w:proofErr w:type="gramStart"/>
      <w:r w:rsidRPr="003A51C8">
        <w:rPr>
          <w:rFonts w:ascii="Times New Roman" w:eastAsia="宋体" w:hAnsi="Times New Roman" w:cs="Times New Roman"/>
        </w:rPr>
        <w:t>在中序遍历</w:t>
      </w:r>
      <w:proofErr w:type="gramEnd"/>
      <w:r w:rsidRPr="003A51C8">
        <w:rPr>
          <w:rFonts w:ascii="Times New Roman" w:eastAsia="宋体" w:hAnsi="Times New Roman" w:cs="Times New Roman" w:hint="eastAsia"/>
        </w:rPr>
        <w:t>序列中</w:t>
      </w:r>
      <w:r w:rsidRPr="003A51C8">
        <w:rPr>
          <w:rFonts w:ascii="Times New Roman" w:eastAsia="宋体" w:hAnsi="Times New Roman" w:cs="Times New Roman"/>
        </w:rPr>
        <w:t>，</w:t>
      </w:r>
      <w:r w:rsidRPr="009D5C44">
        <w:rPr>
          <w:rFonts w:ascii="Times New Roman" w:eastAsia="宋体" w:hAnsi="Times New Roman" w:cs="Times New Roman"/>
          <w:i/>
        </w:rPr>
        <w:t>n</w:t>
      </w:r>
      <w:r>
        <w:rPr>
          <w:rFonts w:ascii="Times New Roman" w:eastAsia="宋体" w:hAnsi="Times New Roman" w:cs="Times New Roman" w:hint="eastAsia"/>
        </w:rPr>
        <w:t>出现</w:t>
      </w:r>
      <w:r w:rsidRPr="003A51C8">
        <w:rPr>
          <w:rFonts w:ascii="Times New Roman" w:eastAsia="宋体" w:hAnsi="Times New Roman" w:cs="Times New Roman"/>
        </w:rPr>
        <w:t>在</w:t>
      </w:r>
      <w:r w:rsidRPr="009D5C44">
        <w:rPr>
          <w:rFonts w:ascii="Times New Roman" w:eastAsia="宋体" w:hAnsi="Times New Roman" w:cs="Times New Roman"/>
          <w:i/>
        </w:rPr>
        <w:t>m</w:t>
      </w:r>
      <w:r w:rsidRPr="003A51C8">
        <w:rPr>
          <w:rFonts w:ascii="Times New Roman" w:eastAsia="宋体" w:hAnsi="Times New Roman" w:cs="Times New Roman" w:hint="eastAsia"/>
        </w:rPr>
        <w:t>之</w:t>
      </w:r>
      <w:r w:rsidRPr="003A51C8">
        <w:rPr>
          <w:rFonts w:ascii="Times New Roman" w:eastAsia="宋体" w:hAnsi="Times New Roman" w:cs="Times New Roman"/>
        </w:rPr>
        <w:t>前的条件是</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3A51C8" w:rsidRDefault="009935A5" w:rsidP="009935A5">
      <w:pPr>
        <w:tabs>
          <w:tab w:val="left" w:pos="2310"/>
          <w:tab w:val="left" w:pos="4200"/>
          <w:tab w:val="left" w:pos="6090"/>
        </w:tabs>
        <w:snapToGrid w:val="0"/>
        <w:ind w:firstLineChars="150" w:firstLine="315"/>
        <w:rPr>
          <w:rFonts w:ascii="Times New Roman" w:eastAsia="宋体" w:hAnsi="Times New Roman" w:cs="Times New Roman"/>
        </w:rPr>
      </w:pPr>
      <w:r w:rsidRPr="003A51C8">
        <w:rPr>
          <w:rFonts w:ascii="Times New Roman" w:eastAsia="宋体" w:hAnsi="Times New Roman" w:cs="Times New Roman"/>
        </w:rPr>
        <w:t>A</w:t>
      </w:r>
      <w:r w:rsidRPr="003A51C8">
        <w:rPr>
          <w:rFonts w:ascii="Times New Roman" w:eastAsia="宋体" w:hAnsi="Times New Roman" w:cs="Times New Roman"/>
        </w:rPr>
        <w:t>．</w:t>
      </w:r>
      <w:r w:rsidRPr="009D5C44">
        <w:rPr>
          <w:rFonts w:ascii="Times New Roman" w:eastAsia="宋体" w:hAnsi="Times New Roman" w:cs="Times New Roman"/>
          <w:i/>
        </w:rPr>
        <w:t>n</w:t>
      </w:r>
      <w:r w:rsidRPr="003A51C8">
        <w:rPr>
          <w:rFonts w:ascii="Times New Roman" w:eastAsia="宋体" w:hAnsi="Times New Roman" w:cs="Times New Roman"/>
        </w:rPr>
        <w:t>在</w:t>
      </w:r>
      <w:r w:rsidRPr="009D5C44">
        <w:rPr>
          <w:rFonts w:ascii="Times New Roman" w:eastAsia="宋体" w:hAnsi="Times New Roman" w:cs="Times New Roman"/>
          <w:i/>
        </w:rPr>
        <w:t>m</w:t>
      </w:r>
      <w:proofErr w:type="gramStart"/>
      <w:r w:rsidRPr="003A51C8">
        <w:rPr>
          <w:rFonts w:ascii="Times New Roman" w:eastAsia="宋体" w:hAnsi="Times New Roman" w:cs="Times New Roman"/>
        </w:rPr>
        <w:t>左</w:t>
      </w:r>
      <w:r w:rsidRPr="003A51C8">
        <w:rPr>
          <w:rFonts w:ascii="Times New Roman" w:eastAsia="宋体" w:hAnsi="Times New Roman" w:cs="Times New Roman" w:hint="eastAsia"/>
        </w:rPr>
        <w:t>侧</w:t>
      </w:r>
      <w:r w:rsidRPr="003A51C8">
        <w:rPr>
          <w:rFonts w:ascii="Times New Roman" w:eastAsia="宋体" w:hAnsi="Times New Roman" w:cs="Times New Roman"/>
        </w:rPr>
        <w:tab/>
      </w:r>
      <w:proofErr w:type="gramEnd"/>
      <w:r w:rsidRPr="003A51C8">
        <w:rPr>
          <w:rFonts w:ascii="Times New Roman" w:eastAsia="宋体" w:hAnsi="Times New Roman" w:cs="Times New Roman"/>
        </w:rPr>
        <w:t>B</w:t>
      </w:r>
      <w:r w:rsidRPr="003A51C8">
        <w:rPr>
          <w:rFonts w:ascii="Times New Roman" w:eastAsia="宋体" w:hAnsi="Times New Roman" w:cs="Times New Roman"/>
        </w:rPr>
        <w:t>．</w:t>
      </w:r>
      <w:r w:rsidRPr="009D5C44">
        <w:rPr>
          <w:rFonts w:ascii="Times New Roman" w:eastAsia="宋体" w:hAnsi="Times New Roman" w:cs="Times New Roman"/>
          <w:i/>
        </w:rPr>
        <w:t>n</w:t>
      </w:r>
      <w:r w:rsidRPr="003A51C8">
        <w:rPr>
          <w:rFonts w:ascii="Times New Roman" w:eastAsia="宋体" w:hAnsi="Times New Roman" w:cs="Times New Roman"/>
        </w:rPr>
        <w:t>在</w:t>
      </w:r>
      <w:r w:rsidRPr="009D5C44">
        <w:rPr>
          <w:rFonts w:ascii="Times New Roman" w:eastAsia="宋体" w:hAnsi="Times New Roman" w:cs="Times New Roman"/>
          <w:i/>
        </w:rPr>
        <w:t>m</w:t>
      </w:r>
      <w:proofErr w:type="gramStart"/>
      <w:r w:rsidRPr="003A51C8">
        <w:rPr>
          <w:rFonts w:ascii="Times New Roman" w:eastAsia="宋体" w:hAnsi="Times New Roman" w:cs="Times New Roman"/>
        </w:rPr>
        <w:t>右</w:t>
      </w:r>
      <w:r w:rsidRPr="003A51C8">
        <w:rPr>
          <w:rFonts w:ascii="Times New Roman" w:eastAsia="宋体" w:hAnsi="Times New Roman" w:cs="Times New Roman" w:hint="eastAsia"/>
        </w:rPr>
        <w:t>侧</w:t>
      </w:r>
      <w:r w:rsidRPr="003A51C8">
        <w:rPr>
          <w:rFonts w:ascii="Times New Roman" w:eastAsia="宋体" w:hAnsi="Times New Roman" w:cs="Times New Roman"/>
        </w:rPr>
        <w:tab/>
      </w:r>
      <w:proofErr w:type="gramEnd"/>
      <w:r w:rsidRPr="003A51C8">
        <w:rPr>
          <w:rFonts w:ascii="Times New Roman" w:eastAsia="宋体" w:hAnsi="Times New Roman" w:cs="Times New Roman"/>
        </w:rPr>
        <w:t>C</w:t>
      </w:r>
      <w:r w:rsidRPr="003A51C8">
        <w:rPr>
          <w:rFonts w:ascii="Times New Roman" w:eastAsia="宋体" w:hAnsi="Times New Roman" w:cs="Times New Roman"/>
        </w:rPr>
        <w:t>．</w:t>
      </w:r>
      <w:r w:rsidRPr="009D5C44">
        <w:rPr>
          <w:rFonts w:ascii="Times New Roman" w:eastAsia="宋体" w:hAnsi="Times New Roman" w:cs="Times New Roman"/>
          <w:i/>
        </w:rPr>
        <w:t>n</w:t>
      </w:r>
      <w:r w:rsidRPr="003A51C8">
        <w:rPr>
          <w:rFonts w:ascii="Times New Roman" w:eastAsia="宋体" w:hAnsi="Times New Roman" w:cs="Times New Roman"/>
        </w:rPr>
        <w:t>是</w:t>
      </w:r>
      <w:r w:rsidRPr="009D5C44">
        <w:rPr>
          <w:rFonts w:ascii="Times New Roman" w:eastAsia="宋体" w:hAnsi="Times New Roman" w:cs="Times New Roman"/>
          <w:i/>
        </w:rPr>
        <w:t>m</w:t>
      </w:r>
      <w:r w:rsidRPr="003A51C8">
        <w:rPr>
          <w:rFonts w:ascii="Times New Roman" w:eastAsia="宋体" w:hAnsi="Times New Roman" w:cs="Times New Roman"/>
        </w:rPr>
        <w:t>子孙</w:t>
      </w:r>
      <w:r w:rsidRPr="003A51C8">
        <w:rPr>
          <w:rFonts w:ascii="Times New Roman" w:eastAsia="宋体" w:hAnsi="Times New Roman" w:cs="Times New Roman"/>
        </w:rPr>
        <w:tab/>
        <w:t>D</w:t>
      </w:r>
      <w:r w:rsidRPr="003A51C8">
        <w:rPr>
          <w:rFonts w:ascii="Times New Roman" w:eastAsia="宋体" w:hAnsi="Times New Roman" w:cs="Times New Roman"/>
        </w:rPr>
        <w:t>．</w:t>
      </w:r>
      <w:r w:rsidRPr="009D5C44">
        <w:rPr>
          <w:rFonts w:ascii="Times New Roman" w:eastAsia="宋体" w:hAnsi="Times New Roman" w:cs="Times New Roman"/>
          <w:i/>
        </w:rPr>
        <w:t>n</w:t>
      </w:r>
      <w:r w:rsidRPr="003A51C8">
        <w:rPr>
          <w:rFonts w:ascii="Times New Roman" w:eastAsia="宋体" w:hAnsi="Times New Roman" w:cs="Times New Roman"/>
        </w:rPr>
        <w:t>是</w:t>
      </w:r>
      <w:r w:rsidRPr="009D5C44">
        <w:rPr>
          <w:rFonts w:ascii="Times New Roman" w:eastAsia="宋体" w:hAnsi="Times New Roman" w:cs="Times New Roman"/>
          <w:i/>
        </w:rPr>
        <w:t>m</w:t>
      </w:r>
      <w:r w:rsidRPr="003A51C8">
        <w:rPr>
          <w:rFonts w:ascii="Times New Roman" w:eastAsia="宋体" w:hAnsi="Times New Roman" w:cs="Times New Roman"/>
        </w:rPr>
        <w:t>祖先</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B273A0">
        <w:rPr>
          <w:rFonts w:ascii="Times New Roman" w:eastAsia="宋体" w:hAnsi="Times New Roman" w:cs="Times New Roman" w:hint="eastAsia"/>
          <w:color w:val="000000" w:themeColor="text1"/>
          <w:szCs w:val="21"/>
        </w:rPr>
        <w:t>A</w:t>
      </w:r>
      <w:r w:rsidRPr="00196523">
        <w:rPr>
          <w:rFonts w:ascii="Times New Roman" w:eastAsia="宋体" w:hAnsi="Times New Roman" w:cs="Times New Roman" w:hint="eastAsia"/>
          <w:color w:val="000000" w:themeColor="text1"/>
          <w:szCs w:val="21"/>
        </w:rPr>
        <w:t>。</w:t>
      </w:r>
    </w:p>
    <w:p w:rsidR="00B273A0" w:rsidRPr="00196523" w:rsidRDefault="00B273A0" w:rsidP="00B273A0">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将二叉树中的各结点向下投影成一个序列，</w:t>
      </w:r>
      <w:r w:rsidR="006A23F5">
        <w:rPr>
          <w:rFonts w:ascii="Times New Roman" w:eastAsia="宋体" w:hAnsi="Times New Roman" w:cs="Times New Roman" w:hint="eastAsia"/>
          <w:color w:val="000000" w:themeColor="text1"/>
          <w:szCs w:val="21"/>
        </w:rPr>
        <w:t>二叉树中若结点</w:t>
      </w:r>
      <w:r w:rsidR="006A23F5" w:rsidRPr="009D5C44">
        <w:rPr>
          <w:rFonts w:ascii="Times New Roman" w:eastAsia="宋体" w:hAnsi="Times New Roman" w:cs="Times New Roman"/>
          <w:i/>
        </w:rPr>
        <w:t>n</w:t>
      </w:r>
      <w:r w:rsidR="006A23F5" w:rsidRPr="003A51C8">
        <w:rPr>
          <w:rFonts w:ascii="Times New Roman" w:eastAsia="宋体" w:hAnsi="Times New Roman" w:cs="Times New Roman"/>
        </w:rPr>
        <w:t>在</w:t>
      </w:r>
      <w:r w:rsidR="006A23F5" w:rsidRPr="009D5C44">
        <w:rPr>
          <w:rFonts w:ascii="Times New Roman" w:eastAsia="宋体" w:hAnsi="Times New Roman" w:cs="Times New Roman"/>
          <w:i/>
        </w:rPr>
        <w:t>m</w:t>
      </w:r>
      <w:r w:rsidR="006A23F5">
        <w:rPr>
          <w:rFonts w:ascii="Times New Roman" w:eastAsia="宋体" w:hAnsi="Times New Roman" w:cs="Times New Roman" w:hint="eastAsia"/>
        </w:rPr>
        <w:t>的</w:t>
      </w:r>
      <w:r w:rsidR="006A23F5" w:rsidRPr="003A51C8">
        <w:rPr>
          <w:rFonts w:ascii="Times New Roman" w:eastAsia="宋体" w:hAnsi="Times New Roman" w:cs="Times New Roman"/>
        </w:rPr>
        <w:t>左</w:t>
      </w:r>
      <w:r w:rsidR="006A23F5" w:rsidRPr="003A51C8">
        <w:rPr>
          <w:rFonts w:ascii="Times New Roman" w:eastAsia="宋体" w:hAnsi="Times New Roman" w:cs="Times New Roman" w:hint="eastAsia"/>
        </w:rPr>
        <w:t>侧</w:t>
      </w:r>
      <w:r w:rsidR="006A23F5">
        <w:rPr>
          <w:rFonts w:ascii="Times New Roman" w:eastAsia="宋体" w:hAnsi="Times New Roman" w:cs="Times New Roman" w:hint="eastAsia"/>
        </w:rPr>
        <w:t>，</w:t>
      </w:r>
      <w:proofErr w:type="gramStart"/>
      <w:r w:rsidR="006A23F5">
        <w:rPr>
          <w:rFonts w:ascii="Times New Roman" w:eastAsia="宋体" w:hAnsi="Times New Roman" w:cs="Times New Roman" w:hint="eastAsia"/>
        </w:rPr>
        <w:t>则中序遍历</w:t>
      </w:r>
      <w:proofErr w:type="gramEnd"/>
      <w:r w:rsidR="006A23F5">
        <w:rPr>
          <w:rFonts w:ascii="Times New Roman" w:eastAsia="宋体" w:hAnsi="Times New Roman" w:cs="Times New Roman" w:hint="eastAsia"/>
        </w:rPr>
        <w:t>时先遍历到</w:t>
      </w:r>
      <w:r w:rsidR="006A23F5" w:rsidRPr="006A23F5">
        <w:rPr>
          <w:rFonts w:ascii="Times New Roman" w:eastAsia="宋体" w:hAnsi="Times New Roman" w:cs="Times New Roman" w:hint="eastAsia"/>
          <w:i/>
        </w:rPr>
        <w:t>n</w:t>
      </w:r>
      <w:r w:rsidR="006A23F5">
        <w:rPr>
          <w:rFonts w:ascii="Times New Roman" w:eastAsia="宋体" w:hAnsi="Times New Roman" w:cs="Times New Roman" w:hint="eastAsia"/>
        </w:rPr>
        <w:t>后遍历到</w:t>
      </w:r>
      <w:r w:rsidR="006A23F5" w:rsidRPr="006A23F5">
        <w:rPr>
          <w:rFonts w:ascii="Times New Roman" w:eastAsia="宋体" w:hAnsi="Times New Roman" w:cs="Times New Roman" w:hint="eastAsia"/>
          <w:i/>
        </w:rPr>
        <w:t>m</w:t>
      </w:r>
      <w:r w:rsidR="006A23F5">
        <w:rPr>
          <w:rFonts w:ascii="Times New Roman" w:eastAsia="宋体" w:hAnsi="Times New Roman" w:cs="Times New Roman" w:hint="eastAsia"/>
        </w:rPr>
        <w:t>。</w:t>
      </w:r>
    </w:p>
    <w:p w:rsidR="009935A5" w:rsidRPr="003A51C8" w:rsidRDefault="009935A5" w:rsidP="009935A5">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12</w:t>
      </w:r>
      <w:r w:rsidRPr="00C813BA">
        <w:rPr>
          <w:rFonts w:ascii="Times New Roman" w:eastAsia="宋体" w:hAnsi="Times New Roman" w:cs="Times New Roman"/>
          <w:color w:val="000000"/>
        </w:rPr>
        <w:t>．</w:t>
      </w:r>
      <w:r w:rsidRPr="003A51C8">
        <w:rPr>
          <w:rFonts w:ascii="Times New Roman" w:eastAsia="宋体" w:hAnsi="Times New Roman" w:cs="Times New Roman" w:hint="eastAsia"/>
        </w:rPr>
        <w:t>由</w:t>
      </w:r>
      <w:r w:rsidRPr="003A51C8">
        <w:rPr>
          <w:rFonts w:ascii="Times New Roman" w:eastAsia="宋体" w:hAnsi="Times New Roman" w:cs="Times New Roman" w:hint="eastAsia"/>
        </w:rPr>
        <w:t>3</w:t>
      </w:r>
      <w:r w:rsidRPr="003A51C8">
        <w:rPr>
          <w:rFonts w:ascii="Times New Roman" w:eastAsia="宋体" w:hAnsi="Times New Roman" w:cs="Times New Roman" w:hint="eastAsia"/>
        </w:rPr>
        <w:t>个结点可以构造出不同形态的二叉树的数量是</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3A51C8" w:rsidRDefault="009935A5" w:rsidP="009935A5">
      <w:pPr>
        <w:tabs>
          <w:tab w:val="left" w:pos="2310"/>
          <w:tab w:val="left" w:pos="4200"/>
          <w:tab w:val="left" w:pos="6090"/>
        </w:tabs>
        <w:snapToGrid w:val="0"/>
        <w:ind w:firstLineChars="150" w:firstLine="315"/>
        <w:rPr>
          <w:rFonts w:ascii="Times New Roman" w:eastAsia="宋体" w:hAnsi="Times New Roman" w:cs="Times New Roman"/>
        </w:rPr>
      </w:pPr>
      <w:r w:rsidRPr="00641364">
        <w:rPr>
          <w:rFonts w:ascii="Times New Roman" w:eastAsia="宋体" w:hAnsi="Times New Roman" w:cs="Times New Roman"/>
          <w:szCs w:val="21"/>
        </w:rPr>
        <w:t>A</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3</w:t>
      </w:r>
      <w:r w:rsidRPr="00641364">
        <w:rPr>
          <w:rFonts w:ascii="Times New Roman" w:eastAsia="宋体" w:hAnsi="Times New Roman" w:cs="Times New Roman" w:hint="eastAsia"/>
          <w:szCs w:val="21"/>
        </w:rPr>
        <w:t>个</w:t>
      </w:r>
      <w:r w:rsidRPr="00641364">
        <w:rPr>
          <w:rFonts w:ascii="Times New Roman" w:eastAsia="宋体" w:hAnsi="Times New Roman" w:cs="Times New Roman"/>
          <w:szCs w:val="21"/>
        </w:rPr>
        <w:tab/>
        <w:t>B</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4</w:t>
      </w:r>
      <w:r w:rsidRPr="00641364">
        <w:rPr>
          <w:rFonts w:ascii="Times New Roman" w:eastAsia="宋体" w:hAnsi="Times New Roman" w:cs="Times New Roman" w:hint="eastAsia"/>
          <w:szCs w:val="21"/>
        </w:rPr>
        <w:t>个</w:t>
      </w:r>
      <w:r w:rsidRPr="00641364">
        <w:rPr>
          <w:rFonts w:ascii="Times New Roman" w:eastAsia="宋体" w:hAnsi="Times New Roman" w:cs="Times New Roman"/>
          <w:szCs w:val="21"/>
        </w:rPr>
        <w:tab/>
        <w:t>C</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5</w:t>
      </w:r>
      <w:r w:rsidRPr="00641364">
        <w:rPr>
          <w:rFonts w:ascii="Times New Roman" w:eastAsia="宋体" w:hAnsi="Times New Roman" w:cs="Times New Roman" w:hint="eastAsia"/>
          <w:szCs w:val="21"/>
        </w:rPr>
        <w:t>个</w:t>
      </w:r>
      <w:r w:rsidRPr="00641364">
        <w:rPr>
          <w:rFonts w:ascii="Times New Roman" w:eastAsia="宋体" w:hAnsi="Times New Roman" w:cs="Times New Roman"/>
          <w:szCs w:val="21"/>
        </w:rPr>
        <w:tab/>
        <w:t>D</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6</w:t>
      </w:r>
      <w:r w:rsidRPr="00641364">
        <w:rPr>
          <w:rFonts w:ascii="Times New Roman" w:eastAsia="宋体" w:hAnsi="Times New Roman" w:cs="Times New Roman" w:hint="eastAsia"/>
          <w:szCs w:val="21"/>
        </w:rPr>
        <w:t>个</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6A23F5">
        <w:rPr>
          <w:rFonts w:ascii="Times New Roman" w:eastAsia="宋体" w:hAnsi="Times New Roman" w:cs="Times New Roman" w:hint="eastAsia"/>
          <w:color w:val="000000" w:themeColor="text1"/>
          <w:szCs w:val="21"/>
        </w:rPr>
        <w:t>C</w:t>
      </w:r>
      <w:r w:rsidRPr="00196523">
        <w:rPr>
          <w:rFonts w:ascii="Times New Roman" w:eastAsia="宋体" w:hAnsi="Times New Roman" w:cs="Times New Roman" w:hint="eastAsia"/>
          <w:color w:val="000000" w:themeColor="text1"/>
          <w:szCs w:val="21"/>
        </w:rPr>
        <w:t>。</w:t>
      </w:r>
    </w:p>
    <w:p w:rsidR="006A23F5" w:rsidRPr="00196523" w:rsidRDefault="006A23F5" w:rsidP="006A23F5">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基本概念。</w:t>
      </w:r>
    </w:p>
    <w:p w:rsidR="005A5E0F" w:rsidRPr="00C813BA" w:rsidRDefault="005A5E0F" w:rsidP="005A5E0F">
      <w:pPr>
        <w:snapToGrid w:val="0"/>
        <w:ind w:left="315" w:hangingChars="150" w:hanging="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1</w:t>
      </w:r>
      <w:r>
        <w:rPr>
          <w:rFonts w:ascii="Times New Roman" w:eastAsia="宋体" w:hAnsi="Times New Roman" w:cs="Times New Roman"/>
          <w:color w:val="000000"/>
          <w:szCs w:val="21"/>
        </w:rPr>
        <w:t>3</w:t>
      </w:r>
      <w:r w:rsidRPr="00C813BA">
        <w:rPr>
          <w:rFonts w:ascii="Times New Roman" w:eastAsia="宋体" w:hAnsi="Times New Roman" w:cs="Times New Roman"/>
          <w:color w:val="000000"/>
          <w:szCs w:val="21"/>
        </w:rPr>
        <w:t>．下列四个序列中，</w:t>
      </w:r>
      <w:r w:rsidRPr="00C813BA">
        <w:rPr>
          <w:rFonts w:ascii="Times New Roman" w:eastAsia="宋体" w:hAnsi="Times New Roman" w:cs="Times New Roman" w:hint="eastAsia"/>
          <w:color w:val="000000"/>
          <w:szCs w:val="21"/>
        </w:rPr>
        <w:t>能构成</w:t>
      </w:r>
      <w:r>
        <w:rPr>
          <w:rFonts w:ascii="Times New Roman" w:eastAsia="宋体" w:hAnsi="Times New Roman" w:cs="Times New Roman" w:hint="eastAsia"/>
          <w:color w:val="000000"/>
          <w:szCs w:val="21"/>
        </w:rPr>
        <w:t>最大</w:t>
      </w:r>
      <w:r w:rsidRPr="00C813BA">
        <w:rPr>
          <w:rFonts w:ascii="Times New Roman" w:eastAsia="宋体" w:hAnsi="Times New Roman" w:cs="Times New Roman"/>
          <w:color w:val="000000"/>
          <w:szCs w:val="21"/>
        </w:rPr>
        <w:t>堆</w:t>
      </w:r>
      <w:r w:rsidRPr="00C813BA">
        <w:rPr>
          <w:rFonts w:ascii="Times New Roman" w:eastAsia="宋体" w:hAnsi="Times New Roman" w:cs="Times New Roman" w:hint="eastAsia"/>
          <w:color w:val="000000"/>
          <w:szCs w:val="21"/>
        </w:rPr>
        <w:t>的是</w:t>
      </w:r>
      <w:r>
        <w:rPr>
          <w:rFonts w:ascii="Times New Roman" w:eastAsia="宋体" w:hAnsi="Times New Roman" w:cs="Times New Roman"/>
          <w:color w:val="000000"/>
        </w:rPr>
        <w:t>________</w:t>
      </w:r>
      <w:r w:rsidRPr="00C813BA">
        <w:rPr>
          <w:rFonts w:ascii="Times New Roman" w:eastAsia="宋体" w:hAnsi="Times New Roman" w:cs="Times New Roman" w:hint="eastAsia"/>
          <w:color w:val="000000"/>
        </w:rPr>
        <w:t>。</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A</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ab/>
        <w:t>B</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 xml:space="preserve">15 </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ab/>
        <w:t>D</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 xml:space="preserve">15 </w:t>
      </w:r>
    </w:p>
    <w:p w:rsidR="005A5E0F" w:rsidRPr="00196523" w:rsidRDefault="005A5E0F" w:rsidP="005A5E0F">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w:t>
      </w: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将</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个选项中给定的数据序列对应到完全二叉树中。如图</w:t>
      </w:r>
      <w:r>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所示。可以看出，选项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对应的是堆，且是</w:t>
      </w:r>
      <w:r>
        <w:rPr>
          <w:rFonts w:ascii="Times New Roman" w:eastAsia="宋体" w:hAnsi="Times New Roman" w:cs="Times New Roman" w:hint="eastAsia"/>
          <w:color w:val="000000" w:themeColor="text1"/>
        </w:rPr>
        <w:t>最</w:t>
      </w:r>
      <w:r w:rsidRPr="00196523">
        <w:rPr>
          <w:rFonts w:ascii="Times New Roman" w:eastAsia="宋体" w:hAnsi="Times New Roman" w:cs="Times New Roman" w:hint="eastAsia"/>
          <w:color w:val="000000" w:themeColor="text1"/>
        </w:rPr>
        <w:t>大堆。</w:t>
      </w:r>
    </w:p>
    <w:p w:rsidR="005A5E0F" w:rsidRDefault="005A5E0F" w:rsidP="005A5E0F">
      <w:pPr>
        <w:widowControl/>
        <w:ind w:firstLineChars="0" w:firstLine="0"/>
        <w:jc w:val="left"/>
        <w:rPr>
          <w:rFonts w:ascii="Times New Roman" w:eastAsia="宋体" w:hAnsi="Times New Roman" w:cs="Times New Roman"/>
          <w:color w:val="000000" w:themeColor="text1"/>
        </w:rPr>
      </w:pPr>
    </w:p>
    <w:p w:rsidR="005A5E0F" w:rsidRDefault="005A5E0F" w:rsidP="005A5E0F">
      <w:pPr>
        <w:widowControl/>
        <w:ind w:firstLineChars="0" w:firstLine="0"/>
        <w:jc w:val="left"/>
        <w:rPr>
          <w:rFonts w:ascii="Times New Roman" w:eastAsia="宋体" w:hAnsi="Times New Roman" w:cs="Times New Roman"/>
          <w:color w:val="000000" w:themeColor="text1"/>
        </w:rPr>
      </w:pPr>
    </w:p>
    <w:p w:rsidR="005A5E0F" w:rsidRPr="00196523" w:rsidRDefault="005A5E0F" w:rsidP="005A5E0F">
      <w:pPr>
        <w:widowControl/>
        <w:ind w:firstLineChars="0" w:firstLine="0"/>
        <w:jc w:val="left"/>
        <w:rPr>
          <w:rFonts w:ascii="Times New Roman" w:eastAsia="宋体" w:hAnsi="Times New Roman" w:cs="Times New Roman"/>
          <w:color w:val="000000" w:themeColor="text1"/>
        </w:rPr>
      </w:pPr>
      <w:r w:rsidRPr="00196523">
        <w:rPr>
          <w:noProof/>
          <w:color w:val="000000" w:themeColor="text1"/>
        </w:rPr>
        <w:lastRenderedPageBreak/>
        <mc:AlternateContent>
          <mc:Choice Requires="wpg">
            <w:drawing>
              <wp:anchor distT="0" distB="0" distL="114300" distR="114300" simplePos="0" relativeHeight="252085248" behindDoc="0" locked="0" layoutInCell="1" allowOverlap="1" wp14:anchorId="6F38AF7A" wp14:editId="6CB0C26B">
                <wp:simplePos x="0" y="0"/>
                <wp:positionH relativeFrom="column">
                  <wp:posOffset>2726055</wp:posOffset>
                </wp:positionH>
                <wp:positionV relativeFrom="paragraph">
                  <wp:posOffset>103505</wp:posOffset>
                </wp:positionV>
                <wp:extent cx="1908175" cy="1411605"/>
                <wp:effectExtent l="0" t="0" r="15875" b="17145"/>
                <wp:wrapNone/>
                <wp:docPr id="12888" name="组合 12888"/>
                <wp:cNvGraphicFramePr/>
                <a:graphic xmlns:a="http://schemas.openxmlformats.org/drawingml/2006/main">
                  <a:graphicData uri="http://schemas.microsoft.com/office/word/2010/wordprocessingGroup">
                    <wpg:wgp>
                      <wpg:cNvGrpSpPr/>
                      <wpg:grpSpPr>
                        <a:xfrm>
                          <a:off x="0" y="0"/>
                          <a:ext cx="1908175" cy="1411605"/>
                          <a:chOff x="-126740" y="0"/>
                          <a:chExt cx="1545437" cy="1191014"/>
                        </a:xfrm>
                      </wpg:grpSpPr>
                      <wps:wsp>
                        <wps:cNvPr id="12889" name="Text Box 6979"/>
                        <wps:cNvSpPr txBox="1">
                          <a:spLocks noChangeArrowheads="1"/>
                        </wps:cNvSpPr>
                        <wps:spPr bwMode="auto">
                          <a:xfrm>
                            <a:off x="-6" y="104306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选项</w:t>
                              </w:r>
                              <w:r>
                                <w:rPr>
                                  <w:rFonts w:ascii="Times New Roman" w:eastAsia="宋体" w:hAnsi="Times New Roman" w:cs="Times New Roman"/>
                                  <w:b w:val="0"/>
                                </w:rPr>
                                <w:t>B</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wps:txbx>
                        <wps:bodyPr rot="0" vert="horz" wrap="square" lIns="0" tIns="0" rIns="0" bIns="0" anchor="t" anchorCtr="0" upright="1">
                          <a:noAutofit/>
                        </wps:bodyPr>
                      </wps:wsp>
                      <wpg:grpSp>
                        <wpg:cNvPr id="12890" name="组合 12890"/>
                        <wpg:cNvGrpSpPr/>
                        <wpg:grpSpPr>
                          <a:xfrm>
                            <a:off x="-126740" y="0"/>
                            <a:ext cx="1545437" cy="958726"/>
                            <a:chOff x="-179349" y="0"/>
                            <a:chExt cx="1545437" cy="958726"/>
                          </a:xfrm>
                        </wpg:grpSpPr>
                        <wps:wsp>
                          <wps:cNvPr id="12891"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wps:txbx>
                          <wps:bodyPr rot="0" vert="horz" wrap="square" lIns="0" tIns="0" rIns="0" bIns="0" anchor="t" anchorCtr="0" upright="1">
                            <a:noAutofit/>
                          </wps:bodyPr>
                        </wps:wsp>
                        <wps:wsp>
                          <wps:cNvPr id="12892"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2893"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12894"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2895"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6"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897" name="组合 12897"/>
                          <wpg:cNvGrpSpPr/>
                          <wpg:grpSpPr>
                            <a:xfrm flipH="1">
                              <a:off x="688931" y="310645"/>
                              <a:ext cx="677157" cy="440325"/>
                              <a:chOff x="-221775" y="0"/>
                              <a:chExt cx="677157" cy="440325"/>
                            </a:xfrm>
                          </wpg:grpSpPr>
                          <wps:wsp>
                            <wps:cNvPr id="12898"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899" name="组合 12899"/>
                            <wpg:cNvGrpSpPr/>
                            <wpg:grpSpPr>
                              <a:xfrm>
                                <a:off x="-221775" y="0"/>
                                <a:ext cx="677157" cy="440325"/>
                                <a:chOff x="-221775" y="0"/>
                                <a:chExt cx="677157" cy="440325"/>
                              </a:xfrm>
                            </wpg:grpSpPr>
                            <wps:wsp>
                              <wps:cNvPr id="12900"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2901"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12902"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2903"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904"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5"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6" name="Oval 6971"/>
                          <wps:cNvSpPr>
                            <a:spLocks noChangeArrowheads="1"/>
                          </wps:cNvSpPr>
                          <wps:spPr bwMode="auto">
                            <a:xfrm>
                              <a:off x="-179349" y="771409"/>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12907" name="Freeform 6978"/>
                          <wps:cNvSpPr>
                            <a:spLocks/>
                          </wps:cNvSpPr>
                          <wps:spPr bwMode="auto">
                            <a:xfrm>
                              <a:off x="-32796" y="712535"/>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F38AF7A" id="组合 12888" o:spid="_x0000_s1169" style="position:absolute;margin-left:214.65pt;margin-top:8.15pt;width:150.25pt;height:111.15pt;z-index:252085248;mso-width-relative:margin;mso-height-relative:margin" coordorigin="-1267" coordsize="15454,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">
                <v:shape id="_x0000_s1170" type="#_x0000_t202" style="position:absolute;top:10430;width:1327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选项</w:t>
                        </w:r>
                        <w:r>
                          <w:rPr>
                            <w:rFonts w:ascii="Times New Roman" w:eastAsia="宋体" w:hAnsi="Times New Roman" w:cs="Times New Roman"/>
                            <w:b w:val="0"/>
                          </w:rPr>
                          <w:t>B</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v:textbox>
                </v:shape>
                <v:group id="组合 12890" o:spid="_x0000_s1171" style="position:absolute;left:-1267;width:15453;height:9587" coordorigin="-1793" coordsize="1545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">
                  <v:oval id="Oval 6967" o:spid="_x0000_s1172"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v:textbox>
                  </v:oval>
                  <v:oval id="Oval 6970" o:spid="_x0000_s1173"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oval id="Oval 6971" o:spid="_x0000_s1174"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oval id="_x0000_s1175"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v:shape id="Freeform 6975" o:spid="_x0000_s1176"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" path="m,l117,108e" filled="f" strokeweight="1pt">
                    <v:path arrowok="t" o:connecttype="custom" o:connectlocs="0,0;74295,68577" o:connectangles="0,0"/>
                  </v:shape>
                  <v:shape id="Freeform 6976" o:spid="_x0000_s1177"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" path="m198,l,216e" filled="f" strokeweight="1pt">
                    <v:path arrowok="t" o:connecttype="custom" o:connectlocs="210437,0;0,183593" o:connectangles="0,0"/>
                  </v:shape>
                  <v:group id="组合 12897" o:spid="_x0000_s1178"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">
                    <v:shape id="Freeform 6973" o:spid="_x0000_s1179"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" path="m,l132,114e" filled="f" strokeweight="1pt">
                      <v:path arrowok="t" o:connecttype="custom" o:connectlocs="0,0;83820,72387" o:connectangles="0,0"/>
                    </v:shape>
                    <v:group id="组合 12899" o:spid="_x0000_s1180"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">
                      <v:oval id="Oval 6966" o:spid="_x0000_s1181"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182"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oval id="Oval 6969" o:spid="_x0000_s1183"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shape id="Freeform 6977" o:spid="_x0000_s1184"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" path="m174,l,174e" filled="f" strokeweight="1pt">
                        <v:path arrowok="t" o:connecttype="custom" o:connectlocs="110490,0;0,110485" o:connectangles="0,0"/>
                      </v:shape>
                    </v:group>
                  </v:group>
                  <v:shape id="Freeform 6978" o:spid="_x0000_s1185"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" path="m102,l,105e" filled="f" strokeweight="1pt">
                    <v:path arrowok="t" o:connecttype="custom" o:connectlocs="64770,0;0,66672" o:connectangles="0,0"/>
                  </v:shape>
                  <v:shape id="Freeform 6976" o:spid="_x0000_s1186"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" path="m198,l,216e" filled="f" strokeweight="1pt">
                    <v:path arrowok="t" o:connecttype="custom" o:connectlocs="210437,0;0,183593" o:connectangles="0,0"/>
                  </v:shape>
                  <v:oval id="Oval 6971" o:spid="_x0000_s1187" style="position:absolute;left:-1793;top:7714;width:187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shape id="Freeform 6978" o:spid="_x0000_s1188" style="position:absolute;left:-327;top:7125;width:646;height:667;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" path="m102,l,105e" filled="f" strokeweight="1pt">
                    <v:path arrowok="t" o:connecttype="custom" o:connectlocs="64770,0;0,66672" o:connectangles="0,0"/>
                  </v:shape>
                </v:group>
              </v:group>
            </w:pict>
          </mc:Fallback>
        </mc:AlternateContent>
      </w:r>
      <w:r w:rsidRPr="00196523">
        <w:rPr>
          <w:noProof/>
          <w:color w:val="000000" w:themeColor="text1"/>
        </w:rPr>
        <mc:AlternateContent>
          <mc:Choice Requires="wpg">
            <w:drawing>
              <wp:anchor distT="0" distB="0" distL="114300" distR="114300" simplePos="0" relativeHeight="252084224" behindDoc="0" locked="0" layoutInCell="1" allowOverlap="1" wp14:anchorId="541F80AD" wp14:editId="579845C9">
                <wp:simplePos x="0" y="0"/>
                <wp:positionH relativeFrom="column">
                  <wp:posOffset>513715</wp:posOffset>
                </wp:positionH>
                <wp:positionV relativeFrom="paragraph">
                  <wp:posOffset>102235</wp:posOffset>
                </wp:positionV>
                <wp:extent cx="1908273" cy="1411664"/>
                <wp:effectExtent l="0" t="0" r="15875" b="17145"/>
                <wp:wrapNone/>
                <wp:docPr id="12908" name="组合 12908"/>
                <wp:cNvGraphicFramePr/>
                <a:graphic xmlns:a="http://schemas.openxmlformats.org/drawingml/2006/main">
                  <a:graphicData uri="http://schemas.microsoft.com/office/word/2010/wordprocessingGroup">
                    <wpg:wgp>
                      <wpg:cNvGrpSpPr/>
                      <wpg:grpSpPr>
                        <a:xfrm>
                          <a:off x="0" y="0"/>
                          <a:ext cx="1908273" cy="1411664"/>
                          <a:chOff x="-126740" y="0"/>
                          <a:chExt cx="1545437" cy="1191014"/>
                        </a:xfrm>
                      </wpg:grpSpPr>
                      <wps:wsp>
                        <wps:cNvPr id="12909" name="Text Box 6979"/>
                        <wps:cNvSpPr txBox="1">
                          <a:spLocks noChangeArrowheads="1"/>
                        </wps:cNvSpPr>
                        <wps:spPr bwMode="auto">
                          <a:xfrm>
                            <a:off x="-6" y="104306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选项</w:t>
                              </w:r>
                              <w:r>
                                <w:rPr>
                                  <w:rFonts w:ascii="Times New Roman" w:eastAsia="宋体" w:hAnsi="Times New Roman" w:cs="Times New Roman" w:hint="eastAsia"/>
                                  <w:b w:val="0"/>
                                </w:rPr>
                                <w:t>A</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wps:txbx>
                        <wps:bodyPr rot="0" vert="horz" wrap="square" lIns="0" tIns="0" rIns="0" bIns="0" anchor="t" anchorCtr="0" upright="1">
                          <a:noAutofit/>
                        </wps:bodyPr>
                      </wps:wsp>
                      <wpg:grpSp>
                        <wpg:cNvPr id="12910" name="组合 12910"/>
                        <wpg:cNvGrpSpPr/>
                        <wpg:grpSpPr>
                          <a:xfrm>
                            <a:off x="-126740" y="0"/>
                            <a:ext cx="1545437" cy="958726"/>
                            <a:chOff x="-179349" y="0"/>
                            <a:chExt cx="1545437" cy="958726"/>
                          </a:xfrm>
                        </wpg:grpSpPr>
                        <wps:wsp>
                          <wps:cNvPr id="12911"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wps:txbx>
                          <wps:bodyPr rot="0" vert="horz" wrap="square" lIns="0" tIns="0" rIns="0" bIns="0" anchor="t" anchorCtr="0" upright="1">
                            <a:noAutofit/>
                          </wps:bodyPr>
                        </wps:wsp>
                        <wps:wsp>
                          <wps:cNvPr id="12912"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2913"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12914"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12915"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6"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17" name="组合 12917"/>
                          <wpg:cNvGrpSpPr/>
                          <wpg:grpSpPr>
                            <a:xfrm flipH="1">
                              <a:off x="688931" y="310645"/>
                              <a:ext cx="677157" cy="440325"/>
                              <a:chOff x="-221775" y="0"/>
                              <a:chExt cx="677157" cy="440325"/>
                            </a:xfrm>
                          </wpg:grpSpPr>
                          <wps:wsp>
                            <wps:cNvPr id="12918"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19" name="组合 12919"/>
                            <wpg:cNvGrpSpPr/>
                            <wpg:grpSpPr>
                              <a:xfrm>
                                <a:off x="-221775" y="0"/>
                                <a:ext cx="677157" cy="440325"/>
                                <a:chOff x="-221775" y="0"/>
                                <a:chExt cx="677157" cy="440325"/>
                              </a:xfrm>
                            </wpg:grpSpPr>
                            <wps:wsp>
                              <wps:cNvPr id="12920"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2921"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2922"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2923"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924"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5"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6" name="Oval 6971"/>
                          <wps:cNvSpPr>
                            <a:spLocks noChangeArrowheads="1"/>
                          </wps:cNvSpPr>
                          <wps:spPr bwMode="auto">
                            <a:xfrm>
                              <a:off x="-179349" y="771409"/>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12927" name="Freeform 6978"/>
                          <wps:cNvSpPr>
                            <a:spLocks/>
                          </wps:cNvSpPr>
                          <wps:spPr bwMode="auto">
                            <a:xfrm>
                              <a:off x="-32796" y="712535"/>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41F80AD" id="组合 12908" o:spid="_x0000_s1189" style="position:absolute;margin-left:40.45pt;margin-top:8.05pt;width:150.25pt;height:111.15pt;z-index:252084224;mso-width-relative:margin;mso-height-relative:margin" coordorigin="-1267" coordsize="15454,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">
                <v:shape id="_x0000_s1190" type="#_x0000_t202" style="position:absolute;top:10430;width:1327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选项</w:t>
                        </w:r>
                        <w:r>
                          <w:rPr>
                            <w:rFonts w:ascii="Times New Roman" w:eastAsia="宋体" w:hAnsi="Times New Roman" w:cs="Times New Roman" w:hint="eastAsia"/>
                            <w:b w:val="0"/>
                          </w:rPr>
                          <w:t>A</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v:textbox>
                </v:shape>
                <v:group id="组合 12910" o:spid="_x0000_s1191" style="position:absolute;left:-1267;width:15453;height:9587" coordorigin="-1793" coordsize="1545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">
                  <v:oval id="Oval 6967" o:spid="_x0000_s1192"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v:textbox>
                  </v:oval>
                  <v:oval id="Oval 6970" o:spid="_x0000_s1193"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oval id="Oval 6971" o:spid="_x0000_s1194"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oval id="_x0000_s1195"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shape id="Freeform 6975" o:spid="_x0000_s1196"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" path="m,l117,108e" filled="f" strokeweight="1pt">
                    <v:path arrowok="t" o:connecttype="custom" o:connectlocs="0,0;74295,68577" o:connectangles="0,0"/>
                  </v:shape>
                  <v:shape id="Freeform 6976" o:spid="_x0000_s1197"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" path="m198,l,216e" filled="f" strokeweight="1pt">
                    <v:path arrowok="t" o:connecttype="custom" o:connectlocs="210437,0;0,183593" o:connectangles="0,0"/>
                  </v:shape>
                  <v:group id="组合 12917" o:spid="_x0000_s1198"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">
                    <v:shape id="Freeform 6973" o:spid="_x0000_s1199"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" path="m,l132,114e" filled="f" strokeweight="1pt">
                      <v:path arrowok="t" o:connecttype="custom" o:connectlocs="0,0;83820,72387" o:connectangles="0,0"/>
                    </v:shape>
                    <v:group id="组合 12919" o:spid="_x0000_s1200"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">
                      <v:oval id="Oval 6966" o:spid="_x0000_s1201"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202"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oval id="Oval 6969" o:spid="_x0000_s1203"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v:shape id="Freeform 6977" o:spid="_x0000_s1204"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" path="m174,l,174e" filled="f" strokeweight="1pt">
                        <v:path arrowok="t" o:connecttype="custom" o:connectlocs="110490,0;0,110485" o:connectangles="0,0"/>
                      </v:shape>
                    </v:group>
                  </v:group>
                  <v:shape id="Freeform 6978" o:spid="_x0000_s1205"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" path="m102,l,105e" filled="f" strokeweight="1pt">
                    <v:path arrowok="t" o:connecttype="custom" o:connectlocs="64770,0;0,66672" o:connectangles="0,0"/>
                  </v:shape>
                  <v:shape id="Freeform 6976" o:spid="_x0000_s1206"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" path="m198,l,216e" filled="f" strokeweight="1pt">
                    <v:path arrowok="t" o:connecttype="custom" o:connectlocs="210437,0;0,183593" o:connectangles="0,0"/>
                  </v:shape>
                  <v:oval id="Oval 6971" o:spid="_x0000_s1207" style="position:absolute;left:-1793;top:7714;width:187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shape id="Freeform 6978" o:spid="_x0000_s1208" style="position:absolute;left:-327;top:7125;width:646;height:667;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" path="m102,l,105e" filled="f" strokeweight="1pt">
                    <v:path arrowok="t" o:connecttype="custom" o:connectlocs="64770,0;0,66672" o:connectangles="0,0"/>
                  </v:shape>
                </v:group>
              </v:group>
            </w:pict>
          </mc:Fallback>
        </mc:AlternateContent>
      </w:r>
    </w:p>
    <w:p w:rsidR="005A5E0F" w:rsidRPr="00196523" w:rsidRDefault="005A5E0F" w:rsidP="005A5E0F">
      <w:pPr>
        <w:widowControl/>
        <w:ind w:firstLineChars="0" w:firstLine="0"/>
        <w:jc w:val="left"/>
        <w:rPr>
          <w:rFonts w:ascii="Times New Roman" w:eastAsia="宋体" w:hAnsi="Times New Roman" w:cs="Times New Roman"/>
          <w:color w:val="000000" w:themeColor="text1"/>
        </w:rPr>
      </w:pPr>
    </w:p>
    <w:p w:rsidR="005A5E0F" w:rsidRPr="00196523" w:rsidRDefault="005A5E0F" w:rsidP="005A5E0F">
      <w:pPr>
        <w:widowControl/>
        <w:ind w:firstLineChars="0" w:firstLine="0"/>
        <w:jc w:val="left"/>
        <w:rPr>
          <w:rFonts w:ascii="Times New Roman" w:eastAsia="宋体" w:hAnsi="Times New Roman" w:cs="Times New Roman"/>
          <w:color w:val="000000" w:themeColor="text1"/>
        </w:rPr>
      </w:pPr>
    </w:p>
    <w:p w:rsidR="005A5E0F" w:rsidRPr="00196523" w:rsidRDefault="005A5E0F" w:rsidP="005A5E0F">
      <w:pPr>
        <w:widowControl/>
        <w:ind w:firstLineChars="0" w:firstLine="0"/>
        <w:jc w:val="left"/>
        <w:rPr>
          <w:rFonts w:ascii="Times New Roman" w:eastAsia="宋体" w:hAnsi="Times New Roman" w:cs="Times New Roman"/>
          <w:color w:val="000000" w:themeColor="text1"/>
        </w:rPr>
      </w:pPr>
    </w:p>
    <w:p w:rsidR="005A5E0F" w:rsidRPr="00196523" w:rsidRDefault="005A5E0F" w:rsidP="005A5E0F">
      <w:pPr>
        <w:widowControl/>
        <w:ind w:firstLineChars="0" w:firstLine="0"/>
        <w:jc w:val="left"/>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86272" behindDoc="0" locked="0" layoutInCell="1" allowOverlap="1" wp14:anchorId="07BA212A" wp14:editId="0A970661">
                <wp:simplePos x="0" y="0"/>
                <wp:positionH relativeFrom="column">
                  <wp:posOffset>514350</wp:posOffset>
                </wp:positionH>
                <wp:positionV relativeFrom="paragraph">
                  <wp:posOffset>78740</wp:posOffset>
                </wp:positionV>
                <wp:extent cx="1908175" cy="1411605"/>
                <wp:effectExtent l="0" t="0" r="15875" b="17145"/>
                <wp:wrapNone/>
                <wp:docPr id="12928" name="组合 12928"/>
                <wp:cNvGraphicFramePr/>
                <a:graphic xmlns:a="http://schemas.openxmlformats.org/drawingml/2006/main">
                  <a:graphicData uri="http://schemas.microsoft.com/office/word/2010/wordprocessingGroup">
                    <wpg:wgp>
                      <wpg:cNvGrpSpPr/>
                      <wpg:grpSpPr>
                        <a:xfrm>
                          <a:off x="0" y="0"/>
                          <a:ext cx="1908175" cy="1411605"/>
                          <a:chOff x="-126740" y="0"/>
                          <a:chExt cx="1545437" cy="1191014"/>
                        </a:xfrm>
                      </wpg:grpSpPr>
                      <wps:wsp>
                        <wps:cNvPr id="12929" name="Text Box 6979"/>
                        <wps:cNvSpPr txBox="1">
                          <a:spLocks noChangeArrowheads="1"/>
                        </wps:cNvSpPr>
                        <wps:spPr bwMode="auto">
                          <a:xfrm>
                            <a:off x="-6" y="104306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选项</w:t>
                              </w:r>
                              <w:r>
                                <w:rPr>
                                  <w:rFonts w:ascii="Times New Roman" w:eastAsia="宋体" w:hAnsi="Times New Roman" w:cs="Times New Roman"/>
                                  <w:b w:val="0"/>
                                </w:rPr>
                                <w:t>C</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wps:txbx>
                        <wps:bodyPr rot="0" vert="horz" wrap="square" lIns="0" tIns="0" rIns="0" bIns="0" anchor="t" anchorCtr="0" upright="1">
                          <a:noAutofit/>
                        </wps:bodyPr>
                      </wps:wsp>
                      <wpg:grpSp>
                        <wpg:cNvPr id="12930" name="组合 12930"/>
                        <wpg:cNvGrpSpPr/>
                        <wpg:grpSpPr>
                          <a:xfrm>
                            <a:off x="-126740" y="0"/>
                            <a:ext cx="1545437" cy="958726"/>
                            <a:chOff x="-179349" y="0"/>
                            <a:chExt cx="1545437" cy="958726"/>
                          </a:xfrm>
                        </wpg:grpSpPr>
                        <wps:wsp>
                          <wps:cNvPr id="12931"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wps:txbx>
                          <wps:bodyPr rot="0" vert="horz" wrap="square" lIns="0" tIns="0" rIns="0" bIns="0" anchor="t" anchorCtr="0" upright="1">
                            <a:noAutofit/>
                          </wps:bodyPr>
                        </wps:wsp>
                        <wps:wsp>
                          <wps:cNvPr id="12932"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2933"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2934"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12935"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6"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37" name="组合 12937"/>
                          <wpg:cNvGrpSpPr/>
                          <wpg:grpSpPr>
                            <a:xfrm flipH="1">
                              <a:off x="688931" y="310645"/>
                              <a:ext cx="677157" cy="440325"/>
                              <a:chOff x="-221775" y="0"/>
                              <a:chExt cx="677157" cy="440325"/>
                            </a:xfrm>
                          </wpg:grpSpPr>
                          <wps:wsp>
                            <wps:cNvPr id="12938"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39" name="组合 12939"/>
                            <wpg:cNvGrpSpPr/>
                            <wpg:grpSpPr>
                              <a:xfrm>
                                <a:off x="-221775" y="0"/>
                                <a:ext cx="677157" cy="440325"/>
                                <a:chOff x="-221775" y="0"/>
                                <a:chExt cx="677157" cy="440325"/>
                              </a:xfrm>
                            </wpg:grpSpPr>
                            <wps:wsp>
                              <wps:cNvPr id="12940"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2941"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12942"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2943"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944"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5"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6" name="Oval 6971"/>
                          <wps:cNvSpPr>
                            <a:spLocks noChangeArrowheads="1"/>
                          </wps:cNvSpPr>
                          <wps:spPr bwMode="auto">
                            <a:xfrm>
                              <a:off x="-179349" y="771409"/>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12947" name="Freeform 6978"/>
                          <wps:cNvSpPr>
                            <a:spLocks/>
                          </wps:cNvSpPr>
                          <wps:spPr bwMode="auto">
                            <a:xfrm>
                              <a:off x="-32796" y="712535"/>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7BA212A" id="组合 12928" o:spid="_x0000_s1209" style="position:absolute;left:0;text-align:left;margin-left:40.5pt;margin-top:6.2pt;width:150.25pt;height:111.15pt;z-index:252086272;mso-width-relative:margin;mso-height-relative:margin" coordorigin="-1267" coordsize="15454,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">
                <v:shape id="_x0000_s1210" type="#_x0000_t202" style="position:absolute;top:10430;width:1327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选项</w:t>
                        </w:r>
                        <w:r>
                          <w:rPr>
                            <w:rFonts w:ascii="Times New Roman" w:eastAsia="宋体" w:hAnsi="Times New Roman" w:cs="Times New Roman"/>
                            <w:b w:val="0"/>
                          </w:rPr>
                          <w:t>C</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v:textbox>
                </v:shape>
                <v:group id="组合 12930" o:spid="_x0000_s1211" style="position:absolute;left:-1267;width:15453;height:9587" coordorigin="-1793" coordsize="1545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">
                  <v:oval id="Oval 6967" o:spid="_x0000_s1212"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v:textbox>
                  </v:oval>
                  <v:oval id="Oval 6970" o:spid="_x0000_s1213"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oval id="Oval 6971" o:spid="_x0000_s1214"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v:oval id="_x0000_s1215"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shape id="Freeform 6975" o:spid="_x0000_s1216"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" path="m,l117,108e" filled="f" strokeweight="1pt">
                    <v:path arrowok="t" o:connecttype="custom" o:connectlocs="0,0;74295,68577" o:connectangles="0,0"/>
                  </v:shape>
                  <v:shape id="Freeform 6976" o:spid="_x0000_s1217"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" path="m198,l,216e" filled="f" strokeweight="1pt">
                    <v:path arrowok="t" o:connecttype="custom" o:connectlocs="210437,0;0,183593" o:connectangles="0,0"/>
                  </v:shape>
                  <v:group id="组合 12937" o:spid="_x0000_s1218"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">
                    <v:shape id="Freeform 6973" o:spid="_x0000_s1219"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" path="m,l132,114e" filled="f" strokeweight="1pt">
                      <v:path arrowok="t" o:connecttype="custom" o:connectlocs="0,0;83820,72387" o:connectangles="0,0"/>
                    </v:shape>
                    <v:group id="组合 12939" o:spid="_x0000_s1220"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">
                      <v:oval id="Oval 6966" o:spid="_x0000_s1221"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222"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oval id="Oval 6969" o:spid="_x0000_s1223"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shape id="Freeform 6977" o:spid="_x0000_s1224"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" path="m174,l,174e" filled="f" strokeweight="1pt">
                        <v:path arrowok="t" o:connecttype="custom" o:connectlocs="110490,0;0,110485" o:connectangles="0,0"/>
                      </v:shape>
                    </v:group>
                  </v:group>
                  <v:shape id="Freeform 6978" o:spid="_x0000_s1225"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" path="m102,l,105e" filled="f" strokeweight="1pt">
                    <v:path arrowok="t" o:connecttype="custom" o:connectlocs="64770,0;0,66672" o:connectangles="0,0"/>
                  </v:shape>
                  <v:shape id="Freeform 6976" o:spid="_x0000_s1226"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" path="m198,l,216e" filled="f" strokeweight="1pt">
                    <v:path arrowok="t" o:connecttype="custom" o:connectlocs="210437,0;0,183593" o:connectangles="0,0"/>
                  </v:shape>
                  <v:oval id="Oval 6971" o:spid="_x0000_s1227" style="position:absolute;left:-1793;top:7714;width:187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shape id="Freeform 6978" o:spid="_x0000_s1228" style="position:absolute;left:-327;top:7125;width:646;height:667;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" path="m102,l,105e" filled="f" strokeweight="1pt">
                    <v:path arrowok="t" o:connecttype="custom" o:connectlocs="64770,0;0,66672" o:connectangles="0,0"/>
                  </v:shape>
                </v:group>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87296" behindDoc="0" locked="0" layoutInCell="1" allowOverlap="1" wp14:anchorId="5EDC5A9A" wp14:editId="468CBBF5">
                <wp:simplePos x="0" y="0"/>
                <wp:positionH relativeFrom="column">
                  <wp:posOffset>2726055</wp:posOffset>
                </wp:positionH>
                <wp:positionV relativeFrom="paragraph">
                  <wp:posOffset>80010</wp:posOffset>
                </wp:positionV>
                <wp:extent cx="1908175" cy="1411605"/>
                <wp:effectExtent l="0" t="0" r="15875" b="17145"/>
                <wp:wrapNone/>
                <wp:docPr id="12948" name="组合 12948"/>
                <wp:cNvGraphicFramePr/>
                <a:graphic xmlns:a="http://schemas.openxmlformats.org/drawingml/2006/main">
                  <a:graphicData uri="http://schemas.microsoft.com/office/word/2010/wordprocessingGroup">
                    <wpg:wgp>
                      <wpg:cNvGrpSpPr/>
                      <wpg:grpSpPr>
                        <a:xfrm>
                          <a:off x="0" y="0"/>
                          <a:ext cx="1908175" cy="1411605"/>
                          <a:chOff x="-126740" y="0"/>
                          <a:chExt cx="1545437" cy="1191014"/>
                        </a:xfrm>
                      </wpg:grpSpPr>
                      <wps:wsp>
                        <wps:cNvPr id="12949" name="Text Box 6979"/>
                        <wps:cNvSpPr txBox="1">
                          <a:spLocks noChangeArrowheads="1"/>
                        </wps:cNvSpPr>
                        <wps:spPr bwMode="auto">
                          <a:xfrm>
                            <a:off x="-6" y="104306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选项</w:t>
                              </w:r>
                              <w:r>
                                <w:rPr>
                                  <w:rFonts w:ascii="Times New Roman" w:eastAsia="宋体" w:hAnsi="Times New Roman" w:cs="Times New Roman"/>
                                  <w:b w:val="0"/>
                                </w:rPr>
                                <w:t>D</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wps:txbx>
                        <wps:bodyPr rot="0" vert="horz" wrap="square" lIns="0" tIns="0" rIns="0" bIns="0" anchor="t" anchorCtr="0" upright="1">
                          <a:noAutofit/>
                        </wps:bodyPr>
                      </wps:wsp>
                      <wpg:grpSp>
                        <wpg:cNvPr id="12950" name="组合 12950"/>
                        <wpg:cNvGrpSpPr/>
                        <wpg:grpSpPr>
                          <a:xfrm>
                            <a:off x="-126740" y="0"/>
                            <a:ext cx="1545437" cy="958726"/>
                            <a:chOff x="-179349" y="0"/>
                            <a:chExt cx="1545437" cy="958726"/>
                          </a:xfrm>
                        </wpg:grpSpPr>
                        <wps:wsp>
                          <wps:cNvPr id="12951"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wps:txbx>
                          <wps:bodyPr rot="0" vert="horz" wrap="square" lIns="0" tIns="0" rIns="0" bIns="0" anchor="t" anchorCtr="0" upright="1">
                            <a:noAutofit/>
                          </wps:bodyPr>
                        </wps:wsp>
                        <wps:wsp>
                          <wps:cNvPr id="12952"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2953"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12954"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12955"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6"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57" name="组合 12957"/>
                          <wpg:cNvGrpSpPr/>
                          <wpg:grpSpPr>
                            <a:xfrm flipH="1">
                              <a:off x="688931" y="310645"/>
                              <a:ext cx="677157" cy="440325"/>
                              <a:chOff x="-221775" y="0"/>
                              <a:chExt cx="677157" cy="440325"/>
                            </a:xfrm>
                          </wpg:grpSpPr>
                          <wps:wsp>
                            <wps:cNvPr id="12958"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59" name="组合 12959"/>
                            <wpg:cNvGrpSpPr/>
                            <wpg:grpSpPr>
                              <a:xfrm>
                                <a:off x="-221775" y="0"/>
                                <a:ext cx="677157" cy="440325"/>
                                <a:chOff x="-221775" y="0"/>
                                <a:chExt cx="677157" cy="440325"/>
                              </a:xfrm>
                            </wpg:grpSpPr>
                            <wps:wsp>
                              <wps:cNvPr id="12960"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2961"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2962"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2963"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964"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5"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6" name="Oval 6971"/>
                          <wps:cNvSpPr>
                            <a:spLocks noChangeArrowheads="1"/>
                          </wps:cNvSpPr>
                          <wps:spPr bwMode="auto">
                            <a:xfrm>
                              <a:off x="-179349" y="771409"/>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12967" name="Freeform 6978"/>
                          <wps:cNvSpPr>
                            <a:spLocks/>
                          </wps:cNvSpPr>
                          <wps:spPr bwMode="auto">
                            <a:xfrm>
                              <a:off x="-32796" y="712535"/>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EDC5A9A" id="组合 12948" o:spid="_x0000_s1229" style="position:absolute;left:0;text-align:left;margin-left:214.65pt;margin-top:6.3pt;width:150.25pt;height:111.15pt;z-index:252087296;mso-width-relative:margin;mso-height-relative:margin" coordorigin="-1267" coordsize="15454,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">
                <v:shape id="_x0000_s1230" type="#_x0000_t202" style="position:absolute;top:10430;width:1327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选项</w:t>
                        </w:r>
                        <w:r>
                          <w:rPr>
                            <w:rFonts w:ascii="Times New Roman" w:eastAsia="宋体" w:hAnsi="Times New Roman" w:cs="Times New Roman"/>
                            <w:b w:val="0"/>
                          </w:rPr>
                          <w:t>D</w:t>
                        </w:r>
                        <w:r>
                          <w:rPr>
                            <w:rFonts w:ascii="Times New Roman" w:eastAsia="宋体" w:hAnsi="Times New Roman" w:cs="Times New Roman" w:hint="eastAsia"/>
                            <w:b w:val="0"/>
                          </w:rPr>
                          <w:t>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v:textbox>
                </v:shape>
                <v:group id="组合 12950" o:spid="_x0000_s1231" style="position:absolute;left:-1267;width:15453;height:9587" coordorigin="-1793" coordsize="1545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">
                  <v:oval id="Oval 6967" o:spid="_x0000_s1232"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v:textbox>
                  </v:oval>
                  <v:oval id="Oval 6970" o:spid="_x0000_s1233"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oval id="Oval 6971" o:spid="_x0000_s1234"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oval id="_x0000_s1235"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shape id="Freeform 6975" o:spid="_x0000_s1236"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" path="m,l117,108e" filled="f" strokeweight="1pt">
                    <v:path arrowok="t" o:connecttype="custom" o:connectlocs="0,0;74295,68577" o:connectangles="0,0"/>
                  </v:shape>
                  <v:shape id="Freeform 6976" o:spid="_x0000_s1237"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" path="m198,l,216e" filled="f" strokeweight="1pt">
                    <v:path arrowok="t" o:connecttype="custom" o:connectlocs="210437,0;0,183593" o:connectangles="0,0"/>
                  </v:shape>
                  <v:group id="组合 12957" o:spid="_x0000_s1238"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">
                    <v:shape id="Freeform 6973" o:spid="_x0000_s1239"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" path="m,l132,114e" filled="f" strokeweight="1pt">
                      <v:path arrowok="t" o:connecttype="custom" o:connectlocs="0,0;83820,72387" o:connectangles="0,0"/>
                    </v:shape>
                    <v:group id="组合 12959" o:spid="_x0000_s1240"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">
                      <v:oval id="Oval 6966" o:spid="_x0000_s1241"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242"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v:oval id="Oval 6969" o:spid="_x0000_s1243"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shape id="Freeform 6977" o:spid="_x0000_s1244"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" path="m174,l,174e" filled="f" strokeweight="1pt">
                        <v:path arrowok="t" o:connecttype="custom" o:connectlocs="110490,0;0,110485" o:connectangles="0,0"/>
                      </v:shape>
                    </v:group>
                  </v:group>
                  <v:shape id="Freeform 6978" o:spid="_x0000_s1245"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" path="m102,l,105e" filled="f" strokeweight="1pt">
                    <v:path arrowok="t" o:connecttype="custom" o:connectlocs="64770,0;0,66672" o:connectangles="0,0"/>
                  </v:shape>
                  <v:shape id="Freeform 6976" o:spid="_x0000_s1246"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" path="m198,l,216e" filled="f" strokeweight="1pt">
                    <v:path arrowok="t" o:connecttype="custom" o:connectlocs="210437,0;0,183593" o:connectangles="0,0"/>
                  </v:shape>
                  <v:oval id="Oval 6971" o:spid="_x0000_s1247" style="position:absolute;left:-1793;top:7714;width:187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shape id="Freeform 6978" o:spid="_x0000_s1248" style="position:absolute;left:-327;top:7125;width:646;height:667;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" path="m102,l,105e" filled="f" strokeweight="1pt">
                    <v:path arrowok="t" o:connecttype="custom" o:connectlocs="64770,0;0,66672" o:connectangles="0,0"/>
                  </v:shape>
                </v:group>
              </v:group>
            </w:pict>
          </mc:Fallback>
        </mc:AlternateContent>
      </w: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p>
    <w:p w:rsidR="005A5E0F" w:rsidRPr="00196523" w:rsidRDefault="005A5E0F" w:rsidP="005A5E0F">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2088320" behindDoc="0" locked="0" layoutInCell="1" allowOverlap="1" wp14:anchorId="20138311" wp14:editId="2797ED95">
                <wp:simplePos x="0" y="0"/>
                <wp:positionH relativeFrom="column">
                  <wp:posOffset>1582710</wp:posOffset>
                </wp:positionH>
                <wp:positionV relativeFrom="paragraph">
                  <wp:posOffset>23495</wp:posOffset>
                </wp:positionV>
                <wp:extent cx="2024063" cy="175350"/>
                <wp:effectExtent l="0" t="0" r="14605" b="15240"/>
                <wp:wrapNone/>
                <wp:docPr id="12968" name="Text Box 6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063" cy="17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b w:val="0"/>
                              </w:rPr>
                              <w:t xml:space="preserve">5-1 </w:t>
                            </w:r>
                            <w:r>
                              <w:rPr>
                                <w:rFonts w:ascii="Times New Roman" w:eastAsia="宋体" w:hAnsi="Times New Roman" w:cs="Times New Roman"/>
                                <w:b w:val="0"/>
                              </w:rPr>
                              <w:t>各</w:t>
                            </w:r>
                            <w:r>
                              <w:rPr>
                                <w:rFonts w:ascii="Times New Roman" w:eastAsia="宋体" w:hAnsi="Times New Roman" w:cs="Times New Roman" w:hint="eastAsia"/>
                                <w:b w:val="0"/>
                              </w:rPr>
                              <w:t>选项对应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0138311" id="Text Box 6979" o:spid="_x0000_s1249" type="#_x0000_t202" style="position:absolute;left:0;text-align:left;margin-left:124.6pt;margin-top:1.85pt;width:159.4pt;height:13.8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O6uAIAALkFAAAOAAAAZHJzL2Uyb0RvYy54bWysVG1vmzAQ/j5p/8Hyd8pLCQk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b w:val="0"/>
                        </w:rPr>
                        <w:t xml:space="preserve">5-1 </w:t>
                      </w:r>
                      <w:r>
                        <w:rPr>
                          <w:rFonts w:ascii="Times New Roman" w:eastAsia="宋体" w:hAnsi="Times New Roman" w:cs="Times New Roman"/>
                          <w:b w:val="0"/>
                        </w:rPr>
                        <w:t>各</w:t>
                      </w:r>
                      <w:r>
                        <w:rPr>
                          <w:rFonts w:ascii="Times New Roman" w:eastAsia="宋体" w:hAnsi="Times New Roman" w:cs="Times New Roman" w:hint="eastAsia"/>
                          <w:b w:val="0"/>
                        </w:rPr>
                        <w:t>选项对应</w:t>
                      </w:r>
                      <w:r>
                        <w:rPr>
                          <w:rFonts w:ascii="Times New Roman" w:eastAsia="宋体" w:hAnsi="Times New Roman" w:cs="Times New Roman"/>
                          <w:b w:val="0"/>
                        </w:rPr>
                        <w:t>的</w:t>
                      </w:r>
                      <w:r>
                        <w:rPr>
                          <w:rFonts w:ascii="Times New Roman" w:eastAsia="宋体" w:hAnsi="Times New Roman" w:cs="Times New Roman" w:hint="eastAsia"/>
                          <w:b w:val="0"/>
                        </w:rPr>
                        <w:t>完全</w:t>
                      </w:r>
                      <w:r w:rsidRPr="00D95A5D">
                        <w:rPr>
                          <w:rFonts w:ascii="Times New Roman" w:eastAsia="宋体" w:hAnsi="Times New Roman" w:cs="Times New Roman"/>
                          <w:b w:val="0"/>
                        </w:rPr>
                        <w:t>二叉树</w:t>
                      </w:r>
                    </w:p>
                  </w:txbxContent>
                </v:textbox>
              </v:shape>
            </w:pict>
          </mc:Fallback>
        </mc:AlternateContent>
      </w:r>
    </w:p>
    <w:p w:rsidR="005A5E0F" w:rsidRDefault="005A5E0F" w:rsidP="005A5E0F">
      <w:pPr>
        <w:pStyle w:val="a3"/>
        <w:spacing w:line="240" w:lineRule="auto"/>
        <w:ind w:firstLine="420"/>
        <w:rPr>
          <w:rFonts w:ascii="Times New Roman" w:eastAsia="宋体" w:hAnsi="Times New Roman" w:cs="Times New Roman"/>
          <w:color w:val="000000" w:themeColor="text1"/>
          <w:lang w:val="zh-CN"/>
        </w:rPr>
      </w:pPr>
      <w:r w:rsidRPr="00196523">
        <w:rPr>
          <w:rFonts w:ascii="Times New Roman" w:eastAsia="宋体" w:hAnsi="Times New Roman" w:cs="Times New Roman" w:hint="eastAsia"/>
          <w:color w:val="000000" w:themeColor="text1"/>
          <w:lang w:val="zh-CN"/>
        </w:rPr>
        <w:t>选项</w:t>
      </w:r>
      <w:r w:rsidRPr="00196523">
        <w:rPr>
          <w:rFonts w:ascii="Times New Roman" w:eastAsia="宋体" w:hAnsi="Times New Roman" w:cs="Times New Roman" w:hint="eastAsia"/>
          <w:color w:val="000000" w:themeColor="text1"/>
          <w:lang w:val="zh-CN"/>
        </w:rPr>
        <w:t>A</w:t>
      </w:r>
      <w:r w:rsidRPr="00196523">
        <w:rPr>
          <w:rFonts w:ascii="Times New Roman" w:eastAsia="宋体" w:hAnsi="Times New Roman" w:cs="Times New Roman" w:hint="eastAsia"/>
          <w:color w:val="000000" w:themeColor="text1"/>
          <w:lang w:val="zh-CN"/>
        </w:rPr>
        <w:t>中，元素</w:t>
      </w:r>
      <w:r w:rsidRPr="00196523">
        <w:rPr>
          <w:rFonts w:ascii="Times New Roman" w:eastAsia="宋体" w:hAnsi="Times New Roman" w:cs="Times New Roman" w:hint="eastAsia"/>
          <w:color w:val="000000" w:themeColor="text1"/>
          <w:lang w:val="zh-CN"/>
        </w:rPr>
        <w:t>3</w:t>
      </w:r>
      <w:r w:rsidRPr="00196523">
        <w:rPr>
          <w:rFonts w:ascii="Times New Roman" w:eastAsia="宋体" w:hAnsi="Times New Roman" w:cs="Times New Roman"/>
          <w:color w:val="000000" w:themeColor="text1"/>
          <w:lang w:val="zh-CN"/>
        </w:rPr>
        <w:t>0</w:t>
      </w:r>
      <w:r w:rsidRPr="00196523">
        <w:rPr>
          <w:rFonts w:ascii="Times New Roman" w:eastAsia="宋体" w:hAnsi="Times New Roman" w:cs="Times New Roman" w:hint="eastAsia"/>
          <w:color w:val="000000" w:themeColor="text1"/>
          <w:lang w:val="zh-CN"/>
        </w:rPr>
        <w:t>既小于其父结点</w:t>
      </w:r>
      <w:r w:rsidRPr="00196523">
        <w:rPr>
          <w:rFonts w:ascii="Times New Roman" w:eastAsia="宋体" w:hAnsi="Times New Roman" w:cs="Times New Roman" w:hint="eastAsia"/>
          <w:color w:val="000000" w:themeColor="text1"/>
          <w:lang w:val="zh-CN"/>
        </w:rPr>
        <w:t>75</w:t>
      </w:r>
      <w:r w:rsidRPr="00196523">
        <w:rPr>
          <w:rFonts w:ascii="Times New Roman" w:eastAsia="宋体" w:hAnsi="Times New Roman" w:cs="Times New Roman" w:hint="eastAsia"/>
          <w:color w:val="000000" w:themeColor="text1"/>
          <w:lang w:val="zh-CN"/>
        </w:rPr>
        <w:t>，也小于其左子结点</w:t>
      </w:r>
      <w:r w:rsidRPr="00196523">
        <w:rPr>
          <w:rFonts w:ascii="Times New Roman" w:eastAsia="宋体" w:hAnsi="Times New Roman" w:cs="Times New Roman" w:hint="eastAsia"/>
          <w:color w:val="000000" w:themeColor="text1"/>
          <w:lang w:val="zh-CN"/>
        </w:rPr>
        <w:t>45</w:t>
      </w:r>
      <w:r w:rsidRPr="00196523">
        <w:rPr>
          <w:rFonts w:ascii="Times New Roman" w:eastAsia="宋体" w:hAnsi="Times New Roman" w:cs="Times New Roman" w:hint="eastAsia"/>
          <w:color w:val="000000" w:themeColor="text1"/>
          <w:lang w:val="zh-CN"/>
        </w:rPr>
        <w:t>。选项</w:t>
      </w:r>
      <w:r w:rsidRPr="00196523">
        <w:rPr>
          <w:rFonts w:ascii="Times New Roman" w:eastAsia="宋体" w:hAnsi="Times New Roman" w:cs="Times New Roman" w:hint="eastAsia"/>
          <w:color w:val="000000" w:themeColor="text1"/>
          <w:lang w:val="zh-CN"/>
        </w:rPr>
        <w:t>B</w:t>
      </w:r>
      <w:r w:rsidRPr="00196523">
        <w:rPr>
          <w:rFonts w:ascii="Times New Roman" w:eastAsia="宋体" w:hAnsi="Times New Roman" w:cs="Times New Roman" w:hint="eastAsia"/>
          <w:color w:val="000000" w:themeColor="text1"/>
          <w:lang w:val="zh-CN"/>
        </w:rPr>
        <w:t>中，元素</w:t>
      </w:r>
      <w:r w:rsidRPr="00196523">
        <w:rPr>
          <w:rFonts w:ascii="Times New Roman" w:eastAsia="宋体" w:hAnsi="Times New Roman" w:cs="Times New Roman" w:hint="eastAsia"/>
          <w:color w:val="000000" w:themeColor="text1"/>
          <w:lang w:val="zh-CN"/>
        </w:rPr>
        <w:t>10</w:t>
      </w:r>
      <w:r w:rsidRPr="00196523">
        <w:rPr>
          <w:rFonts w:ascii="Times New Roman" w:eastAsia="宋体" w:hAnsi="Times New Roman" w:cs="Times New Roman" w:hint="eastAsia"/>
          <w:color w:val="000000" w:themeColor="text1"/>
          <w:lang w:val="zh-CN"/>
        </w:rPr>
        <w:t>既小于其父结点</w:t>
      </w:r>
      <w:r w:rsidRPr="00196523">
        <w:rPr>
          <w:rFonts w:ascii="Times New Roman" w:eastAsia="宋体" w:hAnsi="Times New Roman" w:cs="Times New Roman" w:hint="eastAsia"/>
          <w:color w:val="000000" w:themeColor="text1"/>
          <w:lang w:val="zh-CN"/>
        </w:rPr>
        <w:t>65</w:t>
      </w:r>
      <w:r w:rsidRPr="00196523">
        <w:rPr>
          <w:rFonts w:ascii="Times New Roman" w:eastAsia="宋体" w:hAnsi="Times New Roman" w:cs="Times New Roman" w:hint="eastAsia"/>
          <w:color w:val="000000" w:themeColor="text1"/>
          <w:lang w:val="zh-CN"/>
        </w:rPr>
        <w:t>，也小于其左子结点</w:t>
      </w:r>
      <w:r w:rsidRPr="00196523">
        <w:rPr>
          <w:rFonts w:ascii="Times New Roman" w:eastAsia="宋体" w:hAnsi="Times New Roman" w:cs="Times New Roman" w:hint="eastAsia"/>
          <w:color w:val="000000" w:themeColor="text1"/>
          <w:lang w:val="zh-CN"/>
        </w:rPr>
        <w:t>15</w:t>
      </w:r>
      <w:r w:rsidRPr="00196523">
        <w:rPr>
          <w:rFonts w:ascii="Times New Roman" w:eastAsia="宋体" w:hAnsi="Times New Roman" w:cs="Times New Roman" w:hint="eastAsia"/>
          <w:color w:val="000000" w:themeColor="text1"/>
          <w:lang w:val="zh-CN"/>
        </w:rPr>
        <w:t>。选项</w:t>
      </w:r>
      <w:r w:rsidRPr="00196523">
        <w:rPr>
          <w:rFonts w:ascii="Times New Roman" w:eastAsia="宋体" w:hAnsi="Times New Roman" w:cs="Times New Roman" w:hint="eastAsia"/>
          <w:color w:val="000000" w:themeColor="text1"/>
          <w:lang w:val="zh-CN"/>
        </w:rPr>
        <w:t>D</w:t>
      </w:r>
      <w:r w:rsidRPr="00196523">
        <w:rPr>
          <w:rFonts w:ascii="Times New Roman" w:eastAsia="宋体" w:hAnsi="Times New Roman" w:cs="Times New Roman" w:hint="eastAsia"/>
          <w:color w:val="000000" w:themeColor="text1"/>
          <w:lang w:val="zh-CN"/>
        </w:rPr>
        <w:t>中，元素</w:t>
      </w:r>
      <w:r w:rsidRPr="00196523">
        <w:rPr>
          <w:rFonts w:ascii="Times New Roman" w:eastAsia="宋体" w:hAnsi="Times New Roman" w:cs="Times New Roman" w:hint="eastAsia"/>
          <w:color w:val="000000" w:themeColor="text1"/>
          <w:lang w:val="zh-CN"/>
        </w:rPr>
        <w:t>10</w:t>
      </w:r>
      <w:r w:rsidRPr="00196523">
        <w:rPr>
          <w:rFonts w:ascii="Times New Roman" w:eastAsia="宋体" w:hAnsi="Times New Roman" w:cs="Times New Roman" w:hint="eastAsia"/>
          <w:color w:val="000000" w:themeColor="text1"/>
          <w:lang w:val="zh-CN"/>
        </w:rPr>
        <w:t>既小于其父结点</w:t>
      </w:r>
      <w:r w:rsidRPr="00196523">
        <w:rPr>
          <w:rFonts w:ascii="Times New Roman" w:eastAsia="宋体" w:hAnsi="Times New Roman" w:cs="Times New Roman" w:hint="eastAsia"/>
          <w:color w:val="000000" w:themeColor="text1"/>
          <w:lang w:val="zh-CN"/>
        </w:rPr>
        <w:t>45</w:t>
      </w:r>
      <w:r w:rsidRPr="00196523">
        <w:rPr>
          <w:rFonts w:ascii="Times New Roman" w:eastAsia="宋体" w:hAnsi="Times New Roman" w:cs="Times New Roman" w:hint="eastAsia"/>
          <w:color w:val="000000" w:themeColor="text1"/>
          <w:lang w:val="zh-CN"/>
        </w:rPr>
        <w:t>，也小于其左子结点</w:t>
      </w:r>
      <w:r w:rsidRPr="00196523">
        <w:rPr>
          <w:rFonts w:ascii="Times New Roman" w:eastAsia="宋体" w:hAnsi="Times New Roman" w:cs="Times New Roman" w:hint="eastAsia"/>
          <w:color w:val="000000" w:themeColor="text1"/>
          <w:lang w:val="zh-CN"/>
        </w:rPr>
        <w:t>15</w:t>
      </w:r>
      <w:r w:rsidRPr="00196523">
        <w:rPr>
          <w:rFonts w:ascii="Times New Roman" w:eastAsia="宋体" w:hAnsi="Times New Roman" w:cs="Times New Roman" w:hint="eastAsia"/>
          <w:color w:val="000000" w:themeColor="text1"/>
          <w:lang w:val="zh-CN"/>
        </w:rPr>
        <w:t>。都不符合堆的定义。</w:t>
      </w:r>
    </w:p>
    <w:p w:rsidR="005A5E0F" w:rsidRPr="00C813BA" w:rsidRDefault="005A5E0F" w:rsidP="005A5E0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14</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在</w:t>
      </w:r>
      <w:r>
        <w:rPr>
          <w:rFonts w:ascii="Times New Roman" w:eastAsia="宋体" w:hAnsi="Times New Roman" w:cs="Times New Roman" w:hint="eastAsia"/>
          <w:color w:val="000000"/>
          <w:szCs w:val="21"/>
        </w:rPr>
        <w:t>13</w:t>
      </w:r>
      <w:r>
        <w:rPr>
          <w:rFonts w:ascii="Times New Roman" w:eastAsia="宋体" w:hAnsi="Times New Roman" w:cs="Times New Roman" w:hint="eastAsia"/>
          <w:color w:val="000000"/>
          <w:szCs w:val="21"/>
        </w:rPr>
        <w:t>题的最大堆中删除堆顶后，得到的最大</w:t>
      </w:r>
      <w:r w:rsidRPr="00C813BA">
        <w:rPr>
          <w:rFonts w:ascii="Times New Roman" w:eastAsia="宋体" w:hAnsi="Times New Roman" w:cs="Times New Roman"/>
          <w:color w:val="000000"/>
          <w:szCs w:val="21"/>
        </w:rPr>
        <w:t>堆</w:t>
      </w:r>
      <w:r w:rsidRPr="00C813BA">
        <w:rPr>
          <w:rFonts w:ascii="Times New Roman" w:eastAsia="宋体" w:hAnsi="Times New Roman" w:cs="Times New Roman" w:hint="eastAsia"/>
          <w:color w:val="000000"/>
          <w:szCs w:val="21"/>
        </w:rPr>
        <w:t>是</w:t>
      </w:r>
      <w:r>
        <w:rPr>
          <w:rFonts w:ascii="Times New Roman" w:eastAsia="宋体" w:hAnsi="Times New Roman" w:cs="Times New Roman"/>
          <w:color w:val="000000"/>
        </w:rPr>
        <w:t>________</w:t>
      </w:r>
      <w:r w:rsidRPr="00C813BA">
        <w:rPr>
          <w:rFonts w:ascii="Times New Roman" w:eastAsia="宋体" w:hAnsi="Times New Roman" w:cs="Times New Roman" w:hint="eastAsia"/>
          <w:color w:val="000000"/>
        </w:rPr>
        <w:t>。</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A</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ab/>
      </w:r>
      <w:r w:rsidRPr="00D904E6">
        <w:rPr>
          <w:rFonts w:ascii="Times New Roman" w:eastAsia="宋体" w:hAnsi="Times New Roman" w:cs="Times New Roman"/>
          <w:color w:val="FF0000"/>
          <w:szCs w:val="21"/>
        </w:rPr>
        <w:t>B</w:t>
      </w:r>
      <w:r w:rsidRPr="00D904E6">
        <w:rPr>
          <w:rFonts w:ascii="Times New Roman" w:eastAsia="宋体" w:hAnsi="Times New Roman" w:cs="Times New Roman"/>
          <w:color w:val="FF0000"/>
        </w:rPr>
        <w:t>．</w:t>
      </w:r>
      <w:r w:rsidRPr="00D904E6">
        <w:rPr>
          <w:rFonts w:ascii="Times New Roman" w:eastAsia="宋体" w:hAnsi="Times New Roman" w:cs="Times New Roman"/>
          <w:color w:val="FF0000"/>
          <w:szCs w:val="21"/>
        </w:rPr>
        <w:t>65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45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25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30</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15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10</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20</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6</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Pr>
          <w:rFonts w:ascii="Times New Roman" w:eastAsia="宋体" w:hAnsi="Times New Roman" w:cs="Times New Roman" w:hint="eastAsia"/>
          <w:color w:val="000000"/>
          <w:szCs w:val="21"/>
        </w:rPr>
        <w:t>4</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ab/>
        <w:t>D</w:t>
      </w:r>
      <w:r w:rsidRPr="00C813BA">
        <w:rPr>
          <w:rFonts w:ascii="Times New Roman" w:eastAsia="宋体" w:hAnsi="Times New Roman" w:cs="Times New Roman"/>
          <w:color w:val="000000"/>
        </w:rPr>
        <w:t>．</w:t>
      </w:r>
      <w:r>
        <w:rPr>
          <w:rFonts w:ascii="Times New Roman" w:eastAsia="宋体" w:hAnsi="Times New Roman" w:cs="Times New Roman" w:hint="eastAsia"/>
          <w:color w:val="000000"/>
          <w:szCs w:val="21"/>
        </w:rPr>
        <w:t>6</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Pr>
          <w:rFonts w:ascii="Times New Roman" w:eastAsia="宋体" w:hAnsi="Times New Roman" w:cs="Times New Roman" w:hint="eastAsia"/>
          <w:color w:val="000000"/>
          <w:szCs w:val="21"/>
        </w:rPr>
        <w:t>4</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p>
    <w:p w:rsidR="005A5E0F" w:rsidRPr="00196523" w:rsidRDefault="005A5E0F" w:rsidP="005A5E0F">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w:t>
      </w:r>
    </w:p>
    <w:p w:rsidR="005A5E0F" w:rsidRDefault="005A5E0F" w:rsidP="005A5E0F">
      <w:pPr>
        <w:snapToGrid w:val="0"/>
        <w:ind w:left="315" w:hangingChars="150" w:hanging="315"/>
        <w:rPr>
          <w:rFonts w:ascii="Times New Roman" w:eastAsia="宋体" w:hAnsi="Times New Roman" w:cs="Times New Roman"/>
          <w:color w:val="000000"/>
          <w:szCs w:val="2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90368" behindDoc="0" locked="0" layoutInCell="1" allowOverlap="1" wp14:anchorId="50D6EF8D" wp14:editId="60B0D627">
                <wp:simplePos x="0" y="0"/>
                <wp:positionH relativeFrom="column">
                  <wp:posOffset>1488953</wp:posOffset>
                </wp:positionH>
                <wp:positionV relativeFrom="paragraph">
                  <wp:posOffset>28416</wp:posOffset>
                </wp:positionV>
                <wp:extent cx="1686730" cy="1166337"/>
                <wp:effectExtent l="0" t="0" r="27940" b="15240"/>
                <wp:wrapNone/>
                <wp:docPr id="10265" name="组合 10265"/>
                <wp:cNvGraphicFramePr/>
                <a:graphic xmlns:a="http://schemas.openxmlformats.org/drawingml/2006/main">
                  <a:graphicData uri="http://schemas.microsoft.com/office/word/2010/wordprocessingGroup">
                    <wpg:wgp>
                      <wpg:cNvGrpSpPr/>
                      <wpg:grpSpPr>
                        <a:xfrm>
                          <a:off x="0" y="0"/>
                          <a:ext cx="1686730" cy="1166337"/>
                          <a:chOff x="52609" y="0"/>
                          <a:chExt cx="1366088" cy="984074"/>
                        </a:xfrm>
                      </wpg:grpSpPr>
                      <wps:wsp>
                        <wps:cNvPr id="10266" name="Text Box 6979"/>
                        <wps:cNvSpPr txBox="1">
                          <a:spLocks noChangeArrowheads="1"/>
                        </wps:cNvSpPr>
                        <wps:spPr bwMode="auto">
                          <a:xfrm>
                            <a:off x="57851" y="83612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-2 </w:t>
                              </w:r>
                              <w:r>
                                <w:rPr>
                                  <w:rFonts w:ascii="Times New Roman" w:eastAsia="宋体" w:hAnsi="Times New Roman" w:cs="Times New Roman"/>
                                  <w:b w:val="0"/>
                                </w:rPr>
                                <w:t>删除</w:t>
                              </w:r>
                              <w:r>
                                <w:rPr>
                                  <w:rFonts w:ascii="Times New Roman" w:eastAsia="宋体" w:hAnsi="Times New Roman" w:cs="Times New Roman" w:hint="eastAsia"/>
                                  <w:b w:val="0"/>
                                </w:rPr>
                                <w:t>堆顶后的新堆</w:t>
                              </w:r>
                            </w:p>
                          </w:txbxContent>
                        </wps:txbx>
                        <wps:bodyPr rot="0" vert="horz" wrap="square" lIns="0" tIns="0" rIns="0" bIns="0" anchor="t" anchorCtr="0" upright="1">
                          <a:noAutofit/>
                        </wps:bodyPr>
                      </wps:wsp>
                      <wpg:grpSp>
                        <wpg:cNvPr id="10267" name="组合 10267"/>
                        <wpg:cNvGrpSpPr/>
                        <wpg:grpSpPr>
                          <a:xfrm>
                            <a:off x="52609" y="0"/>
                            <a:ext cx="1366088" cy="750970"/>
                            <a:chOff x="0" y="0"/>
                            <a:chExt cx="1366088" cy="750970"/>
                          </a:xfrm>
                        </wpg:grpSpPr>
                        <wps:wsp>
                          <wps:cNvPr id="10268"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0269"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0270"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0271"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10272"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3"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74" name="组合 10274"/>
                          <wpg:cNvGrpSpPr/>
                          <wpg:grpSpPr>
                            <a:xfrm flipH="1">
                              <a:off x="688931" y="310645"/>
                              <a:ext cx="677157" cy="440325"/>
                              <a:chOff x="-221775" y="0"/>
                              <a:chExt cx="677157" cy="440325"/>
                            </a:xfrm>
                          </wpg:grpSpPr>
                          <wps:wsp>
                            <wps:cNvPr id="10276"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77" name="组合 10277"/>
                            <wpg:cNvGrpSpPr/>
                            <wpg:grpSpPr>
                              <a:xfrm>
                                <a:off x="-221775" y="0"/>
                                <a:ext cx="677157" cy="440325"/>
                                <a:chOff x="-221775" y="0"/>
                                <a:chExt cx="677157" cy="440325"/>
                              </a:xfrm>
                            </wpg:grpSpPr>
                            <wps:wsp>
                              <wps:cNvPr id="10279"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0280"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375"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376"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77"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0D6EF8D" id="组合 10265" o:spid="_x0000_s1250" style="position:absolute;left:0;text-align:left;margin-left:117.25pt;margin-top:2.25pt;width:132.8pt;height:91.85pt;z-index:252090368;mso-width-relative:margin;mso-height-relative:margin" coordorigin="526" coordsize="13660,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">
                <v:shape id="_x0000_s1251" type="#_x0000_t202" style="position:absolute;left:578;top:8361;width:13273;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-2 </w:t>
                        </w:r>
                        <w:r>
                          <w:rPr>
                            <w:rFonts w:ascii="Times New Roman" w:eastAsia="宋体" w:hAnsi="Times New Roman" w:cs="Times New Roman"/>
                            <w:b w:val="0"/>
                          </w:rPr>
                          <w:t>删除</w:t>
                        </w:r>
                        <w:r>
                          <w:rPr>
                            <w:rFonts w:ascii="Times New Roman" w:eastAsia="宋体" w:hAnsi="Times New Roman" w:cs="Times New Roman" w:hint="eastAsia"/>
                            <w:b w:val="0"/>
                          </w:rPr>
                          <w:t>堆顶后的新堆</w:t>
                        </w:r>
                      </w:p>
                    </w:txbxContent>
                  </v:textbox>
                </v:shape>
                <v:group id="组合 10267" o:spid="_x0000_s1252" style="position:absolute;left:526;width:13660;height:7509" coordsize="13660,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">
                  <v:oval id="Oval 6967" o:spid="_x0000_s1253"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oval id="Oval 6970" o:spid="_x0000_s1254"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oval id="Oval 6971" o:spid="_x0000_s1255"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v:oval id="_x0000_s1256"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shape id="Freeform 6975" o:spid="_x0000_s1257"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" path="m,l117,108e" filled="f" strokeweight="1pt">
                    <v:path arrowok="t" o:connecttype="custom" o:connectlocs="0,0;74295,68577" o:connectangles="0,0"/>
                  </v:shape>
                  <v:shape id="Freeform 6976" o:spid="_x0000_s1258"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" path="m198,l,216e" filled="f" strokeweight="1pt">
                    <v:path arrowok="t" o:connecttype="custom" o:connectlocs="210437,0;0,183593" o:connectangles="0,0"/>
                  </v:shape>
                  <v:group id="组合 10274" o:spid="_x0000_s1259"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">
                    <v:shape id="Freeform 6973" o:spid="_x0000_s1260"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" path="m,l132,114e" filled="f" strokeweight="1pt">
                      <v:path arrowok="t" o:connecttype="custom" o:connectlocs="0,0;83820,72387" o:connectangles="0,0"/>
                    </v:shape>
                    <v:group id="组合 10277" o:spid="_x0000_s1261"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">
                      <v:oval id="Oval 6966" o:spid="_x0000_s1262"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263"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oval id="Oval 6969" o:spid="_x0000_s1264"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shape id="Freeform 6977" o:spid="_x0000_s1265"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" path="m174,l,174e" filled="f" strokeweight="1pt">
                        <v:path arrowok="t" o:connecttype="custom" o:connectlocs="110490,0;0,110485" o:connectangles="0,0"/>
                      </v:shape>
                    </v:group>
                  </v:group>
                  <v:shape id="Freeform 6978" o:spid="_x0000_s1266"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" path="m102,l,105e" filled="f" strokeweight="1pt">
                    <v:path arrowok="t" o:connecttype="custom" o:connectlocs="64770,0;0,66672" o:connectangles="0,0"/>
                  </v:shape>
                  <v:shape id="Freeform 6976" o:spid="_x0000_s1267"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" path="m198,l,216e" filled="f" strokeweight="1pt">
                    <v:path arrowok="t" o:connecttype="custom" o:connectlocs="210437,0;0,183593" o:connectangles="0,0"/>
                  </v:shape>
                </v:group>
              </v:group>
            </w:pict>
          </mc:Fallback>
        </mc:AlternateContent>
      </w: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snapToGrid w:val="0"/>
        <w:ind w:left="315" w:hangingChars="150" w:hanging="315"/>
        <w:rPr>
          <w:rFonts w:ascii="Times New Roman" w:eastAsia="宋体" w:hAnsi="Times New Roman" w:cs="Times New Roman"/>
          <w:color w:val="000000"/>
          <w:szCs w:val="21"/>
        </w:rPr>
      </w:pPr>
    </w:p>
    <w:p w:rsidR="005A5E0F" w:rsidRDefault="005A5E0F" w:rsidP="005A5E0F">
      <w:pPr>
        <w:pStyle w:val="a3"/>
        <w:spacing w:line="240"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删除堆顶</w:t>
      </w:r>
      <w:r>
        <w:rPr>
          <w:rFonts w:ascii="Times New Roman" w:eastAsia="宋体" w:hAnsi="Times New Roman" w:cs="Times New Roman" w:hint="eastAsia"/>
          <w:color w:val="000000"/>
          <w:szCs w:val="21"/>
        </w:rPr>
        <w:t>75</w:t>
      </w:r>
      <w:r>
        <w:rPr>
          <w:rFonts w:ascii="Times New Roman" w:eastAsia="宋体" w:hAnsi="Times New Roman" w:cs="Times New Roman" w:hint="eastAsia"/>
          <w:color w:val="000000"/>
          <w:szCs w:val="21"/>
        </w:rPr>
        <w:t>后，由最后一个元素</w:t>
      </w:r>
      <w:r w:rsidRPr="005A5E0F">
        <w:rPr>
          <w:rFonts w:ascii="Times New Roman" w:eastAsia="宋体" w:hAnsi="Times New Roman" w:cs="Times New Roman" w:hint="eastAsia"/>
          <w:color w:val="000000" w:themeColor="text1"/>
          <w:lang w:val="zh-CN"/>
        </w:rPr>
        <w:t>1</w:t>
      </w:r>
      <w:r w:rsidRPr="005A5E0F">
        <w:rPr>
          <w:rFonts w:ascii="Times New Roman" w:eastAsia="宋体" w:hAnsi="Times New Roman" w:cs="Times New Roman"/>
          <w:color w:val="000000" w:themeColor="text1"/>
          <w:lang w:val="zh-CN"/>
        </w:rPr>
        <w:t>0</w:t>
      </w:r>
      <w:r>
        <w:rPr>
          <w:rFonts w:ascii="Times New Roman" w:eastAsia="宋体" w:hAnsi="Times New Roman" w:cs="Times New Roman" w:hint="eastAsia"/>
          <w:color w:val="000000"/>
          <w:szCs w:val="21"/>
        </w:rPr>
        <w:t>递补，然后进行整堆，</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0</w:t>
      </w:r>
      <w:r>
        <w:rPr>
          <w:rFonts w:ascii="Times New Roman" w:eastAsia="宋体" w:hAnsi="Times New Roman" w:cs="Times New Roman" w:hint="eastAsia"/>
          <w:color w:val="000000"/>
          <w:szCs w:val="21"/>
        </w:rPr>
        <w:t>先后与</w:t>
      </w:r>
      <w:r>
        <w:rPr>
          <w:rFonts w:ascii="Times New Roman" w:eastAsia="宋体" w:hAnsi="Times New Roman" w:cs="Times New Roman" w:hint="eastAsia"/>
          <w:color w:val="000000"/>
          <w:szCs w:val="21"/>
        </w:rPr>
        <w:t>6</w:t>
      </w:r>
      <w:r>
        <w:rPr>
          <w:rFonts w:ascii="Times New Roman" w:eastAsia="宋体" w:hAnsi="Times New Roman" w:cs="Times New Roman"/>
          <w:color w:val="000000"/>
          <w:szCs w:val="21"/>
        </w:rPr>
        <w:t>5</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color w:val="000000"/>
          <w:szCs w:val="21"/>
        </w:rPr>
        <w:t>5</w:t>
      </w:r>
      <w:r>
        <w:rPr>
          <w:rFonts w:ascii="Times New Roman" w:eastAsia="宋体" w:hAnsi="Times New Roman" w:cs="Times New Roman" w:hint="eastAsia"/>
          <w:color w:val="000000"/>
          <w:szCs w:val="21"/>
        </w:rPr>
        <w:t>进行交换，得到的新堆如图</w:t>
      </w:r>
      <w:r>
        <w:rPr>
          <w:rFonts w:ascii="Times New Roman" w:eastAsia="宋体" w:hAnsi="Times New Roman" w:cs="Times New Roman" w:hint="eastAsia"/>
          <w:color w:val="000000"/>
          <w:szCs w:val="21"/>
        </w:rPr>
        <w:t>5</w:t>
      </w:r>
      <w:r>
        <w:rPr>
          <w:rFonts w:ascii="Times New Roman" w:eastAsia="宋体" w:hAnsi="Times New Roman" w:cs="Times New Roman"/>
          <w:color w:val="000000"/>
          <w:szCs w:val="21"/>
        </w:rPr>
        <w:t>-2</w:t>
      </w:r>
      <w:r>
        <w:rPr>
          <w:rFonts w:ascii="Times New Roman" w:eastAsia="宋体" w:hAnsi="Times New Roman" w:cs="Times New Roman" w:hint="eastAsia"/>
          <w:color w:val="000000"/>
          <w:szCs w:val="21"/>
        </w:rPr>
        <w:t>所示。</w:t>
      </w:r>
    </w:p>
    <w:p w:rsidR="005A5E0F" w:rsidRPr="00C813BA" w:rsidRDefault="005A5E0F" w:rsidP="005A5E0F">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15</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在</w:t>
      </w:r>
      <w:r>
        <w:rPr>
          <w:rFonts w:ascii="Times New Roman" w:eastAsia="宋体" w:hAnsi="Times New Roman" w:cs="Times New Roman" w:hint="eastAsia"/>
          <w:color w:val="000000"/>
          <w:szCs w:val="21"/>
        </w:rPr>
        <w:t>13</w:t>
      </w:r>
      <w:r>
        <w:rPr>
          <w:rFonts w:ascii="Times New Roman" w:eastAsia="宋体" w:hAnsi="Times New Roman" w:cs="Times New Roman" w:hint="eastAsia"/>
          <w:color w:val="000000"/>
          <w:szCs w:val="21"/>
        </w:rPr>
        <w:t>题的最大堆中插入新元素</w:t>
      </w:r>
      <w:r>
        <w:rPr>
          <w:rFonts w:ascii="Times New Roman" w:eastAsia="宋体" w:hAnsi="Times New Roman" w:cs="Times New Roman" w:hint="eastAsia"/>
          <w:color w:val="000000"/>
          <w:szCs w:val="21"/>
        </w:rPr>
        <w:t>5</w:t>
      </w:r>
      <w:r>
        <w:rPr>
          <w:rFonts w:ascii="Times New Roman" w:eastAsia="宋体" w:hAnsi="Times New Roman" w:cs="Times New Roman"/>
          <w:color w:val="000000"/>
          <w:szCs w:val="21"/>
        </w:rPr>
        <w:t>5</w:t>
      </w:r>
      <w:r>
        <w:rPr>
          <w:rFonts w:ascii="Times New Roman" w:eastAsia="宋体" w:hAnsi="Times New Roman" w:cs="Times New Roman" w:hint="eastAsia"/>
          <w:color w:val="000000"/>
          <w:szCs w:val="21"/>
        </w:rPr>
        <w:t>后，得到的最大</w:t>
      </w:r>
      <w:r w:rsidRPr="00C813BA">
        <w:rPr>
          <w:rFonts w:ascii="Times New Roman" w:eastAsia="宋体" w:hAnsi="Times New Roman" w:cs="Times New Roman"/>
          <w:color w:val="000000"/>
          <w:szCs w:val="21"/>
        </w:rPr>
        <w:t>堆</w:t>
      </w:r>
      <w:r w:rsidRPr="00C813BA">
        <w:rPr>
          <w:rFonts w:ascii="Times New Roman" w:eastAsia="宋体" w:hAnsi="Times New Roman" w:cs="Times New Roman" w:hint="eastAsia"/>
          <w:color w:val="000000"/>
          <w:szCs w:val="21"/>
        </w:rPr>
        <w:t>是</w:t>
      </w:r>
      <w:r>
        <w:rPr>
          <w:rFonts w:ascii="Times New Roman" w:eastAsia="宋体" w:hAnsi="Times New Roman" w:cs="Times New Roman"/>
          <w:color w:val="000000"/>
        </w:rPr>
        <w:t>________</w:t>
      </w:r>
      <w:r w:rsidRPr="00C813BA">
        <w:rPr>
          <w:rFonts w:ascii="Times New Roman" w:eastAsia="宋体" w:hAnsi="Times New Roman" w:cs="Times New Roman" w:hint="eastAsia"/>
          <w:color w:val="000000"/>
        </w:rPr>
        <w:t>。</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D904E6">
        <w:rPr>
          <w:rFonts w:ascii="Times New Roman" w:eastAsia="宋体" w:hAnsi="Times New Roman" w:cs="Times New Roman"/>
          <w:color w:val="FF0000"/>
          <w:szCs w:val="21"/>
        </w:rPr>
        <w:t>A</w:t>
      </w:r>
      <w:r w:rsidRPr="00D904E6">
        <w:rPr>
          <w:rFonts w:ascii="Times New Roman" w:eastAsia="宋体" w:hAnsi="Times New Roman" w:cs="Times New Roman"/>
          <w:color w:val="FF0000"/>
        </w:rPr>
        <w:t>．</w:t>
      </w:r>
      <w:r w:rsidRPr="00D904E6">
        <w:rPr>
          <w:rFonts w:ascii="Times New Roman" w:eastAsia="宋体" w:hAnsi="Times New Roman" w:cs="Times New Roman"/>
          <w:color w:val="FF0000"/>
          <w:szCs w:val="21"/>
        </w:rPr>
        <w:t>75</w:t>
      </w:r>
      <w:r w:rsidRPr="00D904E6">
        <w:rPr>
          <w:rFonts w:ascii="宋体" w:eastAsia="宋体" w:hAnsi="宋体" w:cs="Times New Roman"/>
          <w:color w:val="FF0000"/>
        </w:rPr>
        <w:t>,</w:t>
      </w:r>
      <w:r w:rsidRPr="00D904E6">
        <w:rPr>
          <w:rFonts w:ascii="Times New Roman" w:eastAsia="宋体" w:hAnsi="Times New Roman" w:cs="Times New Roman" w:hint="eastAsia"/>
          <w:color w:val="FF0000"/>
          <w:szCs w:val="21"/>
        </w:rPr>
        <w:t>5</w:t>
      </w:r>
      <w:r w:rsidRPr="00D904E6">
        <w:rPr>
          <w:rFonts w:ascii="Times New Roman" w:eastAsia="宋体" w:hAnsi="Times New Roman" w:cs="Times New Roman"/>
          <w:color w:val="FF0000"/>
          <w:szCs w:val="21"/>
        </w:rPr>
        <w:t>5</w:t>
      </w:r>
      <w:r w:rsidRPr="00D904E6">
        <w:rPr>
          <w:rFonts w:ascii="宋体" w:eastAsia="宋体" w:hAnsi="宋体" w:cs="Times New Roman"/>
          <w:color w:val="FF0000"/>
        </w:rPr>
        <w:t>,</w:t>
      </w:r>
      <w:r w:rsidRPr="00D904E6">
        <w:rPr>
          <w:rFonts w:ascii="Times New Roman" w:eastAsia="宋体" w:hAnsi="Times New Roman" w:cs="Times New Roman" w:hint="eastAsia"/>
          <w:color w:val="FF0000"/>
          <w:szCs w:val="21"/>
        </w:rPr>
        <w:t>6</w:t>
      </w:r>
      <w:r w:rsidRPr="00D904E6">
        <w:rPr>
          <w:rFonts w:ascii="Times New Roman" w:eastAsia="宋体" w:hAnsi="Times New Roman" w:cs="Times New Roman"/>
          <w:color w:val="FF0000"/>
          <w:szCs w:val="21"/>
        </w:rPr>
        <w:t>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45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15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25</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20</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10</w:t>
      </w:r>
      <w:r w:rsidRPr="00D904E6">
        <w:rPr>
          <w:rFonts w:ascii="宋体" w:eastAsia="宋体" w:hAnsi="宋体" w:cs="Times New Roman"/>
          <w:color w:val="FF0000"/>
        </w:rPr>
        <w:t>,</w:t>
      </w:r>
      <w:r w:rsidRPr="00D904E6">
        <w:rPr>
          <w:rFonts w:ascii="Times New Roman" w:eastAsia="宋体" w:hAnsi="Times New Roman" w:cs="Times New Roman"/>
          <w:color w:val="FF0000"/>
          <w:szCs w:val="21"/>
        </w:rPr>
        <w:t>30</w:t>
      </w:r>
      <w:r w:rsidRPr="00C813BA">
        <w:rPr>
          <w:rFonts w:ascii="Times New Roman" w:eastAsia="宋体" w:hAnsi="Times New Roman" w:cs="Times New Roman"/>
          <w:color w:val="000000"/>
          <w:szCs w:val="21"/>
        </w:rPr>
        <w:tab/>
        <w:t>B</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Pr>
          <w:rFonts w:ascii="Times New Roman" w:eastAsia="宋体" w:hAnsi="Times New Roman" w:cs="Times New Roman" w:hint="eastAsia"/>
          <w:color w:val="000000"/>
          <w:szCs w:val="21"/>
        </w:rPr>
        <w:t>5</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p>
    <w:p w:rsidR="005A5E0F" w:rsidRPr="00C813BA" w:rsidRDefault="005A5E0F" w:rsidP="005A5E0F">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Pr>
          <w:rFonts w:ascii="Times New Roman" w:eastAsia="宋体" w:hAnsi="Times New Roman" w:cs="Times New Roman" w:hint="eastAsia"/>
          <w:color w:val="000000"/>
          <w:szCs w:val="21"/>
        </w:rPr>
        <w:t>5</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Times New Roman" w:eastAsia="宋体" w:hAnsi="Times New Roman" w:cs="Times New Roman"/>
          <w:color w:val="000000"/>
          <w:szCs w:val="21"/>
        </w:rPr>
        <w:tab/>
        <w:t>D</w:t>
      </w:r>
      <w:r w:rsidRPr="00C813BA">
        <w:rPr>
          <w:rFonts w:ascii="Times New Roman" w:eastAsia="宋体" w:hAnsi="Times New Roman" w:cs="Times New Roman"/>
          <w:color w:val="000000"/>
        </w:rPr>
        <w:t>．</w:t>
      </w:r>
      <w:r w:rsidRPr="00C813BA">
        <w:rPr>
          <w:rFonts w:ascii="Times New Roman" w:eastAsia="宋体" w:hAnsi="Times New Roman" w:cs="Times New Roman"/>
          <w:color w:val="000000"/>
          <w:szCs w:val="21"/>
        </w:rPr>
        <w:t>75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45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65</w:t>
      </w:r>
      <w:r w:rsidRPr="00C813BA">
        <w:rPr>
          <w:rFonts w:ascii="宋体" w:eastAsia="宋体" w:hAnsi="宋体" w:cs="Times New Roman"/>
          <w:color w:val="000000"/>
        </w:rPr>
        <w:t>,</w:t>
      </w:r>
      <w:r>
        <w:rPr>
          <w:rFonts w:ascii="Times New Roman" w:eastAsia="宋体" w:hAnsi="Times New Roman" w:cs="Times New Roman" w:hint="eastAsia"/>
          <w:color w:val="000000"/>
          <w:szCs w:val="21"/>
        </w:rPr>
        <w:t>5</w:t>
      </w:r>
      <w:r w:rsidRPr="00C813BA">
        <w:rPr>
          <w:rFonts w:ascii="Times New Roman" w:eastAsia="宋体" w:hAnsi="Times New Roman" w:cs="Times New Roman"/>
          <w:color w:val="000000"/>
          <w:szCs w:val="21"/>
        </w:rPr>
        <w:t>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25</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30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20</w:t>
      </w:r>
      <w:r w:rsidRPr="00C813BA">
        <w:rPr>
          <w:rFonts w:ascii="宋体" w:eastAsia="宋体" w:hAnsi="宋体" w:cs="Times New Roman"/>
          <w:color w:val="000000"/>
        </w:rPr>
        <w:t>,</w:t>
      </w:r>
      <w:r w:rsidRPr="00C813BA">
        <w:rPr>
          <w:rFonts w:ascii="Times New Roman" w:eastAsia="宋体" w:hAnsi="Times New Roman" w:cs="Times New Roman"/>
          <w:color w:val="000000"/>
          <w:szCs w:val="21"/>
        </w:rPr>
        <w:t>15</w:t>
      </w:r>
    </w:p>
    <w:p w:rsidR="005A5E0F" w:rsidRPr="00196523" w:rsidRDefault="005A5E0F" w:rsidP="005A5E0F">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w:t>
      </w:r>
    </w:p>
    <w:p w:rsidR="005A5E0F" w:rsidRDefault="005A5E0F" w:rsidP="005A5E0F">
      <w:pPr>
        <w:pStyle w:val="a3"/>
        <w:spacing w:line="240" w:lineRule="auto"/>
        <w:ind w:firstLine="420"/>
        <w:rPr>
          <w:rFonts w:ascii="Times New Roman" w:eastAsia="宋体" w:hAnsi="Times New Roman" w:cs="Times New Roman"/>
          <w:color w:val="000000"/>
        </w:rPr>
      </w:pPr>
      <w:r>
        <w:rPr>
          <w:rFonts w:ascii="Times New Roman" w:eastAsia="宋体" w:hAnsi="Times New Roman" w:cs="Times New Roman" w:hint="eastAsia"/>
          <w:color w:val="000000"/>
        </w:rPr>
        <w:t>新元素</w:t>
      </w:r>
      <w:r>
        <w:rPr>
          <w:rFonts w:ascii="Times New Roman" w:eastAsia="宋体" w:hAnsi="Times New Roman" w:cs="Times New Roman" w:hint="eastAsia"/>
          <w:color w:val="000000"/>
        </w:rPr>
        <w:t>5</w:t>
      </w:r>
      <w:r>
        <w:rPr>
          <w:rFonts w:ascii="Times New Roman" w:eastAsia="宋体" w:hAnsi="Times New Roman" w:cs="Times New Roman"/>
          <w:color w:val="000000"/>
        </w:rPr>
        <w:t>5</w:t>
      </w:r>
      <w:r>
        <w:rPr>
          <w:rFonts w:ascii="Times New Roman" w:eastAsia="宋体" w:hAnsi="Times New Roman" w:cs="Times New Roman" w:hint="eastAsia"/>
          <w:color w:val="000000"/>
        </w:rPr>
        <w:t>先保存在最后的位置，作为</w:t>
      </w:r>
      <w:r>
        <w:rPr>
          <w:rFonts w:ascii="Times New Roman" w:eastAsia="宋体" w:hAnsi="Times New Roman" w:cs="Times New Roman" w:hint="eastAsia"/>
          <w:color w:val="000000"/>
        </w:rPr>
        <w:t>30</w:t>
      </w:r>
      <w:proofErr w:type="gramStart"/>
      <w:r>
        <w:rPr>
          <w:rFonts w:ascii="Times New Roman" w:eastAsia="宋体" w:hAnsi="Times New Roman" w:cs="Times New Roman" w:hint="eastAsia"/>
          <w:color w:val="000000"/>
        </w:rPr>
        <w:t>的右子结点</w:t>
      </w:r>
      <w:proofErr w:type="gramEnd"/>
      <w:r>
        <w:rPr>
          <w:rFonts w:ascii="Times New Roman" w:eastAsia="宋体" w:hAnsi="Times New Roman" w:cs="Times New Roman" w:hint="eastAsia"/>
          <w:color w:val="000000"/>
        </w:rPr>
        <w:t>。由于</w:t>
      </w:r>
      <w:r>
        <w:rPr>
          <w:rFonts w:ascii="Times New Roman" w:eastAsia="宋体" w:hAnsi="Times New Roman" w:cs="Times New Roman" w:hint="eastAsia"/>
          <w:color w:val="000000"/>
        </w:rPr>
        <w:t>5</w:t>
      </w:r>
      <w:r>
        <w:rPr>
          <w:rFonts w:ascii="Times New Roman" w:eastAsia="宋体" w:hAnsi="Times New Roman" w:cs="Times New Roman"/>
          <w:color w:val="000000"/>
        </w:rPr>
        <w:t>5</w:t>
      </w:r>
      <w:r>
        <w:rPr>
          <w:rFonts w:ascii="Times New Roman" w:eastAsia="宋体" w:hAnsi="Times New Roman" w:cs="Times New Roman" w:hint="eastAsia"/>
          <w:color w:val="000000"/>
        </w:rPr>
        <w:t>大于</w:t>
      </w:r>
      <w:r>
        <w:rPr>
          <w:rFonts w:ascii="Times New Roman" w:eastAsia="宋体" w:hAnsi="Times New Roman" w:cs="Times New Roman" w:hint="eastAsia"/>
          <w:color w:val="000000"/>
        </w:rPr>
        <w:t>3</w:t>
      </w:r>
      <w:r>
        <w:rPr>
          <w:rFonts w:ascii="Times New Roman" w:eastAsia="宋体" w:hAnsi="Times New Roman" w:cs="Times New Roman"/>
          <w:color w:val="000000"/>
        </w:rPr>
        <w:t>0</w:t>
      </w:r>
      <w:r>
        <w:rPr>
          <w:rFonts w:ascii="Times New Roman" w:eastAsia="宋体" w:hAnsi="Times New Roman" w:cs="Times New Roman" w:hint="eastAsia"/>
          <w:color w:val="000000"/>
        </w:rPr>
        <w:t>，故两者相交换。同样的原因，</w:t>
      </w:r>
      <w:r>
        <w:rPr>
          <w:rFonts w:ascii="Times New Roman" w:eastAsia="宋体" w:hAnsi="Times New Roman" w:cs="Times New Roman" w:hint="eastAsia"/>
          <w:color w:val="000000"/>
        </w:rPr>
        <w:t>5</w:t>
      </w:r>
      <w:r>
        <w:rPr>
          <w:rFonts w:ascii="Times New Roman" w:eastAsia="宋体" w:hAnsi="Times New Roman" w:cs="Times New Roman"/>
          <w:color w:val="000000"/>
        </w:rPr>
        <w:t>5</w:t>
      </w:r>
      <w:r>
        <w:rPr>
          <w:rFonts w:ascii="Times New Roman" w:eastAsia="宋体" w:hAnsi="Times New Roman" w:cs="Times New Roman" w:hint="eastAsia"/>
          <w:color w:val="000000"/>
        </w:rPr>
        <w:t>与</w:t>
      </w:r>
      <w:r>
        <w:rPr>
          <w:rFonts w:ascii="Times New Roman" w:eastAsia="宋体" w:hAnsi="Times New Roman" w:cs="Times New Roman" w:hint="eastAsia"/>
          <w:color w:val="000000"/>
        </w:rPr>
        <w:t>4</w:t>
      </w:r>
      <w:r>
        <w:rPr>
          <w:rFonts w:ascii="Times New Roman" w:eastAsia="宋体" w:hAnsi="Times New Roman" w:cs="Times New Roman"/>
          <w:color w:val="000000"/>
        </w:rPr>
        <w:t>5</w:t>
      </w:r>
      <w:r>
        <w:rPr>
          <w:rFonts w:ascii="Times New Roman" w:eastAsia="宋体" w:hAnsi="Times New Roman" w:cs="Times New Roman" w:hint="eastAsia"/>
          <w:color w:val="000000"/>
        </w:rPr>
        <w:t>相交换。得到最终的新堆，如图</w:t>
      </w:r>
      <w:r>
        <w:rPr>
          <w:rFonts w:ascii="Times New Roman" w:eastAsia="宋体" w:hAnsi="Times New Roman" w:cs="Times New Roman" w:hint="eastAsia"/>
          <w:color w:val="000000"/>
        </w:rPr>
        <w:t>5</w:t>
      </w:r>
      <w:r>
        <w:rPr>
          <w:rFonts w:ascii="Times New Roman" w:eastAsia="宋体" w:hAnsi="Times New Roman" w:cs="Times New Roman"/>
          <w:color w:val="000000"/>
        </w:rPr>
        <w:t>-3</w:t>
      </w:r>
      <w:r>
        <w:rPr>
          <w:rFonts w:ascii="Times New Roman" w:eastAsia="宋体" w:hAnsi="Times New Roman" w:cs="Times New Roman" w:hint="eastAsia"/>
          <w:color w:val="000000"/>
        </w:rPr>
        <w:t>所示。</w:t>
      </w: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92416" behindDoc="0" locked="0" layoutInCell="1" allowOverlap="1" wp14:anchorId="353DF37B" wp14:editId="24B277C6">
                <wp:simplePos x="0" y="0"/>
                <wp:positionH relativeFrom="column">
                  <wp:posOffset>1492211</wp:posOffset>
                </wp:positionH>
                <wp:positionV relativeFrom="paragraph">
                  <wp:posOffset>2222</wp:posOffset>
                </wp:positionV>
                <wp:extent cx="1908175" cy="1411605"/>
                <wp:effectExtent l="0" t="0" r="15875" b="17145"/>
                <wp:wrapNone/>
                <wp:docPr id="7440" name="组合 7440"/>
                <wp:cNvGraphicFramePr/>
                <a:graphic xmlns:a="http://schemas.openxmlformats.org/drawingml/2006/main">
                  <a:graphicData uri="http://schemas.microsoft.com/office/word/2010/wordprocessingGroup">
                    <wpg:wgp>
                      <wpg:cNvGrpSpPr/>
                      <wpg:grpSpPr>
                        <a:xfrm>
                          <a:off x="0" y="0"/>
                          <a:ext cx="1908175" cy="1411605"/>
                          <a:chOff x="-126740" y="0"/>
                          <a:chExt cx="1545437" cy="1191014"/>
                        </a:xfrm>
                      </wpg:grpSpPr>
                      <wps:wsp>
                        <wps:cNvPr id="7441" name="Text Box 6979"/>
                        <wps:cNvSpPr txBox="1">
                          <a:spLocks noChangeArrowheads="1"/>
                        </wps:cNvSpPr>
                        <wps:spPr bwMode="auto">
                          <a:xfrm>
                            <a:off x="-6" y="1043066"/>
                            <a:ext cx="1327342"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-3 </w:t>
                              </w:r>
                              <w:r>
                                <w:rPr>
                                  <w:rFonts w:ascii="Times New Roman" w:eastAsia="宋体" w:hAnsi="Times New Roman" w:cs="Times New Roman" w:hint="eastAsia"/>
                                  <w:b w:val="0"/>
                                </w:rPr>
                                <w:t>插入新元素后的新堆</w:t>
                              </w:r>
                            </w:p>
                            <w:p w:rsidR="008E537A" w:rsidRPr="00D95A5D" w:rsidRDefault="008E537A" w:rsidP="005A5E0F">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cNvPr id="7442" name="组合 7442"/>
                        <wpg:cNvGrpSpPr/>
                        <wpg:grpSpPr>
                          <a:xfrm>
                            <a:off x="-126740" y="0"/>
                            <a:ext cx="1545437" cy="958726"/>
                            <a:chOff x="-179349" y="0"/>
                            <a:chExt cx="1545437" cy="958726"/>
                          </a:xfrm>
                        </wpg:grpSpPr>
                        <wps:wsp>
                          <wps:cNvPr id="7443"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wps:txbx>
                          <wps:bodyPr rot="0" vert="horz" wrap="square" lIns="0" tIns="0" rIns="0" bIns="0" anchor="t" anchorCtr="0" upright="1">
                            <a:noAutofit/>
                          </wps:bodyPr>
                        </wps:wsp>
                        <wps:wsp>
                          <wps:cNvPr id="7444"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55</w:t>
                                </w:r>
                              </w:p>
                            </w:txbxContent>
                          </wps:txbx>
                          <wps:bodyPr rot="0" vert="horz" wrap="square" lIns="0" tIns="0" rIns="0" bIns="0" anchor="t" anchorCtr="0" upright="1">
                            <a:noAutofit/>
                          </wps:bodyPr>
                        </wps:wsp>
                        <wps:wsp>
                          <wps:cNvPr id="7445"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7446"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wps:txbx>
                          <wps:bodyPr rot="0" vert="horz" wrap="square" lIns="0" tIns="0" rIns="0" bIns="0" anchor="t" anchorCtr="0" upright="1">
                            <a:noAutofit/>
                          </wps:bodyPr>
                        </wps:wsp>
                        <wps:wsp>
                          <wps:cNvPr id="7447"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8"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017" name="组合 11017"/>
                          <wpg:cNvGrpSpPr/>
                          <wpg:grpSpPr>
                            <a:xfrm flipH="1">
                              <a:off x="688931" y="310645"/>
                              <a:ext cx="677157" cy="440325"/>
                              <a:chOff x="-221775" y="0"/>
                              <a:chExt cx="677157" cy="440325"/>
                            </a:xfrm>
                          </wpg:grpSpPr>
                          <wps:wsp>
                            <wps:cNvPr id="1178"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570" name="组合 12570"/>
                            <wpg:cNvGrpSpPr/>
                            <wpg:grpSpPr>
                              <a:xfrm>
                                <a:off x="-221775" y="0"/>
                                <a:ext cx="677157" cy="440325"/>
                                <a:chOff x="-221775" y="0"/>
                                <a:chExt cx="677157" cy="440325"/>
                              </a:xfrm>
                            </wpg:grpSpPr>
                            <wps:wsp>
                              <wps:cNvPr id="12571" name="Oval 6966"/>
                              <wps:cNvSpPr>
                                <a:spLocks noChangeArrowheads="1"/>
                              </wps:cNvSpPr>
                              <wps:spPr bwMode="auto">
                                <a:xfrm>
                                  <a:off x="-221775" y="25300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2572"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wps:txbx>
                              <wps:bodyPr rot="0" vert="horz" wrap="square" lIns="0" tIns="0" rIns="0" bIns="0" anchor="t" anchorCtr="0" upright="1">
                                <a:noAutofit/>
                              </wps:bodyPr>
                            </wps:wsp>
                            <wps:wsp>
                              <wps:cNvPr id="12573"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wps:txbx>
                              <wps:bodyPr rot="0" vert="horz" wrap="square" lIns="0" tIns="0" rIns="0" bIns="0" anchor="t" anchorCtr="0" upright="1">
                                <a:noAutofit/>
                              </wps:bodyPr>
                            </wps:wsp>
                            <wps:wsp>
                              <wps:cNvPr id="12574" name="Freeform 6977"/>
                              <wps:cNvSpPr>
                                <a:spLocks/>
                              </wps:cNvSpPr>
                              <wps:spPr bwMode="auto">
                                <a:xfrm>
                                  <a:off x="-48917" y="17033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575"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6"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7" name="Oval 6971"/>
                          <wps:cNvSpPr>
                            <a:spLocks noChangeArrowheads="1"/>
                          </wps:cNvSpPr>
                          <wps:spPr bwMode="auto">
                            <a:xfrm>
                              <a:off x="-179349" y="771409"/>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s:wsp>
                          <wps:cNvPr id="12578" name="Freeform 6978"/>
                          <wps:cNvSpPr>
                            <a:spLocks/>
                          </wps:cNvSpPr>
                          <wps:spPr bwMode="auto">
                            <a:xfrm>
                              <a:off x="-32796" y="712535"/>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53DF37B" id="组合 7440" o:spid="_x0000_s1268" style="position:absolute;left:0;text-align:left;margin-left:117.5pt;margin-top:.15pt;width:150.25pt;height:111.15pt;z-index:252092416;mso-width-relative:margin;mso-height-relative:margin" coordorigin="-1267" coordsize="15454,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">
                <v:shape id="_x0000_s1269" type="#_x0000_t202" style="position:absolute;top:10430;width:1327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" filled="f" stroked="f">
                  <v:textbox inset="0,0,0,0">
                    <w:txbxContent>
                      <w:p w:rsidR="008E537A" w:rsidRPr="00D95A5D" w:rsidRDefault="008E537A" w:rsidP="005A5E0F">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-3 </w:t>
                        </w:r>
                        <w:r>
                          <w:rPr>
                            <w:rFonts w:ascii="Times New Roman" w:eastAsia="宋体" w:hAnsi="Times New Roman" w:cs="Times New Roman" w:hint="eastAsia"/>
                            <w:b w:val="0"/>
                          </w:rPr>
                          <w:t>插入新元素后的新堆</w:t>
                        </w:r>
                      </w:p>
                      <w:p w:rsidR="008E537A" w:rsidRPr="00D95A5D" w:rsidRDefault="008E537A" w:rsidP="005A5E0F">
                        <w:pPr>
                          <w:pStyle w:val="a6"/>
                          <w:ind w:firstLineChars="0" w:firstLine="0"/>
                          <w:rPr>
                            <w:rFonts w:ascii="Times New Roman" w:eastAsia="宋体" w:hAnsi="Times New Roman" w:cs="Times New Roman"/>
                            <w:b w:val="0"/>
                          </w:rPr>
                        </w:pPr>
                      </w:p>
                    </w:txbxContent>
                  </v:textbox>
                </v:shape>
                <v:group id="组合 7442" o:spid="_x0000_s1270" style="position:absolute;left:-1267;width:15453;height:9587" coordorigin="-1793" coordsize="1545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">
                  <v:oval id="Oval 6967" o:spid="_x0000_s1271"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75</w:t>
                          </w:r>
                        </w:p>
                      </w:txbxContent>
                    </v:textbox>
                  </v:oval>
                  <v:oval id="Oval 6970" o:spid="_x0000_s1272"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55</w:t>
                          </w:r>
                        </w:p>
                      </w:txbxContent>
                    </v:textbox>
                  </v:oval>
                  <v:oval id="Oval 6971" o:spid="_x0000_s1273"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45</w:t>
                          </w:r>
                        </w:p>
                      </w:txbxContent>
                    </v:textbox>
                  </v:oval>
                  <v:oval id="_x0000_s1274"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15</w:t>
                          </w:r>
                        </w:p>
                      </w:txbxContent>
                    </v:textbox>
                  </v:oval>
                  <v:shape id="Freeform 6975" o:spid="_x0000_s1275"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" path="m,l117,108e" filled="f" strokeweight="1pt">
                    <v:path arrowok="t" o:connecttype="custom" o:connectlocs="0,0;74295,68577" o:connectangles="0,0"/>
                  </v:shape>
                  <v:shape id="Freeform 6976" o:spid="_x0000_s1276"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" path="m198,l,216e" filled="f" strokeweight="1pt">
                    <v:path arrowok="t" o:connecttype="custom" o:connectlocs="210437,0;0,183593" o:connectangles="0,0"/>
                  </v:shape>
                  <v:group id="组合 11017" o:spid="_x0000_s1277" style="position:absolute;left:6889;top:3106;width:6771;height:4403;flip:x"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">
                    <v:shape id="Freeform 6973" o:spid="_x0000_s1278"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" path="m,l132,114e" filled="f" strokeweight="1pt">
                      <v:path arrowok="t" o:connecttype="custom" o:connectlocs="0,0;83820,72387" o:connectangles="0,0"/>
                    </v:shape>
                    <v:group id="组合 12570" o:spid="_x0000_s1279" style="position:absolute;left:-2217;width:6770;height:4403" coordorigin="-2217" coordsize="6771,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">
                      <v:oval id="Oval 6966" o:spid="_x0000_s1280" style="position:absolute;left:-2217;top:253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20</w:t>
                              </w:r>
                            </w:p>
                          </w:txbxContent>
                        </v:textbox>
                      </v:oval>
                      <v:oval id="Oval 6968" o:spid="_x0000_s1281"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25</w:t>
                              </w:r>
                            </w:p>
                          </w:txbxContent>
                        </v:textbox>
                      </v:oval>
                      <v:oval id="Oval 6969" o:spid="_x0000_s1282"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65</w:t>
                              </w:r>
                            </w:p>
                          </w:txbxContent>
                        </v:textbox>
                      </v:oval>
                      <v:shape id="Freeform 6977" o:spid="_x0000_s1283" style="position:absolute;left:-489;top:1703;width:1104;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" path="m174,l,174e" filled="f" strokeweight="1pt">
                        <v:path arrowok="t" o:connecttype="custom" o:connectlocs="110490,0;0,110485" o:connectangles="0,0"/>
                      </v:shape>
                    </v:group>
                  </v:group>
                  <v:shape id="Freeform 6978" o:spid="_x0000_s1284"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" path="m102,l,105e" filled="f" strokeweight="1pt">
                    <v:path arrowok="t" o:connecttype="custom" o:connectlocs="64770,0;0,66672" o:connectangles="0,0"/>
                  </v:shape>
                  <v:shape id="Freeform 6976" o:spid="_x0000_s1285"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" path="m198,l,216e" filled="f" strokeweight="1pt">
                    <v:path arrowok="t" o:connecttype="custom" o:connectlocs="210437,0;0,183593" o:connectangles="0,0"/>
                  </v:shape>
                  <v:oval id="Oval 6971" o:spid="_x0000_s1286" style="position:absolute;left:-1793;top:7714;width:187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10</w:t>
                          </w:r>
                        </w:p>
                      </w:txbxContent>
                    </v:textbox>
                  </v:oval>
                  <v:shape id="Freeform 6978" o:spid="_x0000_s1287" style="position:absolute;left:-327;top:7125;width:646;height:667;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" path="m102,l,105e" filled="f" strokeweight="1pt">
                    <v:path arrowok="t" o:connecttype="custom" o:connectlocs="64770,0;0,66672" o:connectangles="0,0"/>
                  </v:shape>
                </v:group>
              </v:group>
            </w:pict>
          </mc:Fallback>
        </mc:AlternateContent>
      </w: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r w:rsidRPr="005A5E0F">
        <w:rPr>
          <w:rFonts w:ascii="Times New Roman" w:eastAsia="宋体" w:hAnsi="Times New Roman" w:cs="Times New Roman"/>
          <w:noProof/>
          <w:color w:val="000000"/>
        </w:rPr>
        <mc:AlternateContent>
          <mc:Choice Requires="wps">
            <w:drawing>
              <wp:anchor distT="0" distB="0" distL="114300" distR="114300" simplePos="0" relativeHeight="252094464" behindDoc="0" locked="0" layoutInCell="1" allowOverlap="1" wp14:anchorId="2B67F091" wp14:editId="4D84A831">
                <wp:simplePos x="0" y="0"/>
                <wp:positionH relativeFrom="column">
                  <wp:posOffset>1960880</wp:posOffset>
                </wp:positionH>
                <wp:positionV relativeFrom="paragraph">
                  <wp:posOffset>151130</wp:posOffset>
                </wp:positionV>
                <wp:extent cx="231140" cy="221615"/>
                <wp:effectExtent l="0" t="0" r="0" b="0"/>
                <wp:wrapNone/>
                <wp:docPr id="12579" name="Oval 6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22161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a:graphicData>
                </a:graphic>
              </wp:anchor>
            </w:drawing>
          </mc:Choice>
          <mc:Fallback>
            <w:pict>
              <v:oval w14:anchorId="2B67F091" id="Oval 6972" o:spid="_x0000_s1288" style="position:absolute;left:0;text-align:left;margin-left:154.4pt;margin-top:11.9pt;width:18.2pt;height:17.4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" filled="f" strokeweight="1pt">
                <v:textbox inset="0,0,0,0">
                  <w:txbxContent>
                    <w:p w:rsidR="008E537A" w:rsidRPr="00D95A5D" w:rsidRDefault="008E537A" w:rsidP="005A5E0F">
                      <w:pPr>
                        <w:pStyle w:val="ab"/>
                        <w:ind w:firstLineChars="0" w:firstLine="0"/>
                        <w:rPr>
                          <w:rFonts w:ascii="Times New Roman" w:hAnsi="Times New Roman" w:cs="Times New Roman"/>
                        </w:rPr>
                      </w:pPr>
                      <w:r>
                        <w:rPr>
                          <w:rFonts w:ascii="Times New Roman" w:hAnsi="Times New Roman" w:cs="Times New Roman"/>
                        </w:rPr>
                        <w:t>30</w:t>
                      </w:r>
                    </w:p>
                  </w:txbxContent>
                </v:textbox>
              </v:oval>
            </w:pict>
          </mc:Fallback>
        </mc:AlternateContent>
      </w:r>
      <w:r w:rsidRPr="005A5E0F">
        <w:rPr>
          <w:rFonts w:ascii="Times New Roman" w:eastAsia="宋体" w:hAnsi="Times New Roman" w:cs="Times New Roman"/>
          <w:noProof/>
          <w:color w:val="000000"/>
        </w:rPr>
        <mc:AlternateContent>
          <mc:Choice Requires="wps">
            <w:drawing>
              <wp:anchor distT="0" distB="0" distL="114300" distR="114300" simplePos="0" relativeHeight="252095488" behindDoc="0" locked="0" layoutInCell="1" allowOverlap="1" wp14:anchorId="5D69C59B" wp14:editId="3DCEB8DB">
                <wp:simplePos x="0" y="0"/>
                <wp:positionH relativeFrom="column">
                  <wp:posOffset>1879129</wp:posOffset>
                </wp:positionH>
                <wp:positionV relativeFrom="paragraph">
                  <wp:posOffset>101096</wp:posOffset>
                </wp:positionV>
                <wp:extent cx="91733" cy="81278"/>
                <wp:effectExtent l="0" t="0" r="0" b="0"/>
                <wp:wrapNone/>
                <wp:docPr id="12580" name="Freeform 6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733" cy="81278"/>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0F07A78B" id="Freeform 6975" o:spid="_x0000_s1026" style="position:absolute;left:0;text-align:left;margin-left:147.95pt;margin-top:7.95pt;width:7.2pt;height:6.4pt;z-index:252095488;visibility:visible;mso-wrap-style:square;mso-wrap-distance-left:9pt;mso-wrap-distance-top:0;mso-wrap-distance-right:9pt;mso-wrap-distance-bottom:0;mso-position-horizontal:absolute;mso-position-horizontal-relative:text;mso-position-vertical:absolute;mso-position-vertical-relative:text;v-text-anchor:top" coordsize="11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" path="m,l117,108e" filled="f" strokeweight="1pt">
                <v:path arrowok="t" o:connecttype="custom" o:connectlocs="0,0;91733,81278" o:connectangles="0,0"/>
              </v:shape>
            </w:pict>
          </mc:Fallback>
        </mc:AlternateContent>
      </w:r>
    </w:p>
    <w:p w:rsidR="005A5E0F" w:rsidRP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p>
    <w:p w:rsidR="005A5E0F" w:rsidRDefault="005A5E0F" w:rsidP="005A5E0F">
      <w:pPr>
        <w:snapToGrid w:val="0"/>
        <w:ind w:left="315" w:hangingChars="150" w:hanging="315"/>
        <w:rPr>
          <w:rFonts w:ascii="Times New Roman" w:eastAsia="宋体" w:hAnsi="Times New Roman" w:cs="Times New Roman"/>
          <w:color w:val="000000"/>
        </w:rPr>
      </w:pPr>
    </w:p>
    <w:p w:rsidR="009935A5" w:rsidRPr="003A51C8" w:rsidRDefault="009935A5" w:rsidP="005A5E0F">
      <w:pPr>
        <w:snapToGrid w:val="0"/>
        <w:ind w:left="315" w:hangingChars="150" w:hanging="315"/>
        <w:rPr>
          <w:rFonts w:ascii="Times New Roman" w:eastAsia="宋体" w:hAnsi="Times New Roman" w:cs="Times New Roman"/>
        </w:rPr>
      </w:pPr>
      <w:r>
        <w:rPr>
          <w:rFonts w:ascii="Times New Roman" w:eastAsia="宋体" w:hAnsi="Times New Roman" w:cs="Times New Roman"/>
          <w:color w:val="000000"/>
        </w:rPr>
        <w:t>1</w:t>
      </w:r>
      <w:r w:rsidR="005A5E0F">
        <w:rPr>
          <w:rFonts w:ascii="Times New Roman" w:eastAsia="宋体" w:hAnsi="Times New Roman" w:cs="Times New Roman" w:hint="eastAsia"/>
          <w:color w:val="000000"/>
        </w:rPr>
        <w:t>6</w:t>
      </w:r>
      <w:r w:rsidRPr="00C813BA">
        <w:rPr>
          <w:rFonts w:ascii="Times New Roman" w:eastAsia="宋体" w:hAnsi="Times New Roman" w:cs="Times New Roman"/>
          <w:color w:val="000000"/>
        </w:rPr>
        <w:t>．</w:t>
      </w:r>
      <w:r w:rsidRPr="003A51C8">
        <w:rPr>
          <w:rFonts w:ascii="Times New Roman" w:eastAsia="宋体" w:hAnsi="Times New Roman" w:cs="Times New Roman" w:hint="eastAsia"/>
        </w:rPr>
        <w:t>与树的后根遍历序列相同的是对应二叉树的</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9935A5" w:rsidRPr="00641364"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641364">
        <w:rPr>
          <w:rFonts w:ascii="Times New Roman" w:eastAsia="宋体" w:hAnsi="Times New Roman" w:cs="Times New Roman"/>
          <w:szCs w:val="21"/>
        </w:rPr>
        <w:t>A</w:t>
      </w:r>
      <w:r w:rsidRPr="00641364">
        <w:rPr>
          <w:rFonts w:ascii="Times New Roman" w:eastAsia="宋体" w:hAnsi="Times New Roman" w:cs="Times New Roman"/>
          <w:szCs w:val="21"/>
        </w:rPr>
        <w:t>．</w:t>
      </w:r>
      <w:proofErr w:type="gramStart"/>
      <w:r w:rsidRPr="00641364">
        <w:rPr>
          <w:rFonts w:ascii="Times New Roman" w:eastAsia="宋体" w:hAnsi="Times New Roman" w:cs="Times New Roman" w:hint="eastAsia"/>
          <w:szCs w:val="21"/>
        </w:rPr>
        <w:t>先序遍历</w:t>
      </w:r>
      <w:proofErr w:type="gramEnd"/>
      <w:r w:rsidRPr="00641364">
        <w:rPr>
          <w:rFonts w:ascii="Times New Roman" w:eastAsia="宋体" w:hAnsi="Times New Roman" w:cs="Times New Roman" w:hint="eastAsia"/>
          <w:szCs w:val="21"/>
        </w:rPr>
        <w:t>序列</w:t>
      </w:r>
      <w:r w:rsidRPr="00641364">
        <w:rPr>
          <w:rFonts w:ascii="Times New Roman" w:eastAsia="宋体" w:hAnsi="Times New Roman" w:cs="Times New Roman"/>
          <w:szCs w:val="21"/>
        </w:rPr>
        <w:tab/>
      </w:r>
      <w:r>
        <w:rPr>
          <w:rFonts w:ascii="Times New Roman" w:eastAsia="宋体" w:hAnsi="Times New Roman" w:cs="Times New Roman"/>
          <w:szCs w:val="21"/>
        </w:rPr>
        <w:tab/>
      </w:r>
      <w:r w:rsidRPr="00641364">
        <w:rPr>
          <w:rFonts w:ascii="Times New Roman" w:eastAsia="宋体" w:hAnsi="Times New Roman" w:cs="Times New Roman"/>
          <w:szCs w:val="21"/>
        </w:rPr>
        <w:t>B</w:t>
      </w:r>
      <w:r w:rsidRPr="00641364">
        <w:rPr>
          <w:rFonts w:ascii="Times New Roman" w:eastAsia="宋体" w:hAnsi="Times New Roman" w:cs="Times New Roman"/>
          <w:szCs w:val="21"/>
        </w:rPr>
        <w:t>．</w:t>
      </w:r>
      <w:proofErr w:type="gramStart"/>
      <w:r w:rsidRPr="00641364">
        <w:rPr>
          <w:rFonts w:ascii="Times New Roman" w:eastAsia="宋体" w:hAnsi="Times New Roman" w:cs="Times New Roman" w:hint="eastAsia"/>
          <w:szCs w:val="21"/>
        </w:rPr>
        <w:t>中序遍历</w:t>
      </w:r>
      <w:proofErr w:type="gramEnd"/>
      <w:r w:rsidRPr="00641364">
        <w:rPr>
          <w:rFonts w:ascii="Times New Roman" w:eastAsia="宋体" w:hAnsi="Times New Roman" w:cs="Times New Roman" w:hint="eastAsia"/>
          <w:szCs w:val="21"/>
        </w:rPr>
        <w:t>序列</w:t>
      </w:r>
    </w:p>
    <w:p w:rsidR="009935A5" w:rsidRPr="00641364" w:rsidRDefault="009935A5" w:rsidP="009935A5">
      <w:pPr>
        <w:tabs>
          <w:tab w:val="left" w:pos="2310"/>
          <w:tab w:val="left" w:pos="4200"/>
          <w:tab w:val="left" w:pos="6090"/>
        </w:tabs>
        <w:snapToGrid w:val="0"/>
        <w:ind w:firstLineChars="150" w:firstLine="315"/>
        <w:rPr>
          <w:rFonts w:ascii="Times New Roman" w:eastAsia="宋体" w:hAnsi="Times New Roman" w:cs="Times New Roman"/>
          <w:szCs w:val="21"/>
        </w:rPr>
      </w:pPr>
      <w:r w:rsidRPr="00641364">
        <w:rPr>
          <w:rFonts w:ascii="Times New Roman" w:eastAsia="宋体" w:hAnsi="Times New Roman" w:cs="Times New Roman"/>
          <w:szCs w:val="21"/>
        </w:rPr>
        <w:t>C</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后序遍历序列</w:t>
      </w:r>
      <w:r w:rsidRPr="00641364">
        <w:rPr>
          <w:rFonts w:ascii="Times New Roman" w:eastAsia="宋体" w:hAnsi="Times New Roman" w:cs="Times New Roman"/>
          <w:szCs w:val="21"/>
        </w:rPr>
        <w:tab/>
      </w:r>
      <w:r>
        <w:rPr>
          <w:rFonts w:ascii="Times New Roman" w:eastAsia="宋体" w:hAnsi="Times New Roman" w:cs="Times New Roman"/>
          <w:szCs w:val="21"/>
        </w:rPr>
        <w:tab/>
      </w:r>
      <w:r w:rsidRPr="00641364">
        <w:rPr>
          <w:rFonts w:ascii="Times New Roman" w:eastAsia="宋体" w:hAnsi="Times New Roman" w:cs="Times New Roman"/>
          <w:szCs w:val="21"/>
        </w:rPr>
        <w:t>D</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按层遍历序列</w:t>
      </w:r>
    </w:p>
    <w:p w:rsidR="00E962D1" w:rsidRDefault="00E962D1" w:rsidP="00E962D1">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Pr>
          <w:rFonts w:ascii="Times New Roman" w:eastAsia="宋体" w:hAnsi="Times New Roman" w:cs="Times New Roman" w:hint="eastAsia"/>
          <w:color w:val="000000" w:themeColor="text1"/>
          <w:szCs w:val="21"/>
        </w:rPr>
        <w:t>：</w:t>
      </w:r>
      <w:r w:rsidR="006A23F5">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w:t>
      </w:r>
    </w:p>
    <w:p w:rsidR="006A23F5" w:rsidRPr="00196523" w:rsidRDefault="006A23F5" w:rsidP="006A23F5">
      <w:pPr>
        <w:pStyle w:val="af3"/>
        <w:spacing w:line="240" w:lineRule="auto"/>
        <w:ind w:firstLine="400"/>
        <w:rPr>
          <w:rFonts w:ascii="Times New Roman" w:eastAsia="宋体" w:hAnsi="Times New Roman" w:cs="Times New Roman"/>
          <w:color w:val="000000" w:themeColor="text1"/>
          <w:sz w:val="21"/>
          <w:szCs w:val="21"/>
        </w:rPr>
      </w:pPr>
      <w:r>
        <w:rPr>
          <w:rFonts w:ascii="Times New Roman" w:eastAsia="宋体" w:hAnsi="Times New Roman" w:cs="Times New Roman" w:hint="eastAsia"/>
          <w:color w:val="000000" w:themeColor="text1"/>
          <w:szCs w:val="21"/>
        </w:rPr>
        <w:t>基本概念。</w:t>
      </w:r>
    </w:p>
    <w:p w:rsidR="004D0DD9" w:rsidRPr="00196523" w:rsidRDefault="00BE66F3"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w:t>
      </w:r>
      <w:r w:rsidR="005A5E0F">
        <w:rPr>
          <w:rFonts w:ascii="Times New Roman" w:eastAsia="宋体" w:hAnsi="Times New Roman" w:cs="Times New Roman" w:hint="eastAsia"/>
          <w:color w:val="000000" w:themeColor="text1"/>
        </w:rPr>
        <w:t>7</w:t>
      </w:r>
      <w:r w:rsidR="004D0DD9" w:rsidRPr="00196523">
        <w:rPr>
          <w:rFonts w:ascii="Times New Roman" w:eastAsia="宋体" w:hAnsi="Times New Roman" w:cs="Times New Roman"/>
          <w:color w:val="000000" w:themeColor="text1"/>
        </w:rPr>
        <w:t>．设森林</w:t>
      </w:r>
      <w:r w:rsidR="004D0DD9" w:rsidRPr="00196523">
        <w:rPr>
          <w:rFonts w:ascii="Times New Roman" w:eastAsia="宋体" w:hAnsi="Times New Roman" w:cs="Times New Roman"/>
          <w:color w:val="000000" w:themeColor="text1"/>
        </w:rPr>
        <w:t>F</w:t>
      </w:r>
      <w:r w:rsidR="004D0DD9" w:rsidRPr="00196523">
        <w:rPr>
          <w:rFonts w:ascii="Times New Roman" w:eastAsia="宋体" w:hAnsi="Times New Roman" w:cs="Times New Roman"/>
          <w:color w:val="000000" w:themeColor="text1"/>
        </w:rPr>
        <w:t>中有</w:t>
      </w:r>
      <w:r w:rsidR="00E962D1">
        <w:rPr>
          <w:rFonts w:ascii="Times New Roman" w:eastAsia="宋体" w:hAnsi="Times New Roman" w:cs="Times New Roman" w:hint="eastAsia"/>
          <w:color w:val="000000" w:themeColor="text1"/>
        </w:rPr>
        <w:t>3</w:t>
      </w:r>
      <w:r w:rsidR="004D0DD9" w:rsidRPr="00196523">
        <w:rPr>
          <w:rFonts w:ascii="Times New Roman" w:eastAsia="宋体" w:hAnsi="Times New Roman" w:cs="Times New Roman"/>
          <w:color w:val="000000" w:themeColor="text1"/>
        </w:rPr>
        <w:t>棵树，第</w:t>
      </w:r>
      <w:r w:rsidR="00E962D1">
        <w:rPr>
          <w:rFonts w:ascii="Times New Roman" w:eastAsia="宋体" w:hAnsi="Times New Roman" w:cs="Times New Roman"/>
          <w:color w:val="000000" w:themeColor="text1"/>
        </w:rPr>
        <w:t>1</w:t>
      </w:r>
      <w:r w:rsidR="002463AB" w:rsidRPr="00196523">
        <w:rPr>
          <w:rFonts w:ascii="Times New Roman" w:eastAsia="宋体" w:hAnsi="Times New Roman" w:cs="Times New Roman"/>
          <w:color w:val="000000" w:themeColor="text1"/>
        </w:rPr>
        <w:t>棵</w:t>
      </w:r>
      <w:r w:rsidR="004D0DD9" w:rsidRPr="00196523">
        <w:rPr>
          <w:rFonts w:ascii="Times New Roman" w:eastAsia="宋体" w:hAnsi="Times New Roman" w:cs="Times New Roman"/>
          <w:color w:val="000000" w:themeColor="text1"/>
        </w:rPr>
        <w:t>、第</w:t>
      </w:r>
      <w:r w:rsidR="00E962D1">
        <w:rPr>
          <w:rFonts w:ascii="Times New Roman" w:eastAsia="宋体" w:hAnsi="Times New Roman" w:cs="Times New Roman"/>
          <w:color w:val="000000" w:themeColor="text1"/>
        </w:rPr>
        <w:t>2</w:t>
      </w:r>
      <w:r w:rsidR="002463AB" w:rsidRPr="00196523">
        <w:rPr>
          <w:rFonts w:ascii="Times New Roman" w:eastAsia="宋体" w:hAnsi="Times New Roman" w:cs="Times New Roman"/>
          <w:color w:val="000000" w:themeColor="text1"/>
        </w:rPr>
        <w:t>棵</w:t>
      </w:r>
      <w:r w:rsidR="004D0DD9" w:rsidRPr="00196523">
        <w:rPr>
          <w:rFonts w:ascii="Times New Roman" w:eastAsia="宋体" w:hAnsi="Times New Roman" w:cs="Times New Roman"/>
          <w:color w:val="000000" w:themeColor="text1"/>
        </w:rPr>
        <w:t>和第</w:t>
      </w:r>
      <w:bookmarkStart w:id="74" w:name="_Hlk129272908"/>
      <w:r w:rsidR="00E962D1">
        <w:rPr>
          <w:rFonts w:ascii="Times New Roman" w:eastAsia="宋体" w:hAnsi="Times New Roman" w:cs="Times New Roman" w:hint="eastAsia"/>
          <w:color w:val="000000" w:themeColor="text1"/>
        </w:rPr>
        <w:t>3</w:t>
      </w:r>
      <w:r w:rsidR="004D0DD9" w:rsidRPr="00196523">
        <w:rPr>
          <w:rFonts w:ascii="Times New Roman" w:eastAsia="宋体" w:hAnsi="Times New Roman" w:cs="Times New Roman"/>
          <w:color w:val="000000" w:themeColor="text1"/>
        </w:rPr>
        <w:t>棵</w:t>
      </w:r>
      <w:bookmarkEnd w:id="74"/>
      <w:r w:rsidR="004D0DD9" w:rsidRPr="00196523">
        <w:rPr>
          <w:rFonts w:ascii="Times New Roman" w:eastAsia="宋体" w:hAnsi="Times New Roman" w:cs="Times New Roman"/>
          <w:color w:val="000000" w:themeColor="text1"/>
        </w:rPr>
        <w:t>树的结点个数分别为</w:t>
      </w:r>
      <w:r w:rsidR="004D0DD9" w:rsidRPr="00196523">
        <w:rPr>
          <w:rFonts w:ascii="Times New Roman" w:eastAsia="宋体" w:hAnsi="Times New Roman" w:cs="Times New Roman"/>
          <w:color w:val="000000" w:themeColor="text1"/>
        </w:rPr>
        <w:t>M1</w:t>
      </w:r>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color w:val="000000" w:themeColor="text1"/>
        </w:rPr>
        <w:t>M2</w:t>
      </w:r>
      <w:r w:rsidR="004D0DD9" w:rsidRPr="00196523">
        <w:rPr>
          <w:rFonts w:ascii="Times New Roman" w:eastAsia="宋体" w:hAnsi="Times New Roman" w:cs="Times New Roman"/>
          <w:color w:val="000000" w:themeColor="text1"/>
        </w:rPr>
        <w:t>和</w:t>
      </w:r>
      <w:r w:rsidR="004D0DD9" w:rsidRPr="00196523">
        <w:rPr>
          <w:rFonts w:ascii="Times New Roman" w:eastAsia="宋体" w:hAnsi="Times New Roman" w:cs="Times New Roman"/>
          <w:color w:val="000000" w:themeColor="text1"/>
        </w:rPr>
        <w:t>M3</w:t>
      </w:r>
      <w:r w:rsidR="004D0DD9" w:rsidRPr="00196523">
        <w:rPr>
          <w:rFonts w:ascii="Times New Roman" w:eastAsia="宋体" w:hAnsi="Times New Roman" w:cs="Times New Roman"/>
          <w:color w:val="000000" w:themeColor="text1"/>
        </w:rPr>
        <w:t>。与森林</w:t>
      </w:r>
      <w:r w:rsidR="004D0DD9" w:rsidRPr="00196523">
        <w:rPr>
          <w:rFonts w:ascii="Times New Roman" w:eastAsia="宋体" w:hAnsi="Times New Roman" w:cs="Times New Roman"/>
          <w:color w:val="000000" w:themeColor="text1"/>
        </w:rPr>
        <w:t>F</w:t>
      </w:r>
      <w:r w:rsidR="004D0DD9" w:rsidRPr="00196523">
        <w:rPr>
          <w:rFonts w:ascii="Times New Roman" w:eastAsia="宋体" w:hAnsi="Times New Roman" w:cs="Times New Roman"/>
          <w:color w:val="000000" w:themeColor="text1"/>
        </w:rPr>
        <w:t>对应的二叉树根结点的右子树上的结点个数是</w:t>
      </w:r>
      <w:r w:rsidR="00F27B72" w:rsidRPr="00196523">
        <w:rPr>
          <w:rFonts w:ascii="Times New Roman" w:eastAsia="宋体" w:hAnsi="Times New Roman" w:cs="Times New Roman"/>
          <w:color w:val="000000" w:themeColor="text1"/>
        </w:rPr>
        <w:t>________</w:t>
      </w:r>
      <w:r w:rsidR="004D0DD9" w:rsidRPr="00196523">
        <w:rPr>
          <w:rFonts w:ascii="Times New Roman" w:eastAsia="宋体" w:hAnsi="Times New Roman" w:cs="Times New Roman" w:hint="eastAsia"/>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M1</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M3</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M1+M2</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M2+M3</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EB2F0C" w:rsidRPr="00196523">
        <w:rPr>
          <w:rFonts w:ascii="Times New Roman" w:eastAsia="宋体" w:hAnsi="Times New Roman" w:cs="Times New Roman" w:hint="eastAsia"/>
          <w:color w:val="000000" w:themeColor="text1"/>
        </w:rPr>
        <w:t>D</w:t>
      </w:r>
      <w:r w:rsidR="00EB2F0C" w:rsidRPr="00196523">
        <w:rPr>
          <w:rFonts w:ascii="Times New Roman" w:eastAsia="宋体" w:hAnsi="Times New Roman" w:cs="Times New Roman" w:hint="eastAsia"/>
          <w:color w:val="000000" w:themeColor="text1"/>
        </w:rPr>
        <w:t>。</w:t>
      </w:r>
    </w:p>
    <w:p w:rsidR="00EB2F0C" w:rsidRPr="00196523" w:rsidRDefault="00EB2F0C"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森林</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hint="eastAsia"/>
          <w:color w:val="000000" w:themeColor="text1"/>
        </w:rPr>
        <w:t>中的第</w:t>
      </w:r>
      <w:r w:rsidR="00E962D1">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棵和第</w:t>
      </w:r>
      <w:r w:rsidR="00E962D1">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棵树将转换为对应二叉树</w:t>
      </w:r>
      <w:proofErr w:type="gramStart"/>
      <w:r w:rsidRPr="00196523">
        <w:rPr>
          <w:rFonts w:ascii="Times New Roman" w:eastAsia="宋体" w:hAnsi="Times New Roman" w:cs="Times New Roman" w:hint="eastAsia"/>
          <w:color w:val="000000" w:themeColor="text1"/>
        </w:rPr>
        <w:t>的右子树</w:t>
      </w:r>
      <w:proofErr w:type="gramEnd"/>
      <w:r w:rsidRPr="00196523">
        <w:rPr>
          <w:rFonts w:ascii="Times New Roman" w:eastAsia="宋体" w:hAnsi="Times New Roman" w:cs="Times New Roman" w:hint="eastAsia"/>
          <w:color w:val="000000" w:themeColor="text1"/>
        </w:rPr>
        <w:t>。</w:t>
      </w:r>
      <w:r w:rsidR="002D5FA0" w:rsidRPr="00196523">
        <w:rPr>
          <w:rFonts w:ascii="Times New Roman" w:eastAsia="宋体" w:hAnsi="Times New Roman" w:cs="Times New Roman" w:hint="eastAsia"/>
          <w:color w:val="000000" w:themeColor="text1"/>
        </w:rPr>
        <w:t>所以二叉树根</w:t>
      </w:r>
      <w:proofErr w:type="gramStart"/>
      <w:r w:rsidR="002D5FA0" w:rsidRPr="00196523">
        <w:rPr>
          <w:rFonts w:ascii="Times New Roman" w:eastAsia="宋体" w:hAnsi="Times New Roman" w:cs="Times New Roman" w:hint="eastAsia"/>
          <w:color w:val="000000" w:themeColor="text1"/>
        </w:rPr>
        <w:t>结点右子树上</w:t>
      </w:r>
      <w:proofErr w:type="gramEnd"/>
      <w:r w:rsidR="002D5FA0" w:rsidRPr="00196523">
        <w:rPr>
          <w:rFonts w:ascii="Times New Roman" w:eastAsia="宋体" w:hAnsi="Times New Roman" w:cs="Times New Roman" w:hint="eastAsia"/>
          <w:color w:val="000000" w:themeColor="text1"/>
        </w:rPr>
        <w:t>的结点个数等于第</w:t>
      </w:r>
      <w:r w:rsidR="00E962D1">
        <w:rPr>
          <w:rFonts w:ascii="Times New Roman" w:eastAsia="宋体" w:hAnsi="Times New Roman" w:cs="Times New Roman" w:hint="eastAsia"/>
          <w:color w:val="000000" w:themeColor="text1"/>
        </w:rPr>
        <w:t>2</w:t>
      </w:r>
      <w:r w:rsidR="002D5FA0" w:rsidRPr="00196523">
        <w:rPr>
          <w:rFonts w:ascii="Times New Roman" w:eastAsia="宋体" w:hAnsi="Times New Roman" w:cs="Times New Roman" w:hint="eastAsia"/>
          <w:color w:val="000000" w:themeColor="text1"/>
        </w:rPr>
        <w:t>棵和第</w:t>
      </w:r>
      <w:r w:rsidR="00E962D1">
        <w:rPr>
          <w:rFonts w:ascii="Times New Roman" w:eastAsia="宋体" w:hAnsi="Times New Roman" w:cs="Times New Roman" w:hint="eastAsia"/>
          <w:color w:val="000000" w:themeColor="text1"/>
        </w:rPr>
        <w:t>3</w:t>
      </w:r>
      <w:r w:rsidR="002D5FA0" w:rsidRPr="00196523">
        <w:rPr>
          <w:rFonts w:ascii="Times New Roman" w:eastAsia="宋体" w:hAnsi="Times New Roman" w:cs="Times New Roman" w:hint="eastAsia"/>
          <w:color w:val="000000" w:themeColor="text1"/>
        </w:rPr>
        <w:t>棵树中的结点个数之和。</w:t>
      </w:r>
    </w:p>
    <w:p w:rsidR="00E962D1" w:rsidRPr="003A51C8" w:rsidRDefault="00E962D1" w:rsidP="00E962D1">
      <w:pPr>
        <w:snapToGrid w:val="0"/>
        <w:ind w:left="315" w:hangingChars="150" w:hanging="315"/>
        <w:rPr>
          <w:rFonts w:ascii="Times New Roman" w:eastAsia="宋体" w:hAnsi="Times New Roman" w:cs="Times New Roman"/>
        </w:rPr>
      </w:pPr>
      <w:r>
        <w:rPr>
          <w:rFonts w:ascii="Times New Roman" w:eastAsia="宋体" w:hAnsi="Times New Roman" w:cs="Times New Roman" w:hint="eastAsia"/>
        </w:rPr>
        <w:t>1</w:t>
      </w:r>
      <w:r w:rsidR="005A5E0F">
        <w:rPr>
          <w:rFonts w:ascii="Times New Roman" w:eastAsia="宋体" w:hAnsi="Times New Roman" w:cs="Times New Roman" w:hint="eastAsia"/>
        </w:rPr>
        <w:t>8</w:t>
      </w:r>
      <w:r w:rsidRPr="00C813BA">
        <w:rPr>
          <w:rFonts w:ascii="Times New Roman" w:eastAsia="宋体" w:hAnsi="Times New Roman" w:cs="Times New Roman"/>
          <w:color w:val="000000"/>
        </w:rPr>
        <w:t>．</w:t>
      </w:r>
      <w:r w:rsidRPr="003A51C8">
        <w:rPr>
          <w:rFonts w:ascii="Times New Roman" w:eastAsia="宋体" w:hAnsi="Times New Roman" w:cs="Times New Roman" w:hint="eastAsia"/>
        </w:rPr>
        <w:t>一个非空二叉树</w:t>
      </w:r>
      <w:proofErr w:type="gramStart"/>
      <w:r w:rsidRPr="003A51C8">
        <w:rPr>
          <w:rFonts w:ascii="Times New Roman" w:eastAsia="宋体" w:hAnsi="Times New Roman" w:cs="Times New Roman" w:hint="eastAsia"/>
        </w:rPr>
        <w:t>的</w:t>
      </w:r>
      <w:r w:rsidR="006A23F5">
        <w:rPr>
          <w:rFonts w:ascii="Times New Roman" w:eastAsia="宋体" w:hAnsi="Times New Roman" w:cs="Times New Roman" w:hint="eastAsia"/>
        </w:rPr>
        <w:t>先</w:t>
      </w:r>
      <w:r w:rsidRPr="003A51C8">
        <w:rPr>
          <w:rFonts w:ascii="Times New Roman" w:eastAsia="宋体" w:hAnsi="Times New Roman" w:cs="Times New Roman" w:hint="eastAsia"/>
        </w:rPr>
        <w:t>序遍历</w:t>
      </w:r>
      <w:proofErr w:type="gramEnd"/>
      <w:r w:rsidRPr="003A51C8">
        <w:rPr>
          <w:rFonts w:ascii="Times New Roman" w:eastAsia="宋体" w:hAnsi="Times New Roman" w:cs="Times New Roman" w:hint="eastAsia"/>
        </w:rPr>
        <w:t>序列与后序遍历序列正好互为</w:t>
      </w:r>
      <w:r w:rsidR="006A23F5">
        <w:rPr>
          <w:rFonts w:ascii="Times New Roman" w:eastAsia="宋体" w:hAnsi="Times New Roman" w:cs="Times New Roman" w:hint="eastAsia"/>
        </w:rPr>
        <w:t>逆</w:t>
      </w:r>
      <w:r w:rsidRPr="003A51C8">
        <w:rPr>
          <w:rFonts w:ascii="Times New Roman" w:eastAsia="宋体" w:hAnsi="Times New Roman" w:cs="Times New Roman" w:hint="eastAsia"/>
        </w:rPr>
        <w:t>序序列，则该二叉树的形状应为</w:t>
      </w:r>
      <w:r w:rsidR="006A23F5">
        <w:rPr>
          <w:rFonts w:ascii="Times New Roman" w:eastAsia="宋体" w:hAnsi="Times New Roman" w:cs="Times New Roman"/>
          <w:color w:val="000000"/>
        </w:rPr>
        <w:t>________</w:t>
      </w:r>
      <w:r w:rsidR="006A23F5" w:rsidRPr="00C813BA">
        <w:rPr>
          <w:rFonts w:ascii="Times New Roman" w:eastAsia="宋体" w:hAnsi="Times New Roman" w:cs="Times New Roman" w:hint="eastAsia"/>
          <w:color w:val="000000"/>
        </w:rPr>
        <w:t>。</w:t>
      </w:r>
    </w:p>
    <w:p w:rsidR="00E962D1" w:rsidRPr="00641364" w:rsidRDefault="00E962D1" w:rsidP="00E962D1">
      <w:pPr>
        <w:tabs>
          <w:tab w:val="left" w:pos="2310"/>
          <w:tab w:val="left" w:pos="4200"/>
          <w:tab w:val="left" w:pos="6090"/>
        </w:tabs>
        <w:snapToGrid w:val="0"/>
        <w:ind w:firstLineChars="150" w:firstLine="315"/>
        <w:rPr>
          <w:rFonts w:ascii="Times New Roman" w:eastAsia="宋体" w:hAnsi="Times New Roman" w:cs="Times New Roman"/>
          <w:szCs w:val="21"/>
        </w:rPr>
      </w:pPr>
      <w:r w:rsidRPr="00641364">
        <w:rPr>
          <w:rFonts w:ascii="Times New Roman" w:eastAsia="宋体" w:hAnsi="Times New Roman" w:cs="Times New Roman"/>
          <w:szCs w:val="21"/>
        </w:rPr>
        <w:t>A</w:t>
      </w:r>
      <w:r w:rsidRPr="00641364">
        <w:rPr>
          <w:rFonts w:ascii="Times New Roman" w:eastAsia="宋体" w:hAnsi="Times New Roman" w:cs="Times New Roman"/>
          <w:szCs w:val="21"/>
        </w:rPr>
        <w:t>．</w:t>
      </w:r>
      <w:r w:rsidRPr="00641364">
        <w:rPr>
          <w:rFonts w:ascii="Times New Roman" w:eastAsia="宋体" w:hAnsi="Times New Roman" w:cs="Times New Roman" w:hint="eastAsia"/>
          <w:szCs w:val="21"/>
        </w:rPr>
        <w:t>从树根结点开始左右子</w:t>
      </w:r>
      <w:proofErr w:type="gramStart"/>
      <w:r w:rsidRPr="00641364">
        <w:rPr>
          <w:rFonts w:ascii="Times New Roman" w:eastAsia="宋体" w:hAnsi="Times New Roman" w:cs="Times New Roman" w:hint="eastAsia"/>
          <w:szCs w:val="21"/>
        </w:rPr>
        <w:t>树相互</w:t>
      </w:r>
      <w:proofErr w:type="gramEnd"/>
      <w:r w:rsidRPr="00641364">
        <w:rPr>
          <w:rFonts w:ascii="Times New Roman" w:eastAsia="宋体" w:hAnsi="Times New Roman" w:cs="Times New Roman" w:hint="eastAsia"/>
          <w:szCs w:val="21"/>
        </w:rPr>
        <w:t>对称</w:t>
      </w:r>
      <w:r w:rsidRPr="00641364">
        <w:rPr>
          <w:rFonts w:ascii="Times New Roman" w:eastAsia="宋体" w:hAnsi="Times New Roman" w:cs="Times New Roman"/>
          <w:szCs w:val="21"/>
        </w:rPr>
        <w:tab/>
        <w:t>B</w:t>
      </w:r>
      <w:r w:rsidRPr="00641364">
        <w:rPr>
          <w:rFonts w:ascii="Times New Roman" w:eastAsia="宋体" w:hAnsi="Times New Roman" w:cs="Times New Roman"/>
          <w:szCs w:val="21"/>
        </w:rPr>
        <w:t>．</w:t>
      </w:r>
      <w:proofErr w:type="gramStart"/>
      <w:r w:rsidRPr="00641364">
        <w:rPr>
          <w:rFonts w:ascii="Times New Roman" w:eastAsia="宋体" w:hAnsi="Times New Roman" w:cs="Times New Roman" w:hint="eastAsia"/>
          <w:szCs w:val="21"/>
        </w:rPr>
        <w:t>所有非叶结点</w:t>
      </w:r>
      <w:proofErr w:type="gramEnd"/>
      <w:r w:rsidRPr="00641364">
        <w:rPr>
          <w:rFonts w:ascii="Times New Roman" w:eastAsia="宋体" w:hAnsi="Times New Roman" w:cs="Times New Roman" w:hint="eastAsia"/>
          <w:szCs w:val="21"/>
        </w:rPr>
        <w:t>只有向左的一个分支</w:t>
      </w:r>
    </w:p>
    <w:p w:rsidR="00E962D1" w:rsidRPr="00641364" w:rsidRDefault="00E962D1" w:rsidP="00E962D1">
      <w:pPr>
        <w:tabs>
          <w:tab w:val="left" w:pos="2310"/>
          <w:tab w:val="left" w:pos="4200"/>
          <w:tab w:val="left" w:pos="6090"/>
        </w:tabs>
        <w:snapToGrid w:val="0"/>
        <w:ind w:firstLineChars="150" w:firstLine="315"/>
        <w:rPr>
          <w:rFonts w:ascii="Times New Roman" w:eastAsia="宋体" w:hAnsi="Times New Roman" w:cs="Times New Roman"/>
          <w:szCs w:val="21"/>
        </w:rPr>
      </w:pPr>
      <w:r w:rsidRPr="00641364">
        <w:rPr>
          <w:rFonts w:ascii="Times New Roman" w:eastAsia="宋体" w:hAnsi="Times New Roman" w:cs="Times New Roman"/>
          <w:szCs w:val="21"/>
        </w:rPr>
        <w:t>C</w:t>
      </w:r>
      <w:r w:rsidRPr="00641364">
        <w:rPr>
          <w:rFonts w:ascii="Times New Roman" w:eastAsia="宋体" w:hAnsi="Times New Roman" w:cs="Times New Roman"/>
          <w:szCs w:val="21"/>
        </w:rPr>
        <w:t>．</w:t>
      </w:r>
      <w:proofErr w:type="gramStart"/>
      <w:r w:rsidRPr="00641364">
        <w:rPr>
          <w:rFonts w:ascii="Times New Roman" w:eastAsia="宋体" w:hAnsi="Times New Roman" w:cs="Times New Roman" w:hint="eastAsia"/>
          <w:szCs w:val="21"/>
        </w:rPr>
        <w:t>所有非叶结点</w:t>
      </w:r>
      <w:proofErr w:type="gramEnd"/>
      <w:r w:rsidRPr="00641364">
        <w:rPr>
          <w:rFonts w:ascii="Times New Roman" w:eastAsia="宋体" w:hAnsi="Times New Roman" w:cs="Times New Roman" w:hint="eastAsia"/>
          <w:szCs w:val="21"/>
        </w:rPr>
        <w:t>只有向右的一个分支</w:t>
      </w:r>
      <w:r w:rsidRPr="00641364">
        <w:rPr>
          <w:rFonts w:ascii="Times New Roman" w:eastAsia="宋体" w:hAnsi="Times New Roman" w:cs="Times New Roman"/>
          <w:szCs w:val="21"/>
        </w:rPr>
        <w:tab/>
        <w:t>D</w:t>
      </w:r>
      <w:r w:rsidRPr="00641364">
        <w:rPr>
          <w:rFonts w:ascii="Times New Roman" w:eastAsia="宋体" w:hAnsi="Times New Roman" w:cs="Times New Roman"/>
          <w:szCs w:val="21"/>
        </w:rPr>
        <w:t>．</w:t>
      </w:r>
      <w:proofErr w:type="gramStart"/>
      <w:r w:rsidRPr="00641364">
        <w:rPr>
          <w:rFonts w:ascii="Times New Roman" w:eastAsia="宋体" w:hAnsi="Times New Roman" w:cs="Times New Roman" w:hint="eastAsia"/>
          <w:szCs w:val="21"/>
        </w:rPr>
        <w:t>所有非叶结点</w:t>
      </w:r>
      <w:proofErr w:type="gramEnd"/>
      <w:r w:rsidRPr="00641364">
        <w:rPr>
          <w:rFonts w:ascii="Times New Roman" w:eastAsia="宋体" w:hAnsi="Times New Roman" w:cs="Times New Roman" w:hint="eastAsia"/>
          <w:szCs w:val="21"/>
        </w:rPr>
        <w:t>全部是度为</w:t>
      </w:r>
      <w:r w:rsidRPr="00641364">
        <w:rPr>
          <w:rFonts w:ascii="Times New Roman" w:eastAsia="宋体" w:hAnsi="Times New Roman" w:cs="Times New Roman" w:hint="eastAsia"/>
          <w:szCs w:val="21"/>
        </w:rPr>
        <w:t>1</w:t>
      </w:r>
      <w:r w:rsidRPr="00641364">
        <w:rPr>
          <w:rFonts w:ascii="Times New Roman" w:eastAsia="宋体" w:hAnsi="Times New Roman" w:cs="Times New Roman" w:hint="eastAsia"/>
          <w:szCs w:val="21"/>
        </w:rPr>
        <w:t>的结点</w:t>
      </w:r>
    </w:p>
    <w:p w:rsidR="00E962D1" w:rsidRDefault="006A23F5"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D</w:t>
      </w:r>
      <w:r>
        <w:rPr>
          <w:rFonts w:ascii="Times New Roman" w:eastAsia="宋体" w:hAnsi="Times New Roman" w:cs="Times New Roman" w:hint="eastAsia"/>
          <w:color w:val="000000" w:themeColor="text1"/>
        </w:rPr>
        <w:t>。</w:t>
      </w:r>
    </w:p>
    <w:p w:rsidR="006A23F5" w:rsidRDefault="006A23F5" w:rsidP="006A23F5">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二叉树退化为单链树时，</w:t>
      </w:r>
      <w:proofErr w:type="gramStart"/>
      <w:r>
        <w:rPr>
          <w:rFonts w:ascii="Times New Roman" w:eastAsia="宋体" w:hAnsi="Times New Roman" w:cs="Times New Roman" w:hint="eastAsia"/>
        </w:rPr>
        <w:t>先</w:t>
      </w:r>
      <w:r w:rsidRPr="003A51C8">
        <w:rPr>
          <w:rFonts w:ascii="Times New Roman" w:eastAsia="宋体" w:hAnsi="Times New Roman" w:cs="Times New Roman" w:hint="eastAsia"/>
        </w:rPr>
        <w:t>序遍历</w:t>
      </w:r>
      <w:proofErr w:type="gramEnd"/>
      <w:r w:rsidRPr="003A51C8">
        <w:rPr>
          <w:rFonts w:ascii="Times New Roman" w:eastAsia="宋体" w:hAnsi="Times New Roman" w:cs="Times New Roman" w:hint="eastAsia"/>
        </w:rPr>
        <w:t>序列与后序遍历序列正好互为</w:t>
      </w:r>
      <w:r>
        <w:rPr>
          <w:rFonts w:ascii="Times New Roman" w:eastAsia="宋体" w:hAnsi="Times New Roman" w:cs="Times New Roman" w:hint="eastAsia"/>
        </w:rPr>
        <w:t>逆</w:t>
      </w:r>
      <w:r w:rsidRPr="003A51C8">
        <w:rPr>
          <w:rFonts w:ascii="Times New Roman" w:eastAsia="宋体" w:hAnsi="Times New Roman" w:cs="Times New Roman" w:hint="eastAsia"/>
        </w:rPr>
        <w:t>序序列</w:t>
      </w:r>
      <w:r>
        <w:rPr>
          <w:rFonts w:ascii="Times New Roman" w:eastAsia="宋体" w:hAnsi="Times New Roman" w:cs="Times New Roman" w:hint="eastAsia"/>
        </w:rPr>
        <w:t>。</w:t>
      </w:r>
    </w:p>
    <w:p w:rsidR="004D0DD9" w:rsidRPr="00196523" w:rsidRDefault="00E962D1"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w:t>
      </w:r>
      <w:r w:rsidR="005A5E0F">
        <w:rPr>
          <w:rFonts w:ascii="Times New Roman" w:eastAsia="宋体" w:hAnsi="Times New Roman" w:cs="Times New Roman" w:hint="eastAsia"/>
          <w:color w:val="000000" w:themeColor="text1"/>
        </w:rPr>
        <w:t>9</w:t>
      </w:r>
      <w:r w:rsidR="004D0DD9" w:rsidRPr="00196523">
        <w:rPr>
          <w:rFonts w:ascii="Times New Roman" w:eastAsia="宋体" w:hAnsi="Times New Roman" w:cs="Times New Roman"/>
          <w:color w:val="000000" w:themeColor="text1"/>
        </w:rPr>
        <w:t>．设给定权值总数</w:t>
      </w:r>
      <w:r w:rsidR="00AD05C3" w:rsidRPr="00196523">
        <w:rPr>
          <w:rFonts w:ascii="Times New Roman" w:eastAsia="宋体" w:hAnsi="Times New Roman" w:cs="Times New Roman" w:hint="eastAsia"/>
          <w:color w:val="000000" w:themeColor="text1"/>
        </w:rPr>
        <w:t>为</w:t>
      </w:r>
      <w:r w:rsidR="004D0DD9" w:rsidRPr="00196523">
        <w:rPr>
          <w:rFonts w:ascii="Times New Roman" w:eastAsia="宋体" w:hAnsi="Times New Roman" w:cs="Times New Roman"/>
          <w:i/>
          <w:color w:val="000000" w:themeColor="text1"/>
        </w:rPr>
        <w:t>n</w:t>
      </w:r>
      <w:proofErr w:type="gramStart"/>
      <w:r w:rsidR="004D0DD9" w:rsidRPr="00196523">
        <w:rPr>
          <w:rFonts w:ascii="Times New Roman" w:eastAsia="宋体" w:hAnsi="Times New Roman" w:cs="Times New Roman"/>
          <w:color w:val="000000" w:themeColor="text1"/>
        </w:rPr>
        <w:t>个</w:t>
      </w:r>
      <w:proofErr w:type="gramEnd"/>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hint="eastAsia"/>
          <w:color w:val="000000" w:themeColor="text1"/>
        </w:rPr>
        <w:t>用其构造的</w:t>
      </w:r>
      <w:r w:rsidR="004D0DD9" w:rsidRPr="00196523">
        <w:rPr>
          <w:rFonts w:ascii="Times New Roman" w:eastAsia="宋体" w:hAnsi="Times New Roman" w:cs="Times New Roman"/>
          <w:color w:val="000000" w:themeColor="text1"/>
        </w:rPr>
        <w:t>哈夫曼树的结点总数为</w:t>
      </w:r>
      <w:r w:rsidR="00F27B72" w:rsidRPr="00196523">
        <w:rPr>
          <w:rFonts w:ascii="Times New Roman" w:eastAsia="宋体" w:hAnsi="Times New Roman" w:cs="Times New Roman"/>
          <w:color w:val="000000" w:themeColor="text1"/>
        </w:rPr>
        <w:t>________</w:t>
      </w:r>
      <w:r w:rsidR="004D0DD9" w:rsidRPr="00196523">
        <w:rPr>
          <w:rFonts w:ascii="Times New Roman" w:eastAsia="宋体" w:hAnsi="Times New Roman" w:cs="Times New Roman" w:hint="eastAsia"/>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．不确定</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1</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A23F5">
        <w:rPr>
          <w:rFonts w:ascii="Times New Roman" w:eastAsia="宋体" w:hAnsi="Times New Roman" w:cs="Times New Roman" w:hint="eastAsia"/>
          <w:color w:val="000000" w:themeColor="text1"/>
        </w:rPr>
        <w:t>B</w:t>
      </w:r>
      <w:r w:rsidR="00EB2F0C" w:rsidRPr="00196523">
        <w:rPr>
          <w:rFonts w:ascii="Times New Roman" w:eastAsia="宋体" w:hAnsi="Times New Roman" w:cs="Times New Roman" w:hint="eastAsia"/>
          <w:color w:val="000000" w:themeColor="text1"/>
        </w:rPr>
        <w:t>。</w:t>
      </w:r>
    </w:p>
    <w:p w:rsidR="00EB2F0C" w:rsidRPr="00196523" w:rsidRDefault="00EB2F0C"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给定的权值为</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个，意味着哈夫曼树中的叶子结点个数为</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个。哈夫曼树中没有度为</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的结点，由满二叉树定理可知，度为</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的结点个数比叶结点个数少</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，为</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，故哈夫曼树中结点总数为</w:t>
      </w:r>
      <w:r w:rsidR="002D5FA0" w:rsidRPr="00196523">
        <w:rPr>
          <w:rFonts w:ascii="Times New Roman" w:eastAsia="宋体" w:hAnsi="Times New Roman" w:cs="Times New Roman" w:hint="eastAsia"/>
          <w:i/>
          <w:color w:val="000000" w:themeColor="text1"/>
        </w:rPr>
        <w:t>n</w:t>
      </w:r>
      <w:r w:rsidR="002D5FA0" w:rsidRPr="00196523">
        <w:rPr>
          <w:rFonts w:ascii="Times New Roman" w:eastAsia="宋体" w:hAnsi="Times New Roman" w:cs="Times New Roman"/>
          <w:color w:val="000000" w:themeColor="text1"/>
        </w:rPr>
        <w:t>+</w:t>
      </w:r>
      <w:r w:rsidR="002D5FA0" w:rsidRPr="00196523">
        <w:rPr>
          <w:rFonts w:ascii="Times New Roman" w:eastAsia="宋体" w:hAnsi="Times New Roman" w:cs="Times New Roman"/>
          <w:i/>
          <w:color w:val="000000" w:themeColor="text1"/>
        </w:rPr>
        <w:t>n</w:t>
      </w:r>
      <w:r w:rsidR="002D5FA0"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p>
    <w:p w:rsidR="004D0DD9" w:rsidRPr="00196523" w:rsidRDefault="005A5E0F"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20</w:t>
      </w:r>
      <w:r w:rsidR="004D0DD9" w:rsidRPr="00196523">
        <w:rPr>
          <w:rFonts w:ascii="Times New Roman" w:eastAsia="宋体" w:hAnsi="Times New Roman" w:cs="Times New Roman"/>
          <w:color w:val="000000" w:themeColor="text1"/>
        </w:rPr>
        <w:t>．下</w:t>
      </w:r>
      <w:r w:rsidR="004D0DD9" w:rsidRPr="00196523">
        <w:rPr>
          <w:rFonts w:ascii="Times New Roman" w:eastAsia="宋体" w:hAnsi="Times New Roman" w:cs="Times New Roman" w:hint="eastAsia"/>
          <w:color w:val="000000" w:themeColor="text1"/>
        </w:rPr>
        <w:t>列</w:t>
      </w:r>
      <w:r w:rsidR="004D0DD9" w:rsidRPr="00196523">
        <w:rPr>
          <w:rFonts w:ascii="Times New Roman" w:eastAsia="宋体" w:hAnsi="Times New Roman" w:cs="Times New Roman"/>
          <w:color w:val="000000" w:themeColor="text1"/>
        </w:rPr>
        <w:t>编码集中，不具有前缀特性的是</w:t>
      </w:r>
      <w:r w:rsidR="00F27B72" w:rsidRPr="00196523">
        <w:rPr>
          <w:rFonts w:ascii="Times New Roman" w:eastAsia="宋体" w:hAnsi="Times New Roman" w:cs="Times New Roman"/>
          <w:color w:val="000000" w:themeColor="text1"/>
        </w:rPr>
        <w:t>________</w:t>
      </w:r>
      <w:r w:rsidR="004D0DD9" w:rsidRPr="00196523">
        <w:rPr>
          <w:rFonts w:ascii="Times New Roman" w:eastAsia="宋体" w:hAnsi="Times New Roman" w:cs="Times New Roman" w:hint="eastAsia"/>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1111}</w:t>
      </w:r>
      <w:r w:rsidRPr="00196523">
        <w:rPr>
          <w:rFonts w:ascii="Times New Roman" w:eastAsia="宋体" w:hAnsi="Times New Roman" w:cs="Times New Roman"/>
          <w:color w:val="000000" w:themeColor="text1"/>
        </w:rPr>
        <w:tab/>
        <w:t>B</w:t>
      </w:r>
      <w:r w:rsidRPr="00196523">
        <w:rPr>
          <w:rFonts w:ascii="Times New Roman" w:eastAsia="宋体" w:hAnsi="Times New Roman" w:cs="Times New Roman"/>
          <w:color w:val="000000" w:themeColor="text1"/>
        </w:rPr>
        <w:t>．</w:t>
      </w:r>
      <w:r w:rsidR="00235341" w:rsidRPr="00196523">
        <w:rPr>
          <w:rFonts w:ascii="Times New Roman" w:eastAsia="宋体" w:hAnsi="Times New Roman" w:cs="Times New Roman"/>
          <w:color w:val="000000" w:themeColor="text1"/>
        </w:rPr>
        <w:t>{</w:t>
      </w:r>
      <w:r w:rsidR="00235341" w:rsidRPr="00196523">
        <w:rPr>
          <w:rFonts w:ascii="Times New Roman" w:eastAsia="宋体" w:hAnsi="Times New Roman" w:cs="Times New Roman"/>
          <w:color w:val="000000" w:themeColor="text1"/>
          <w:szCs w:val="21"/>
        </w:rPr>
        <w:t>00</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szCs w:val="21"/>
        </w:rPr>
        <w:t>10</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szCs w:val="21"/>
        </w:rPr>
        <w:t>011</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szCs w:val="21"/>
        </w:rPr>
        <w:t>110</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szCs w:val="21"/>
        </w:rPr>
        <w:t>111</w:t>
      </w:r>
      <w:r w:rsidR="00235341" w:rsidRPr="00196523">
        <w:rPr>
          <w:rFonts w:ascii="Times New Roman" w:eastAsia="宋体" w:hAnsi="Times New Roman" w:cs="Times New Roman"/>
          <w:color w:val="000000" w:themeColor="text1"/>
        </w:rPr>
        <w:t>}</w:t>
      </w:r>
    </w:p>
    <w:p w:rsidR="004D0DD9" w:rsidRPr="00196523" w:rsidRDefault="004D0DD9" w:rsidP="001C30E9">
      <w:pPr>
        <w:tabs>
          <w:tab w:val="left" w:pos="2310"/>
          <w:tab w:val="left" w:pos="4200"/>
          <w:tab w:val="left" w:pos="6090"/>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w:t>
      </w:r>
      <w:bookmarkStart w:id="75" w:name="_Hlk125361505"/>
      <w:r w:rsidRPr="00196523">
        <w:rPr>
          <w:rFonts w:ascii="Times New Roman" w:eastAsia="宋体" w:hAnsi="Times New Roman" w:cs="Times New Roman"/>
          <w:color w:val="000000" w:themeColor="text1"/>
        </w:rPr>
        <w:t>00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010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0110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1000</w:t>
      </w:r>
      <w:bookmarkEnd w:id="75"/>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ab/>
      </w:r>
      <w:bookmarkStart w:id="76" w:name="_Hlk125362387"/>
      <w:r w:rsidRPr="00196523">
        <w:rPr>
          <w:rFonts w:ascii="Times New Roman" w:eastAsia="宋体" w:hAnsi="Times New Roman" w:cs="Times New Roman"/>
          <w:color w:val="000000" w:themeColor="text1"/>
        </w:rPr>
        <w:t>D</w:t>
      </w:r>
      <w:r w:rsidRPr="00196523">
        <w:rPr>
          <w:rFonts w:ascii="Times New Roman" w:eastAsia="宋体" w:hAnsi="Times New Roman" w:cs="Times New Roman"/>
          <w:color w:val="000000" w:themeColor="text1"/>
        </w:rPr>
        <w:t>．</w:t>
      </w:r>
      <w:bookmarkEnd w:id="76"/>
      <w:r w:rsidR="00235341" w:rsidRPr="00196523">
        <w:rPr>
          <w:rFonts w:ascii="Times New Roman" w:eastAsia="宋体" w:hAnsi="Times New Roman" w:cs="Times New Roman"/>
          <w:color w:val="000000" w:themeColor="text1"/>
        </w:rPr>
        <w:t>{10</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rPr>
        <w:t>11</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rPr>
        <w:t>001</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rPr>
        <w:t>101</w:t>
      </w:r>
      <w:r w:rsidR="00235341" w:rsidRPr="00196523">
        <w:rPr>
          <w:rFonts w:ascii="宋体" w:eastAsia="宋体" w:hAnsi="宋体" w:cs="Times New Roman"/>
          <w:color w:val="000000" w:themeColor="text1"/>
        </w:rPr>
        <w:t>,</w:t>
      </w:r>
      <w:r w:rsidR="00235341" w:rsidRPr="00196523">
        <w:rPr>
          <w:rFonts w:ascii="Times New Roman" w:eastAsia="宋体" w:hAnsi="Times New Roman" w:cs="Times New Roman"/>
          <w:color w:val="000000" w:themeColor="text1"/>
        </w:rPr>
        <w:t>0001}</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35341" w:rsidRPr="00196523">
        <w:rPr>
          <w:rFonts w:ascii="Times New Roman" w:eastAsia="宋体" w:hAnsi="Times New Roman" w:cs="Times New Roman"/>
          <w:color w:val="000000" w:themeColor="text1"/>
        </w:rPr>
        <w:t>D</w:t>
      </w:r>
      <w:r w:rsidR="00EB2F0C" w:rsidRPr="00196523">
        <w:rPr>
          <w:rFonts w:ascii="Times New Roman" w:eastAsia="宋体" w:hAnsi="Times New Roman" w:cs="Times New Roman" w:hint="eastAsia"/>
          <w:color w:val="000000" w:themeColor="text1"/>
        </w:rPr>
        <w:t>。</w:t>
      </w:r>
    </w:p>
    <w:p w:rsidR="00EB2F0C" w:rsidRPr="00196523" w:rsidRDefault="00B90764"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对于选项</w:t>
      </w:r>
      <w:r w:rsidR="00235341"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中给出的编码方案，</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是</w:t>
      </w:r>
      <w:r w:rsidRPr="00196523">
        <w:rPr>
          <w:rFonts w:ascii="Times New Roman" w:eastAsia="宋体" w:hAnsi="Times New Roman" w:cs="Times New Roman" w:hint="eastAsia"/>
          <w:color w:val="000000" w:themeColor="text1"/>
        </w:rPr>
        <w:t>101</w:t>
      </w:r>
      <w:r w:rsidRPr="00196523">
        <w:rPr>
          <w:rFonts w:ascii="Times New Roman" w:eastAsia="宋体" w:hAnsi="Times New Roman" w:cs="Times New Roman" w:hint="eastAsia"/>
          <w:color w:val="000000" w:themeColor="text1"/>
        </w:rPr>
        <w:t>的前缀，所以不具有前缀特性。对于其他</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种编码方案，</w:t>
      </w:r>
      <w:r w:rsidR="00EB2F0C" w:rsidRPr="00196523">
        <w:rPr>
          <w:rFonts w:ascii="Times New Roman" w:eastAsia="宋体" w:hAnsi="Times New Roman" w:cs="Times New Roman" w:hint="eastAsia"/>
          <w:color w:val="000000" w:themeColor="text1"/>
        </w:rPr>
        <w:t>可以分别画出对应的编码树</w:t>
      </w:r>
      <w:r w:rsidRPr="00196523">
        <w:rPr>
          <w:rFonts w:ascii="Times New Roman" w:eastAsia="宋体" w:hAnsi="Times New Roman" w:cs="Times New Roman" w:hint="eastAsia"/>
          <w:color w:val="000000" w:themeColor="text1"/>
        </w:rPr>
        <w:t>，以验证它们都具有前缀特性。</w:t>
      </w:r>
      <w:r w:rsidR="00C2546E" w:rsidRPr="00196523">
        <w:rPr>
          <w:rFonts w:ascii="Times New Roman" w:eastAsia="宋体" w:hAnsi="Times New Roman" w:cs="Times New Roman" w:hint="eastAsia"/>
          <w:color w:val="000000" w:themeColor="text1"/>
        </w:rPr>
        <w:t>例</w:t>
      </w:r>
      <w:r w:rsidR="003B6C06" w:rsidRPr="00196523">
        <w:rPr>
          <w:rFonts w:ascii="Times New Roman" w:eastAsia="宋体" w:hAnsi="Times New Roman" w:cs="Times New Roman" w:hint="eastAsia"/>
          <w:color w:val="000000" w:themeColor="text1"/>
        </w:rPr>
        <w:t>如，选项</w:t>
      </w:r>
      <w:r w:rsidR="003B6C06" w:rsidRPr="00196523">
        <w:rPr>
          <w:rFonts w:ascii="Times New Roman" w:eastAsia="宋体" w:hAnsi="Times New Roman" w:cs="Times New Roman" w:hint="eastAsia"/>
          <w:color w:val="000000" w:themeColor="text1"/>
        </w:rPr>
        <w:t>A</w:t>
      </w:r>
      <w:r w:rsidR="003B6C06" w:rsidRPr="00196523">
        <w:rPr>
          <w:rFonts w:ascii="Times New Roman" w:eastAsia="宋体" w:hAnsi="Times New Roman" w:cs="Times New Roman" w:hint="eastAsia"/>
          <w:color w:val="000000" w:themeColor="text1"/>
        </w:rPr>
        <w:t>所示编码方案对应的编码树</w:t>
      </w:r>
      <w:r w:rsidR="0084518E" w:rsidRPr="00196523">
        <w:rPr>
          <w:rFonts w:ascii="Times New Roman" w:eastAsia="宋体" w:hAnsi="Times New Roman" w:cs="Times New Roman" w:hint="eastAsia"/>
          <w:color w:val="000000" w:themeColor="text1"/>
        </w:rPr>
        <w:t>树形</w:t>
      </w:r>
      <w:r w:rsidR="003B6C06" w:rsidRPr="00196523">
        <w:rPr>
          <w:rFonts w:ascii="Times New Roman" w:eastAsia="宋体" w:hAnsi="Times New Roman" w:cs="Times New Roman" w:hint="eastAsia"/>
          <w:color w:val="000000" w:themeColor="text1"/>
        </w:rPr>
        <w:t>如图</w:t>
      </w:r>
      <w:r w:rsidR="003B6C06" w:rsidRPr="00196523">
        <w:rPr>
          <w:rFonts w:ascii="Times New Roman" w:eastAsia="宋体" w:hAnsi="Times New Roman" w:cs="Times New Roman" w:hint="eastAsia"/>
          <w:color w:val="000000" w:themeColor="text1"/>
        </w:rPr>
        <w:t>5</w:t>
      </w:r>
      <w:r w:rsidR="00F6186A">
        <w:rPr>
          <w:rFonts w:ascii="Times New Roman" w:eastAsia="宋体" w:hAnsi="Times New Roman" w:cs="Times New Roman"/>
          <w:color w:val="000000" w:themeColor="text1"/>
        </w:rPr>
        <w:t>-</w:t>
      </w:r>
      <w:r w:rsidR="005A5E0F">
        <w:rPr>
          <w:rFonts w:ascii="Times New Roman" w:eastAsia="宋体" w:hAnsi="Times New Roman" w:cs="Times New Roman" w:hint="eastAsia"/>
          <w:color w:val="000000" w:themeColor="text1"/>
        </w:rPr>
        <w:t>4</w:t>
      </w:r>
      <w:r w:rsidR="003B6C06" w:rsidRPr="00196523">
        <w:rPr>
          <w:rFonts w:ascii="Times New Roman" w:eastAsia="宋体" w:hAnsi="Times New Roman" w:cs="Times New Roman" w:hint="eastAsia"/>
          <w:color w:val="000000" w:themeColor="text1"/>
        </w:rPr>
        <w:t>所示</w:t>
      </w:r>
      <w:r w:rsidR="0084518E" w:rsidRPr="00196523">
        <w:rPr>
          <w:rFonts w:ascii="Times New Roman" w:eastAsia="宋体" w:hAnsi="Times New Roman" w:cs="Times New Roman" w:hint="eastAsia"/>
          <w:color w:val="000000" w:themeColor="text1"/>
        </w:rPr>
        <w:t>，可以看出，编码对应的各结点都是叶结点，以方形结点表示</w:t>
      </w:r>
      <w:r w:rsidR="003B6C06" w:rsidRPr="00196523">
        <w:rPr>
          <w:rFonts w:ascii="Times New Roman" w:eastAsia="宋体" w:hAnsi="Times New Roman" w:cs="Times New Roman" w:hint="eastAsia"/>
          <w:color w:val="000000" w:themeColor="text1"/>
        </w:rPr>
        <w:t>。</w:t>
      </w:r>
      <w:r w:rsidR="0084518E" w:rsidRPr="00196523">
        <w:rPr>
          <w:rFonts w:ascii="Times New Roman" w:eastAsia="宋体" w:hAnsi="Times New Roman" w:cs="Times New Roman" w:hint="eastAsia"/>
          <w:color w:val="000000" w:themeColor="text1"/>
        </w:rPr>
        <w:t>类似地，</w:t>
      </w:r>
      <w:r w:rsidR="00235341" w:rsidRPr="00196523">
        <w:rPr>
          <w:rFonts w:ascii="Times New Roman" w:eastAsia="宋体" w:hAnsi="Times New Roman" w:cs="Times New Roman" w:hint="eastAsia"/>
          <w:color w:val="000000" w:themeColor="text1"/>
        </w:rPr>
        <w:t>选项</w:t>
      </w:r>
      <w:r w:rsidR="00235341" w:rsidRPr="00196523">
        <w:rPr>
          <w:rFonts w:ascii="Times New Roman" w:eastAsia="宋体" w:hAnsi="Times New Roman" w:cs="Times New Roman"/>
          <w:color w:val="000000" w:themeColor="text1"/>
        </w:rPr>
        <w:t>B</w:t>
      </w:r>
      <w:r w:rsidR="00235341" w:rsidRPr="00196523">
        <w:rPr>
          <w:rFonts w:ascii="Times New Roman" w:eastAsia="宋体" w:hAnsi="Times New Roman" w:cs="Times New Roman" w:hint="eastAsia"/>
          <w:color w:val="000000" w:themeColor="text1"/>
        </w:rPr>
        <w:t>所示编码方案对应的编码树</w:t>
      </w:r>
      <w:r w:rsidR="0084518E" w:rsidRPr="00196523">
        <w:rPr>
          <w:rFonts w:ascii="Times New Roman" w:eastAsia="宋体" w:hAnsi="Times New Roman" w:cs="Times New Roman" w:hint="eastAsia"/>
          <w:color w:val="000000" w:themeColor="text1"/>
        </w:rPr>
        <w:t>树形</w:t>
      </w:r>
      <w:r w:rsidR="00235341" w:rsidRPr="00196523">
        <w:rPr>
          <w:rFonts w:ascii="Times New Roman" w:eastAsia="宋体" w:hAnsi="Times New Roman" w:cs="Times New Roman" w:hint="eastAsia"/>
          <w:color w:val="000000" w:themeColor="text1"/>
        </w:rPr>
        <w:t>如图</w:t>
      </w:r>
      <w:r w:rsidR="00235341" w:rsidRPr="00196523">
        <w:rPr>
          <w:rFonts w:ascii="Times New Roman" w:eastAsia="宋体" w:hAnsi="Times New Roman" w:cs="Times New Roman" w:hint="eastAsia"/>
          <w:color w:val="000000" w:themeColor="text1"/>
        </w:rPr>
        <w:t>5</w:t>
      </w:r>
      <w:r w:rsidR="00F6186A">
        <w:rPr>
          <w:rFonts w:ascii="Times New Roman" w:eastAsia="宋体" w:hAnsi="Times New Roman" w:cs="Times New Roman"/>
          <w:color w:val="000000" w:themeColor="text1"/>
        </w:rPr>
        <w:t>-</w:t>
      </w:r>
      <w:r w:rsidR="005A5E0F">
        <w:rPr>
          <w:rFonts w:ascii="Times New Roman" w:eastAsia="宋体" w:hAnsi="Times New Roman" w:cs="Times New Roman" w:hint="eastAsia"/>
          <w:color w:val="000000" w:themeColor="text1"/>
        </w:rPr>
        <w:t>5</w:t>
      </w:r>
      <w:r w:rsidR="00235341" w:rsidRPr="00196523">
        <w:rPr>
          <w:rFonts w:ascii="Times New Roman" w:eastAsia="宋体" w:hAnsi="Times New Roman" w:cs="Times New Roman" w:hint="eastAsia"/>
          <w:color w:val="000000" w:themeColor="text1"/>
        </w:rPr>
        <w:t>所示。</w:t>
      </w:r>
    </w:p>
    <w:p w:rsidR="003B6C06" w:rsidRPr="00196523" w:rsidRDefault="00235341" w:rsidP="001C30E9">
      <w:pPr>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481088" behindDoc="0" locked="0" layoutInCell="1" allowOverlap="1" wp14:anchorId="60BDBFC6" wp14:editId="6A730B02">
                <wp:simplePos x="0" y="0"/>
                <wp:positionH relativeFrom="column">
                  <wp:posOffset>484143</wp:posOffset>
                </wp:positionH>
                <wp:positionV relativeFrom="paragraph">
                  <wp:posOffset>189683</wp:posOffset>
                </wp:positionV>
                <wp:extent cx="1868805" cy="1943735"/>
                <wp:effectExtent l="0" t="0" r="17145" b="18415"/>
                <wp:wrapNone/>
                <wp:docPr id="63" name="组合 63"/>
                <wp:cNvGraphicFramePr/>
                <a:graphic xmlns:a="http://schemas.openxmlformats.org/drawingml/2006/main">
                  <a:graphicData uri="http://schemas.microsoft.com/office/word/2010/wordprocessingGroup">
                    <wpg:wgp>
                      <wpg:cNvGrpSpPr/>
                      <wpg:grpSpPr>
                        <a:xfrm>
                          <a:off x="0" y="0"/>
                          <a:ext cx="1868805" cy="1943735"/>
                          <a:chOff x="0" y="0"/>
                          <a:chExt cx="1868805" cy="1943735"/>
                        </a:xfrm>
                      </wpg:grpSpPr>
                      <wpg:grpSp>
                        <wpg:cNvPr id="7449" name="Group 538"/>
                        <wpg:cNvGrpSpPr>
                          <a:grpSpLocks/>
                        </wpg:cNvGrpSpPr>
                        <wpg:grpSpPr bwMode="auto">
                          <a:xfrm>
                            <a:off x="0" y="0"/>
                            <a:ext cx="1868805" cy="1943735"/>
                            <a:chOff x="2632" y="2844"/>
                            <a:chExt cx="2943" cy="3061"/>
                          </a:xfrm>
                        </wpg:grpSpPr>
                        <wpg:grpSp>
                          <wpg:cNvPr id="7450" name="Group 539"/>
                          <wpg:cNvGrpSpPr>
                            <a:grpSpLocks/>
                          </wpg:cNvGrpSpPr>
                          <wpg:grpSpPr bwMode="auto">
                            <a:xfrm>
                              <a:off x="3346" y="2844"/>
                              <a:ext cx="1428" cy="2297"/>
                              <a:chOff x="4133" y="1866"/>
                              <a:chExt cx="1812" cy="2755"/>
                            </a:xfrm>
                          </wpg:grpSpPr>
                          <wpg:grpSp>
                            <wpg:cNvPr id="7451" name="Group 540"/>
                            <wpg:cNvGrpSpPr>
                              <a:grpSpLocks/>
                            </wpg:cNvGrpSpPr>
                            <wpg:grpSpPr bwMode="auto">
                              <a:xfrm>
                                <a:off x="4926" y="3231"/>
                                <a:ext cx="1019" cy="1390"/>
                                <a:chOff x="6716" y="2767"/>
                                <a:chExt cx="1019" cy="1390"/>
                              </a:xfrm>
                            </wpg:grpSpPr>
                            <wps:wsp>
                              <wps:cNvPr id="7452" name="Oval 541"/>
                              <wps:cNvSpPr>
                                <a:spLocks noChangeArrowheads="1"/>
                              </wps:cNvSpPr>
                              <wps:spPr bwMode="auto">
                                <a:xfrm>
                                  <a:off x="6843" y="2767"/>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7871CF" w:rsidRDefault="008E537A" w:rsidP="003B6C06">
                                    <w:pPr>
                                      <w:spacing w:line="0" w:lineRule="atLeast"/>
                                      <w:ind w:firstLineChars="0" w:firstLine="0"/>
                                      <w:jc w:val="center"/>
                                    </w:pPr>
                                  </w:p>
                                </w:txbxContent>
                              </wps:txbx>
                              <wps:bodyPr rot="0" vert="horz" wrap="square" lIns="0" tIns="0" rIns="0" bIns="0" anchor="t" anchorCtr="0" upright="1">
                                <a:noAutofit/>
                              </wps:bodyPr>
                            </wps:wsp>
                            <wps:wsp>
                              <wps:cNvPr id="7453" name="Freeform 542"/>
                              <wps:cNvSpPr>
                                <a:spLocks/>
                              </wps:cNvSpPr>
                              <wps:spPr bwMode="auto">
                                <a:xfrm>
                                  <a:off x="6716" y="3128"/>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4" name="Freeform 543"/>
                              <wps:cNvSpPr>
                                <a:spLocks/>
                              </wps:cNvSpPr>
                              <wps:spPr bwMode="auto">
                                <a:xfrm>
                                  <a:off x="7154" y="3119"/>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5" name="Oval 549"/>
                              <wps:cNvSpPr>
                                <a:spLocks noChangeArrowheads="1"/>
                              </wps:cNvSpPr>
                              <wps:spPr bwMode="auto">
                                <a:xfrm>
                                  <a:off x="7219" y="3451"/>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141285" w:rsidRDefault="008E537A" w:rsidP="003B6C06">
                                    <w:pPr>
                                      <w:spacing w:line="0" w:lineRule="atLeast"/>
                                      <w:ind w:firstLineChars="0" w:firstLine="0"/>
                                      <w:jc w:val="center"/>
                                    </w:pPr>
                                  </w:p>
                                </w:txbxContent>
                              </wps:txbx>
                              <wps:bodyPr rot="0" vert="horz" wrap="square" lIns="0" tIns="0" rIns="0" bIns="0" anchor="t" anchorCtr="0" upright="1">
                                <a:noAutofit/>
                              </wps:bodyPr>
                            </wps:wsp>
                            <wps:wsp>
                              <wps:cNvPr id="7456" name="Freeform 543"/>
                              <wps:cNvSpPr>
                                <a:spLocks/>
                              </wps:cNvSpPr>
                              <wps:spPr bwMode="auto">
                                <a:xfrm>
                                  <a:off x="7530" y="3810"/>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457" name="Oval 550"/>
                            <wps:cNvSpPr>
                              <a:spLocks noChangeArrowheads="1"/>
                            </wps:cNvSpPr>
                            <wps:spPr bwMode="auto">
                              <a:xfrm>
                                <a:off x="4677" y="253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D5FA0" w:rsidRDefault="008E537A" w:rsidP="003B6C06">
                                  <w:pPr>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s:wsp>
                            <wps:cNvPr id="7458" name="Freeform 551"/>
                            <wps:cNvSpPr>
                              <a:spLocks/>
                            </wps:cNvSpPr>
                            <wps:spPr bwMode="auto">
                              <a:xfrm>
                                <a:off x="4550" y="2893"/>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1" name="Freeform 552"/>
                            <wps:cNvSpPr>
                              <a:spLocks/>
                            </wps:cNvSpPr>
                            <wps:spPr bwMode="auto">
                              <a:xfrm>
                                <a:off x="4988" y="2884"/>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62" name="Group 556"/>
                            <wpg:cNvGrpSpPr>
                              <a:grpSpLocks/>
                            </wpg:cNvGrpSpPr>
                            <wpg:grpSpPr bwMode="auto">
                              <a:xfrm>
                                <a:off x="4133" y="1866"/>
                                <a:ext cx="643" cy="699"/>
                                <a:chOff x="3833" y="1752"/>
                                <a:chExt cx="643" cy="699"/>
                              </a:xfrm>
                            </wpg:grpSpPr>
                            <wps:wsp>
                              <wps:cNvPr id="7463" name="Oval 557"/>
                              <wps:cNvSpPr>
                                <a:spLocks noChangeArrowheads="1"/>
                              </wps:cNvSpPr>
                              <wps:spPr bwMode="auto">
                                <a:xfrm>
                                  <a:off x="3960" y="175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3B6C06">
                                    <w:pPr>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s:wsp>
                              <wps:cNvPr id="7464" name="Freeform 558"/>
                              <wps:cNvSpPr>
                                <a:spLocks/>
                              </wps:cNvSpPr>
                              <wps:spPr bwMode="auto">
                                <a:xfrm>
                                  <a:off x="3833" y="2113"/>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5" name="Freeform 559"/>
                              <wps:cNvSpPr>
                                <a:spLocks/>
                              </wps:cNvSpPr>
                              <wps:spPr bwMode="auto">
                                <a:xfrm>
                                  <a:off x="4271" y="2104"/>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7466" name="Text Box 563"/>
                          <wps:cNvSpPr txBox="1">
                            <a:spLocks noChangeArrowheads="1"/>
                          </wps:cNvSpPr>
                          <wps:spPr bwMode="auto">
                            <a:xfrm>
                              <a:off x="2632" y="5593"/>
                              <a:ext cx="294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3B6C06">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-4</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对</w:t>
                                </w:r>
                                <w:r>
                                  <w:rPr>
                                    <w:rFonts w:ascii="Times New Roman" w:eastAsia="宋体" w:hAnsi="Times New Roman" w:cs="Times New Roman" w:hint="eastAsia"/>
                                    <w:b w:val="0"/>
                                  </w:rPr>
                                  <w:t>应于选项</w:t>
                                </w:r>
                                <w:r>
                                  <w:rPr>
                                    <w:rFonts w:ascii="Times New Roman" w:eastAsia="宋体" w:hAnsi="Times New Roman" w:cs="Times New Roman" w:hint="eastAsia"/>
                                    <w:b w:val="0"/>
                                  </w:rPr>
                                  <w:t>A</w:t>
                                </w:r>
                                <w:r w:rsidRPr="00473F6D">
                                  <w:rPr>
                                    <w:rFonts w:ascii="Times New Roman" w:eastAsia="宋体" w:hAnsi="Times New Roman" w:cs="Times New Roman" w:hint="eastAsia"/>
                                    <w:b w:val="0"/>
                                  </w:rPr>
                                  <w:t>的</w:t>
                                </w:r>
                                <w:r>
                                  <w:rPr>
                                    <w:rFonts w:ascii="Times New Roman" w:eastAsia="宋体" w:hAnsi="Times New Roman" w:cs="Times New Roman" w:hint="eastAsia"/>
                                    <w:b w:val="0"/>
                                  </w:rPr>
                                  <w:t>编码</w:t>
                                </w:r>
                                <w:r w:rsidRPr="00473F6D">
                                  <w:rPr>
                                    <w:rFonts w:ascii="Times New Roman" w:eastAsia="宋体" w:hAnsi="Times New Roman" w:cs="Times New Roman" w:hint="eastAsia"/>
                                    <w:b w:val="0"/>
                                  </w:rPr>
                                  <w:t>树</w:t>
                                </w:r>
                              </w:p>
                              <w:p w:rsidR="008E537A" w:rsidRPr="00616556" w:rsidRDefault="008E537A" w:rsidP="003B6C06">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s:wsp>
                        <wps:cNvPr id="7467" name="矩形 7467"/>
                        <wps:cNvSpPr/>
                        <wps:spPr>
                          <a:xfrm>
                            <a:off x="1267634" y="1463040"/>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8" name="矩形 7468"/>
                        <wps:cNvSpPr/>
                        <wps:spPr>
                          <a:xfrm>
                            <a:off x="350729" y="370771"/>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9" name="矩形 7469"/>
                        <wps:cNvSpPr/>
                        <wps:spPr>
                          <a:xfrm>
                            <a:off x="546135" y="718994"/>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0" name="矩形 7470"/>
                        <wps:cNvSpPr/>
                        <wps:spPr>
                          <a:xfrm>
                            <a:off x="746551" y="1087259"/>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BDBFC6" id="组合 63" o:spid="_x0000_s1289" style="position:absolute;left:0;text-align:left;margin-left:38.1pt;margin-top:14.95pt;width:147.15pt;height:153.05pt;z-index:251481088" coordsize="18688,19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">
                <v:group id="_x0000_s1290" style="position:absolute;width:18688;height:19437" coordorigin="2632,2844" coordsize="2943,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8F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KXJFnC/5vwBOTmDwAA//8DAFBLAQItABQABgAIAAAAIQDb4fbL7gAAAIUBAAATAAAAAAAA&#10;AAAAAAAAAAAAAABbQ29udGVudF9UeXBlc10ueG1sUEsBAi0AFAAGAAgAAAAhAFr0LFu/AAAAFQEA&#10;AAsAAAAAAAAAAAAAAAAAHwEAAF9yZWxzLy5yZWxzUEsBAi0AFAAGAAgAAAAhAIGRLwXHAAAA3QAA&#10;AA8AAAAAAAAAAAAAAAAABwIAAGRycy9kb3ducmV2LnhtbFBLBQYAAAAAAwADALcAAAD7AgAAAAA=&#10;">
                  <v:group id="Group 539" o:spid="_x0000_s1291" style="position:absolute;left:3346;top:2844;width:1428;height:2297" coordorigin="4133,1866" coordsize="1812,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">
                    <v:group id="Group 540" o:spid="_x0000_s1292" style="position:absolute;left:4926;top:3231;width:1019;height:1390" coordorigin="6716,2767" coordsize="101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">
                      <v:oval id="Oval 541" o:spid="_x0000_s1293" style="position:absolute;left:6843;top:2767;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" filled="f" strokeweight="1pt">
                        <v:textbox inset="0,0,0,0">
                          <w:txbxContent>
                            <w:p w:rsidR="008E537A" w:rsidRPr="007871CF" w:rsidRDefault="008E537A" w:rsidP="003B6C06">
                              <w:pPr>
                                <w:spacing w:line="0" w:lineRule="atLeast"/>
                                <w:ind w:firstLineChars="0" w:firstLine="0"/>
                                <w:jc w:val="center"/>
                              </w:pPr>
                            </w:p>
                          </w:txbxContent>
                        </v:textbox>
                      </v:oval>
                      <v:shape id="Freeform 542" o:spid="_x0000_s1294" style="position:absolute;left:6716;top:3128;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" path="m232,l,327e" filled="f" strokeweight="1pt">
                        <v:path arrowok="t" o:connecttype="custom" o:connectlocs="232,0;0,327" o:connectangles="0,0"/>
                      </v:shape>
                      <v:shape id="Freeform 543" o:spid="_x0000_s1295" style="position:absolute;left:7154;top:3119;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" path="m,l205,347e" filled="f" strokeweight="1pt">
                        <v:path arrowok="t" o:connecttype="custom" o:connectlocs="0,0;205,347" o:connectangles="0,0"/>
                      </v:shape>
                      <v:oval id="Oval 549" o:spid="_x0000_s1296" style="position:absolute;left:7219;top:3451;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" filled="f" strokeweight="1pt">
                        <v:textbox inset="0,0,0,0">
                          <w:txbxContent>
                            <w:p w:rsidR="008E537A" w:rsidRPr="00141285" w:rsidRDefault="008E537A" w:rsidP="003B6C06">
                              <w:pPr>
                                <w:spacing w:line="0" w:lineRule="atLeast"/>
                                <w:ind w:firstLineChars="0" w:firstLine="0"/>
                                <w:jc w:val="center"/>
                              </w:pPr>
                            </w:p>
                          </w:txbxContent>
                        </v:textbox>
                      </v:oval>
                      <v:shape id="Freeform 543" o:spid="_x0000_s1297" style="position:absolute;left:7530;top:3810;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" path="m,l205,347e" filled="f" strokeweight="1pt">
                        <v:path arrowok="t" o:connecttype="custom" o:connectlocs="0,0;205,347" o:connectangles="0,0"/>
                      </v:shape>
                    </v:group>
                    <v:oval id="Oval 550" o:spid="_x0000_s1298" style="position:absolute;left:4677;top:253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" filled="f" strokeweight="1pt">
                      <v:textbox inset="0,0,0,0">
                        <w:txbxContent>
                          <w:p w:rsidR="008E537A" w:rsidRPr="002D5FA0" w:rsidRDefault="008E537A" w:rsidP="003B6C06">
                            <w:pPr>
                              <w:spacing w:line="0" w:lineRule="atLeast"/>
                              <w:ind w:firstLineChars="0" w:firstLine="0"/>
                              <w:jc w:val="center"/>
                              <w:rPr>
                                <w:rFonts w:ascii="Times New Roman" w:hAnsi="Times New Roman" w:cs="Times New Roman"/>
                                <w:sz w:val="18"/>
                                <w:szCs w:val="18"/>
                              </w:rPr>
                            </w:pPr>
                          </w:p>
                        </w:txbxContent>
                      </v:textbox>
                    </v:oval>
                    <v:shape id="Freeform 551" o:spid="_x0000_s1299" style="position:absolute;left:4550;top:2893;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" path="m232,l,327e" filled="f" strokeweight="1pt">
                      <v:path arrowok="t" o:connecttype="custom" o:connectlocs="232,0;0,327" o:connectangles="0,0"/>
                    </v:shape>
                    <v:shape id="Freeform 552" o:spid="_x0000_s1300" style="position:absolute;left:4988;top:2884;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" path="m,l205,347e" filled="f" strokeweight="1pt">
                      <v:path arrowok="t" o:connecttype="custom" o:connectlocs="0,0;205,347" o:connectangles="0,0"/>
                    </v:shape>
                    <v:group id="Group 556" o:spid="_x0000_s1301" style="position:absolute;left:4133;top:1866;width:643;height:699" coordorigin="3833,1752" coordsize="64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">
                      <v:oval id="Oval 557" o:spid="_x0000_s1302" style="position:absolute;left:3960;top:175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" filled="f" strokeweight="1pt">
                        <v:textbox inset="0,0,0,0">
                          <w:txbxContent>
                            <w:p w:rsidR="008E537A" w:rsidRPr="00616556" w:rsidRDefault="008E537A" w:rsidP="003B6C06">
                              <w:pPr>
                                <w:spacing w:line="0" w:lineRule="atLeast"/>
                                <w:ind w:firstLineChars="0" w:firstLine="0"/>
                                <w:jc w:val="center"/>
                                <w:rPr>
                                  <w:rFonts w:ascii="Times New Roman" w:hAnsi="Times New Roman" w:cs="Times New Roman"/>
                                  <w:sz w:val="18"/>
                                  <w:szCs w:val="18"/>
                                </w:rPr>
                              </w:pPr>
                            </w:p>
                          </w:txbxContent>
                        </v:textbox>
                      </v:oval>
                      <v:shape id="Freeform 558" o:spid="_x0000_s1303" style="position:absolute;left:3833;top:2113;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" path="m232,l,327e" filled="f" strokeweight="1pt">
                        <v:path arrowok="t" o:connecttype="custom" o:connectlocs="232,0;0,327" o:connectangles="0,0"/>
                      </v:shape>
                      <v:shape id="Freeform 559" o:spid="_x0000_s1304" style="position:absolute;left:4271;top:2104;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" path="m,l205,347e" filled="f" strokeweight="1pt">
                        <v:path arrowok="t" o:connecttype="custom" o:connectlocs="0,0;205,347" o:connectangles="0,0"/>
                      </v:shape>
                    </v:group>
                  </v:group>
                  <v:shape id="_x0000_s1305" type="#_x0000_t202" style="position:absolute;left:2632;top:5593;width:294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" filled="f" stroked="f">
                    <v:textbox inset="0,0,0,0">
                      <w:txbxContent>
                        <w:p w:rsidR="008E537A" w:rsidRPr="00473F6D" w:rsidRDefault="008E537A" w:rsidP="003B6C06">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-4</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对</w:t>
                          </w:r>
                          <w:r>
                            <w:rPr>
                              <w:rFonts w:ascii="Times New Roman" w:eastAsia="宋体" w:hAnsi="Times New Roman" w:cs="Times New Roman" w:hint="eastAsia"/>
                              <w:b w:val="0"/>
                            </w:rPr>
                            <w:t>应于选项</w:t>
                          </w:r>
                          <w:r>
                            <w:rPr>
                              <w:rFonts w:ascii="Times New Roman" w:eastAsia="宋体" w:hAnsi="Times New Roman" w:cs="Times New Roman" w:hint="eastAsia"/>
                              <w:b w:val="0"/>
                            </w:rPr>
                            <w:t>A</w:t>
                          </w:r>
                          <w:r w:rsidRPr="00473F6D">
                            <w:rPr>
                              <w:rFonts w:ascii="Times New Roman" w:eastAsia="宋体" w:hAnsi="Times New Roman" w:cs="Times New Roman" w:hint="eastAsia"/>
                              <w:b w:val="0"/>
                            </w:rPr>
                            <w:t>的</w:t>
                          </w:r>
                          <w:r>
                            <w:rPr>
                              <w:rFonts w:ascii="Times New Roman" w:eastAsia="宋体" w:hAnsi="Times New Roman" w:cs="Times New Roman" w:hint="eastAsia"/>
                              <w:b w:val="0"/>
                            </w:rPr>
                            <w:t>编码</w:t>
                          </w:r>
                          <w:r w:rsidRPr="00473F6D">
                            <w:rPr>
                              <w:rFonts w:ascii="Times New Roman" w:eastAsia="宋体" w:hAnsi="Times New Roman" w:cs="Times New Roman" w:hint="eastAsia"/>
                              <w:b w:val="0"/>
                            </w:rPr>
                            <w:t>树</w:t>
                          </w:r>
                        </w:p>
                        <w:p w:rsidR="008E537A" w:rsidRPr="00616556" w:rsidRDefault="008E537A" w:rsidP="003B6C06">
                          <w:pPr>
                            <w:pStyle w:val="a6"/>
                            <w:ind w:firstLineChars="0" w:firstLine="0"/>
                            <w:rPr>
                              <w:rFonts w:ascii="Times New Roman" w:eastAsia="宋体" w:hAnsi="Times New Roman" w:cs="Times New Roman"/>
                              <w:b w:val="0"/>
                            </w:rPr>
                          </w:pPr>
                        </w:p>
                      </w:txbxContent>
                    </v:textbox>
                  </v:shape>
                </v:group>
                <v:rect id="矩形 7467" o:spid="_x0000_s1306" style="position:absolute;left:12676;top:14630;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" filled="f" strokecolor="black [3213]" strokeweight="1pt"/>
                <v:rect id="矩形 7468" o:spid="_x0000_s1307" style="position:absolute;left:3507;top:3707;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" filled="f" strokecolor="black [3213]" strokeweight="1pt"/>
                <v:rect id="矩形 7469" o:spid="_x0000_s1308" style="position:absolute;left:5461;top:7189;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" filled="f" strokecolor="black [3213]" strokeweight="1pt"/>
                <v:rect id="矩形 7470" o:spid="_x0000_s1309" style="position:absolute;left:7465;top:10872;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" filled="f" strokecolor="black [3213]" strokeweight="1pt"/>
              </v:group>
            </w:pict>
          </mc:Fallback>
        </mc:AlternateContent>
      </w:r>
    </w:p>
    <w:p w:rsidR="003B6C06" w:rsidRPr="00196523" w:rsidRDefault="00235341" w:rsidP="001C30E9">
      <w:pPr>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483136" behindDoc="0" locked="0" layoutInCell="1" allowOverlap="1" wp14:anchorId="0CF81840" wp14:editId="24C704E7">
                <wp:simplePos x="0" y="0"/>
                <wp:positionH relativeFrom="column">
                  <wp:posOffset>2661859</wp:posOffset>
                </wp:positionH>
                <wp:positionV relativeFrom="paragraph">
                  <wp:posOffset>24393</wp:posOffset>
                </wp:positionV>
                <wp:extent cx="2321725" cy="1708759"/>
                <wp:effectExtent l="0" t="0" r="21590" b="6350"/>
                <wp:wrapNone/>
                <wp:docPr id="7471" name="组合 7471"/>
                <wp:cNvGraphicFramePr/>
                <a:graphic xmlns:a="http://schemas.openxmlformats.org/drawingml/2006/main">
                  <a:graphicData uri="http://schemas.microsoft.com/office/word/2010/wordprocessingGroup">
                    <wpg:wgp>
                      <wpg:cNvGrpSpPr/>
                      <wpg:grpSpPr>
                        <a:xfrm>
                          <a:off x="0" y="0"/>
                          <a:ext cx="2321725" cy="1708759"/>
                          <a:chOff x="0" y="0"/>
                          <a:chExt cx="2321725" cy="1708759"/>
                        </a:xfrm>
                      </wpg:grpSpPr>
                      <wps:wsp>
                        <wps:cNvPr id="7472" name="Text Box 563"/>
                        <wps:cNvSpPr txBox="1">
                          <a:spLocks noChangeArrowheads="1"/>
                        </wps:cNvSpPr>
                        <wps:spPr bwMode="auto">
                          <a:xfrm>
                            <a:off x="225468" y="1510639"/>
                            <a:ext cx="18688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235341">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-5</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对</w:t>
                              </w:r>
                              <w:r>
                                <w:rPr>
                                  <w:rFonts w:ascii="Times New Roman" w:eastAsia="宋体" w:hAnsi="Times New Roman" w:cs="Times New Roman" w:hint="eastAsia"/>
                                  <w:b w:val="0"/>
                                </w:rPr>
                                <w:t>应于选项</w:t>
                              </w:r>
                              <w:r>
                                <w:rPr>
                                  <w:rFonts w:ascii="Times New Roman" w:eastAsia="宋体" w:hAnsi="Times New Roman" w:cs="Times New Roman"/>
                                  <w:b w:val="0"/>
                                </w:rPr>
                                <w:t>B</w:t>
                              </w:r>
                              <w:r w:rsidRPr="00473F6D">
                                <w:rPr>
                                  <w:rFonts w:ascii="Times New Roman" w:eastAsia="宋体" w:hAnsi="Times New Roman" w:cs="Times New Roman" w:hint="eastAsia"/>
                                  <w:b w:val="0"/>
                                </w:rPr>
                                <w:t>的</w:t>
                              </w:r>
                              <w:r>
                                <w:rPr>
                                  <w:rFonts w:ascii="Times New Roman" w:eastAsia="宋体" w:hAnsi="Times New Roman" w:cs="Times New Roman" w:hint="eastAsia"/>
                                  <w:b w:val="0"/>
                                </w:rPr>
                                <w:t>编码</w:t>
                              </w:r>
                              <w:r w:rsidRPr="00473F6D">
                                <w:rPr>
                                  <w:rFonts w:ascii="Times New Roman" w:eastAsia="宋体" w:hAnsi="Times New Roman" w:cs="Times New Roman" w:hint="eastAsia"/>
                                  <w:b w:val="0"/>
                                </w:rPr>
                                <w:t>树</w:t>
                              </w:r>
                            </w:p>
                            <w:p w:rsidR="008E537A" w:rsidRPr="00616556" w:rsidRDefault="008E537A" w:rsidP="0023534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cNvPr id="7473" name="组合 7473"/>
                        <wpg:cNvGrpSpPr/>
                        <wpg:grpSpPr>
                          <a:xfrm>
                            <a:off x="0" y="0"/>
                            <a:ext cx="2321725" cy="1386368"/>
                            <a:chOff x="0" y="0"/>
                            <a:chExt cx="2321725" cy="1386368"/>
                          </a:xfrm>
                        </wpg:grpSpPr>
                        <wps:wsp>
                          <wps:cNvPr id="7474" name="Oval 541"/>
                          <wps:cNvSpPr>
                            <a:spLocks noChangeArrowheads="1"/>
                          </wps:cNvSpPr>
                          <wps:spPr bwMode="auto">
                            <a:xfrm>
                              <a:off x="914400" y="0"/>
                              <a:ext cx="199659" cy="20261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7871CF" w:rsidRDefault="008E537A" w:rsidP="00235341">
                                <w:pPr>
                                  <w:spacing w:line="0" w:lineRule="atLeast"/>
                                  <w:ind w:firstLineChars="0" w:firstLine="0"/>
                                  <w:jc w:val="center"/>
                                </w:pPr>
                              </w:p>
                            </w:txbxContent>
                          </wps:txbx>
                          <wps:bodyPr rot="0" vert="horz" wrap="square" lIns="0" tIns="0" rIns="0" bIns="0" anchor="t" anchorCtr="0" upright="1">
                            <a:noAutofit/>
                          </wps:bodyPr>
                        </wps:wsp>
                        <wps:wsp>
                          <wps:cNvPr id="7475" name="Freeform 542"/>
                          <wps:cNvSpPr>
                            <a:spLocks/>
                          </wps:cNvSpPr>
                          <wps:spPr bwMode="auto">
                            <a:xfrm>
                              <a:off x="468473" y="152818"/>
                              <a:ext cx="448432" cy="216013"/>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6" name="矩形 7476"/>
                          <wps:cNvSpPr/>
                          <wps:spPr>
                            <a:xfrm>
                              <a:off x="1305212" y="774109"/>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77" name="组合 7477"/>
                          <wpg:cNvGrpSpPr/>
                          <wpg:grpSpPr>
                            <a:xfrm>
                              <a:off x="290604" y="343214"/>
                              <a:ext cx="1447251" cy="202613"/>
                              <a:chOff x="0" y="0"/>
                              <a:chExt cx="1447251" cy="202613"/>
                            </a:xfrm>
                          </wpg:grpSpPr>
                          <wps:wsp>
                            <wps:cNvPr id="7478" name="Oval 549"/>
                            <wps:cNvSpPr>
                              <a:spLocks noChangeArrowheads="1"/>
                            </wps:cNvSpPr>
                            <wps:spPr bwMode="auto">
                              <a:xfrm>
                                <a:off x="1247592" y="0"/>
                                <a:ext cx="199659" cy="20261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141285" w:rsidRDefault="008E537A" w:rsidP="00235341">
                                  <w:pPr>
                                    <w:spacing w:line="0" w:lineRule="atLeast"/>
                                    <w:ind w:firstLineChars="0" w:firstLine="0"/>
                                    <w:jc w:val="center"/>
                                  </w:pPr>
                                </w:p>
                              </w:txbxContent>
                            </wps:txbx>
                            <wps:bodyPr rot="0" vert="horz" wrap="square" lIns="0" tIns="0" rIns="0" bIns="0" anchor="t" anchorCtr="0" upright="1">
                              <a:noAutofit/>
                            </wps:bodyPr>
                          </wps:wsp>
                          <wps:wsp>
                            <wps:cNvPr id="7479" name="Oval 549"/>
                            <wps:cNvSpPr>
                              <a:spLocks noChangeArrowheads="1"/>
                            </wps:cNvSpPr>
                            <wps:spPr bwMode="auto">
                              <a:xfrm>
                                <a:off x="0" y="0"/>
                                <a:ext cx="199659" cy="20261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141285" w:rsidRDefault="008E537A" w:rsidP="00235341">
                                  <w:pPr>
                                    <w:spacing w:line="0" w:lineRule="atLeast"/>
                                    <w:ind w:firstLineChars="0" w:firstLine="0"/>
                                    <w:jc w:val="center"/>
                                  </w:pPr>
                                </w:p>
                              </w:txbxContent>
                            </wps:txbx>
                            <wps:bodyPr rot="0" vert="horz" wrap="square" lIns="0" tIns="0" rIns="0" bIns="0" anchor="t" anchorCtr="0" upright="1">
                              <a:noAutofit/>
                            </wps:bodyPr>
                          </wps:wsp>
                        </wpg:grpSp>
                        <wps:wsp>
                          <wps:cNvPr id="7480" name="矩形 7480"/>
                          <wps:cNvSpPr/>
                          <wps:spPr>
                            <a:xfrm>
                              <a:off x="1563248" y="1199994"/>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1" name="Oval 549"/>
                          <wps:cNvSpPr>
                            <a:spLocks noChangeArrowheads="1"/>
                          </wps:cNvSpPr>
                          <wps:spPr bwMode="auto">
                            <a:xfrm>
                              <a:off x="1841326" y="774109"/>
                              <a:ext cx="199647" cy="20256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141285" w:rsidRDefault="008E537A" w:rsidP="00235341">
                                <w:pPr>
                                  <w:spacing w:line="0" w:lineRule="atLeast"/>
                                  <w:ind w:firstLineChars="0" w:firstLine="0"/>
                                  <w:jc w:val="center"/>
                                </w:pPr>
                              </w:p>
                            </w:txbxContent>
                          </wps:txbx>
                          <wps:bodyPr rot="0" vert="horz" wrap="square" lIns="0" tIns="0" rIns="0" bIns="0" anchor="t" anchorCtr="0" upright="1">
                            <a:noAutofit/>
                          </wps:bodyPr>
                        </wps:wsp>
                        <wps:wsp>
                          <wps:cNvPr id="7482" name="Oval 549"/>
                          <wps:cNvSpPr>
                            <a:spLocks noChangeArrowheads="1"/>
                          </wps:cNvSpPr>
                          <wps:spPr bwMode="auto">
                            <a:xfrm>
                              <a:off x="586218" y="774109"/>
                              <a:ext cx="199647" cy="20256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141285" w:rsidRDefault="008E537A" w:rsidP="00235341">
                                <w:pPr>
                                  <w:spacing w:line="0" w:lineRule="atLeast"/>
                                  <w:ind w:firstLineChars="0" w:firstLine="0"/>
                                  <w:jc w:val="center"/>
                                </w:pPr>
                              </w:p>
                            </w:txbxContent>
                          </wps:txbx>
                          <wps:bodyPr rot="0" vert="horz" wrap="square" lIns="0" tIns="0" rIns="0" bIns="0" anchor="t" anchorCtr="0" upright="1">
                            <a:noAutofit/>
                          </wps:bodyPr>
                        </wps:wsp>
                        <wps:wsp>
                          <wps:cNvPr id="7483" name="矩形 7483"/>
                          <wps:cNvSpPr/>
                          <wps:spPr>
                            <a:xfrm>
                              <a:off x="0" y="774109"/>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4" name="矩形 7484"/>
                          <wps:cNvSpPr/>
                          <wps:spPr>
                            <a:xfrm>
                              <a:off x="861791" y="1192478"/>
                              <a:ext cx="185385" cy="1863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5" name="Freeform 542"/>
                          <wps:cNvSpPr>
                            <a:spLocks/>
                          </wps:cNvSpPr>
                          <wps:spPr bwMode="auto">
                            <a:xfrm flipH="1">
                              <a:off x="1112311" y="152818"/>
                              <a:ext cx="448432" cy="216013"/>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6" name="Freeform 542"/>
                          <wps:cNvSpPr>
                            <a:spLocks/>
                          </wps:cNvSpPr>
                          <wps:spPr bwMode="auto">
                            <a:xfrm>
                              <a:off x="117745" y="531104"/>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7" name="Freeform 542"/>
                          <wps:cNvSpPr>
                            <a:spLocks/>
                          </wps:cNvSpPr>
                          <wps:spPr bwMode="auto">
                            <a:xfrm flipH="1">
                              <a:off x="438411" y="531104"/>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542"/>
                          <wps:cNvSpPr>
                            <a:spLocks/>
                          </wps:cNvSpPr>
                          <wps:spPr bwMode="auto">
                            <a:xfrm>
                              <a:off x="1390389" y="531104"/>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542"/>
                          <wps:cNvSpPr>
                            <a:spLocks/>
                          </wps:cNvSpPr>
                          <wps:spPr bwMode="auto">
                            <a:xfrm flipH="1">
                              <a:off x="1708550" y="531104"/>
                              <a:ext cx="206375" cy="234950"/>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542"/>
                          <wps:cNvSpPr>
                            <a:spLocks/>
                          </wps:cNvSpPr>
                          <wps:spPr bwMode="auto">
                            <a:xfrm flipH="1">
                              <a:off x="751562" y="951979"/>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542"/>
                          <wps:cNvSpPr>
                            <a:spLocks/>
                          </wps:cNvSpPr>
                          <wps:spPr bwMode="auto">
                            <a:xfrm>
                              <a:off x="1678488" y="959494"/>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矩形 68"/>
                          <wps:cNvSpPr/>
                          <wps:spPr>
                            <a:xfrm>
                              <a:off x="2136940" y="1182457"/>
                              <a:ext cx="184785" cy="186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reeform 542"/>
                          <wps:cNvSpPr>
                            <a:spLocks/>
                          </wps:cNvSpPr>
                          <wps:spPr bwMode="auto">
                            <a:xfrm flipH="1">
                              <a:off x="2026711" y="941958"/>
                              <a:ext cx="206752" cy="235489"/>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0CF81840" id="组合 7471" o:spid="_x0000_s1310" style="position:absolute;left:0;text-align:left;margin-left:209.6pt;margin-top:1.9pt;width:182.8pt;height:134.55pt;z-index:251483136" coordsize="23217,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">
                <v:shape id="_x0000_s1311" type="#_x0000_t202" style="position:absolute;left:2254;top:15106;width:1868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" filled="f" stroked="f">
                  <v:textbox inset="0,0,0,0">
                    <w:txbxContent>
                      <w:p w:rsidR="008E537A" w:rsidRPr="00473F6D" w:rsidRDefault="008E537A" w:rsidP="00235341">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-5</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对</w:t>
                        </w:r>
                        <w:r>
                          <w:rPr>
                            <w:rFonts w:ascii="Times New Roman" w:eastAsia="宋体" w:hAnsi="Times New Roman" w:cs="Times New Roman" w:hint="eastAsia"/>
                            <w:b w:val="0"/>
                          </w:rPr>
                          <w:t>应于选项</w:t>
                        </w:r>
                        <w:r>
                          <w:rPr>
                            <w:rFonts w:ascii="Times New Roman" w:eastAsia="宋体" w:hAnsi="Times New Roman" w:cs="Times New Roman"/>
                            <w:b w:val="0"/>
                          </w:rPr>
                          <w:t>B</w:t>
                        </w:r>
                        <w:r w:rsidRPr="00473F6D">
                          <w:rPr>
                            <w:rFonts w:ascii="Times New Roman" w:eastAsia="宋体" w:hAnsi="Times New Roman" w:cs="Times New Roman" w:hint="eastAsia"/>
                            <w:b w:val="0"/>
                          </w:rPr>
                          <w:t>的</w:t>
                        </w:r>
                        <w:r>
                          <w:rPr>
                            <w:rFonts w:ascii="Times New Roman" w:eastAsia="宋体" w:hAnsi="Times New Roman" w:cs="Times New Roman" w:hint="eastAsia"/>
                            <w:b w:val="0"/>
                          </w:rPr>
                          <w:t>编码</w:t>
                        </w:r>
                        <w:r w:rsidRPr="00473F6D">
                          <w:rPr>
                            <w:rFonts w:ascii="Times New Roman" w:eastAsia="宋体" w:hAnsi="Times New Roman" w:cs="Times New Roman" w:hint="eastAsia"/>
                            <w:b w:val="0"/>
                          </w:rPr>
                          <w:t>树</w:t>
                        </w:r>
                      </w:p>
                      <w:p w:rsidR="008E537A" w:rsidRPr="00616556" w:rsidRDefault="008E537A" w:rsidP="00235341">
                        <w:pPr>
                          <w:pStyle w:val="a6"/>
                          <w:ind w:firstLineChars="0" w:firstLine="0"/>
                          <w:rPr>
                            <w:rFonts w:ascii="Times New Roman" w:eastAsia="宋体" w:hAnsi="Times New Roman" w:cs="Times New Roman"/>
                            <w:b w:val="0"/>
                          </w:rPr>
                        </w:pPr>
                      </w:p>
                    </w:txbxContent>
                  </v:textbox>
                </v:shape>
                <v:group id="组合 7473" o:spid="_x0000_s1312" style="position:absolute;width:23217;height:13863" coordsize="23217,1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">
                  <v:oval id="Oval 541" o:spid="_x0000_s1313" style="position:absolute;left:9144;width:199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" filled="f" strokeweight="1pt">
                    <v:textbox inset="0,0,0,0">
                      <w:txbxContent>
                        <w:p w:rsidR="008E537A" w:rsidRPr="007871CF" w:rsidRDefault="008E537A" w:rsidP="00235341">
                          <w:pPr>
                            <w:spacing w:line="0" w:lineRule="atLeast"/>
                            <w:ind w:firstLineChars="0" w:firstLine="0"/>
                            <w:jc w:val="center"/>
                          </w:pPr>
                        </w:p>
                      </w:txbxContent>
                    </v:textbox>
                  </v:oval>
                  <v:shape id="Freeform 542" o:spid="_x0000_s1314" style="position:absolute;left:4684;top:1528;width:4485;height:2160;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" path="m232,l,327e" filled="f" strokeweight="1pt">
                    <v:path arrowok="t" o:connecttype="custom" o:connectlocs="448432,0;0,216013" o:connectangles="0,0"/>
                  </v:shape>
                  <v:rect id="矩形 7476" o:spid="_x0000_s1315" style="position:absolute;left:13052;top:7741;width:1853;height:1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" filled="f" strokecolor="black [3213]" strokeweight="1pt"/>
                  <v:group id="组合 7477" o:spid="_x0000_s1316" style="position:absolute;left:2906;top:3432;width:14472;height:2026" coordsize="14472,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">
                    <v:oval id="Oval 549" o:spid="_x0000_s1317" style="position:absolute;left:12475;width:199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" filled="f" strokeweight="1pt">
                      <v:textbox inset="0,0,0,0">
                        <w:txbxContent>
                          <w:p w:rsidR="008E537A" w:rsidRPr="00141285" w:rsidRDefault="008E537A" w:rsidP="00235341">
                            <w:pPr>
                              <w:spacing w:line="0" w:lineRule="atLeast"/>
                              <w:ind w:firstLineChars="0" w:firstLine="0"/>
                              <w:jc w:val="center"/>
                            </w:pPr>
                          </w:p>
                        </w:txbxContent>
                      </v:textbox>
                    </v:oval>
                    <v:oval id="Oval 549" o:spid="_x0000_s1318" style="position:absolute;width:199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" filled="f" strokeweight="1pt">
                      <v:textbox inset="0,0,0,0">
                        <w:txbxContent>
                          <w:p w:rsidR="008E537A" w:rsidRPr="00141285" w:rsidRDefault="008E537A" w:rsidP="00235341">
                            <w:pPr>
                              <w:spacing w:line="0" w:lineRule="atLeast"/>
                              <w:ind w:firstLineChars="0" w:firstLine="0"/>
                              <w:jc w:val="center"/>
                            </w:pPr>
                          </w:p>
                        </w:txbxContent>
                      </v:textbox>
                    </v:oval>
                  </v:group>
                  <v:rect id="矩形 7480" o:spid="_x0000_s1319" style="position:absolute;left:15632;top:11999;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" filled="f" strokecolor="black [3213]" strokeweight="1pt"/>
                  <v:oval id="Oval 549" o:spid="_x0000_s1320" style="position:absolute;left:18413;top:7741;width:1996;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" filled="f" strokeweight="1pt">
                    <v:textbox inset="0,0,0,0">
                      <w:txbxContent>
                        <w:p w:rsidR="008E537A" w:rsidRPr="00141285" w:rsidRDefault="008E537A" w:rsidP="00235341">
                          <w:pPr>
                            <w:spacing w:line="0" w:lineRule="atLeast"/>
                            <w:ind w:firstLineChars="0" w:firstLine="0"/>
                            <w:jc w:val="center"/>
                          </w:pPr>
                        </w:p>
                      </w:txbxContent>
                    </v:textbox>
                  </v:oval>
                  <v:oval id="Oval 549" o:spid="_x0000_s1321" style="position:absolute;left:5862;top:7741;width:1996;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" filled="f" strokeweight="1pt">
                    <v:textbox inset="0,0,0,0">
                      <w:txbxContent>
                        <w:p w:rsidR="008E537A" w:rsidRPr="00141285" w:rsidRDefault="008E537A" w:rsidP="00235341">
                          <w:pPr>
                            <w:spacing w:line="0" w:lineRule="atLeast"/>
                            <w:ind w:firstLineChars="0" w:firstLine="0"/>
                            <w:jc w:val="center"/>
                          </w:pPr>
                        </w:p>
                      </w:txbxContent>
                    </v:textbox>
                  </v:oval>
                  <v:rect id="矩形 7483" o:spid="_x0000_s1322" style="position:absolute;top:7741;width:1853;height:1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" filled="f" strokecolor="black [3213]" strokeweight="1pt"/>
                  <v:rect id="矩形 7484" o:spid="_x0000_s1323" style="position:absolute;left:8617;top:11924;width:1854;height: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" filled="f" strokecolor="black [3213]" strokeweight="1pt"/>
                  <v:shape id="Freeform 542" o:spid="_x0000_s1324" style="position:absolute;left:11123;top:1528;width:4484;height:2160;flip:x;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" path="m232,l,327e" filled="f" strokeweight="1pt">
                    <v:path arrowok="t" o:connecttype="custom" o:connectlocs="448432,0;0,216013" o:connectangles="0,0"/>
                  </v:shape>
                  <v:shape id="Freeform 542" o:spid="_x0000_s1325" style="position:absolute;left:1177;top:5311;width:2067;height:2354;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" path="m232,l,327e" filled="f" strokeweight="1pt">
                    <v:path arrowok="t" o:connecttype="custom" o:connectlocs="206752,0;0,235489" o:connectangles="0,0"/>
                  </v:shape>
                  <v:shape id="Freeform 542" o:spid="_x0000_s1326" style="position:absolute;left:4384;top:5311;width:2067;height:2354;flip:x;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" path="m232,l,327e" filled="f" strokeweight="1pt">
                    <v:path arrowok="t" o:connecttype="custom" o:connectlocs="206752,0;0,235489" o:connectangles="0,0"/>
                  </v:shape>
                  <v:shape id="Freeform 542" o:spid="_x0000_s1327" style="position:absolute;left:13903;top:5311;width:2068;height:2354;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" path="m232,l,327e" filled="f" strokeweight="1pt">
                    <v:path arrowok="t" o:connecttype="custom" o:connectlocs="206752,0;0,235489" o:connectangles="0,0"/>
                  </v:shape>
                  <v:shape id="Freeform 542" o:spid="_x0000_s1328" style="position:absolute;left:17085;top:5311;width:2064;height:2349;flip:x;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" path="m232,l,327e" filled="f" strokeweight="1pt">
                    <v:path arrowok="t" o:connecttype="custom" o:connectlocs="206375,0;0,234950" o:connectangles="0,0"/>
                  </v:shape>
                  <v:shape id="Freeform 542" o:spid="_x0000_s1329" style="position:absolute;left:7515;top:9519;width:2068;height:2355;flip:x;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" path="m232,l,327e" filled="f" strokeweight="1pt">
                    <v:path arrowok="t" o:connecttype="custom" o:connectlocs="206752,0;0,235489" o:connectangles="0,0"/>
                  </v:shape>
                  <v:shape id="Freeform 542" o:spid="_x0000_s1330" style="position:absolute;left:16784;top:9594;width:2068;height:2355;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" path="m232,l,327e" filled="f" strokeweight="1pt">
                    <v:path arrowok="t" o:connecttype="custom" o:connectlocs="206752,0;0,235489" o:connectangles="0,0"/>
                  </v:shape>
                  <v:rect id="矩形 68" o:spid="_x0000_s1331" style="position:absolute;left:21369;top:11824;width:1848;height:1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shape id="Freeform 542" o:spid="_x0000_s1332" style="position:absolute;left:20267;top:9419;width:2067;height:2355;flip:x;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" path="m232,l,327e" filled="f" strokeweight="1pt">
                    <v:path arrowok="t" o:connecttype="custom" o:connectlocs="206752,0;0,235489" o:connectangles="0,0"/>
                  </v:shape>
                </v:group>
              </v:group>
            </w:pict>
          </mc:Fallback>
        </mc:AlternateContent>
      </w:r>
    </w:p>
    <w:p w:rsidR="003B6C06" w:rsidRPr="00196523" w:rsidRDefault="003B6C06" w:rsidP="001C30E9">
      <w:pPr>
        <w:ind w:firstLine="420"/>
        <w:rPr>
          <w:rFonts w:ascii="Times New Roman" w:eastAsia="宋体" w:hAnsi="Times New Roman" w:cs="Times New Roman"/>
          <w:color w:val="000000" w:themeColor="text1"/>
        </w:rPr>
      </w:pPr>
    </w:p>
    <w:p w:rsidR="003B6C06" w:rsidRPr="00196523" w:rsidRDefault="003B6C06" w:rsidP="001C30E9">
      <w:pPr>
        <w:ind w:firstLine="420"/>
        <w:rPr>
          <w:rFonts w:ascii="Times New Roman" w:eastAsia="宋体" w:hAnsi="Times New Roman" w:cs="Times New Roman"/>
          <w:color w:val="000000" w:themeColor="text1"/>
        </w:rPr>
      </w:pPr>
    </w:p>
    <w:p w:rsidR="003B6C06" w:rsidRPr="00196523" w:rsidRDefault="003B6C06" w:rsidP="001C30E9">
      <w:pPr>
        <w:ind w:firstLine="420"/>
        <w:rPr>
          <w:rFonts w:ascii="Times New Roman" w:eastAsia="宋体" w:hAnsi="Times New Roman" w:cs="Times New Roman"/>
          <w:color w:val="000000" w:themeColor="text1"/>
        </w:rPr>
      </w:pPr>
    </w:p>
    <w:p w:rsidR="003B6C06" w:rsidRPr="00196523" w:rsidRDefault="003B6C06" w:rsidP="001C30E9">
      <w:pPr>
        <w:ind w:firstLine="420"/>
        <w:rPr>
          <w:rFonts w:ascii="Times New Roman" w:eastAsia="宋体" w:hAnsi="Times New Roman" w:cs="Times New Roman"/>
          <w:color w:val="000000" w:themeColor="text1"/>
        </w:rPr>
      </w:pPr>
    </w:p>
    <w:p w:rsidR="003B6C06" w:rsidRPr="00196523" w:rsidRDefault="003B6C06" w:rsidP="001C30E9">
      <w:pPr>
        <w:ind w:firstLine="420"/>
        <w:rPr>
          <w:rFonts w:ascii="Times New Roman" w:eastAsia="宋体" w:hAnsi="Times New Roman" w:cs="Times New Roman"/>
          <w:color w:val="000000" w:themeColor="text1"/>
        </w:rPr>
      </w:pPr>
    </w:p>
    <w:p w:rsidR="003B6C06" w:rsidRPr="00196523" w:rsidRDefault="003B6C06" w:rsidP="001C30E9">
      <w:pPr>
        <w:ind w:firstLine="420"/>
        <w:rPr>
          <w:rFonts w:ascii="Times New Roman" w:eastAsia="宋体" w:hAnsi="Times New Roman" w:cs="Times New Roman"/>
          <w:color w:val="000000" w:themeColor="text1"/>
        </w:rPr>
      </w:pPr>
    </w:p>
    <w:p w:rsidR="007A6B4B" w:rsidRDefault="007A6B4B" w:rsidP="001C30E9">
      <w:pPr>
        <w:ind w:firstLine="420"/>
        <w:rPr>
          <w:rFonts w:ascii="Times New Roman" w:eastAsia="宋体" w:hAnsi="Times New Roman" w:cs="Times New Roman"/>
          <w:color w:val="000000" w:themeColor="text1"/>
        </w:rPr>
      </w:pPr>
    </w:p>
    <w:p w:rsidR="006A23F5" w:rsidRDefault="006A23F5" w:rsidP="001C30E9">
      <w:pPr>
        <w:ind w:firstLine="420"/>
        <w:rPr>
          <w:rFonts w:ascii="Times New Roman" w:eastAsia="宋体" w:hAnsi="Times New Roman" w:cs="Times New Roman"/>
          <w:color w:val="000000" w:themeColor="text1"/>
        </w:rPr>
      </w:pPr>
    </w:p>
    <w:p w:rsidR="006A23F5" w:rsidRPr="00196523" w:rsidRDefault="006A23F5" w:rsidP="001C30E9">
      <w:pPr>
        <w:ind w:firstLine="420"/>
        <w:rPr>
          <w:rFonts w:ascii="Times New Roman" w:eastAsia="宋体" w:hAnsi="Times New Roman" w:cs="Times New Roman"/>
          <w:color w:val="000000" w:themeColor="text1"/>
        </w:rPr>
      </w:pPr>
    </w:p>
    <w:p w:rsidR="00E962D1" w:rsidRPr="0068465A" w:rsidRDefault="005A5E0F" w:rsidP="00E962D1">
      <w:pPr>
        <w:snapToGrid w:val="0"/>
        <w:ind w:firstLineChars="0" w:firstLine="0"/>
        <w:rPr>
          <w:rFonts w:ascii="Times New Roman" w:hAnsi="Times New Roman" w:cs="Times New Roman"/>
          <w:sz w:val="24"/>
        </w:rPr>
      </w:pPr>
      <w:r>
        <w:rPr>
          <w:rFonts w:ascii="Times New Roman" w:eastAsia="宋体" w:hAnsi="Times New Roman" w:cs="Times New Roman"/>
          <w:color w:val="000000"/>
        </w:rPr>
        <w:t>21</w:t>
      </w:r>
      <w:r w:rsidR="00E962D1" w:rsidRPr="00C813BA">
        <w:rPr>
          <w:rFonts w:ascii="Times New Roman" w:eastAsia="宋体" w:hAnsi="Times New Roman" w:cs="Times New Roman"/>
          <w:color w:val="000000"/>
        </w:rPr>
        <w:t>．</w:t>
      </w:r>
      <w:r w:rsidR="00E962D1" w:rsidRPr="00313199">
        <w:rPr>
          <w:rFonts w:ascii="Times New Roman" w:eastAsia="宋体" w:hAnsi="Times New Roman" w:cs="Times New Roman"/>
          <w:color w:val="000000"/>
        </w:rPr>
        <w:t>一棵哈夫曼树共有</w:t>
      </w:r>
      <w:r w:rsidR="00E962D1" w:rsidRPr="00313199">
        <w:rPr>
          <w:rFonts w:ascii="Times New Roman" w:eastAsia="宋体" w:hAnsi="Times New Roman" w:cs="Times New Roman"/>
          <w:color w:val="000000"/>
        </w:rPr>
        <w:t>215</w:t>
      </w:r>
      <w:r w:rsidR="00E962D1" w:rsidRPr="00313199">
        <w:rPr>
          <w:rFonts w:ascii="Times New Roman" w:eastAsia="宋体" w:hAnsi="Times New Roman" w:cs="Times New Roman"/>
          <w:color w:val="000000"/>
        </w:rPr>
        <w:t>个</w:t>
      </w:r>
      <w:r w:rsidR="0057130E">
        <w:rPr>
          <w:rFonts w:ascii="Times New Roman" w:eastAsia="宋体" w:hAnsi="Times New Roman" w:cs="Times New Roman" w:hint="eastAsia"/>
          <w:color w:val="000000"/>
        </w:rPr>
        <w:t>结</w:t>
      </w:r>
      <w:r w:rsidR="00E962D1" w:rsidRPr="00313199">
        <w:rPr>
          <w:rFonts w:ascii="Times New Roman" w:eastAsia="宋体" w:hAnsi="Times New Roman" w:cs="Times New Roman"/>
          <w:color w:val="000000"/>
        </w:rPr>
        <w:t>点，则</w:t>
      </w:r>
      <w:r w:rsidR="00E962D1">
        <w:rPr>
          <w:rFonts w:ascii="Times New Roman" w:eastAsia="宋体" w:hAnsi="Times New Roman" w:cs="Times New Roman" w:hint="eastAsia"/>
          <w:color w:val="000000"/>
        </w:rPr>
        <w:t>树中编码的字符个数是</w:t>
      </w:r>
      <w:r w:rsidR="00E962D1">
        <w:rPr>
          <w:rFonts w:ascii="Times New Roman" w:eastAsia="宋体" w:hAnsi="Times New Roman" w:cs="Times New Roman"/>
          <w:color w:val="000000"/>
        </w:rPr>
        <w:t>________</w:t>
      </w:r>
      <w:r w:rsidR="00E962D1" w:rsidRPr="00C813BA">
        <w:rPr>
          <w:rFonts w:ascii="Times New Roman" w:eastAsia="宋体" w:hAnsi="Times New Roman" w:cs="Times New Roman" w:hint="eastAsia"/>
          <w:color w:val="000000"/>
        </w:rPr>
        <w:t>。</w:t>
      </w:r>
    </w:p>
    <w:p w:rsidR="00E962D1" w:rsidRPr="00C813BA" w:rsidRDefault="00E962D1" w:rsidP="00E962D1">
      <w:pPr>
        <w:tabs>
          <w:tab w:val="left" w:pos="2310"/>
          <w:tab w:val="left" w:pos="4200"/>
          <w:tab w:val="left" w:pos="6090"/>
        </w:tabs>
        <w:ind w:firstLine="420"/>
        <w:rPr>
          <w:rFonts w:ascii="Times New Roman" w:eastAsia="宋体" w:hAnsi="Times New Roman" w:cs="Times New Roman"/>
        </w:rPr>
      </w:pPr>
      <w:r w:rsidRPr="00313199">
        <w:rPr>
          <w:rFonts w:ascii="Times New Roman" w:eastAsia="宋体" w:hAnsi="Times New Roman" w:cs="Times New Roman"/>
        </w:rPr>
        <w:lastRenderedPageBreak/>
        <w:t>A</w:t>
      </w:r>
      <w:r w:rsidRPr="00313199">
        <w:rPr>
          <w:rFonts w:ascii="Times New Roman" w:eastAsia="宋体" w:hAnsi="Times New Roman" w:cs="Times New Roman"/>
        </w:rPr>
        <w:t>．</w:t>
      </w:r>
      <w:r w:rsidRPr="00313199">
        <w:rPr>
          <w:rFonts w:ascii="Times New Roman" w:eastAsia="宋体" w:hAnsi="Times New Roman" w:cs="Times New Roman"/>
        </w:rPr>
        <w:t>107</w:t>
      </w:r>
      <w:r w:rsidRPr="00313199">
        <w:rPr>
          <w:rFonts w:ascii="Times New Roman" w:eastAsia="宋体" w:hAnsi="Times New Roman" w:cs="Times New Roman"/>
        </w:rPr>
        <w:tab/>
      </w:r>
      <w:r w:rsidRPr="00313199">
        <w:rPr>
          <w:rFonts w:ascii="Times New Roman" w:eastAsia="宋体" w:hAnsi="Times New Roman" w:cs="Times New Roman"/>
          <w:highlight w:val="yellow"/>
        </w:rPr>
        <w:t>B</w:t>
      </w:r>
      <w:r w:rsidRPr="00313199">
        <w:rPr>
          <w:rFonts w:ascii="Times New Roman" w:eastAsia="宋体" w:hAnsi="Times New Roman" w:cs="Times New Roman"/>
          <w:highlight w:val="yellow"/>
        </w:rPr>
        <w:t>．</w:t>
      </w:r>
      <w:r w:rsidRPr="0063405D">
        <w:rPr>
          <w:rFonts w:ascii="Times New Roman" w:eastAsia="宋体" w:hAnsi="Times New Roman" w:cs="Times New Roman"/>
          <w:highlight w:val="yellow"/>
        </w:rPr>
        <w:t>108</w:t>
      </w:r>
      <w:r w:rsidRPr="0063405D">
        <w:rPr>
          <w:rFonts w:ascii="Times New Roman" w:eastAsia="宋体" w:hAnsi="Times New Roman" w:cs="Times New Roman"/>
        </w:rPr>
        <w:tab/>
        <w:t>C</w:t>
      </w:r>
      <w:r w:rsidRPr="0063405D">
        <w:rPr>
          <w:rFonts w:ascii="Times New Roman" w:eastAsia="宋体" w:hAnsi="Times New Roman" w:cs="Times New Roman"/>
        </w:rPr>
        <w:t>．</w:t>
      </w:r>
      <w:r w:rsidRPr="0063405D">
        <w:rPr>
          <w:rFonts w:ascii="Times New Roman" w:eastAsia="宋体" w:hAnsi="Times New Roman" w:cs="Times New Roman"/>
        </w:rPr>
        <w:t>215</w:t>
      </w:r>
      <w:r w:rsidRPr="0063405D">
        <w:rPr>
          <w:rFonts w:ascii="Times New Roman" w:eastAsia="宋体" w:hAnsi="Times New Roman" w:cs="Times New Roman"/>
        </w:rPr>
        <w:tab/>
        <w:t>D</w:t>
      </w:r>
      <w:r w:rsidRPr="0063405D">
        <w:rPr>
          <w:rFonts w:ascii="Times New Roman" w:eastAsia="宋体" w:hAnsi="Times New Roman" w:cs="Times New Roman"/>
        </w:rPr>
        <w:t>．</w:t>
      </w:r>
      <w:r w:rsidRPr="0063405D">
        <w:rPr>
          <w:rFonts w:ascii="Times New Roman" w:eastAsia="宋体" w:hAnsi="Times New Roman" w:cs="Times New Roman"/>
        </w:rPr>
        <w:t>214</w:t>
      </w:r>
    </w:p>
    <w:p w:rsidR="007A6B4B" w:rsidRPr="00196523" w:rsidRDefault="006A23F5" w:rsidP="00BC0F94">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答案：</w:t>
      </w:r>
      <w:r w:rsidR="00BC0F94">
        <w:rPr>
          <w:rFonts w:ascii="Times New Roman" w:eastAsia="宋体" w:hAnsi="Times New Roman" w:cs="Times New Roman" w:hint="eastAsia"/>
          <w:color w:val="000000" w:themeColor="text1"/>
        </w:rPr>
        <w:t>B</w:t>
      </w:r>
      <w:r w:rsidR="00BC0F94">
        <w:rPr>
          <w:rFonts w:ascii="Times New Roman" w:eastAsia="宋体" w:hAnsi="Times New Roman" w:cs="Times New Roman" w:hint="eastAsia"/>
          <w:color w:val="000000" w:themeColor="text1"/>
        </w:rPr>
        <w:t>。</w:t>
      </w:r>
    </w:p>
    <w:p w:rsidR="007A6B4B" w:rsidRPr="00196523" w:rsidRDefault="007A6B4B" w:rsidP="00BB301A">
      <w:pPr>
        <w:ind w:firstLine="420"/>
        <w:rPr>
          <w:rFonts w:ascii="Times New Roman" w:eastAsia="宋体" w:hAnsi="Times New Roman" w:cs="Times New Roman"/>
          <w:color w:val="000000" w:themeColor="text1"/>
        </w:rPr>
      </w:pPr>
    </w:p>
    <w:p w:rsidR="007A6B4B" w:rsidRPr="00196523" w:rsidRDefault="007A6B4B"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二、</w:t>
      </w:r>
      <w:r w:rsidRPr="00196523">
        <w:rPr>
          <w:rFonts w:ascii="Times New Roman" w:eastAsia="宋体" w:hAnsi="Times New Roman" w:cs="Times New Roman" w:hint="eastAsia"/>
          <w:color w:val="000000" w:themeColor="text1"/>
        </w:rPr>
        <w:t>填空</w:t>
      </w:r>
      <w:r w:rsidRPr="00196523">
        <w:rPr>
          <w:rFonts w:ascii="Times New Roman" w:eastAsia="宋体" w:hAnsi="Times New Roman" w:cs="Times New Roman"/>
          <w:color w:val="000000" w:themeColor="text1"/>
        </w:rPr>
        <w:t>题</w:t>
      </w:r>
    </w:p>
    <w:p w:rsidR="00132C19"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．具有</w:t>
      </w:r>
      <w:r w:rsidRPr="00196523">
        <w:rPr>
          <w:rFonts w:ascii="Times New Roman" w:eastAsia="宋体" w:hAnsi="Times New Roman" w:cs="Times New Roman"/>
          <w:color w:val="000000" w:themeColor="text1"/>
        </w:rPr>
        <w:t>18</w:t>
      </w:r>
      <w:r w:rsidRPr="00196523">
        <w:rPr>
          <w:rFonts w:ascii="Times New Roman" w:eastAsia="宋体" w:hAnsi="Times New Roman" w:cs="Times New Roman"/>
          <w:color w:val="000000" w:themeColor="text1"/>
        </w:rPr>
        <w:t>个结点的完全二叉树，它的</w:t>
      </w:r>
      <w:r w:rsidRPr="00196523">
        <w:rPr>
          <w:rFonts w:ascii="Times New Roman" w:eastAsia="宋体" w:hAnsi="Times New Roman" w:cs="Times New Roman" w:hint="eastAsia"/>
          <w:color w:val="000000" w:themeColor="text1"/>
        </w:rPr>
        <w:t>高</w:t>
      </w:r>
      <w:r w:rsidRPr="00196523">
        <w:rPr>
          <w:rFonts w:ascii="Times New Roman" w:eastAsia="宋体" w:hAnsi="Times New Roman" w:cs="Times New Roman"/>
          <w:color w:val="000000" w:themeColor="text1"/>
        </w:rPr>
        <w:t>度是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32C19" w:rsidRPr="00196523" w:rsidRDefault="00132C19" w:rsidP="00F6186A">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color w:val="000000" w:themeColor="text1"/>
        </w:rPr>
        <w:t>5</w:t>
      </w:r>
      <w:r w:rsidRPr="00196523">
        <w:rPr>
          <w:rFonts w:ascii="Times New Roman" w:eastAsia="宋体" w:hAnsi="Times New Roman" w:cs="Times New Roman" w:hint="eastAsia"/>
          <w:color w:val="000000" w:themeColor="text1"/>
        </w:rPr>
        <w:t>。</w:t>
      </w:r>
    </w:p>
    <w:p w:rsidR="00132C19" w:rsidRPr="00196523" w:rsidRDefault="00132C19"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高度为</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的满二叉树含有</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个</w:t>
      </w:r>
      <w:r w:rsidRPr="00196523">
        <w:rPr>
          <w:rFonts w:ascii="Times New Roman" w:eastAsia="宋体" w:hAnsi="Times New Roman" w:cs="Times New Roman" w:hint="eastAsia"/>
          <w:color w:val="000000" w:themeColor="text1"/>
        </w:rPr>
        <w:t>结点，</w:t>
      </w:r>
      <w:r w:rsidR="00AD05C3" w:rsidRPr="00196523">
        <w:rPr>
          <w:rFonts w:ascii="Times New Roman" w:eastAsia="宋体" w:hAnsi="Times New Roman" w:cs="Times New Roman" w:hint="eastAsia"/>
          <w:color w:val="000000" w:themeColor="text1"/>
        </w:rPr>
        <w:t>小于</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hint="eastAsia"/>
          <w:color w:val="000000" w:themeColor="text1"/>
        </w:rPr>
        <w:t>，所以含</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个</w:t>
      </w:r>
      <w:r w:rsidRPr="00196523">
        <w:rPr>
          <w:rFonts w:ascii="Times New Roman" w:eastAsia="宋体" w:hAnsi="Times New Roman" w:cs="Times New Roman" w:hint="eastAsia"/>
          <w:color w:val="000000" w:themeColor="text1"/>
        </w:rPr>
        <w:t>结点的完全二叉树，必有结点位于</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层</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个</w:t>
      </w:r>
      <w:r w:rsidRPr="00196523">
        <w:rPr>
          <w:rFonts w:ascii="Times New Roman" w:eastAsia="宋体" w:hAnsi="Times New Roman" w:cs="Times New Roman" w:hint="eastAsia"/>
          <w:color w:val="000000" w:themeColor="text1"/>
        </w:rPr>
        <w:t>结点），所以高度为</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w:t>
      </w:r>
    </w:p>
    <w:p w:rsidR="00132C19" w:rsidRPr="00196523" w:rsidRDefault="00132C19"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也可以根据二叉树的性质</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进行推导。</w:t>
      </w:r>
    </w:p>
    <w:p w:rsidR="00132C19" w:rsidRPr="00196523" w:rsidRDefault="00132C19"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具有</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个结点的完全二叉树的高度为</w:t>
      </w:r>
      <m:oMath>
        <m:d>
          <m:dPr>
            <m:begChr m:val="⌊"/>
            <m:endChr m:val="⌋"/>
            <m:ctrlPr>
              <w:rPr>
                <w:rFonts w:ascii="Cambria Math" w:eastAsia="宋体" w:hAnsi="Times New Roman" w:cs="Times New Roman"/>
                <w:i/>
                <w:color w:val="000000" w:themeColor="text1"/>
              </w:rPr>
            </m:ctrlPr>
          </m:dPr>
          <m:e>
            <m:func>
              <m:funcPr>
                <m:ctrlPr>
                  <w:rPr>
                    <w:rFonts w:ascii="Cambria Math" w:eastAsia="宋体" w:hAnsi="Times New Roman" w:cs="Times New Roman"/>
                    <w:i/>
                    <w:color w:val="000000" w:themeColor="text1"/>
                  </w:rPr>
                </m:ctrlPr>
              </m:funcPr>
              <m:fName>
                <m:sSub>
                  <m:sSubPr>
                    <m:ctrlPr>
                      <w:rPr>
                        <w:rFonts w:ascii="Cambria Math" w:eastAsia="宋体" w:hAnsi="Times New Roman" w:cs="Times New Roman"/>
                        <w:i/>
                        <w:color w:val="000000" w:themeColor="text1"/>
                      </w:rPr>
                    </m:ctrlPr>
                  </m:sSubPr>
                  <m:e>
                    <m:r>
                      <w:rPr>
                        <w:rFonts w:ascii="Cambria Math" w:eastAsia="宋体" w:hAnsi="Times New Roman" w:cs="Times New Roman"/>
                        <w:color w:val="000000" w:themeColor="text1"/>
                      </w:rPr>
                      <m:t>log</m:t>
                    </m:r>
                  </m:e>
                  <m:sub>
                    <m:r>
                      <w:rPr>
                        <w:rFonts w:ascii="Cambria Math" w:eastAsia="宋体" w:hAnsi="Times New Roman" w:cs="Times New Roman"/>
                        <w:color w:val="000000" w:themeColor="text1"/>
                      </w:rPr>
                      <m:t>2</m:t>
                    </m:r>
                  </m:sub>
                </m:sSub>
              </m:fName>
              <m:e>
                <m:r>
                  <w:rPr>
                    <w:rFonts w:ascii="Cambria Math" w:eastAsia="宋体" w:hAnsi="Times New Roman" w:cs="Times New Roman"/>
                    <w:color w:val="000000" w:themeColor="text1"/>
                  </w:rPr>
                  <m:t>n</m:t>
                </m:r>
              </m:e>
            </m:func>
          </m:e>
        </m:d>
        <m:r>
          <w:rPr>
            <w:rFonts w:ascii="Cambria Math" w:eastAsia="宋体" w:hAnsi="Times New Roman" w:cs="Times New Roman"/>
            <w:color w:val="000000" w:themeColor="text1"/>
          </w:rPr>
          <m:t>+1</m:t>
        </m:r>
      </m:oMath>
      <w:r w:rsidRPr="00196523">
        <w:rPr>
          <w:rFonts w:ascii="Times New Roman" w:eastAsia="宋体" w:hAnsi="Times New Roman" w:cs="Times New Roman" w:hint="eastAsia"/>
          <w:color w:val="000000" w:themeColor="text1"/>
        </w:rPr>
        <w:t>，根据题意，</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=18</w:t>
      </w:r>
      <w:r w:rsidRPr="00196523">
        <w:rPr>
          <w:rFonts w:ascii="Times New Roman" w:eastAsia="宋体" w:hAnsi="Times New Roman" w:cs="Times New Roman" w:hint="eastAsia"/>
          <w:color w:val="000000" w:themeColor="text1"/>
        </w:rPr>
        <w:t>，</w:t>
      </w:r>
    </w:p>
    <w:p w:rsidR="00132C19" w:rsidRPr="00196523" w:rsidRDefault="00084A30" w:rsidP="001C30E9">
      <w:pPr>
        <w:ind w:firstLine="420"/>
        <w:jc w:val="center"/>
        <w:rPr>
          <w:rFonts w:ascii="Times New Roman" w:eastAsia="宋体" w:hAnsi="Times New Roman" w:cs="Times New Roman"/>
          <w:color w:val="000000" w:themeColor="text1"/>
        </w:rPr>
      </w:pPr>
      <m:oMath>
        <m:d>
          <m:dPr>
            <m:begChr m:val="⌊"/>
            <m:endChr m:val="⌋"/>
            <m:ctrlPr>
              <w:rPr>
                <w:rFonts w:ascii="Cambria Math" w:eastAsia="宋体" w:hAnsi="Times New Roman" w:cs="Times New Roman"/>
                <w:i/>
                <w:color w:val="000000" w:themeColor="text1"/>
              </w:rPr>
            </m:ctrlPr>
          </m:dPr>
          <m:e>
            <m:func>
              <m:funcPr>
                <m:ctrlPr>
                  <w:rPr>
                    <w:rFonts w:ascii="Cambria Math" w:eastAsia="宋体" w:hAnsi="Times New Roman" w:cs="Times New Roman"/>
                    <w:i/>
                    <w:color w:val="000000" w:themeColor="text1"/>
                  </w:rPr>
                </m:ctrlPr>
              </m:funcPr>
              <m:fName>
                <m:sSub>
                  <m:sSubPr>
                    <m:ctrlPr>
                      <w:rPr>
                        <w:rFonts w:ascii="Cambria Math" w:eastAsia="宋体" w:hAnsi="Times New Roman" w:cs="Times New Roman"/>
                        <w:i/>
                        <w:color w:val="000000" w:themeColor="text1"/>
                      </w:rPr>
                    </m:ctrlPr>
                  </m:sSubPr>
                  <m:e>
                    <m:r>
                      <w:rPr>
                        <w:rFonts w:ascii="Cambria Math" w:eastAsia="宋体" w:hAnsi="Times New Roman" w:cs="Times New Roman"/>
                        <w:color w:val="000000" w:themeColor="text1"/>
                      </w:rPr>
                      <m:t>log</m:t>
                    </m:r>
                  </m:e>
                  <m:sub>
                    <m:r>
                      <w:rPr>
                        <w:rFonts w:ascii="Cambria Math" w:eastAsia="宋体" w:hAnsi="Times New Roman" w:cs="Times New Roman"/>
                        <w:color w:val="000000" w:themeColor="text1"/>
                      </w:rPr>
                      <m:t>2</m:t>
                    </m:r>
                  </m:sub>
                </m:sSub>
              </m:fName>
              <m:e>
                <m:r>
                  <w:rPr>
                    <w:rFonts w:ascii="Cambria Math" w:eastAsia="宋体" w:hAnsi="Times New Roman" w:cs="Times New Roman"/>
                    <w:color w:val="000000" w:themeColor="text1"/>
                  </w:rPr>
                  <m:t>n</m:t>
                </m:r>
              </m:e>
            </m:func>
          </m:e>
        </m:d>
        <m:r>
          <w:rPr>
            <w:rFonts w:ascii="Cambria Math" w:eastAsia="宋体" w:hAnsi="Times New Roman" w:cs="Times New Roman"/>
            <w:color w:val="000000" w:themeColor="text1"/>
          </w:rPr>
          <m:t>+1</m:t>
        </m:r>
        <m:r>
          <w:rPr>
            <w:rFonts w:ascii="Cambria Math" w:eastAsia="宋体" w:hAnsi="Times New Roman" w:cs="Times New Roman" w:hint="eastAsia"/>
            <w:color w:val="000000" w:themeColor="text1"/>
          </w:rPr>
          <m:t>=</m:t>
        </m:r>
        <m:d>
          <m:dPr>
            <m:begChr m:val="⌊"/>
            <m:endChr m:val="⌋"/>
            <m:ctrlPr>
              <w:rPr>
                <w:rFonts w:ascii="Cambria Math" w:eastAsia="宋体" w:hAnsi="Times New Roman" w:cs="Times New Roman"/>
                <w:i/>
                <w:color w:val="000000" w:themeColor="text1"/>
              </w:rPr>
            </m:ctrlPr>
          </m:dPr>
          <m:e>
            <m:func>
              <m:funcPr>
                <m:ctrlPr>
                  <w:rPr>
                    <w:rFonts w:ascii="Cambria Math" w:eastAsia="宋体" w:hAnsi="Times New Roman" w:cs="Times New Roman"/>
                    <w:i/>
                    <w:color w:val="000000" w:themeColor="text1"/>
                  </w:rPr>
                </m:ctrlPr>
              </m:funcPr>
              <m:fName>
                <m:sSub>
                  <m:sSubPr>
                    <m:ctrlPr>
                      <w:rPr>
                        <w:rFonts w:ascii="Cambria Math" w:eastAsia="宋体" w:hAnsi="Times New Roman" w:cs="Times New Roman"/>
                        <w:i/>
                        <w:color w:val="000000" w:themeColor="text1"/>
                      </w:rPr>
                    </m:ctrlPr>
                  </m:sSubPr>
                  <m:e>
                    <m:r>
                      <w:rPr>
                        <w:rFonts w:ascii="Cambria Math" w:eastAsia="宋体" w:hAnsi="Times New Roman" w:cs="Times New Roman"/>
                        <w:color w:val="000000" w:themeColor="text1"/>
                      </w:rPr>
                      <m:t>log</m:t>
                    </m:r>
                  </m:e>
                  <m:sub>
                    <m:r>
                      <w:rPr>
                        <w:rFonts w:ascii="Cambria Math" w:eastAsia="宋体" w:hAnsi="Times New Roman" w:cs="Times New Roman"/>
                        <w:color w:val="000000" w:themeColor="text1"/>
                      </w:rPr>
                      <m:t>2</m:t>
                    </m:r>
                  </m:sub>
                </m:sSub>
              </m:fName>
              <m:e>
                <m:r>
                  <w:rPr>
                    <w:rFonts w:ascii="Cambria Math" w:eastAsia="宋体" w:hAnsi="Times New Roman" w:cs="Times New Roman" w:hint="eastAsia"/>
                    <w:color w:val="000000" w:themeColor="text1"/>
                  </w:rPr>
                  <m:t>18</m:t>
                </m:r>
              </m:e>
            </m:func>
          </m:e>
        </m:d>
        <m:r>
          <w:rPr>
            <w:rFonts w:ascii="Cambria Math" w:eastAsia="宋体" w:hAnsi="Times New Roman" w:cs="Times New Roman"/>
            <w:color w:val="000000" w:themeColor="text1"/>
          </w:rPr>
          <m:t>+1</m:t>
        </m:r>
        <m:r>
          <w:rPr>
            <w:rFonts w:ascii="Cambria Math" w:eastAsia="宋体" w:hAnsi="Times New Roman" w:cs="Times New Roman" w:hint="eastAsia"/>
            <w:color w:val="000000" w:themeColor="text1"/>
          </w:rPr>
          <m:t>=4+1=5</m:t>
        </m:r>
      </m:oMath>
      <w:r w:rsidR="00132C19" w:rsidRPr="00196523">
        <w:rPr>
          <w:rFonts w:ascii="Times New Roman" w:eastAsia="宋体" w:hAnsi="Times New Roman" w:cs="Times New Roman" w:hint="eastAsia"/>
          <w:color w:val="000000" w:themeColor="text1"/>
        </w:rPr>
        <w:t>。</w:t>
      </w:r>
    </w:p>
    <w:p w:rsidR="00132C19"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．已知</w:t>
      </w:r>
      <w:r w:rsidRPr="00196523">
        <w:rPr>
          <w:rFonts w:ascii="Times New Roman" w:eastAsia="宋体" w:hAnsi="Times New Roman" w:cs="Times New Roman"/>
          <w:color w:val="000000" w:themeColor="text1"/>
          <w:szCs w:val="21"/>
        </w:rPr>
        <w:t>完全</w:t>
      </w:r>
      <w:r w:rsidRPr="00196523">
        <w:rPr>
          <w:rFonts w:ascii="Times New Roman" w:eastAsia="宋体" w:hAnsi="Times New Roman" w:cs="Times New Roman"/>
          <w:color w:val="000000" w:themeColor="text1"/>
        </w:rPr>
        <w:t>二叉树的</w:t>
      </w:r>
      <w:r w:rsidR="004B27E0"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层</w:t>
      </w:r>
      <w:r w:rsidRPr="00196523">
        <w:rPr>
          <w:rFonts w:ascii="Times New Roman" w:eastAsia="宋体" w:hAnsi="Times New Roman" w:cs="Times New Roman" w:hint="eastAsia"/>
          <w:color w:val="000000" w:themeColor="text1"/>
        </w:rPr>
        <w:t>（根在</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层）</w:t>
      </w:r>
      <w:r w:rsidRPr="00196523">
        <w:rPr>
          <w:rFonts w:ascii="Times New Roman" w:eastAsia="宋体" w:hAnsi="Times New Roman" w:cs="Times New Roman"/>
          <w:color w:val="000000" w:themeColor="text1"/>
        </w:rPr>
        <w:t>有</w:t>
      </w:r>
      <w:r w:rsidR="004B27E0"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color w:val="000000" w:themeColor="text1"/>
        </w:rPr>
        <w:t>个叶结点，则整个二叉树的结点数最多是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hint="eastAsia"/>
          <w:color w:val="000000" w:themeColor="text1"/>
        </w:rPr>
        <w:t>。</w:t>
      </w:r>
    </w:p>
    <w:p w:rsidR="00132C19" w:rsidRPr="00196523" w:rsidRDefault="00132C19" w:rsidP="00F6186A">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4D5173" w:rsidRPr="00196523">
        <w:rPr>
          <w:rFonts w:ascii="Times New Roman" w:eastAsia="宋体" w:hAnsi="Times New Roman" w:cs="Times New Roman" w:hint="eastAsia"/>
          <w:color w:val="000000" w:themeColor="text1"/>
        </w:rPr>
        <w:t>1</w:t>
      </w:r>
      <w:r w:rsidR="004D5173" w:rsidRPr="00196523">
        <w:rPr>
          <w:rFonts w:ascii="Times New Roman" w:eastAsia="宋体" w:hAnsi="Times New Roman" w:cs="Times New Roman"/>
          <w:color w:val="000000" w:themeColor="text1"/>
        </w:rPr>
        <w:t>11</w:t>
      </w:r>
      <w:r w:rsidR="004D5173" w:rsidRPr="00196523">
        <w:rPr>
          <w:rFonts w:ascii="Times New Roman" w:eastAsia="宋体" w:hAnsi="Times New Roman" w:cs="Times New Roman" w:hint="eastAsia"/>
          <w:color w:val="000000" w:themeColor="text1"/>
        </w:rPr>
        <w:t>。</w:t>
      </w:r>
    </w:p>
    <w:p w:rsidR="004B27E0" w:rsidRPr="00196523" w:rsidRDefault="004B27E0"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由完全二叉树的定义可知，叶结点只能出现在最后两层中。</w:t>
      </w:r>
    </w:p>
    <w:p w:rsidR="004B27E0" w:rsidRPr="00196523" w:rsidRDefault="00A75659"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根据题意，“</w:t>
      </w:r>
      <w:r w:rsidRPr="00196523">
        <w:rPr>
          <w:rFonts w:ascii="Times New Roman" w:eastAsia="宋体" w:hAnsi="Times New Roman" w:cs="Times New Roman" w:hint="eastAsia"/>
          <w:color w:val="000000" w:themeColor="text1"/>
        </w:rPr>
        <w:t>5</w:t>
      </w:r>
      <w:r w:rsidR="004B27E0" w:rsidRPr="00196523">
        <w:rPr>
          <w:rFonts w:ascii="Times New Roman" w:eastAsia="宋体" w:hAnsi="Times New Roman" w:cs="Times New Roman"/>
          <w:color w:val="000000" w:themeColor="text1"/>
        </w:rPr>
        <w:t>层有</w:t>
      </w:r>
      <w:r w:rsidR="004B27E0" w:rsidRPr="00196523">
        <w:rPr>
          <w:rFonts w:ascii="Times New Roman" w:eastAsia="宋体" w:hAnsi="Times New Roman" w:cs="Times New Roman"/>
          <w:color w:val="000000" w:themeColor="text1"/>
        </w:rPr>
        <w:t>8</w:t>
      </w:r>
      <w:r w:rsidR="004B27E0" w:rsidRPr="00196523">
        <w:rPr>
          <w:rFonts w:ascii="Times New Roman" w:eastAsia="宋体" w:hAnsi="Times New Roman" w:cs="Times New Roman"/>
          <w:color w:val="000000" w:themeColor="text1"/>
        </w:rPr>
        <w:t>个叶结点</w:t>
      </w:r>
      <w:r w:rsidRPr="00196523">
        <w:rPr>
          <w:rFonts w:ascii="Times New Roman" w:eastAsia="宋体" w:hAnsi="Times New Roman" w:cs="Times New Roman" w:hint="eastAsia"/>
          <w:color w:val="000000" w:themeColor="text1"/>
        </w:rPr>
        <w:t>”</w:t>
      </w:r>
      <w:r w:rsidR="004B27E0"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而</w:t>
      </w:r>
      <w:r w:rsidR="004B27E0" w:rsidRPr="00196523">
        <w:rPr>
          <w:rFonts w:ascii="Times New Roman" w:eastAsia="宋体" w:hAnsi="Times New Roman" w:cs="Times New Roman"/>
          <w:color w:val="000000" w:themeColor="text1"/>
        </w:rPr>
        <w:t>最后两层中</w:t>
      </w:r>
      <w:r w:rsidRPr="00196523">
        <w:rPr>
          <w:rFonts w:ascii="Times New Roman" w:eastAsia="宋体" w:hAnsi="Times New Roman" w:cs="Times New Roman" w:hint="eastAsia"/>
          <w:color w:val="000000" w:themeColor="text1"/>
        </w:rPr>
        <w:t>都可能有叶结点</w:t>
      </w:r>
      <w:r w:rsidR="004B27E0" w:rsidRPr="00196523">
        <w:rPr>
          <w:rFonts w:ascii="Times New Roman" w:eastAsia="宋体" w:hAnsi="Times New Roman" w:cs="Times New Roman"/>
          <w:color w:val="000000" w:themeColor="text1"/>
        </w:rPr>
        <w:t>，所以</w:t>
      </w:r>
      <w:r w:rsidRPr="00196523">
        <w:rPr>
          <w:rFonts w:ascii="Times New Roman" w:eastAsia="宋体" w:hAnsi="Times New Roman" w:cs="Times New Roman" w:hint="eastAsia"/>
          <w:color w:val="000000" w:themeColor="text1"/>
        </w:rPr>
        <w:t>5</w:t>
      </w:r>
      <w:r w:rsidR="004B27E0" w:rsidRPr="00196523">
        <w:rPr>
          <w:rFonts w:ascii="Times New Roman" w:eastAsia="宋体" w:hAnsi="Times New Roman" w:cs="Times New Roman"/>
          <w:color w:val="000000" w:themeColor="text1"/>
        </w:rPr>
        <w:t>层既可能是指</w:t>
      </w:r>
      <w:r w:rsidRPr="00196523">
        <w:rPr>
          <w:rFonts w:ascii="Times New Roman" w:eastAsia="宋体" w:hAnsi="Times New Roman" w:cs="Times New Roman" w:hint="eastAsia"/>
          <w:color w:val="000000" w:themeColor="text1"/>
        </w:rPr>
        <w:t>二叉</w:t>
      </w:r>
      <w:r w:rsidR="004B27E0" w:rsidRPr="00196523">
        <w:rPr>
          <w:rFonts w:ascii="Times New Roman" w:eastAsia="宋体" w:hAnsi="Times New Roman" w:cs="Times New Roman"/>
          <w:color w:val="000000" w:themeColor="text1"/>
        </w:rPr>
        <w:t>树的最后一层（树共有</w:t>
      </w:r>
      <w:r w:rsidR="004B27E0" w:rsidRPr="00196523">
        <w:rPr>
          <w:rFonts w:ascii="Times New Roman" w:eastAsia="宋体" w:hAnsi="Times New Roman" w:cs="Times New Roman"/>
          <w:color w:val="000000" w:themeColor="text1"/>
        </w:rPr>
        <w:t>6</w:t>
      </w:r>
      <w:r w:rsidR="004B27E0" w:rsidRPr="00196523">
        <w:rPr>
          <w:rFonts w:ascii="Times New Roman" w:eastAsia="宋体" w:hAnsi="Times New Roman" w:cs="Times New Roman"/>
          <w:color w:val="000000" w:themeColor="text1"/>
        </w:rPr>
        <w:t>层），也可能是指树的倒数第二层（树共有</w:t>
      </w:r>
      <w:r w:rsidR="004B27E0" w:rsidRPr="00196523">
        <w:rPr>
          <w:rFonts w:ascii="Times New Roman" w:eastAsia="宋体" w:hAnsi="Times New Roman" w:cs="Times New Roman"/>
          <w:color w:val="000000" w:themeColor="text1"/>
        </w:rPr>
        <w:t>7</w:t>
      </w:r>
      <w:r w:rsidR="004B27E0" w:rsidRPr="00196523">
        <w:rPr>
          <w:rFonts w:ascii="Times New Roman" w:eastAsia="宋体" w:hAnsi="Times New Roman" w:cs="Times New Roman"/>
          <w:color w:val="000000" w:themeColor="text1"/>
        </w:rPr>
        <w:t>层）。而题目中要求含</w:t>
      </w:r>
      <w:r w:rsidRPr="00196523">
        <w:rPr>
          <w:rFonts w:ascii="Times New Roman" w:eastAsia="宋体" w:hAnsi="Times New Roman" w:cs="Times New Roman" w:hint="eastAsia"/>
          <w:color w:val="000000" w:themeColor="text1"/>
        </w:rPr>
        <w:t>“</w:t>
      </w:r>
      <w:r w:rsidR="004B27E0" w:rsidRPr="00196523">
        <w:rPr>
          <w:rFonts w:ascii="Times New Roman" w:eastAsia="宋体" w:hAnsi="Times New Roman" w:cs="Times New Roman"/>
          <w:color w:val="000000" w:themeColor="text1"/>
        </w:rPr>
        <w:t>结点个数最多</w:t>
      </w:r>
      <w:r w:rsidRPr="00196523">
        <w:rPr>
          <w:rFonts w:ascii="Times New Roman" w:eastAsia="宋体" w:hAnsi="Times New Roman" w:cs="Times New Roman" w:hint="eastAsia"/>
          <w:color w:val="000000" w:themeColor="text1"/>
        </w:rPr>
        <w:t>”</w:t>
      </w:r>
      <w:r w:rsidR="004B27E0" w:rsidRPr="00196523">
        <w:rPr>
          <w:rFonts w:ascii="Times New Roman" w:eastAsia="宋体" w:hAnsi="Times New Roman" w:cs="Times New Roman"/>
          <w:color w:val="000000" w:themeColor="text1"/>
        </w:rPr>
        <w:t>，显然，对于完全二叉树来说，</w:t>
      </w:r>
      <w:r w:rsidR="004B27E0" w:rsidRPr="00196523">
        <w:rPr>
          <w:rFonts w:ascii="Times New Roman" w:eastAsia="宋体" w:hAnsi="Times New Roman" w:cs="Times New Roman"/>
          <w:color w:val="000000" w:themeColor="text1"/>
        </w:rPr>
        <w:t>7</w:t>
      </w:r>
      <w:r w:rsidR="004B27E0" w:rsidRPr="00196523">
        <w:rPr>
          <w:rFonts w:ascii="Times New Roman" w:eastAsia="宋体" w:hAnsi="Times New Roman" w:cs="Times New Roman"/>
          <w:color w:val="000000" w:themeColor="text1"/>
        </w:rPr>
        <w:t>层的树所含的结点个数要多于</w:t>
      </w:r>
      <w:r w:rsidR="004B27E0" w:rsidRPr="00196523">
        <w:rPr>
          <w:rFonts w:ascii="Times New Roman" w:eastAsia="宋体" w:hAnsi="Times New Roman" w:cs="Times New Roman"/>
          <w:color w:val="000000" w:themeColor="text1"/>
        </w:rPr>
        <w:t>6</w:t>
      </w:r>
      <w:r w:rsidR="004B27E0" w:rsidRPr="00196523">
        <w:rPr>
          <w:rFonts w:ascii="Times New Roman" w:eastAsia="宋体" w:hAnsi="Times New Roman" w:cs="Times New Roman"/>
          <w:color w:val="000000" w:themeColor="text1"/>
        </w:rPr>
        <w:t>层的树所含的结点个数，所以该题中对应到的完全二叉树应该有</w:t>
      </w:r>
      <w:r w:rsidR="004B27E0" w:rsidRPr="00196523">
        <w:rPr>
          <w:rFonts w:ascii="Times New Roman" w:eastAsia="宋体" w:hAnsi="Times New Roman" w:cs="Times New Roman"/>
          <w:color w:val="000000" w:themeColor="text1"/>
        </w:rPr>
        <w:t>7</w:t>
      </w:r>
      <w:r w:rsidR="004B27E0" w:rsidRPr="00196523">
        <w:rPr>
          <w:rFonts w:ascii="Times New Roman" w:eastAsia="宋体" w:hAnsi="Times New Roman" w:cs="Times New Roman"/>
          <w:color w:val="000000" w:themeColor="text1"/>
        </w:rPr>
        <w:t>层。</w:t>
      </w:r>
    </w:p>
    <w:p w:rsidR="0083340F" w:rsidRPr="00196523" w:rsidRDefault="004B27E0"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前</w:t>
      </w:r>
      <w:r w:rsidRPr="00196523">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层的结点总数</w:t>
      </w:r>
      <m:oMath>
        <m:r>
          <w:rPr>
            <w:rFonts w:ascii="Cambria Math" w:eastAsia="宋体" w:hAnsi="Times New Roman" w:cs="Times New Roman"/>
            <w:color w:val="000000" w:themeColor="text1"/>
          </w:rPr>
          <m:t>N=</m:t>
        </m:r>
        <m:nary>
          <m:naryPr>
            <m:chr m:val="∑"/>
            <m:ctrlPr>
              <w:rPr>
                <w:rFonts w:ascii="Cambria Math" w:eastAsia="宋体" w:hAnsi="Times New Roman" w:cs="Times New Roman"/>
                <w:i/>
                <w:color w:val="000000" w:themeColor="text1"/>
              </w:rPr>
            </m:ctrlPr>
          </m:naryPr>
          <m:sub>
            <m:r>
              <w:rPr>
                <w:rFonts w:ascii="Cambria Math" w:eastAsia="宋体" w:hAnsi="Times New Roman" w:cs="Times New Roman"/>
                <w:color w:val="000000" w:themeColor="text1"/>
              </w:rPr>
              <m:t>i=</m:t>
            </m:r>
            <m:r>
              <w:rPr>
                <w:rFonts w:ascii="Cambria Math" w:eastAsia="宋体" w:hAnsi="Times New Roman" w:cs="Times New Roman" w:hint="eastAsia"/>
                <w:color w:val="000000" w:themeColor="text1"/>
              </w:rPr>
              <m:t>0</m:t>
            </m:r>
          </m:sub>
          <m:sup>
            <m:r>
              <w:rPr>
                <w:rFonts w:ascii="Cambria Math" w:eastAsia="宋体" w:hAnsi="Times New Roman" w:cs="Times New Roman" w:hint="eastAsia"/>
                <w:color w:val="000000" w:themeColor="text1"/>
              </w:rPr>
              <m:t>5</m:t>
            </m:r>
          </m:sup>
          <m:e>
            <m:r>
              <w:rPr>
                <w:rFonts w:ascii="Cambria Math" w:eastAsia="宋体" w:hAnsi="Times New Roman" w:cs="Times New Roman"/>
                <w:color w:val="000000" w:themeColor="text1"/>
              </w:rPr>
              <m:t>(i</m:t>
            </m:r>
            <m:r>
              <w:rPr>
                <w:rFonts w:ascii="Cambria Math" w:eastAsia="宋体" w:hAnsi="Times New Roman" w:cs="Times New Roman"/>
                <w:color w:val="000000" w:themeColor="text1"/>
              </w:rPr>
              <m:t>层上的最大结点数</m:t>
            </m:r>
            <m:r>
              <w:rPr>
                <w:rFonts w:ascii="Cambria Math" w:eastAsia="宋体" w:hAnsi="Times New Roman" w:cs="Times New Roman"/>
                <w:color w:val="000000" w:themeColor="text1"/>
              </w:rPr>
              <m:t>)</m:t>
            </m:r>
          </m:e>
        </m:nary>
        <m:r>
          <w:rPr>
            <w:rFonts w:ascii="Cambria Math" w:eastAsia="宋体" w:hAnsi="Times New Roman" w:cs="Times New Roman"/>
            <w:color w:val="000000" w:themeColor="text1"/>
          </w:rPr>
          <m:t>=</m:t>
        </m:r>
        <m:nary>
          <m:naryPr>
            <m:chr m:val="∑"/>
            <m:ctrlPr>
              <w:rPr>
                <w:rFonts w:ascii="Cambria Math" w:eastAsia="宋体" w:hAnsi="Times New Roman" w:cs="Times New Roman"/>
                <w:i/>
                <w:color w:val="000000" w:themeColor="text1"/>
              </w:rPr>
            </m:ctrlPr>
          </m:naryPr>
          <m:sub>
            <m:r>
              <w:rPr>
                <w:rFonts w:ascii="Cambria Math" w:eastAsia="宋体" w:hAnsi="Times New Roman" w:cs="Times New Roman"/>
                <w:color w:val="000000" w:themeColor="text1"/>
              </w:rPr>
              <m:t>i=</m:t>
            </m:r>
            <m:r>
              <w:rPr>
                <w:rFonts w:ascii="Cambria Math" w:eastAsia="宋体" w:hAnsi="Times New Roman" w:cs="Times New Roman" w:hint="eastAsia"/>
                <w:color w:val="000000" w:themeColor="text1"/>
              </w:rPr>
              <m:t>0</m:t>
            </m:r>
          </m:sub>
          <m:sup>
            <m:r>
              <w:rPr>
                <w:rFonts w:ascii="Cambria Math" w:eastAsia="宋体" w:hAnsi="Times New Roman" w:cs="Times New Roman" w:hint="eastAsia"/>
                <w:color w:val="000000" w:themeColor="text1"/>
              </w:rPr>
              <m:t>5</m:t>
            </m:r>
          </m:sup>
          <m:e>
            <m:sSup>
              <m:sSupPr>
                <m:ctrlPr>
                  <w:rPr>
                    <w:rFonts w:ascii="Cambria Math" w:eastAsia="宋体" w:hAnsi="Times New Roman" w:cs="Times New Roman"/>
                    <w:i/>
                    <w:color w:val="000000" w:themeColor="text1"/>
                  </w:rPr>
                </m:ctrlPr>
              </m:sSupPr>
              <m:e>
                <m:r>
                  <w:rPr>
                    <w:rFonts w:ascii="Cambria Math" w:eastAsia="宋体" w:hAnsi="Times New Roman" w:cs="Times New Roman"/>
                    <w:color w:val="000000" w:themeColor="text1"/>
                  </w:rPr>
                  <m:t>2</m:t>
                </m:r>
              </m:e>
              <m:sup>
                <m:r>
                  <w:rPr>
                    <w:rFonts w:ascii="Cambria Math" w:eastAsia="宋体" w:hAnsi="Times New Roman" w:cs="Times New Roman"/>
                    <w:color w:val="000000" w:themeColor="text1"/>
                  </w:rPr>
                  <m:t>i</m:t>
                </m:r>
              </m:sup>
            </m:sSup>
            <m:ctrlPr>
              <w:rPr>
                <w:rFonts w:ascii="Cambria Math" w:eastAsia="宋体" w:hAnsi="Cambria Math" w:cs="Times New Roman"/>
                <w:i/>
                <w:color w:val="000000" w:themeColor="text1"/>
              </w:rPr>
            </m:ctrlPr>
          </m:e>
        </m:nary>
        <m:r>
          <w:rPr>
            <w:rFonts w:ascii="Cambria Math" w:eastAsia="宋体" w:hAnsi="Times New Roman" w:cs="Times New Roman" w:hint="eastAsia"/>
            <w:color w:val="000000" w:themeColor="text1"/>
          </w:rPr>
          <m:t>=63</m:t>
        </m:r>
      </m:oMath>
    </w:p>
    <w:p w:rsidR="004B27E0" w:rsidRPr="00196523" w:rsidRDefault="004B27E0"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除掉</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个叶结点外，</w:t>
      </w:r>
      <w:r w:rsidR="00A75659"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层还有</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vertAlign w:val="superscript"/>
        </w:rPr>
        <w:t>5</w:t>
      </w:r>
      <w:r w:rsidRPr="00196523">
        <w:rPr>
          <w:rFonts w:ascii="Times New Roman" w:eastAsia="宋体" w:hAnsi="Times New Roman" w:cs="Times New Roman"/>
          <w:color w:val="000000" w:themeColor="text1"/>
        </w:rPr>
        <w:t>-8</w:t>
      </w:r>
      <w:r w:rsidR="00A75659" w:rsidRPr="00196523">
        <w:rPr>
          <w:rFonts w:ascii="Times New Roman" w:eastAsia="宋体" w:hAnsi="Times New Roman" w:cs="Times New Roman" w:hint="eastAsia"/>
          <w:color w:val="000000" w:themeColor="text1"/>
        </w:rPr>
        <w:t>=24</w:t>
      </w:r>
      <w:r w:rsidRPr="00196523">
        <w:rPr>
          <w:rFonts w:ascii="Times New Roman" w:eastAsia="宋体" w:hAnsi="Times New Roman" w:cs="Times New Roman"/>
          <w:color w:val="000000" w:themeColor="text1"/>
        </w:rPr>
        <w:t>个分支结点，其中每一个结点都有</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个</w:t>
      </w:r>
      <w:r w:rsidR="00D71C6F" w:rsidRPr="00196523">
        <w:rPr>
          <w:rFonts w:ascii="Times New Roman" w:eastAsia="宋体" w:hAnsi="Times New Roman" w:cs="Times New Roman" w:hint="eastAsia"/>
          <w:color w:val="000000" w:themeColor="text1"/>
        </w:rPr>
        <w:t>子</w:t>
      </w:r>
      <w:r w:rsidRPr="00196523">
        <w:rPr>
          <w:rFonts w:ascii="Times New Roman" w:eastAsia="宋体" w:hAnsi="Times New Roman" w:cs="Times New Roman"/>
          <w:color w:val="000000" w:themeColor="text1"/>
        </w:rPr>
        <w:t>结点（位于</w:t>
      </w:r>
      <w:r w:rsidR="00A75659"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层中），所以</w:t>
      </w:r>
      <w:r w:rsidR="00A75659"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层还有</w:t>
      </w:r>
      <w:r w:rsidR="00A75659" w:rsidRPr="00196523">
        <w:rPr>
          <w:rFonts w:ascii="Times New Roman" w:eastAsia="宋体" w:hAnsi="Times New Roman" w:cs="Times New Roman" w:hint="eastAsia"/>
          <w:color w:val="000000" w:themeColor="text1"/>
        </w:rPr>
        <w:t>24</w:t>
      </w:r>
      <w:r w:rsidRPr="00196523">
        <w:rPr>
          <w:rFonts w:ascii="Times New Roman" w:eastAsia="宋体" w:hAnsi="Times New Roman" w:cs="Times New Roman"/>
          <w:color w:val="000000" w:themeColor="text1"/>
        </w:rPr>
        <w:t>×2</w:t>
      </w:r>
      <w:r w:rsidR="00A75659" w:rsidRPr="00196523">
        <w:rPr>
          <w:rFonts w:ascii="Times New Roman" w:eastAsia="宋体" w:hAnsi="Times New Roman" w:cs="Times New Roman" w:hint="eastAsia"/>
          <w:color w:val="000000" w:themeColor="text1"/>
        </w:rPr>
        <w:t>=48</w:t>
      </w:r>
      <w:r w:rsidRPr="00196523">
        <w:rPr>
          <w:rFonts w:ascii="Times New Roman" w:eastAsia="宋体" w:hAnsi="Times New Roman" w:cs="Times New Roman"/>
          <w:color w:val="000000" w:themeColor="text1"/>
        </w:rPr>
        <w:t>个叶结点，故该完全二叉树总的结点数</w:t>
      </w:r>
      <w:r w:rsidRPr="00196523">
        <w:rPr>
          <w:rFonts w:ascii="Times New Roman" w:eastAsia="宋体" w:hAnsi="Times New Roman" w:cs="Times New Roman"/>
          <w:i/>
          <w:color w:val="000000" w:themeColor="text1"/>
        </w:rPr>
        <w:t>M</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63+</w:t>
      </w:r>
      <w:r w:rsidR="00A75659" w:rsidRPr="00196523">
        <w:rPr>
          <w:rFonts w:ascii="Times New Roman" w:eastAsia="宋体" w:hAnsi="Times New Roman" w:cs="Times New Roman" w:hint="eastAsia"/>
          <w:color w:val="000000" w:themeColor="text1"/>
        </w:rPr>
        <w:t>24</w:t>
      </w:r>
      <w:r w:rsidRPr="00196523">
        <w:rPr>
          <w:rFonts w:ascii="Times New Roman" w:eastAsia="宋体" w:hAnsi="Times New Roman" w:cs="Times New Roman"/>
          <w:color w:val="000000" w:themeColor="text1"/>
        </w:rPr>
        <w:t>×2=111</w:t>
      </w:r>
      <w:r w:rsidRPr="00196523">
        <w:rPr>
          <w:rFonts w:ascii="Times New Roman" w:eastAsia="宋体" w:hAnsi="Times New Roman" w:cs="Times New Roman"/>
          <w:color w:val="000000" w:themeColor="text1"/>
        </w:rPr>
        <w:t>。</w:t>
      </w: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007A6B4B" w:rsidRPr="00196523">
        <w:rPr>
          <w:rFonts w:ascii="Times New Roman" w:eastAsia="宋体" w:hAnsi="Times New Roman" w:cs="Times New Roman"/>
          <w:color w:val="000000" w:themeColor="text1"/>
        </w:rPr>
        <w:t>．已知一棵二叉树的</w:t>
      </w:r>
      <w:r w:rsidR="007A6B4B" w:rsidRPr="00196523">
        <w:rPr>
          <w:rFonts w:ascii="Times New Roman" w:eastAsia="宋体" w:hAnsi="Times New Roman" w:cs="Times New Roman" w:hint="eastAsia"/>
          <w:color w:val="000000" w:themeColor="text1"/>
        </w:rPr>
        <w:t>先</w:t>
      </w:r>
      <w:r w:rsidR="007A6B4B" w:rsidRPr="00196523">
        <w:rPr>
          <w:rFonts w:ascii="Times New Roman" w:eastAsia="宋体" w:hAnsi="Times New Roman" w:cs="Times New Roman"/>
          <w:color w:val="000000" w:themeColor="text1"/>
        </w:rPr>
        <w:t>序遍历结果为</w:t>
      </w:r>
      <w:r w:rsidR="007A6B4B" w:rsidRPr="00196523">
        <w:rPr>
          <w:rFonts w:ascii="Times New Roman" w:eastAsia="宋体" w:hAnsi="Times New Roman" w:cs="Times New Roman"/>
          <w:color w:val="000000" w:themeColor="text1"/>
        </w:rPr>
        <w:t>A</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B</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C</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D</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E</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F</w:t>
      </w:r>
      <w:r w:rsidR="007A6B4B" w:rsidRPr="00196523">
        <w:rPr>
          <w:rFonts w:ascii="Times New Roman" w:eastAsia="宋体" w:hAnsi="Times New Roman" w:cs="Times New Roman"/>
          <w:color w:val="000000" w:themeColor="text1"/>
        </w:rPr>
        <w:t>，中序遍历结果为</w:t>
      </w:r>
      <w:r w:rsidR="007A6B4B" w:rsidRPr="00196523">
        <w:rPr>
          <w:rFonts w:ascii="Times New Roman" w:eastAsia="宋体" w:hAnsi="Times New Roman" w:cs="Times New Roman"/>
          <w:color w:val="000000" w:themeColor="text1"/>
        </w:rPr>
        <w:t>C</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B</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A</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E</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D</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F</w:t>
      </w:r>
      <w:r w:rsidR="007A6B4B" w:rsidRPr="00196523">
        <w:rPr>
          <w:rFonts w:ascii="Times New Roman" w:eastAsia="宋体" w:hAnsi="Times New Roman" w:cs="Times New Roman"/>
          <w:color w:val="000000" w:themeColor="text1"/>
        </w:rPr>
        <w:t>，则后序遍历的结果为</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84518E" w:rsidRPr="00196523" w:rsidRDefault="0084518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color w:val="000000" w:themeColor="text1"/>
          <w:szCs w:val="21"/>
        </w:rPr>
        <w:t>C</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给定二叉树的先序遍历序列和中序遍历序列，可以唯一还原该二叉树。根据题意，二叉树的先</w:t>
      </w:r>
      <w:r w:rsidRPr="00196523">
        <w:rPr>
          <w:rFonts w:ascii="Times New Roman" w:eastAsia="宋体" w:hAnsi="Times New Roman" w:cs="Times New Roman"/>
          <w:color w:val="000000" w:themeColor="text1"/>
        </w:rPr>
        <w:t>序遍历结果为</w:t>
      </w:r>
      <w:r w:rsidRPr="00196523">
        <w:rPr>
          <w:rFonts w:ascii="Times New Roman" w:eastAsia="宋体" w:hAnsi="Times New Roman" w:cs="Times New Roman"/>
          <w:color w:val="000000" w:themeColor="text1"/>
        </w:rPr>
        <w:t>A</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意味着根是</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。而其</w:t>
      </w:r>
      <w:r w:rsidRPr="00196523">
        <w:rPr>
          <w:rFonts w:ascii="Times New Roman" w:eastAsia="宋体" w:hAnsi="Times New Roman" w:cs="Times New Roman"/>
          <w:color w:val="000000" w:themeColor="text1"/>
        </w:rPr>
        <w:t>中序遍历结果为</w:t>
      </w:r>
      <w:r w:rsidRPr="00196523">
        <w:rPr>
          <w:rFonts w:ascii="Times New Roman" w:eastAsia="宋体" w:hAnsi="Times New Roman" w:cs="Times New Roman"/>
          <w:color w:val="000000" w:themeColor="text1"/>
        </w:rPr>
        <w:t>C</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表明</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的左子树中有</w:t>
      </w:r>
      <w:r w:rsidRPr="00196523">
        <w:rPr>
          <w:rFonts w:ascii="Times New Roman" w:eastAsia="宋体" w:hAnsi="Times New Roman" w:cs="Times New Roman"/>
          <w:color w:val="000000" w:themeColor="text1"/>
        </w:rPr>
        <w:t>C</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两个结点，右子树中有</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三个结点。</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对于含两个结点的左子树，其先序遍历序列是</w:t>
      </w:r>
      <w:r w:rsidRPr="00196523">
        <w:rPr>
          <w:rFonts w:ascii="Times New Roman" w:eastAsia="宋体" w:hAnsi="Times New Roman" w:cs="Times New Roman"/>
          <w:color w:val="000000" w:themeColor="text1"/>
        </w:rPr>
        <w:t>B</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C</w:t>
      </w:r>
      <w:r w:rsidRPr="00196523">
        <w:rPr>
          <w:rFonts w:ascii="Times New Roman" w:eastAsia="宋体" w:hAnsi="Times New Roman" w:cs="Times New Roman" w:hint="eastAsia"/>
          <w:color w:val="000000" w:themeColor="text1"/>
        </w:rPr>
        <w:t>，中序遍历序列是</w:t>
      </w:r>
      <w:r w:rsidRPr="00196523">
        <w:rPr>
          <w:rFonts w:ascii="Times New Roman" w:eastAsia="宋体" w:hAnsi="Times New Roman" w:cs="Times New Roman"/>
          <w:color w:val="000000" w:themeColor="text1"/>
        </w:rPr>
        <w:t>C</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是根，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是左子</w:t>
      </w:r>
      <w:r w:rsidR="0057130E">
        <w:rPr>
          <w:rFonts w:ascii="Times New Roman" w:eastAsia="宋体" w:hAnsi="Times New Roman" w:cs="Times New Roman" w:hint="eastAsia"/>
          <w:color w:val="000000" w:themeColor="text1"/>
        </w:rPr>
        <w:t>结点</w:t>
      </w:r>
      <w:r w:rsidRPr="00196523">
        <w:rPr>
          <w:rFonts w:ascii="Times New Roman" w:eastAsia="宋体" w:hAnsi="Times New Roman" w:cs="Times New Roman" w:hint="eastAsia"/>
          <w:color w:val="000000" w:themeColor="text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对于含三个结点的右子树，先序遍历是</w:t>
      </w:r>
      <w:r w:rsidRPr="00196523">
        <w:rPr>
          <w:rFonts w:ascii="Times New Roman" w:eastAsia="宋体" w:hAnsi="Times New Roman" w:cs="Times New Roman"/>
          <w:color w:val="000000" w:themeColor="text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，中序遍历是</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w:t>
      </w:r>
      <w:proofErr w:type="gramStart"/>
      <w:r w:rsidRPr="00196523">
        <w:rPr>
          <w:rFonts w:ascii="Times New Roman" w:eastAsia="宋体" w:hAnsi="Times New Roman" w:cs="Times New Roman" w:hint="eastAsia"/>
          <w:color w:val="000000" w:themeColor="text1"/>
        </w:rPr>
        <w:t>故右子</w:t>
      </w:r>
      <w:proofErr w:type="gramEnd"/>
      <w:r w:rsidRPr="00196523">
        <w:rPr>
          <w:rFonts w:ascii="Times New Roman" w:eastAsia="宋体" w:hAnsi="Times New Roman" w:cs="Times New Roman" w:hint="eastAsia"/>
          <w:color w:val="000000" w:themeColor="text1"/>
        </w:rPr>
        <w:t>树的根是</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，左子</w:t>
      </w:r>
      <w:r w:rsidR="00F6186A">
        <w:rPr>
          <w:rFonts w:ascii="Times New Roman" w:eastAsia="宋体" w:hAnsi="Times New Roman" w:cs="Times New Roman" w:hint="eastAsia"/>
          <w:color w:val="000000" w:themeColor="text1"/>
        </w:rPr>
        <w:t>结点</w:t>
      </w:r>
      <w:r w:rsidRPr="00196523">
        <w:rPr>
          <w:rFonts w:ascii="Times New Roman" w:eastAsia="宋体" w:hAnsi="Times New Roman" w:cs="Times New Roman" w:hint="eastAsia"/>
          <w:color w:val="000000" w:themeColor="text1"/>
        </w:rPr>
        <w:t>是</w:t>
      </w:r>
      <w:r w:rsidRPr="00196523">
        <w:rPr>
          <w:rFonts w:ascii="Times New Roman" w:eastAsia="宋体" w:hAnsi="Times New Roman" w:cs="Times New Roman" w:hint="eastAsia"/>
          <w:color w:val="000000" w:themeColor="text1"/>
        </w:rPr>
        <w:t>E</w:t>
      </w:r>
      <w:r w:rsidRPr="00196523">
        <w:rPr>
          <w:rFonts w:ascii="Times New Roman" w:eastAsia="宋体" w:hAnsi="Times New Roman" w:cs="Times New Roman" w:hint="eastAsia"/>
          <w:color w:val="000000" w:themeColor="text1"/>
        </w:rPr>
        <w:t>，</w:t>
      </w:r>
      <w:proofErr w:type="gramStart"/>
      <w:r w:rsidRPr="00196523">
        <w:rPr>
          <w:rFonts w:ascii="Times New Roman" w:eastAsia="宋体" w:hAnsi="Times New Roman" w:cs="Times New Roman" w:hint="eastAsia"/>
          <w:color w:val="000000" w:themeColor="text1"/>
        </w:rPr>
        <w:t>右子</w:t>
      </w:r>
      <w:r w:rsidR="00F6186A">
        <w:rPr>
          <w:rFonts w:ascii="Times New Roman" w:eastAsia="宋体" w:hAnsi="Times New Roman" w:cs="Times New Roman" w:hint="eastAsia"/>
          <w:color w:val="000000" w:themeColor="text1"/>
        </w:rPr>
        <w:t>结</w:t>
      </w:r>
      <w:proofErr w:type="gramEnd"/>
      <w:r w:rsidR="00F6186A">
        <w:rPr>
          <w:rFonts w:ascii="Times New Roman" w:eastAsia="宋体" w:hAnsi="Times New Roman" w:cs="Times New Roman" w:hint="eastAsia"/>
          <w:color w:val="000000" w:themeColor="text1"/>
        </w:rPr>
        <w:t>点</w:t>
      </w:r>
      <w:r w:rsidRPr="00196523">
        <w:rPr>
          <w:rFonts w:ascii="Times New Roman" w:eastAsia="宋体" w:hAnsi="Times New Roman" w:cs="Times New Roman" w:hint="eastAsia"/>
          <w:color w:val="000000" w:themeColor="text1"/>
        </w:rPr>
        <w:t>是</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hint="eastAsia"/>
          <w:color w:val="000000" w:themeColor="text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得到的二叉树如图</w:t>
      </w:r>
      <w:r w:rsidRPr="00196523">
        <w:rPr>
          <w:rFonts w:ascii="Times New Roman" w:eastAsia="宋体" w:hAnsi="Times New Roman" w:cs="Times New Roman" w:hint="eastAsia"/>
          <w:color w:val="000000" w:themeColor="text1"/>
        </w:rPr>
        <w:t>5</w:t>
      </w:r>
      <w:r w:rsidR="00F6186A">
        <w:rPr>
          <w:rFonts w:ascii="Times New Roman" w:eastAsia="宋体" w:hAnsi="Times New Roman" w:cs="Times New Roman"/>
          <w:color w:val="000000" w:themeColor="text1"/>
        </w:rPr>
        <w:t>-</w:t>
      </w:r>
      <w:r w:rsidR="005A5E0F">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所示。</w:t>
      </w:r>
    </w:p>
    <w:p w:rsidR="007A6B4B" w:rsidRPr="00196523" w:rsidRDefault="0084518E"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44928" behindDoc="0" locked="0" layoutInCell="1" allowOverlap="1" wp14:anchorId="2AC2AF82" wp14:editId="09D3CAB3">
                <wp:simplePos x="0" y="0"/>
                <wp:positionH relativeFrom="column">
                  <wp:posOffset>1629335</wp:posOffset>
                </wp:positionH>
                <wp:positionV relativeFrom="paragraph">
                  <wp:posOffset>136366</wp:posOffset>
                </wp:positionV>
                <wp:extent cx="1251585" cy="979676"/>
                <wp:effectExtent l="0" t="0" r="5715" b="11430"/>
                <wp:wrapNone/>
                <wp:docPr id="17" name="组合 17"/>
                <wp:cNvGraphicFramePr/>
                <a:graphic xmlns:a="http://schemas.openxmlformats.org/drawingml/2006/main">
                  <a:graphicData uri="http://schemas.microsoft.com/office/word/2010/wordprocessingGroup">
                    <wpg:wgp>
                      <wpg:cNvGrpSpPr/>
                      <wpg:grpSpPr>
                        <a:xfrm>
                          <a:off x="0" y="0"/>
                          <a:ext cx="1251585" cy="979676"/>
                          <a:chOff x="0" y="0"/>
                          <a:chExt cx="1251585" cy="979676"/>
                        </a:xfrm>
                      </wpg:grpSpPr>
                      <wpg:grpSp>
                        <wpg:cNvPr id="19" name="Group 6965"/>
                        <wpg:cNvGrpSpPr>
                          <a:grpSpLocks/>
                        </wpg:cNvGrpSpPr>
                        <wpg:grpSpPr bwMode="auto">
                          <a:xfrm flipH="1">
                            <a:off x="22546" y="0"/>
                            <a:ext cx="1207135" cy="706723"/>
                            <a:chOff x="3120" y="1642"/>
                            <a:chExt cx="1901" cy="1113"/>
                          </a:xfrm>
                        </wpg:grpSpPr>
                        <wps:wsp>
                          <wps:cNvPr id="20" name="Oval 6967"/>
                          <wps:cNvSpPr>
                            <a:spLocks noChangeArrowheads="1"/>
                          </wps:cNvSpPr>
                          <wps:spPr bwMode="auto">
                            <a:xfrm>
                              <a:off x="3846" y="1642"/>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A</w:t>
                                </w:r>
                              </w:p>
                            </w:txbxContent>
                          </wps:txbx>
                          <wps:bodyPr rot="0" vert="horz" wrap="square" lIns="0" tIns="0" rIns="0" bIns="0" anchor="t" anchorCtr="0" upright="1">
                            <a:noAutofit/>
                          </wps:bodyPr>
                        </wps:wsp>
                        <wps:wsp>
                          <wps:cNvPr id="21" name="Oval 6968"/>
                          <wps:cNvSpPr>
                            <a:spLocks noChangeArrowheads="1"/>
                          </wps:cNvSpPr>
                          <wps:spPr bwMode="auto">
                            <a:xfrm>
                              <a:off x="4726" y="2437"/>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C</w:t>
                                </w:r>
                              </w:p>
                            </w:txbxContent>
                          </wps:txbx>
                          <wps:bodyPr rot="0" vert="horz" wrap="square" lIns="0" tIns="0" rIns="0" bIns="0" anchor="t" anchorCtr="0" upright="1">
                            <a:noAutofit/>
                          </wps:bodyPr>
                        </wps:wsp>
                        <wps:wsp>
                          <wps:cNvPr id="22" name="Oval 6969"/>
                          <wps:cNvSpPr>
                            <a:spLocks noChangeArrowheads="1"/>
                          </wps:cNvSpPr>
                          <wps:spPr bwMode="auto">
                            <a:xfrm>
                              <a:off x="4360" y="2087"/>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B</w:t>
                                </w:r>
                              </w:p>
                            </w:txbxContent>
                          </wps:txbx>
                          <wps:bodyPr rot="0" vert="horz" wrap="square" lIns="0" tIns="0" rIns="0" bIns="0" anchor="t" anchorCtr="0" upright="1">
                            <a:noAutofit/>
                          </wps:bodyPr>
                        </wps:wsp>
                        <wps:wsp>
                          <wps:cNvPr id="23" name="Oval 6970"/>
                          <wps:cNvSpPr>
                            <a:spLocks noChangeArrowheads="1"/>
                          </wps:cNvSpPr>
                          <wps:spPr bwMode="auto">
                            <a:xfrm>
                              <a:off x="3416" y="2093"/>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D</w:t>
                                </w:r>
                              </w:p>
                            </w:txbxContent>
                          </wps:txbx>
                          <wps:bodyPr rot="0" vert="horz" wrap="square" lIns="0" tIns="0" rIns="0" bIns="0" anchor="t" anchorCtr="0" upright="1">
                            <a:noAutofit/>
                          </wps:bodyPr>
                        </wps:wsp>
                        <wps:wsp>
                          <wps:cNvPr id="24" name="Oval 6971"/>
                          <wps:cNvSpPr>
                            <a:spLocks noChangeArrowheads="1"/>
                          </wps:cNvSpPr>
                          <wps:spPr bwMode="auto">
                            <a:xfrm>
                              <a:off x="3120" y="2460"/>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F</w:t>
                                </w:r>
                              </w:p>
                            </w:txbxContent>
                          </wps:txbx>
                          <wps:bodyPr rot="0" vert="horz" wrap="square" lIns="0" tIns="0" rIns="0" bIns="0" anchor="t" anchorCtr="0" upright="1">
                            <a:noAutofit/>
                          </wps:bodyPr>
                        </wps:wsp>
                        <wps:wsp>
                          <wps:cNvPr id="25" name="Oval 6972"/>
                          <wps:cNvSpPr>
                            <a:spLocks noChangeArrowheads="1"/>
                          </wps:cNvSpPr>
                          <wps:spPr bwMode="auto">
                            <a:xfrm>
                              <a:off x="3790" y="2418"/>
                              <a:ext cx="295" cy="29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E</w:t>
                                </w:r>
                              </w:p>
                            </w:txbxContent>
                          </wps:txbx>
                          <wps:bodyPr rot="0" vert="horz" wrap="square" lIns="0" tIns="0" rIns="0" bIns="0" anchor="t" anchorCtr="0" upright="1">
                            <a:noAutofit/>
                          </wps:bodyPr>
                        </wps:wsp>
                        <wps:wsp>
                          <wps:cNvPr id="26" name="Freeform 6973"/>
                          <wps:cNvSpPr>
                            <a:spLocks/>
                          </wps:cNvSpPr>
                          <wps:spPr bwMode="auto">
                            <a:xfrm>
                              <a:off x="4632" y="2346"/>
                              <a:ext cx="132" cy="114"/>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6974"/>
                          <wps:cNvSpPr>
                            <a:spLocks/>
                          </wps:cNvSpPr>
                          <wps:spPr bwMode="auto">
                            <a:xfrm>
                              <a:off x="4116" y="1893"/>
                              <a:ext cx="261" cy="225"/>
                            </a:xfrm>
                            <a:custGeom>
                              <a:avLst/>
                              <a:gdLst>
                                <a:gd name="T0" fmla="*/ 0 w 261"/>
                                <a:gd name="T1" fmla="*/ 0 h 225"/>
                                <a:gd name="T2" fmla="*/ 261 w 261"/>
                                <a:gd name="T3" fmla="*/ 225 h 225"/>
                              </a:gdLst>
                              <a:ahLst/>
                              <a:cxnLst>
                                <a:cxn ang="0">
                                  <a:pos x="T0" y="T1"/>
                                </a:cxn>
                                <a:cxn ang="0">
                                  <a:pos x="T2" y="T3"/>
                                </a:cxn>
                              </a:cxnLst>
                              <a:rect l="0" t="0" r="r" b="b"/>
                              <a:pathLst>
                                <a:path w="261" h="225">
                                  <a:moveTo>
                                    <a:pt x="0" y="0"/>
                                  </a:moveTo>
                                  <a:lnTo>
                                    <a:pt x="261" y="22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6975"/>
                          <wps:cNvSpPr>
                            <a:spLocks/>
                          </wps:cNvSpPr>
                          <wps:spPr bwMode="auto">
                            <a:xfrm>
                              <a:off x="3684" y="2352"/>
                              <a:ext cx="117" cy="108"/>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6976"/>
                          <wps:cNvSpPr>
                            <a:spLocks/>
                          </wps:cNvSpPr>
                          <wps:spPr bwMode="auto">
                            <a:xfrm>
                              <a:off x="3666" y="1893"/>
                              <a:ext cx="198" cy="216"/>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6978"/>
                          <wps:cNvSpPr>
                            <a:spLocks/>
                          </wps:cNvSpPr>
                          <wps:spPr bwMode="auto">
                            <a:xfrm>
                              <a:off x="3351" y="2367"/>
                              <a:ext cx="102" cy="105"/>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 name="Text Box 6979"/>
                        <wps:cNvSpPr txBox="1">
                          <a:spLocks noChangeArrowheads="1"/>
                        </wps:cNvSpPr>
                        <wps:spPr bwMode="auto">
                          <a:xfrm>
                            <a:off x="0" y="831728"/>
                            <a:ext cx="1251585"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7A6B4B">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-6 </w:t>
                              </w:r>
                              <w:r>
                                <w:rPr>
                                  <w:rFonts w:ascii="Times New Roman" w:eastAsia="宋体" w:hAnsi="Times New Roman" w:cs="Times New Roman"/>
                                  <w:b w:val="0"/>
                                </w:rPr>
                                <w:t>习题</w:t>
                              </w:r>
                              <w:r>
                                <w:rPr>
                                  <w:rFonts w:ascii="Times New Roman" w:eastAsia="宋体" w:hAnsi="Times New Roman" w:cs="Times New Roman"/>
                                  <w:b w:val="0"/>
                                </w:rPr>
                                <w:t>3</w:t>
                              </w:r>
                              <w:r>
                                <w:rPr>
                                  <w:rFonts w:ascii="Times New Roman" w:eastAsia="宋体" w:hAnsi="Times New Roman" w:cs="Times New Roman"/>
                                  <w:b w:val="0"/>
                                </w:rPr>
                                <w:t>的</w:t>
                              </w:r>
                              <w:r w:rsidRPr="00D95A5D">
                                <w:rPr>
                                  <w:rFonts w:ascii="Times New Roman" w:eastAsia="宋体" w:hAnsi="Times New Roman" w:cs="Times New Roman"/>
                                  <w:b w:val="0"/>
                                </w:rPr>
                                <w:t>二叉树</w:t>
                              </w:r>
                            </w:p>
                          </w:txbxContent>
                        </wps:txbx>
                        <wps:bodyPr rot="0" vert="horz" wrap="square" lIns="0" tIns="0" rIns="0" bIns="0" anchor="t" anchorCtr="0" upright="1">
                          <a:spAutoFit/>
                        </wps:bodyPr>
                      </wps:wsp>
                    </wpg:wgp>
                  </a:graphicData>
                </a:graphic>
              </wp:anchor>
            </w:drawing>
          </mc:Choice>
          <mc:Fallback>
            <w:pict>
              <v:group w14:anchorId="2AC2AF82" id="组合 17" o:spid="_x0000_s1333" style="position:absolute;left:0;text-align:left;margin-left:128.3pt;margin-top:10.75pt;width:98.55pt;height:77.15pt;z-index:251644928" coordsize="12515,9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">
                <v:group id="Group 6965" o:spid="_x0000_s1334" style="position:absolute;left:225;width:12071;height:7067;flip:x" coordorigin="3120,1642" coordsize="190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">
                  <v:oval id="Oval 6967" o:spid="_x0000_s1335" style="position:absolute;left:3846;top:1642;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A</w:t>
                          </w:r>
                        </w:p>
                      </w:txbxContent>
                    </v:textbox>
                  </v:oval>
                  <v:oval id="Oval 6968" o:spid="_x0000_s1336" style="position:absolute;left:4726;top:2437;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C</w:t>
                          </w:r>
                        </w:p>
                      </w:txbxContent>
                    </v:textbox>
                  </v:oval>
                  <v:oval id="Oval 6969" o:spid="_x0000_s1337" style="position:absolute;left:4360;top:2087;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B</w:t>
                          </w:r>
                        </w:p>
                      </w:txbxContent>
                    </v:textbox>
                  </v:oval>
                  <v:oval id="Oval 6970" o:spid="_x0000_s1338" style="position:absolute;left:3416;top:2093;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D</w:t>
                          </w:r>
                        </w:p>
                      </w:txbxContent>
                    </v:textbox>
                  </v:oval>
                  <v:oval id="Oval 6971" o:spid="_x0000_s1339" style="position:absolute;left:3120;top:2460;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F</w:t>
                          </w:r>
                        </w:p>
                      </w:txbxContent>
                    </v:textbox>
                  </v:oval>
                  <v:oval id="_x0000_s1340" style="position:absolute;left:3790;top:2418;width:29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E</w:t>
                          </w:r>
                        </w:p>
                      </w:txbxContent>
                    </v:textbox>
                  </v:oval>
                  <v:shape id="Freeform 6973" o:spid="_x0000_s1341" style="position:absolute;left:4632;top:2346;width:132;height:11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" path="m,l132,114e" filled="f" strokeweight="1pt">
                    <v:path arrowok="t" o:connecttype="custom" o:connectlocs="0,0;132,114" o:connectangles="0,0"/>
                  </v:shape>
                  <v:shape id="Freeform 6974" o:spid="_x0000_s1342" style="position:absolute;left:4116;top:1893;width:261;height:225;visibility:visible;mso-wrap-style:square;v-text-anchor:top" coordsize="26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" path="m,l261,225e" filled="f" strokeweight="1pt">
                    <v:path arrowok="t" o:connecttype="custom" o:connectlocs="0,0;261,225" o:connectangles="0,0"/>
                  </v:shape>
                  <v:shape id="Freeform 6975" o:spid="_x0000_s1343" style="position:absolute;left:3684;top:2352;width:117;height:108;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" path="m,l117,108e" filled="f" strokeweight="1pt">
                    <v:path arrowok="t" o:connecttype="custom" o:connectlocs="0,0;117,108" o:connectangles="0,0"/>
                  </v:shape>
                  <v:shape id="Freeform 6976" o:spid="_x0000_s1344" style="position:absolute;left:3666;top:1893;width:198;height:21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" path="m198,l,216e" filled="f" strokeweight="1pt">
                    <v:path arrowok="t" o:connecttype="custom" o:connectlocs="198,0;0,216" o:connectangles="0,0"/>
                  </v:shape>
                  <v:shape id="Freeform 6978" o:spid="_x0000_s1345" style="position:absolute;left:3351;top:2367;width:102;height:105;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" path="m102,l,105e" filled="f" strokeweight="1pt">
                    <v:path arrowok="t" o:connecttype="custom" o:connectlocs="102,0;0,105" o:connectangles="0,0"/>
                  </v:shape>
                </v:group>
                <v:shape id="_x0000_s1346" type="#_x0000_t202" style="position:absolute;top:8317;width:1251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rsidR="008E537A" w:rsidRPr="00D95A5D" w:rsidRDefault="008E537A" w:rsidP="007A6B4B">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-6 </w:t>
                        </w:r>
                        <w:r>
                          <w:rPr>
                            <w:rFonts w:ascii="Times New Roman" w:eastAsia="宋体" w:hAnsi="Times New Roman" w:cs="Times New Roman"/>
                            <w:b w:val="0"/>
                          </w:rPr>
                          <w:t>习题</w:t>
                        </w:r>
                        <w:r>
                          <w:rPr>
                            <w:rFonts w:ascii="Times New Roman" w:eastAsia="宋体" w:hAnsi="Times New Roman" w:cs="Times New Roman"/>
                            <w:b w:val="0"/>
                          </w:rPr>
                          <w:t>3</w:t>
                        </w:r>
                        <w:r>
                          <w:rPr>
                            <w:rFonts w:ascii="Times New Roman" w:eastAsia="宋体" w:hAnsi="Times New Roman" w:cs="Times New Roman"/>
                            <w:b w:val="0"/>
                          </w:rPr>
                          <w:t>的</w:t>
                        </w:r>
                        <w:r w:rsidRPr="00D95A5D">
                          <w:rPr>
                            <w:rFonts w:ascii="Times New Roman" w:eastAsia="宋体" w:hAnsi="Times New Roman" w:cs="Times New Roman"/>
                            <w:b w:val="0"/>
                          </w:rPr>
                          <w:t>二叉树</w:t>
                        </w:r>
                      </w:p>
                    </w:txbxContent>
                  </v:textbox>
                </v:shape>
              </v:group>
            </w:pict>
          </mc:Fallback>
        </mc:AlternateContent>
      </w:r>
    </w:p>
    <w:p w:rsidR="007A6B4B" w:rsidRPr="00196523" w:rsidRDefault="007A6B4B" w:rsidP="001C30E9">
      <w:pPr>
        <w:ind w:left="315" w:hangingChars="150" w:hanging="315"/>
        <w:rPr>
          <w:rFonts w:ascii="Times New Roman" w:eastAsia="宋体" w:hAnsi="Times New Roman" w:cs="Times New Roman"/>
          <w:color w:val="000000" w:themeColor="text1"/>
        </w:rPr>
      </w:pPr>
    </w:p>
    <w:p w:rsidR="0084518E" w:rsidRPr="00196523" w:rsidRDefault="0084518E" w:rsidP="001C30E9">
      <w:pPr>
        <w:ind w:left="315" w:hangingChars="150" w:hanging="315"/>
        <w:rPr>
          <w:rFonts w:ascii="Times New Roman" w:eastAsia="宋体" w:hAnsi="Times New Roman" w:cs="Times New Roman"/>
          <w:color w:val="000000" w:themeColor="text1"/>
        </w:rPr>
      </w:pPr>
    </w:p>
    <w:p w:rsidR="0084518E" w:rsidRPr="00196523" w:rsidRDefault="0084518E"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007A6B4B" w:rsidRPr="00196523">
        <w:rPr>
          <w:rFonts w:ascii="Times New Roman" w:eastAsia="宋体" w:hAnsi="Times New Roman" w:cs="Times New Roman"/>
          <w:color w:val="000000" w:themeColor="text1"/>
        </w:rPr>
        <w:t>．二叉树的先序遍历结果是</w:t>
      </w:r>
      <w:r w:rsidR="007A6B4B" w:rsidRPr="00196523">
        <w:rPr>
          <w:rFonts w:ascii="Times New Roman" w:eastAsia="宋体" w:hAnsi="Times New Roman" w:cs="Times New Roman"/>
          <w:color w:val="000000" w:themeColor="text1"/>
        </w:rPr>
        <w:t>E</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F</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H</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I</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G</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J</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K</w:t>
      </w:r>
      <w:r w:rsidR="007A6B4B" w:rsidRPr="00196523">
        <w:rPr>
          <w:rFonts w:ascii="Times New Roman" w:eastAsia="宋体" w:hAnsi="Times New Roman" w:cs="Times New Roman"/>
          <w:color w:val="000000" w:themeColor="text1"/>
        </w:rPr>
        <w:t>，中序遍历结果是</w:t>
      </w:r>
      <w:r w:rsidR="007A6B4B" w:rsidRPr="00196523">
        <w:rPr>
          <w:rFonts w:ascii="Times New Roman" w:eastAsia="宋体" w:hAnsi="Times New Roman" w:cs="Times New Roman"/>
          <w:color w:val="000000" w:themeColor="text1"/>
        </w:rPr>
        <w:t>H</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F</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I</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E</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J</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K</w:t>
      </w:r>
      <w:r w:rsidR="007A6B4B" w:rsidRPr="00196523">
        <w:rPr>
          <w:rFonts w:ascii="宋体" w:eastAsia="宋体" w:hAnsi="宋体" w:cs="Times New Roman" w:hint="eastAsia"/>
          <w:color w:val="000000" w:themeColor="text1"/>
        </w:rPr>
        <w:t>,</w:t>
      </w:r>
      <w:r w:rsidR="007A6B4B" w:rsidRPr="00196523">
        <w:rPr>
          <w:rFonts w:ascii="Times New Roman" w:eastAsia="宋体" w:hAnsi="Times New Roman" w:cs="Times New Roman"/>
          <w:color w:val="000000" w:themeColor="text1"/>
        </w:rPr>
        <w:t>G</w:t>
      </w:r>
      <w:r w:rsidR="007A6B4B" w:rsidRPr="00196523">
        <w:rPr>
          <w:rFonts w:ascii="Times New Roman" w:eastAsia="宋体" w:hAnsi="Times New Roman" w:cs="Times New Roman"/>
          <w:color w:val="000000" w:themeColor="text1"/>
        </w:rPr>
        <w:t>，该二叉树根的右子树的根是</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4518E" w:rsidRPr="00196523">
        <w:rPr>
          <w:rFonts w:ascii="Times New Roman" w:eastAsia="宋体" w:hAnsi="Times New Roman" w:cs="Times New Roman" w:hint="eastAsia"/>
          <w:color w:val="000000" w:themeColor="text1"/>
        </w:rPr>
        <w:t>G</w:t>
      </w:r>
      <w:r w:rsidRPr="00196523">
        <w:rPr>
          <w:rFonts w:ascii="Times New Roman" w:eastAsia="宋体" w:hAnsi="Times New Roman" w:cs="Times New Roman" w:hint="eastAsia"/>
          <w:color w:val="000000" w:themeColor="text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由先序遍历序列</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H</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I</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G</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J</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hint="eastAsia"/>
          <w:color w:val="000000" w:themeColor="text1"/>
        </w:rPr>
        <w:t>可知，</w:t>
      </w:r>
      <w:r w:rsidRPr="00196523">
        <w:rPr>
          <w:rFonts w:ascii="Times New Roman" w:eastAsia="宋体" w:hAnsi="Times New Roman" w:cs="Times New Roman" w:hint="eastAsia"/>
          <w:color w:val="000000" w:themeColor="text1"/>
        </w:rPr>
        <w:t>E</w:t>
      </w:r>
      <w:r w:rsidRPr="00196523">
        <w:rPr>
          <w:rFonts w:ascii="Times New Roman" w:eastAsia="宋体" w:hAnsi="Times New Roman" w:cs="Times New Roman" w:hint="eastAsia"/>
          <w:color w:val="000000" w:themeColor="text1"/>
        </w:rPr>
        <w:t>是根。从中序遍历序列</w:t>
      </w:r>
      <w:r w:rsidRPr="00196523">
        <w:rPr>
          <w:rFonts w:ascii="Times New Roman" w:eastAsia="宋体" w:hAnsi="Times New Roman" w:cs="Times New Roman"/>
          <w:color w:val="000000" w:themeColor="text1"/>
        </w:rPr>
        <w:t>H</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F</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I</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J</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K</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中可知，右子树中含有</w:t>
      </w:r>
      <w:r w:rsidRPr="00196523">
        <w:rPr>
          <w:rFonts w:ascii="Times New Roman" w:eastAsia="宋体" w:hAnsi="Times New Roman" w:cs="Times New Roman"/>
          <w:color w:val="000000" w:themeColor="text1"/>
        </w:rPr>
        <w:t>J</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K</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三个结点，而这三个结点的先序遍历序列是</w:t>
      </w:r>
      <w:r w:rsidRPr="00196523">
        <w:rPr>
          <w:rFonts w:ascii="Times New Roman" w:eastAsia="宋体" w:hAnsi="Times New Roman" w:cs="Times New Roman"/>
          <w:color w:val="000000" w:themeColor="text1"/>
        </w:rPr>
        <w:t>G</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J</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hint="eastAsia"/>
          <w:color w:val="000000" w:themeColor="text1"/>
        </w:rPr>
        <w:t>，即</w:t>
      </w:r>
      <w:r w:rsidRPr="00196523">
        <w:rPr>
          <w:rFonts w:ascii="Times New Roman" w:eastAsia="宋体" w:hAnsi="Times New Roman" w:cs="Times New Roman" w:hint="eastAsia"/>
          <w:color w:val="000000" w:themeColor="text1"/>
        </w:rPr>
        <w:t>G</w:t>
      </w:r>
      <w:r w:rsidRPr="00196523">
        <w:rPr>
          <w:rFonts w:ascii="Times New Roman" w:eastAsia="宋体" w:hAnsi="Times New Roman" w:cs="Times New Roman" w:hint="eastAsia"/>
          <w:color w:val="000000" w:themeColor="text1"/>
        </w:rPr>
        <w:t>是该子</w:t>
      </w:r>
      <w:r w:rsidRPr="00196523">
        <w:rPr>
          <w:rFonts w:ascii="Times New Roman" w:eastAsia="宋体" w:hAnsi="Times New Roman" w:cs="Times New Roman" w:hint="eastAsia"/>
          <w:color w:val="000000" w:themeColor="text1"/>
        </w:rPr>
        <w:lastRenderedPageBreak/>
        <w:t>树的根。</w:t>
      </w:r>
    </w:p>
    <w:p w:rsidR="007A6B4B" w:rsidRPr="00196523" w:rsidRDefault="00F6186A"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49024" behindDoc="0" locked="0" layoutInCell="1" allowOverlap="1" wp14:anchorId="0AF58642" wp14:editId="082C56D7">
                <wp:simplePos x="0" y="0"/>
                <wp:positionH relativeFrom="column">
                  <wp:posOffset>2155190</wp:posOffset>
                </wp:positionH>
                <wp:positionV relativeFrom="paragraph">
                  <wp:posOffset>67945</wp:posOffset>
                </wp:positionV>
                <wp:extent cx="1251585" cy="1191366"/>
                <wp:effectExtent l="0" t="0" r="5715" b="8890"/>
                <wp:wrapNone/>
                <wp:docPr id="12" name="组合 12"/>
                <wp:cNvGraphicFramePr/>
                <a:graphic xmlns:a="http://schemas.openxmlformats.org/drawingml/2006/main">
                  <a:graphicData uri="http://schemas.microsoft.com/office/word/2010/wordprocessingGroup">
                    <wpg:wgp>
                      <wpg:cNvGrpSpPr/>
                      <wpg:grpSpPr>
                        <a:xfrm>
                          <a:off x="0" y="0"/>
                          <a:ext cx="1251585" cy="1191366"/>
                          <a:chOff x="0" y="0"/>
                          <a:chExt cx="1251585" cy="1191366"/>
                        </a:xfrm>
                      </wpg:grpSpPr>
                      <wps:wsp>
                        <wps:cNvPr id="33" name="Text Box 6979"/>
                        <wps:cNvSpPr txBox="1">
                          <a:spLocks noChangeArrowheads="1"/>
                        </wps:cNvSpPr>
                        <wps:spPr bwMode="auto">
                          <a:xfrm>
                            <a:off x="0" y="1043418"/>
                            <a:ext cx="1251585"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D95A5D" w:rsidRDefault="008E537A" w:rsidP="007A6B4B">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-7 </w:t>
                              </w:r>
                              <w:r>
                                <w:rPr>
                                  <w:rFonts w:ascii="Times New Roman" w:eastAsia="宋体" w:hAnsi="Times New Roman" w:cs="Times New Roman"/>
                                  <w:b w:val="0"/>
                                </w:rPr>
                                <w:t>习题</w:t>
                              </w:r>
                              <w:r>
                                <w:rPr>
                                  <w:rFonts w:ascii="Times New Roman" w:eastAsia="宋体" w:hAnsi="Times New Roman" w:cs="Times New Roman"/>
                                  <w:b w:val="0"/>
                                </w:rPr>
                                <w:t>4</w:t>
                              </w:r>
                              <w:r>
                                <w:rPr>
                                  <w:rFonts w:ascii="Times New Roman" w:eastAsia="宋体" w:hAnsi="Times New Roman" w:cs="Times New Roman"/>
                                  <w:b w:val="0"/>
                                </w:rPr>
                                <w:t>的</w:t>
                              </w:r>
                              <w:r w:rsidRPr="00D95A5D">
                                <w:rPr>
                                  <w:rFonts w:ascii="Times New Roman" w:eastAsia="宋体" w:hAnsi="Times New Roman" w:cs="Times New Roman"/>
                                  <w:b w:val="0"/>
                                </w:rPr>
                                <w:t>二叉树</w:t>
                              </w:r>
                            </w:p>
                          </w:txbxContent>
                        </wps:txbx>
                        <wps:bodyPr rot="0" vert="horz" wrap="square" lIns="0" tIns="0" rIns="0" bIns="0" anchor="t" anchorCtr="0" upright="1">
                          <a:spAutoFit/>
                        </wps:bodyPr>
                      </wps:wsp>
                      <wpg:grpSp>
                        <wpg:cNvPr id="34" name="组合 33"/>
                        <wpg:cNvGrpSpPr/>
                        <wpg:grpSpPr>
                          <a:xfrm>
                            <a:off x="52609" y="0"/>
                            <a:ext cx="1144313" cy="963930"/>
                            <a:chOff x="0" y="0"/>
                            <a:chExt cx="1144313" cy="963930"/>
                          </a:xfrm>
                        </wpg:grpSpPr>
                        <wps:wsp>
                          <wps:cNvPr id="35"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E</w:t>
                                </w:r>
                              </w:p>
                            </w:txbxContent>
                          </wps:txbx>
                          <wps:bodyPr rot="0" vert="horz" wrap="square" lIns="0" tIns="0" rIns="0" bIns="0" anchor="t" anchorCtr="0" upright="1">
                            <a:noAutofit/>
                          </wps:bodyPr>
                        </wps:wsp>
                        <wps:wsp>
                          <wps:cNvPr id="36"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F</w:t>
                                </w:r>
                              </w:p>
                            </w:txbxContent>
                          </wps:txbx>
                          <wps:bodyPr rot="0" vert="horz" wrap="square" lIns="0" tIns="0" rIns="0" bIns="0" anchor="t" anchorCtr="0" upright="1">
                            <a:noAutofit/>
                          </wps:bodyPr>
                        </wps:wsp>
                        <wps:wsp>
                          <wps:cNvPr id="37"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H</w:t>
                                </w:r>
                              </w:p>
                            </w:txbxContent>
                          </wps:txbx>
                          <wps:bodyPr rot="0" vert="horz" wrap="square" lIns="0" tIns="0" rIns="0" bIns="0" anchor="t" anchorCtr="0" upright="1">
                            <a:noAutofit/>
                          </wps:bodyPr>
                        </wps:wsp>
                        <wps:wsp>
                          <wps:cNvPr id="38" name="Oval 6972"/>
                          <wps:cNvSpPr>
                            <a:spLocks noChangeArrowheads="1"/>
                          </wps:cNvSpPr>
                          <wps:spPr bwMode="auto">
                            <a:xfrm>
                              <a:off x="424632" y="51607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I</w:t>
                                </w:r>
                              </w:p>
                            </w:txbxContent>
                          </wps:txbx>
                          <wps:bodyPr rot="0" vert="horz" wrap="square" lIns="0" tIns="0" rIns="0" bIns="0" anchor="t" anchorCtr="0" upright="1">
                            <a:noAutofit/>
                          </wps:bodyPr>
                        </wps:wsp>
                        <wps:wsp>
                          <wps:cNvPr id="39" name="Freeform 6975"/>
                          <wps:cNvSpPr>
                            <a:spLocks/>
                          </wps:cNvSpPr>
                          <wps:spPr bwMode="auto">
                            <a:xfrm>
                              <a:off x="358244" y="473483"/>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 name="组合 40"/>
                          <wpg:cNvGrpSpPr/>
                          <wpg:grpSpPr>
                            <a:xfrm flipH="1">
                              <a:off x="688931" y="310645"/>
                              <a:ext cx="455382" cy="653285"/>
                              <a:chOff x="0" y="0"/>
                              <a:chExt cx="455382" cy="653285"/>
                            </a:xfrm>
                          </wpg:grpSpPr>
                          <wps:wsp>
                            <wps:cNvPr id="42"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3" name="组合 42"/>
                            <wpg:cNvGrpSpPr/>
                            <wpg:grpSpPr>
                              <a:xfrm>
                                <a:off x="0" y="0"/>
                                <a:ext cx="455382" cy="653285"/>
                                <a:chOff x="0" y="0"/>
                                <a:chExt cx="455382" cy="653285"/>
                              </a:xfrm>
                            </wpg:grpSpPr>
                            <wps:wsp>
                              <wps:cNvPr id="44" name="Oval 6966"/>
                              <wps:cNvSpPr>
                                <a:spLocks noChangeArrowheads="1"/>
                              </wps:cNvSpPr>
                              <wps:spPr bwMode="auto">
                                <a:xfrm>
                                  <a:off x="0" y="46596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K</w:t>
                                    </w:r>
                                  </w:p>
                                </w:txbxContent>
                              </wps:txbx>
                              <wps:bodyPr rot="0" vert="horz" wrap="square" lIns="0" tIns="0" rIns="0" bIns="0" anchor="t" anchorCtr="0" upright="1">
                                <a:noAutofit/>
                              </wps:bodyPr>
                            </wps:wsp>
                            <wps:wsp>
                              <wps:cNvPr id="45"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J</w:t>
                                    </w:r>
                                  </w:p>
                                </w:txbxContent>
                              </wps:txbx>
                              <wps:bodyPr rot="0" vert="horz" wrap="square" lIns="0" tIns="0" rIns="0" bIns="0" anchor="t" anchorCtr="0" upright="1">
                                <a:noAutofit/>
                              </wps:bodyPr>
                            </wps:wsp>
                            <wps:wsp>
                              <wps:cNvPr id="46"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G</w:t>
                                    </w:r>
                                  </w:p>
                                </w:txbxContent>
                              </wps:txbx>
                              <wps:bodyPr rot="0" vert="horz" wrap="square" lIns="0" tIns="0" rIns="0" bIns="0" anchor="t" anchorCtr="0" upright="1">
                                <a:noAutofit/>
                              </wps:bodyPr>
                            </wps:wsp>
                            <wps:wsp>
                              <wps:cNvPr id="48" name="Freeform 6977"/>
                              <wps:cNvSpPr>
                                <a:spLocks/>
                              </wps:cNvSpPr>
                              <wps:spPr bwMode="auto">
                                <a:xfrm>
                                  <a:off x="172859" y="38329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9"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0AF58642" id="组合 12" o:spid="_x0000_s1347" style="position:absolute;left:0;text-align:left;margin-left:169.7pt;margin-top:5.35pt;width:98.55pt;height:93.8pt;z-index:251649024" coordsize="12515,11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">
                <v:shape id="_x0000_s1348" type="#_x0000_t202" style="position:absolute;top:10434;width:1251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" filled="f" stroked="f">
                  <v:textbox style="mso-fit-shape-to-text:t" inset="0,0,0,0">
                    <w:txbxContent>
                      <w:p w:rsidR="008E537A" w:rsidRPr="00D95A5D" w:rsidRDefault="008E537A" w:rsidP="007A6B4B">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5</w:t>
                        </w:r>
                        <w:r>
                          <w:rPr>
                            <w:rFonts w:ascii="Times New Roman" w:eastAsia="宋体" w:hAnsi="Times New Roman" w:cs="Times New Roman"/>
                            <w:b w:val="0"/>
                          </w:rPr>
                          <w:t xml:space="preserve">-7 </w:t>
                        </w:r>
                        <w:r>
                          <w:rPr>
                            <w:rFonts w:ascii="Times New Roman" w:eastAsia="宋体" w:hAnsi="Times New Roman" w:cs="Times New Roman"/>
                            <w:b w:val="0"/>
                          </w:rPr>
                          <w:t>习题</w:t>
                        </w:r>
                        <w:r>
                          <w:rPr>
                            <w:rFonts w:ascii="Times New Roman" w:eastAsia="宋体" w:hAnsi="Times New Roman" w:cs="Times New Roman"/>
                            <w:b w:val="0"/>
                          </w:rPr>
                          <w:t>4</w:t>
                        </w:r>
                        <w:r>
                          <w:rPr>
                            <w:rFonts w:ascii="Times New Roman" w:eastAsia="宋体" w:hAnsi="Times New Roman" w:cs="Times New Roman"/>
                            <w:b w:val="0"/>
                          </w:rPr>
                          <w:t>的</w:t>
                        </w:r>
                        <w:r w:rsidRPr="00D95A5D">
                          <w:rPr>
                            <w:rFonts w:ascii="Times New Roman" w:eastAsia="宋体" w:hAnsi="Times New Roman" w:cs="Times New Roman"/>
                            <w:b w:val="0"/>
                          </w:rPr>
                          <w:t>二叉树</w:t>
                        </w:r>
                      </w:p>
                    </w:txbxContent>
                  </v:textbox>
                </v:shape>
                <v:group id="组合 33" o:spid="_x0000_s1349" style="position:absolute;left:526;width:11443;height:9639" coordsize="11443,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6967" o:spid="_x0000_s1350"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E</w:t>
                          </w:r>
                        </w:p>
                      </w:txbxContent>
                    </v:textbox>
                  </v:oval>
                  <v:oval id="Oval 6970" o:spid="_x0000_s1351"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F</w:t>
                          </w:r>
                        </w:p>
                      </w:txbxContent>
                    </v:textbox>
                  </v:oval>
                  <v:oval id="Oval 6971" o:spid="_x0000_s1352"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H</w:t>
                          </w:r>
                        </w:p>
                      </w:txbxContent>
                    </v:textbox>
                  </v:oval>
                  <v:oval id="_x0000_s1353" style="position:absolute;left:424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I</w:t>
                          </w:r>
                        </w:p>
                      </w:txbxContent>
                    </v:textbox>
                  </v:oval>
                  <v:shape id="Freeform 6975" o:spid="_x0000_s1354" style="position:absolute;left:358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" path="m,l117,108e" filled="f" strokeweight="1pt">
                    <v:path arrowok="t" o:connecttype="custom" o:connectlocs="0,0;74295,68577" o:connectangles="0,0"/>
                  </v:shape>
                  <v:shape id="Freeform 6976" o:spid="_x0000_s1355"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" path="m198,l,216e" filled="f" strokeweight="1pt">
                    <v:path arrowok="t" o:connecttype="custom" o:connectlocs="210437,0;0,183593" o:connectangles="0,0"/>
                  </v:shape>
                  <v:group id="组合 40" o:spid="_x0000_s1356" style="position:absolute;left:6889;top:3106;width:4554;height:6533;flip:x" coordsize="4553,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">
                    <v:shape id="Freeform 6973" o:spid="_x0000_s1357"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" path="m,l132,114e" filled="f" strokeweight="1pt">
                      <v:path arrowok="t" o:connecttype="custom" o:connectlocs="0,0;83820,72387" o:connectangles="0,0"/>
                    </v:shape>
                    <v:group id="组合 42" o:spid="_x0000_s1358" style="position:absolute;width:4553;height:6532" coordsize="4553,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6966" o:spid="_x0000_s1359" style="position:absolute;top:4659;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K</w:t>
                              </w:r>
                            </w:p>
                          </w:txbxContent>
                        </v:textbox>
                      </v:oval>
                      <v:oval id="Oval 6968" o:spid="_x0000_s1360"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J</w:t>
                              </w:r>
                            </w:p>
                          </w:txbxContent>
                        </v:textbox>
                      </v:oval>
                      <v:oval id="Oval 6969" o:spid="_x0000_s1361"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" filled="f" strokeweight="1pt">
                        <v:textbox inset="0,0,0,0">
                          <w:txbxContent>
                            <w:p w:rsidR="008E537A" w:rsidRPr="00D95A5D" w:rsidRDefault="008E537A" w:rsidP="007A6B4B">
                              <w:pPr>
                                <w:pStyle w:val="ab"/>
                                <w:ind w:firstLineChars="0" w:firstLine="0"/>
                                <w:rPr>
                                  <w:rFonts w:ascii="Times New Roman" w:hAnsi="Times New Roman" w:cs="Times New Roman"/>
                                </w:rPr>
                              </w:pPr>
                              <w:r>
                                <w:rPr>
                                  <w:rFonts w:ascii="Times New Roman" w:hAnsi="Times New Roman" w:cs="Times New Roman"/>
                                </w:rPr>
                                <w:t>G</w:t>
                              </w:r>
                            </w:p>
                          </w:txbxContent>
                        </v:textbox>
                      </v:oval>
                      <v:shape id="Freeform 6977" o:spid="_x0000_s1362" style="position:absolute;left:1728;top:3832;width:1105;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" path="m174,l,174e" filled="f" strokeweight="1pt">
                        <v:path arrowok="t" o:connecttype="custom" o:connectlocs="110490,0;0,110485" o:connectangles="0,0"/>
                      </v:shape>
                    </v:group>
                  </v:group>
                  <v:shape id="Freeform 6978" o:spid="_x0000_s1363"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" path="m102,l,105e" filled="f" strokeweight="1pt">
                    <v:path arrowok="t" o:connecttype="custom" o:connectlocs="64770,0;0,66672" o:connectangles="0,0"/>
                  </v:shape>
                  <v:shape id="Freeform 6976" o:spid="_x0000_s1364"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" path="m198,l,216e" filled="f" strokeweight="1pt">
                    <v:path arrowok="t" o:connecttype="custom" o:connectlocs="210437,0;0,183593" o:connectangles="0,0"/>
                  </v:shape>
                </v:group>
              </v:group>
            </w:pict>
          </mc:Fallback>
        </mc:AlternateContent>
      </w:r>
      <w:r w:rsidR="007A6B4B" w:rsidRPr="00196523">
        <w:rPr>
          <w:rFonts w:ascii="Times New Roman" w:eastAsia="宋体" w:hAnsi="Times New Roman" w:cs="Times New Roman" w:hint="eastAsia"/>
          <w:color w:val="000000" w:themeColor="text1"/>
        </w:rPr>
        <w:t>二叉树如图</w:t>
      </w:r>
      <w:r w:rsidR="007A6B4B" w:rsidRPr="00196523">
        <w:rPr>
          <w:rFonts w:ascii="Times New Roman" w:eastAsia="宋体" w:hAnsi="Times New Roman" w:cs="Times New Roman" w:hint="eastAsia"/>
          <w:color w:val="000000" w:themeColor="text1"/>
        </w:rPr>
        <w:t>5</w:t>
      </w:r>
      <w:r>
        <w:rPr>
          <w:rFonts w:ascii="Times New Roman" w:eastAsia="宋体" w:hAnsi="Times New Roman" w:cs="Times New Roman" w:hint="eastAsia"/>
          <w:color w:val="000000" w:themeColor="text1"/>
        </w:rPr>
        <w:t>-</w:t>
      </w:r>
      <w:r w:rsidR="005A5E0F">
        <w:rPr>
          <w:rFonts w:ascii="Times New Roman" w:eastAsia="宋体" w:hAnsi="Times New Roman" w:cs="Times New Roman" w:hint="eastAsia"/>
          <w:color w:val="000000" w:themeColor="text1"/>
        </w:rPr>
        <w:t>7</w:t>
      </w:r>
      <w:r w:rsidR="007A6B4B" w:rsidRPr="00196523">
        <w:rPr>
          <w:rFonts w:ascii="Times New Roman" w:eastAsia="宋体" w:hAnsi="Times New Roman" w:cs="Times New Roman" w:hint="eastAsia"/>
          <w:color w:val="000000" w:themeColor="text1"/>
        </w:rPr>
        <w:t>所示。</w:t>
      </w:r>
    </w:p>
    <w:p w:rsidR="00D71C6F" w:rsidRPr="00196523" w:rsidRDefault="00D71C6F" w:rsidP="001C30E9">
      <w:pPr>
        <w:ind w:left="315" w:hangingChars="150" w:hanging="315"/>
        <w:rPr>
          <w:rFonts w:ascii="Times New Roman" w:eastAsia="宋体" w:hAnsi="Times New Roman" w:cs="Times New Roman"/>
          <w:color w:val="000000" w:themeColor="text1"/>
        </w:rPr>
      </w:pPr>
    </w:p>
    <w:p w:rsidR="00D71C6F" w:rsidRPr="00196523" w:rsidRDefault="00D71C6F" w:rsidP="001C30E9">
      <w:pPr>
        <w:ind w:left="315" w:hangingChars="150" w:hanging="315"/>
        <w:rPr>
          <w:rFonts w:ascii="Times New Roman" w:eastAsia="宋体" w:hAnsi="Times New Roman" w:cs="Times New Roman"/>
          <w:color w:val="000000" w:themeColor="text1"/>
        </w:rPr>
      </w:pPr>
    </w:p>
    <w:p w:rsidR="00D71C6F" w:rsidRPr="00196523" w:rsidRDefault="00D71C6F"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007A6B4B" w:rsidRPr="00196523">
        <w:rPr>
          <w:rFonts w:ascii="Times New Roman" w:eastAsia="宋体" w:hAnsi="Times New Roman" w:cs="Times New Roman"/>
          <w:color w:val="000000" w:themeColor="text1"/>
        </w:rPr>
        <w:t>．若一棵</w:t>
      </w:r>
      <w:r w:rsidR="007A6B4B" w:rsidRPr="00196523">
        <w:rPr>
          <w:rFonts w:ascii="Times New Roman" w:eastAsia="宋体" w:hAnsi="Times New Roman" w:cs="Times New Roman"/>
          <w:noProof/>
          <w:color w:val="000000" w:themeColor="text1"/>
          <w:szCs w:val="21"/>
        </w:rPr>
        <w:t>二叉树</w:t>
      </w:r>
      <w:r w:rsidR="007A6B4B" w:rsidRPr="00196523">
        <w:rPr>
          <w:rFonts w:ascii="Times New Roman" w:eastAsia="宋体" w:hAnsi="Times New Roman" w:cs="Times New Roman"/>
          <w:color w:val="000000" w:themeColor="text1"/>
        </w:rPr>
        <w:t>具有</w:t>
      </w:r>
      <w:r w:rsidR="007A6B4B" w:rsidRPr="00196523">
        <w:rPr>
          <w:rFonts w:ascii="Times New Roman" w:eastAsia="宋体" w:hAnsi="Times New Roman" w:cs="Times New Roman"/>
          <w:color w:val="000000" w:themeColor="text1"/>
        </w:rPr>
        <w:t>10</w:t>
      </w:r>
      <w:r w:rsidR="007A6B4B" w:rsidRPr="00196523">
        <w:rPr>
          <w:rFonts w:ascii="Times New Roman" w:eastAsia="宋体" w:hAnsi="Times New Roman" w:cs="Times New Roman"/>
          <w:color w:val="000000" w:themeColor="text1"/>
        </w:rPr>
        <w:t>个度为</w:t>
      </w:r>
      <w:r w:rsidR="007A6B4B" w:rsidRPr="00196523">
        <w:rPr>
          <w:rFonts w:ascii="Times New Roman" w:eastAsia="宋体" w:hAnsi="Times New Roman" w:cs="Times New Roman"/>
          <w:color w:val="000000" w:themeColor="text1"/>
        </w:rPr>
        <w:t>2</w:t>
      </w:r>
      <w:r w:rsidR="007A6B4B" w:rsidRPr="00196523">
        <w:rPr>
          <w:rFonts w:ascii="Times New Roman" w:eastAsia="宋体" w:hAnsi="Times New Roman" w:cs="Times New Roman"/>
          <w:color w:val="000000" w:themeColor="text1"/>
        </w:rPr>
        <w:t>的结点，</w:t>
      </w:r>
      <w:r w:rsidR="007A6B4B" w:rsidRPr="00196523">
        <w:rPr>
          <w:rFonts w:ascii="Times New Roman" w:eastAsia="宋体" w:hAnsi="Times New Roman" w:cs="Times New Roman"/>
          <w:color w:val="000000" w:themeColor="text1"/>
        </w:rPr>
        <w:t>5</w:t>
      </w:r>
      <w:r w:rsidR="007A6B4B" w:rsidRPr="00196523">
        <w:rPr>
          <w:rFonts w:ascii="Times New Roman" w:eastAsia="宋体" w:hAnsi="Times New Roman" w:cs="Times New Roman"/>
          <w:color w:val="000000" w:themeColor="text1"/>
        </w:rPr>
        <w:t>个度为</w:t>
      </w:r>
      <w:r w:rsidR="007A6B4B" w:rsidRPr="00196523">
        <w:rPr>
          <w:rFonts w:ascii="Times New Roman" w:eastAsia="宋体" w:hAnsi="Times New Roman" w:cs="Times New Roman"/>
          <w:color w:val="000000" w:themeColor="text1"/>
        </w:rPr>
        <w:t>1</w:t>
      </w:r>
      <w:r w:rsidR="007A6B4B" w:rsidRPr="00196523">
        <w:rPr>
          <w:rFonts w:ascii="Times New Roman" w:eastAsia="宋体" w:hAnsi="Times New Roman" w:cs="Times New Roman"/>
          <w:color w:val="000000" w:themeColor="text1"/>
        </w:rPr>
        <w:t>的结点，</w:t>
      </w:r>
      <w:proofErr w:type="gramStart"/>
      <w:r w:rsidR="007A6B4B" w:rsidRPr="00196523">
        <w:rPr>
          <w:rFonts w:ascii="Times New Roman" w:eastAsia="宋体" w:hAnsi="Times New Roman" w:cs="Times New Roman"/>
          <w:color w:val="000000" w:themeColor="text1"/>
        </w:rPr>
        <w:t>则度为</w:t>
      </w:r>
      <w:proofErr w:type="gramEnd"/>
      <w:r w:rsidR="007A6B4B" w:rsidRPr="00196523">
        <w:rPr>
          <w:rFonts w:ascii="Times New Roman" w:eastAsia="宋体" w:hAnsi="Times New Roman" w:cs="Times New Roman"/>
          <w:color w:val="000000" w:themeColor="text1"/>
        </w:rPr>
        <w:t>0</w:t>
      </w:r>
      <w:r w:rsidR="007A6B4B" w:rsidRPr="00196523">
        <w:rPr>
          <w:rFonts w:ascii="Times New Roman" w:eastAsia="宋体" w:hAnsi="Times New Roman" w:cs="Times New Roman"/>
          <w:color w:val="000000" w:themeColor="text1"/>
        </w:rPr>
        <w:t>的结点个数是</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4518E" w:rsidRPr="00196523">
        <w:rPr>
          <w:rFonts w:ascii="Times New Roman" w:eastAsia="宋体" w:hAnsi="Times New Roman" w:cs="Times New Roman"/>
          <w:color w:val="000000" w:themeColor="text1"/>
        </w:rPr>
        <w:t>11</w:t>
      </w:r>
      <w:r w:rsidRPr="00196523">
        <w:rPr>
          <w:rFonts w:ascii="Times New Roman" w:eastAsia="宋体" w:hAnsi="Times New Roman" w:cs="Times New Roman" w:hint="eastAsia"/>
          <w:color w:val="000000" w:themeColor="text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根据二叉树的性质</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（满二叉树定理），有</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0</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。由题意知，</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，故</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0</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11</w:t>
      </w:r>
      <w:r w:rsidRPr="00196523">
        <w:rPr>
          <w:rFonts w:ascii="Times New Roman" w:eastAsia="宋体" w:hAnsi="Times New Roman" w:cs="Times New Roman" w:hint="eastAsia"/>
          <w:color w:val="000000" w:themeColor="text1"/>
        </w:rPr>
        <w:t>。与度为</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的结点个数</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无关。</w:t>
      </w: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007A6B4B" w:rsidRPr="00196523">
        <w:rPr>
          <w:rFonts w:ascii="Times New Roman" w:eastAsia="宋体" w:hAnsi="Times New Roman" w:cs="Times New Roman"/>
          <w:color w:val="000000" w:themeColor="text1"/>
        </w:rPr>
        <w:t>．设树</w:t>
      </w:r>
      <w:r w:rsidR="007A6B4B" w:rsidRPr="00196523">
        <w:rPr>
          <w:rFonts w:ascii="Times New Roman" w:eastAsia="宋体" w:hAnsi="Times New Roman" w:cs="Times New Roman"/>
          <w:color w:val="000000" w:themeColor="text1"/>
        </w:rPr>
        <w:t>T</w:t>
      </w:r>
      <w:r w:rsidR="007A6B4B" w:rsidRPr="00196523">
        <w:rPr>
          <w:rFonts w:ascii="Times New Roman" w:eastAsia="宋体" w:hAnsi="Times New Roman" w:cs="Times New Roman"/>
          <w:color w:val="000000" w:themeColor="text1"/>
        </w:rPr>
        <w:t>的度为</w:t>
      </w:r>
      <w:r w:rsidR="007A6B4B" w:rsidRPr="00196523">
        <w:rPr>
          <w:rFonts w:ascii="Times New Roman" w:eastAsia="宋体" w:hAnsi="Times New Roman" w:cs="Times New Roman"/>
          <w:color w:val="000000" w:themeColor="text1"/>
        </w:rPr>
        <w:t>4</w:t>
      </w:r>
      <w:r w:rsidR="007A6B4B" w:rsidRPr="00196523">
        <w:rPr>
          <w:rFonts w:ascii="Times New Roman" w:eastAsia="宋体" w:hAnsi="Times New Roman" w:cs="Times New Roman"/>
          <w:color w:val="000000" w:themeColor="text1"/>
        </w:rPr>
        <w:t>，其中度为</w:t>
      </w:r>
      <w:r w:rsidR="007A6B4B" w:rsidRPr="00196523">
        <w:rPr>
          <w:rFonts w:ascii="Times New Roman" w:eastAsia="宋体" w:hAnsi="Times New Roman" w:cs="Times New Roman"/>
          <w:color w:val="000000" w:themeColor="text1"/>
        </w:rPr>
        <w:t>1</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2</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3</w:t>
      </w:r>
      <w:r w:rsidR="007A6B4B" w:rsidRPr="00196523">
        <w:rPr>
          <w:rFonts w:ascii="Times New Roman" w:eastAsia="宋体" w:hAnsi="Times New Roman" w:cs="Times New Roman"/>
          <w:color w:val="000000" w:themeColor="text1"/>
        </w:rPr>
        <w:t>和</w:t>
      </w:r>
      <w:r w:rsidR="007A6B4B" w:rsidRPr="00196523">
        <w:rPr>
          <w:rFonts w:ascii="Times New Roman" w:eastAsia="宋体" w:hAnsi="Times New Roman" w:cs="Times New Roman"/>
          <w:color w:val="000000" w:themeColor="text1"/>
        </w:rPr>
        <w:t>4</w:t>
      </w:r>
      <w:r w:rsidR="007A6B4B" w:rsidRPr="00196523">
        <w:rPr>
          <w:rFonts w:ascii="Times New Roman" w:eastAsia="宋体" w:hAnsi="Times New Roman" w:cs="Times New Roman"/>
          <w:color w:val="000000" w:themeColor="text1"/>
        </w:rPr>
        <w:t>的结点个数分别为</w:t>
      </w:r>
      <w:r w:rsidR="007A6B4B" w:rsidRPr="00196523">
        <w:rPr>
          <w:rFonts w:ascii="Times New Roman" w:eastAsia="宋体" w:hAnsi="Times New Roman" w:cs="Times New Roman"/>
          <w:color w:val="000000" w:themeColor="text1"/>
        </w:rPr>
        <w:t>4</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2</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1</w:t>
      </w:r>
      <w:r w:rsidR="007A6B4B" w:rsidRPr="00196523">
        <w:rPr>
          <w:rFonts w:ascii="Times New Roman" w:eastAsia="宋体" w:hAnsi="Times New Roman" w:cs="Times New Roman"/>
          <w:color w:val="000000" w:themeColor="text1"/>
        </w:rPr>
        <w:t>和</w:t>
      </w:r>
      <w:r w:rsidR="007A6B4B" w:rsidRPr="00196523">
        <w:rPr>
          <w:rFonts w:ascii="Times New Roman" w:eastAsia="宋体" w:hAnsi="Times New Roman" w:cs="Times New Roman"/>
          <w:color w:val="000000" w:themeColor="text1"/>
        </w:rPr>
        <w:t>1</w:t>
      </w:r>
      <w:r w:rsidR="007A6B4B" w:rsidRPr="00196523">
        <w:rPr>
          <w:rFonts w:ascii="Times New Roman" w:eastAsia="宋体" w:hAnsi="Times New Roman" w:cs="Times New Roman"/>
          <w:color w:val="000000" w:themeColor="text1"/>
        </w:rPr>
        <w:t>，则</w:t>
      </w:r>
      <w:r w:rsidR="007A6B4B" w:rsidRPr="00196523">
        <w:rPr>
          <w:rFonts w:ascii="Times New Roman" w:eastAsia="宋体" w:hAnsi="Times New Roman" w:cs="Times New Roman"/>
          <w:color w:val="000000" w:themeColor="text1"/>
        </w:rPr>
        <w:t>T</w:t>
      </w:r>
      <w:r w:rsidR="007A6B4B" w:rsidRPr="00196523">
        <w:rPr>
          <w:rFonts w:ascii="Times New Roman" w:eastAsia="宋体" w:hAnsi="Times New Roman" w:cs="Times New Roman"/>
          <w:color w:val="000000" w:themeColor="text1"/>
        </w:rPr>
        <w:t>中的叶子</w:t>
      </w:r>
      <w:r w:rsidR="007A6B4B" w:rsidRPr="00196523">
        <w:rPr>
          <w:rFonts w:ascii="Times New Roman" w:eastAsia="宋体" w:hAnsi="Times New Roman" w:cs="Times New Roman" w:hint="eastAsia"/>
          <w:color w:val="000000" w:themeColor="text1"/>
        </w:rPr>
        <w:t>结点个</w:t>
      </w:r>
      <w:r w:rsidR="007A6B4B" w:rsidRPr="00196523">
        <w:rPr>
          <w:rFonts w:ascii="Times New Roman" w:eastAsia="宋体" w:hAnsi="Times New Roman" w:cs="Times New Roman"/>
          <w:color w:val="000000" w:themeColor="text1"/>
        </w:rPr>
        <w:t>数为</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4518E" w:rsidRPr="00196523">
        <w:rPr>
          <w:rFonts w:ascii="Times New Roman" w:eastAsia="宋体" w:hAnsi="Times New Roman" w:cs="Times New Roman"/>
          <w:color w:val="000000" w:themeColor="text1"/>
        </w:rPr>
        <w:t>8</w:t>
      </w:r>
      <w:r w:rsidRPr="00196523">
        <w:rPr>
          <w:rFonts w:ascii="Times New Roman" w:eastAsia="宋体" w:hAnsi="Times New Roman" w:cs="Times New Roman" w:hint="eastAsia"/>
          <w:color w:val="000000" w:themeColor="text1"/>
        </w:rPr>
        <w:t>。</w:t>
      </w:r>
    </w:p>
    <w:p w:rsidR="007A6B4B" w:rsidRPr="00196523" w:rsidRDefault="007A6B4B" w:rsidP="001C30E9">
      <w:pPr>
        <w:pStyle w:val="a3"/>
        <w:spacing w:line="240" w:lineRule="auto"/>
        <w:ind w:firstLine="420"/>
        <w:rPr>
          <w:rFonts w:ascii="Times New Roman" w:eastAsia="宋体" w:hAnsi="Times New Roman" w:cs="Times New Roman"/>
          <w:color w:val="000000" w:themeColor="text1"/>
          <w:szCs w:val="21"/>
        </w:rPr>
      </w:pPr>
      <w:r w:rsidRPr="00196523">
        <w:rPr>
          <w:rFonts w:ascii="宋体" w:eastAsia="宋体" w:hAnsi="宋体" w:cs="Times New Roman"/>
          <w:color w:val="000000" w:themeColor="text1"/>
          <w:szCs w:val="21"/>
        </w:rPr>
        <w:t>可以将满</w:t>
      </w:r>
      <w:r w:rsidRPr="00196523">
        <w:rPr>
          <w:rFonts w:ascii="宋体" w:eastAsia="宋体" w:hAnsi="宋体" w:cs="Times New Roman"/>
          <w:color w:val="000000" w:themeColor="text1"/>
        </w:rPr>
        <w:t>二叉树</w:t>
      </w:r>
      <w:r w:rsidRPr="00196523">
        <w:rPr>
          <w:rFonts w:ascii="Times New Roman" w:eastAsia="宋体" w:hAnsi="Times New Roman" w:cs="Times New Roman"/>
          <w:color w:val="000000" w:themeColor="text1"/>
          <w:szCs w:val="21"/>
        </w:rPr>
        <w:t>定理推广到任意</w:t>
      </w:r>
      <w:r w:rsidRPr="00196523">
        <w:rPr>
          <w:rFonts w:ascii="Times New Roman" w:eastAsia="宋体" w:hAnsi="Times New Roman" w:cs="Times New Roman"/>
          <w:i/>
          <w:color w:val="000000" w:themeColor="text1"/>
          <w:szCs w:val="21"/>
        </w:rPr>
        <w:t>k</w:t>
      </w:r>
      <w:r w:rsidRPr="00196523">
        <w:rPr>
          <w:rFonts w:ascii="Times New Roman" w:eastAsia="宋体" w:hAnsi="Times New Roman" w:cs="Times New Roman"/>
          <w:color w:val="000000" w:themeColor="text1"/>
          <w:szCs w:val="21"/>
        </w:rPr>
        <w:t>叉</w:t>
      </w:r>
      <w:r w:rsidRPr="00196523">
        <w:rPr>
          <w:rFonts w:ascii="宋体" w:eastAsia="宋体" w:hAnsi="宋体" w:cs="Times New Roman"/>
          <w:color w:val="000000" w:themeColor="text1"/>
          <w:szCs w:val="21"/>
        </w:rPr>
        <w:t>树中。设</w:t>
      </w:r>
      <w:r w:rsidRPr="00196523">
        <w:rPr>
          <w:rFonts w:ascii="Times New Roman" w:eastAsia="宋体" w:hAnsi="Times New Roman" w:cs="Times New Roman"/>
          <w:i/>
          <w:color w:val="000000" w:themeColor="text1"/>
          <w:szCs w:val="21"/>
        </w:rPr>
        <w:t>k</w:t>
      </w:r>
      <w:r w:rsidRPr="00196523">
        <w:rPr>
          <w:rFonts w:ascii="宋体" w:eastAsia="宋体" w:hAnsi="宋体" w:cs="Times New Roman"/>
          <w:color w:val="000000" w:themeColor="text1"/>
          <w:szCs w:val="21"/>
        </w:rPr>
        <w:t>叉树中叶结点</w:t>
      </w:r>
      <w:r w:rsidR="00B67725" w:rsidRPr="00196523">
        <w:rPr>
          <w:rFonts w:ascii="宋体" w:eastAsia="宋体" w:hAnsi="宋体" w:cs="Times New Roman" w:hint="eastAsia"/>
          <w:color w:val="000000" w:themeColor="text1"/>
          <w:szCs w:val="21"/>
        </w:rPr>
        <w:t>个</w:t>
      </w:r>
      <w:r w:rsidRPr="00196523">
        <w:rPr>
          <w:rFonts w:ascii="宋体" w:eastAsia="宋体" w:hAnsi="宋体" w:cs="Times New Roman"/>
          <w:color w:val="000000" w:themeColor="text1"/>
          <w:szCs w:val="21"/>
        </w:rPr>
        <w:t>数为</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bscript"/>
        </w:rPr>
        <w:t>0</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的结点</w:t>
      </w:r>
      <w:r w:rsidR="00B67725" w:rsidRPr="00196523">
        <w:rPr>
          <w:rFonts w:ascii="Times New Roman" w:eastAsia="宋体" w:hAnsi="Times New Roman" w:cs="Times New Roman" w:hint="eastAsia"/>
          <w:color w:val="000000" w:themeColor="text1"/>
          <w:szCs w:val="21"/>
        </w:rPr>
        <w:t>个</w:t>
      </w:r>
      <w:r w:rsidRPr="00196523">
        <w:rPr>
          <w:rFonts w:ascii="Times New Roman" w:eastAsia="宋体" w:hAnsi="Times New Roman" w:cs="Times New Roman"/>
          <w:color w:val="000000" w:themeColor="text1"/>
          <w:szCs w:val="21"/>
        </w:rPr>
        <w:t>数为</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bscript"/>
        </w:rPr>
        <w:t>1</w:t>
      </w:r>
      <w:r w:rsidRPr="00196523">
        <w:rPr>
          <w:rFonts w:ascii="Times New Roman" w:eastAsia="宋体" w:hAnsi="Times New Roman" w:cs="Times New Roman"/>
          <w:color w:val="000000" w:themeColor="text1"/>
          <w:szCs w:val="2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i/>
          <w:color w:val="000000" w:themeColor="text1"/>
          <w:szCs w:val="21"/>
        </w:rPr>
        <w:t>k</w:t>
      </w:r>
      <w:r w:rsidRPr="00196523">
        <w:rPr>
          <w:rFonts w:ascii="Times New Roman" w:eastAsia="宋体" w:hAnsi="Times New Roman" w:cs="Times New Roman"/>
          <w:color w:val="000000" w:themeColor="text1"/>
          <w:szCs w:val="21"/>
        </w:rPr>
        <w:t>的结点</w:t>
      </w:r>
      <w:r w:rsidR="00B67725" w:rsidRPr="00196523">
        <w:rPr>
          <w:rFonts w:ascii="Times New Roman" w:eastAsia="宋体" w:hAnsi="Times New Roman" w:cs="Times New Roman" w:hint="eastAsia"/>
          <w:color w:val="000000" w:themeColor="text1"/>
          <w:szCs w:val="21"/>
        </w:rPr>
        <w:t>个</w:t>
      </w:r>
      <w:r w:rsidRPr="00196523">
        <w:rPr>
          <w:rFonts w:ascii="Times New Roman" w:eastAsia="宋体" w:hAnsi="Times New Roman" w:cs="Times New Roman"/>
          <w:color w:val="000000" w:themeColor="text1"/>
          <w:szCs w:val="21"/>
        </w:rPr>
        <w:t>数为</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bscript"/>
        </w:rPr>
        <w:t>k</w:t>
      </w:r>
      <w:r w:rsidRPr="00196523">
        <w:rPr>
          <w:rFonts w:ascii="Times New Roman" w:eastAsia="宋体" w:hAnsi="Times New Roman" w:cs="Times New Roman"/>
          <w:color w:val="000000" w:themeColor="text1"/>
          <w:szCs w:val="21"/>
        </w:rPr>
        <w:t>，则</w:t>
      </w:r>
    </w:p>
    <w:p w:rsidR="007A6B4B" w:rsidRPr="00196523" w:rsidRDefault="007A6B4B" w:rsidP="001C30E9">
      <w:pPr>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position w:val="-24"/>
          <w:szCs w:val="21"/>
        </w:rPr>
        <w:object w:dxaOrig="1540" w:dyaOrig="580">
          <v:shape id="_x0000_i1027" type="#_x0000_t75" style="width:76.5pt;height:29pt" o:ole="">
            <v:imagedata r:id="rId11" o:title=""/>
          </v:shape>
          <o:OLEObject Type="Embed" ProgID="Equation.DSMT4" ShapeID="_x0000_i1027" DrawAspect="Content" ObjectID="_1760176035" r:id="rId12"/>
        </w:object>
      </w:r>
      <w:r w:rsidRPr="00196523">
        <w:rPr>
          <w:rFonts w:ascii="Times New Roman" w:eastAsia="宋体" w:hAnsi="Times New Roman" w:cs="Times New Roman"/>
          <w:color w:val="000000" w:themeColor="text1"/>
          <w:szCs w:val="21"/>
        </w:rPr>
        <w:t>。</w:t>
      </w:r>
    </w:p>
    <w:p w:rsidR="007A6B4B" w:rsidRPr="00196523" w:rsidRDefault="007A6B4B" w:rsidP="001C30E9">
      <w:pPr>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根据题意，</w:t>
      </w:r>
      <w:r w:rsidRPr="00196523">
        <w:rPr>
          <w:rFonts w:ascii="Times New Roman" w:eastAsia="宋体" w:hAnsi="Times New Roman" w:cs="Times New Roman" w:hint="eastAsia"/>
          <w:i/>
          <w:color w:val="000000" w:themeColor="text1"/>
          <w:szCs w:val="21"/>
        </w:rPr>
        <w:t>k</w:t>
      </w: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的结点个数为</w:t>
      </w: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的结点个数为</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color w:val="000000" w:themeColor="text1"/>
          <w:szCs w:val="21"/>
        </w:rPr>
        <w:t>3</w:t>
      </w:r>
      <w:r w:rsidRPr="00196523">
        <w:rPr>
          <w:rFonts w:ascii="Times New Roman" w:eastAsia="宋体" w:hAnsi="Times New Roman" w:cs="Times New Roman"/>
          <w:color w:val="000000" w:themeColor="text1"/>
          <w:szCs w:val="21"/>
        </w:rPr>
        <w:t>的结点个数为</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，度为</w:t>
      </w:r>
      <w:r w:rsidRPr="00196523">
        <w:rPr>
          <w:rFonts w:ascii="Times New Roman" w:eastAsia="宋体" w:hAnsi="Times New Roman" w:cs="Times New Roman" w:hint="eastAsia"/>
          <w:color w:val="000000" w:themeColor="text1"/>
          <w:szCs w:val="21"/>
        </w:rPr>
        <w:t>4</w:t>
      </w:r>
      <w:r w:rsidRPr="00196523">
        <w:rPr>
          <w:rFonts w:ascii="Times New Roman" w:eastAsia="宋体" w:hAnsi="Times New Roman" w:cs="Times New Roman" w:hint="eastAsia"/>
          <w:color w:val="000000" w:themeColor="text1"/>
          <w:szCs w:val="21"/>
        </w:rPr>
        <w:t>的结点个数为</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hint="eastAsia"/>
          <w:color w:val="000000" w:themeColor="text1"/>
          <w:szCs w:val="21"/>
        </w:rPr>
        <w:t>个</w:t>
      </w:r>
      <w:r w:rsidRPr="00196523">
        <w:rPr>
          <w:rFonts w:ascii="Times New Roman" w:eastAsia="宋体" w:hAnsi="Times New Roman" w:cs="Times New Roman"/>
          <w:color w:val="000000" w:themeColor="text1"/>
          <w:szCs w:val="21"/>
        </w:rPr>
        <w:t>。叶结点个数</w:t>
      </w:r>
      <w:r w:rsidRPr="00196523">
        <w:rPr>
          <w:rFonts w:ascii="Times New Roman" w:eastAsia="宋体" w:hAnsi="Times New Roman" w:cs="Times New Roman"/>
          <w:color w:val="000000" w:themeColor="text1"/>
          <w:szCs w:val="21"/>
        </w:rPr>
        <w:t>=(2-1)×2+(3-1)×1+</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4-1)×1+1=8</w:t>
      </w:r>
      <w:r w:rsidRPr="00196523">
        <w:rPr>
          <w:rFonts w:ascii="Times New Roman" w:eastAsia="宋体" w:hAnsi="Times New Roman" w:cs="Times New Roman"/>
          <w:color w:val="000000" w:themeColor="text1"/>
          <w:szCs w:val="21"/>
        </w:rPr>
        <w:t>。</w:t>
      </w: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hint="eastAsia"/>
          <w:color w:val="000000" w:themeColor="text1"/>
        </w:rPr>
        <w:t>与</w:t>
      </w:r>
      <w:r w:rsidR="007A6B4B" w:rsidRPr="00196523">
        <w:rPr>
          <w:rFonts w:ascii="Times New Roman" w:eastAsia="宋体" w:hAnsi="Times New Roman" w:cs="Times New Roman"/>
          <w:noProof/>
          <w:color w:val="000000" w:themeColor="text1"/>
          <w:szCs w:val="21"/>
        </w:rPr>
        <w:t>算术表达式</w:t>
      </w:r>
      <w:bookmarkStart w:id="77" w:name="_Hlk125316427"/>
      <w:r w:rsidR="007A6B4B" w:rsidRPr="00196523">
        <w:rPr>
          <w:rFonts w:ascii="Times New Roman" w:eastAsia="宋体" w:hAnsi="Times New Roman" w:cs="Times New Roman"/>
          <w:color w:val="000000" w:themeColor="text1"/>
        </w:rPr>
        <w:t>a+b</w:t>
      </w:r>
      <w:r w:rsidR="00B9702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(c+d/e)</w:t>
      </w:r>
      <w:bookmarkEnd w:id="77"/>
      <w:r w:rsidR="007A6B4B" w:rsidRPr="00196523">
        <w:rPr>
          <w:rFonts w:ascii="Times New Roman" w:eastAsia="宋体" w:hAnsi="Times New Roman" w:cs="Times New Roman" w:hint="eastAsia"/>
          <w:color w:val="000000" w:themeColor="text1"/>
        </w:rPr>
        <w:t>对应的</w:t>
      </w:r>
      <w:r w:rsidR="007A6B4B" w:rsidRPr="00196523">
        <w:rPr>
          <w:rFonts w:ascii="Times New Roman" w:eastAsia="宋体" w:hAnsi="Times New Roman" w:cs="Times New Roman"/>
          <w:color w:val="000000" w:themeColor="text1"/>
        </w:rPr>
        <w:t>后缀表达式为</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4518E" w:rsidRPr="00196523">
        <w:rPr>
          <w:rFonts w:ascii="Times New Roman" w:eastAsia="宋体" w:hAnsi="Times New Roman" w:cs="Times New Roman"/>
          <w:color w:val="000000" w:themeColor="text1"/>
          <w:szCs w:val="21"/>
        </w:rPr>
        <w:t>abcde/+</w:t>
      </w:r>
      <w:r w:rsidR="0084518E" w:rsidRPr="00196523">
        <w:rPr>
          <w:rFonts w:ascii="Times New Roman" w:eastAsia="宋体" w:hAnsi="Times New Roman" w:cs="Times New Roman"/>
          <w:color w:val="000000" w:themeColor="text1"/>
        </w:rPr>
        <w:sym w:font="Symbol" w:char="F0B4"/>
      </w:r>
      <w:r w:rsidR="0084518E" w:rsidRPr="00196523">
        <w:rPr>
          <w:rFonts w:ascii="Times New Roman" w:eastAsia="宋体" w:hAnsi="Times New Roman" w:cs="Times New Roman"/>
          <w:color w:val="000000" w:themeColor="text1"/>
          <w:szCs w:val="21"/>
        </w:rPr>
        <w:t>+</w:t>
      </w:r>
      <w:r w:rsidR="0084518E" w:rsidRPr="00196523">
        <w:rPr>
          <w:rFonts w:ascii="Times New Roman" w:eastAsia="宋体" w:hAnsi="Times New Roman" w:cs="Times New Roman" w:hint="eastAsia"/>
          <w:color w:val="000000" w:themeColor="text1"/>
        </w:rPr>
        <w:t>。</w:t>
      </w:r>
    </w:p>
    <w:p w:rsidR="007A6B4B" w:rsidRPr="00196523" w:rsidRDefault="007A6B4B"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使用第三章第三节介绍的表达式转换算法，可以得到对应于</w:t>
      </w:r>
      <w:r w:rsidRPr="00196523">
        <w:rPr>
          <w:rFonts w:ascii="Times New Roman" w:eastAsia="宋体" w:hAnsi="Times New Roman" w:cs="Times New Roman"/>
          <w:color w:val="000000" w:themeColor="text1"/>
        </w:rPr>
        <w:t>a+b</w:t>
      </w:r>
      <w:r w:rsidR="00B9702B"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(c+d/e)</w:t>
      </w:r>
      <w:r w:rsidRPr="00196523">
        <w:rPr>
          <w:rFonts w:ascii="Times New Roman" w:eastAsia="宋体" w:hAnsi="Times New Roman" w:cs="Times New Roman" w:hint="eastAsia"/>
          <w:color w:val="000000" w:themeColor="text1"/>
        </w:rPr>
        <w:t>的后缀表达式。或是画出对应于表达式的表达式树，如图</w:t>
      </w:r>
      <w:r w:rsidRPr="00196523">
        <w:rPr>
          <w:rFonts w:ascii="Times New Roman" w:eastAsia="宋体" w:hAnsi="Times New Roman" w:cs="Times New Roman" w:hint="eastAsia"/>
          <w:color w:val="000000" w:themeColor="text1"/>
        </w:rPr>
        <w:t>5</w:t>
      </w:r>
      <w:r w:rsidR="00F6186A">
        <w:rPr>
          <w:rFonts w:ascii="Times New Roman" w:eastAsia="宋体" w:hAnsi="Times New Roman" w:cs="Times New Roman" w:hint="eastAsia"/>
          <w:color w:val="000000" w:themeColor="text1"/>
        </w:rPr>
        <w:t>-</w:t>
      </w:r>
      <w:r w:rsidR="005A5E0F">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所示，然后再进行后序遍历，也可以得到相应的后缀表达式。</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46976" behindDoc="0" locked="0" layoutInCell="1" allowOverlap="1" wp14:anchorId="323F3DF1" wp14:editId="3F380245">
                <wp:simplePos x="0" y="0"/>
                <wp:positionH relativeFrom="column">
                  <wp:posOffset>1364615</wp:posOffset>
                </wp:positionH>
                <wp:positionV relativeFrom="paragraph">
                  <wp:posOffset>108585</wp:posOffset>
                </wp:positionV>
                <wp:extent cx="1868805" cy="1943735"/>
                <wp:effectExtent l="0" t="0" r="17145" b="18415"/>
                <wp:wrapNone/>
                <wp:docPr id="1215"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8805" cy="1943735"/>
                          <a:chOff x="2632" y="2844"/>
                          <a:chExt cx="2943" cy="3061"/>
                        </a:xfrm>
                      </wpg:grpSpPr>
                      <wpg:grpSp>
                        <wpg:cNvPr id="1280" name="Group 539"/>
                        <wpg:cNvGrpSpPr>
                          <a:grpSpLocks/>
                        </wpg:cNvGrpSpPr>
                        <wpg:grpSpPr bwMode="auto">
                          <a:xfrm>
                            <a:off x="3154" y="2844"/>
                            <a:ext cx="1823" cy="2604"/>
                            <a:chOff x="3890" y="1866"/>
                            <a:chExt cx="2314" cy="3123"/>
                          </a:xfrm>
                        </wpg:grpSpPr>
                        <wpg:grpSp>
                          <wpg:cNvPr id="1281" name="Group 540"/>
                          <wpg:cNvGrpSpPr>
                            <a:grpSpLocks/>
                          </wpg:cNvGrpSpPr>
                          <wpg:grpSpPr bwMode="auto">
                            <a:xfrm>
                              <a:off x="4677" y="3231"/>
                              <a:ext cx="1527" cy="1758"/>
                              <a:chOff x="6467" y="2767"/>
                              <a:chExt cx="1527" cy="1758"/>
                            </a:xfrm>
                          </wpg:grpSpPr>
                          <wps:wsp>
                            <wps:cNvPr id="1282" name="Oval 541"/>
                            <wps:cNvSpPr>
                              <a:spLocks noChangeArrowheads="1"/>
                            </wps:cNvSpPr>
                            <wps:spPr bwMode="auto">
                              <a:xfrm>
                                <a:off x="6843" y="2767"/>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p w:rsidR="008E537A" w:rsidRPr="007871CF" w:rsidRDefault="008E537A" w:rsidP="007A6B4B">
                                  <w:pPr>
                                    <w:spacing w:line="0" w:lineRule="atLeast"/>
                                    <w:ind w:firstLineChars="0" w:firstLine="0"/>
                                    <w:jc w:val="center"/>
                                  </w:pPr>
                                </w:p>
                              </w:txbxContent>
                            </wps:txbx>
                            <wps:bodyPr rot="0" vert="horz" wrap="square" lIns="0" tIns="0" rIns="0" bIns="0" anchor="t" anchorCtr="0" upright="1">
                              <a:noAutofit/>
                            </wps:bodyPr>
                          </wps:wsp>
                          <wps:wsp>
                            <wps:cNvPr id="1283" name="Freeform 542"/>
                            <wps:cNvSpPr>
                              <a:spLocks/>
                            </wps:cNvSpPr>
                            <wps:spPr bwMode="auto">
                              <a:xfrm>
                                <a:off x="6716" y="3128"/>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543"/>
                            <wps:cNvSpPr>
                              <a:spLocks/>
                            </wps:cNvSpPr>
                            <wps:spPr bwMode="auto">
                              <a:xfrm>
                                <a:off x="7154" y="3119"/>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Oval 546"/>
                            <wps:cNvSpPr>
                              <a:spLocks noChangeArrowheads="1"/>
                            </wps:cNvSpPr>
                            <wps:spPr bwMode="auto">
                              <a:xfrm>
                                <a:off x="6467" y="3451"/>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c</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s:wsp>
                            <wps:cNvPr id="1290" name="Oval 549"/>
                            <wps:cNvSpPr>
                              <a:spLocks noChangeArrowheads="1"/>
                            </wps:cNvSpPr>
                            <wps:spPr bwMode="auto">
                              <a:xfrm>
                                <a:off x="7219" y="3451"/>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s:wsp>
                            <wps:cNvPr id="252" name="Freeform 542"/>
                            <wps:cNvSpPr>
                              <a:spLocks/>
                            </wps:cNvSpPr>
                            <wps:spPr bwMode="auto">
                              <a:xfrm>
                                <a:off x="7092" y="3819"/>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543"/>
                            <wps:cNvSpPr>
                              <a:spLocks/>
                            </wps:cNvSpPr>
                            <wps:spPr bwMode="auto">
                              <a:xfrm>
                                <a:off x="7530" y="3810"/>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Oval 546"/>
                            <wps:cNvSpPr>
                              <a:spLocks noChangeArrowheads="1"/>
                            </wps:cNvSpPr>
                            <wps:spPr bwMode="auto">
                              <a:xfrm>
                                <a:off x="6843" y="414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d</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s:wsp>
                            <wps:cNvPr id="255" name="Oval 549"/>
                            <wps:cNvSpPr>
                              <a:spLocks noChangeArrowheads="1"/>
                            </wps:cNvSpPr>
                            <wps:spPr bwMode="auto">
                              <a:xfrm>
                                <a:off x="7595" y="414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e</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g:grpSp>
                        <wps:wsp>
                          <wps:cNvPr id="1291" name="Oval 550"/>
                          <wps:cNvSpPr>
                            <a:spLocks noChangeArrowheads="1"/>
                          </wps:cNvSpPr>
                          <wps:spPr bwMode="auto">
                            <a:xfrm>
                              <a:off x="4677" y="253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D5FA0" w:rsidRDefault="008E537A" w:rsidP="007A6B4B">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w:t>
                                </w:r>
                              </w:p>
                            </w:txbxContent>
                          </wps:txbx>
                          <wps:bodyPr rot="0" vert="horz" wrap="square" lIns="0" tIns="0" rIns="0" bIns="0" anchor="t" anchorCtr="0" upright="1">
                            <a:noAutofit/>
                          </wps:bodyPr>
                        </wps:wsp>
                        <wps:wsp>
                          <wps:cNvPr id="1292" name="Freeform 551"/>
                          <wps:cNvSpPr>
                            <a:spLocks/>
                          </wps:cNvSpPr>
                          <wps:spPr bwMode="auto">
                            <a:xfrm>
                              <a:off x="4550" y="2893"/>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 name="Freeform 552"/>
                          <wps:cNvSpPr>
                            <a:spLocks/>
                          </wps:cNvSpPr>
                          <wps:spPr bwMode="auto">
                            <a:xfrm>
                              <a:off x="4988" y="2884"/>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Oval 555"/>
                          <wps:cNvSpPr>
                            <a:spLocks noChangeArrowheads="1"/>
                          </wps:cNvSpPr>
                          <wps:spPr bwMode="auto">
                            <a:xfrm>
                              <a:off x="4307" y="3231"/>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b</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g:grpSp>
                          <wpg:cNvPr id="1297" name="Group 556"/>
                          <wpg:cNvGrpSpPr>
                            <a:grpSpLocks/>
                          </wpg:cNvGrpSpPr>
                          <wpg:grpSpPr bwMode="auto">
                            <a:xfrm>
                              <a:off x="3890" y="1866"/>
                              <a:ext cx="886" cy="1082"/>
                              <a:chOff x="3590" y="1752"/>
                              <a:chExt cx="886" cy="1082"/>
                            </a:xfrm>
                          </wpg:grpSpPr>
                          <wps:wsp>
                            <wps:cNvPr id="1298" name="Oval 557"/>
                            <wps:cNvSpPr>
                              <a:spLocks noChangeArrowheads="1"/>
                            </wps:cNvSpPr>
                            <wps:spPr bwMode="auto">
                              <a:xfrm>
                                <a:off x="3960" y="1752"/>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txbxContent>
                            </wps:txbx>
                            <wps:bodyPr rot="0" vert="horz" wrap="square" lIns="0" tIns="0" rIns="0" bIns="0" anchor="t" anchorCtr="0" upright="1">
                              <a:noAutofit/>
                            </wps:bodyPr>
                          </wps:wsp>
                          <wps:wsp>
                            <wps:cNvPr id="1301" name="Freeform 558"/>
                            <wps:cNvSpPr>
                              <a:spLocks/>
                            </wps:cNvSpPr>
                            <wps:spPr bwMode="auto">
                              <a:xfrm>
                                <a:off x="3833" y="2113"/>
                                <a:ext cx="232" cy="327"/>
                              </a:xfrm>
                              <a:custGeom>
                                <a:avLst/>
                                <a:gdLst>
                                  <a:gd name="T0" fmla="*/ 232 w 232"/>
                                  <a:gd name="T1" fmla="*/ 0 h 327"/>
                                  <a:gd name="T2" fmla="*/ 0 w 232"/>
                                  <a:gd name="T3" fmla="*/ 327 h 327"/>
                                </a:gdLst>
                                <a:ahLst/>
                                <a:cxnLst>
                                  <a:cxn ang="0">
                                    <a:pos x="T0" y="T1"/>
                                  </a:cxn>
                                  <a:cxn ang="0">
                                    <a:pos x="T2" y="T3"/>
                                  </a:cxn>
                                </a:cxnLst>
                                <a:rect l="0" t="0" r="r" b="b"/>
                                <a:pathLst>
                                  <a:path w="232" h="327">
                                    <a:moveTo>
                                      <a:pt x="232" y="0"/>
                                    </a:moveTo>
                                    <a:lnTo>
                                      <a:pt x="0" y="32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Freeform 559"/>
                            <wps:cNvSpPr>
                              <a:spLocks/>
                            </wps:cNvSpPr>
                            <wps:spPr bwMode="auto">
                              <a:xfrm>
                                <a:off x="4271" y="2104"/>
                                <a:ext cx="205" cy="347"/>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Oval 562"/>
                            <wps:cNvSpPr>
                              <a:spLocks noChangeArrowheads="1"/>
                            </wps:cNvSpPr>
                            <wps:spPr bwMode="auto">
                              <a:xfrm>
                                <a:off x="3590" y="2451"/>
                                <a:ext cx="399" cy="38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a</w:t>
                                  </w:r>
                                </w:p>
                                <w:p w:rsidR="008E537A" w:rsidRPr="00141285" w:rsidRDefault="008E537A" w:rsidP="007A6B4B">
                                  <w:pPr>
                                    <w:spacing w:line="0" w:lineRule="atLeast"/>
                                    <w:ind w:firstLineChars="0" w:firstLine="0"/>
                                    <w:jc w:val="center"/>
                                  </w:pPr>
                                </w:p>
                              </w:txbxContent>
                            </wps:txbx>
                            <wps:bodyPr rot="0" vert="horz" wrap="square" lIns="0" tIns="0" rIns="0" bIns="0" anchor="t" anchorCtr="0" upright="1">
                              <a:noAutofit/>
                            </wps:bodyPr>
                          </wps:wsp>
                        </wpg:grpSp>
                      </wpg:grpSp>
                      <wps:wsp>
                        <wps:cNvPr id="1306" name="Text Box 563"/>
                        <wps:cNvSpPr txBox="1">
                          <a:spLocks noChangeArrowheads="1"/>
                        </wps:cNvSpPr>
                        <wps:spPr bwMode="auto">
                          <a:xfrm>
                            <a:off x="2632" y="5593"/>
                            <a:ext cx="294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7A6B4B">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-8</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表示</w:t>
                              </w:r>
                              <w:r w:rsidRPr="00616556">
                                <w:rPr>
                                  <w:rFonts w:ascii="Times New Roman" w:eastAsia="宋体" w:hAnsi="Times New Roman" w:cs="Times New Roman"/>
                                  <w:b w:val="0"/>
                                  <w:color w:val="000000"/>
                                </w:rPr>
                                <w:t>a+b</w:t>
                              </w:r>
                              <w:r>
                                <w:rPr>
                                  <w:rFonts w:ascii="Times New Roman" w:eastAsia="宋体" w:hAnsi="Times New Roman" w:cs="Times New Roman"/>
                                  <w:b w:val="0"/>
                                  <w:color w:val="000000"/>
                                </w:rPr>
                                <w:t>*</w:t>
                              </w:r>
                              <w:r w:rsidRPr="00616556">
                                <w:rPr>
                                  <w:rFonts w:ascii="Times New Roman" w:eastAsia="宋体" w:hAnsi="Times New Roman" w:cs="Times New Roman"/>
                                  <w:b w:val="0"/>
                                  <w:color w:val="000000"/>
                                </w:rPr>
                                <w:t>(c+d/e)</w:t>
                              </w:r>
                              <w:r w:rsidRPr="00473F6D">
                                <w:rPr>
                                  <w:rFonts w:ascii="Times New Roman" w:eastAsia="宋体" w:hAnsi="Times New Roman" w:cs="Times New Roman" w:hint="eastAsia"/>
                                  <w:b w:val="0"/>
                                </w:rPr>
                                <w:t>的表达式树</w:t>
                              </w:r>
                            </w:p>
                            <w:p w:rsidR="008E537A" w:rsidRPr="00616556" w:rsidRDefault="008E537A" w:rsidP="007A6B4B">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23F3DF1" id="Group 538" o:spid="_x0000_s1365" style="position:absolute;left:0;text-align:left;margin-left:107.45pt;margin-top:8.55pt;width:147.15pt;height:153.05pt;z-index:251646976;mso-width-relative:margin;mso-height-relative:margin" coordorigin="2632,2844" coordsize="2943,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">
                <v:group id="Group 539" o:spid="_x0000_s1366" style="position:absolute;left:3154;top:2844;width:1823;height:2604" coordorigin="3890,1866" coordsize="2314,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TY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GXb2QEvf0HAAD//wMAUEsBAi0AFAAGAAgAAAAhANvh9svuAAAAhQEAABMAAAAAAAAA&#10;AAAAAAAAAAAAAFtDb250ZW50X1R5cGVzXS54bWxQSwECLQAUAAYACAAAACEAWvQsW78AAAAVAQAA&#10;CwAAAAAAAAAAAAAAAAAfAQAAX3JlbHMvLnJlbHNQSwECLQAUAAYACAAAACEAr40E2MYAAADdAAAA&#10;DwAAAAAAAAAAAAAAAAAHAgAAZHJzL2Rvd25yZXYueG1sUEsFBgAAAAADAAMAtwAAAPoCAAAAAA==&#10;">
                  <v:group id="Group 540" o:spid="_x0000_s1367" style="position:absolute;left:4677;top:3231;width:1527;height:1758" coordorigin="6467,2767" coordsize="1527,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oval id="Oval 541" o:spid="_x0000_s1368" style="position:absolute;left:6843;top:2767;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p w:rsidR="008E537A" w:rsidRPr="007871CF" w:rsidRDefault="008E537A" w:rsidP="007A6B4B">
                            <w:pPr>
                              <w:spacing w:line="0" w:lineRule="atLeast"/>
                              <w:ind w:firstLineChars="0" w:firstLine="0"/>
                              <w:jc w:val="center"/>
                            </w:pPr>
                          </w:p>
                        </w:txbxContent>
                      </v:textbox>
                    </v:oval>
                    <v:shape id="Freeform 542" o:spid="_x0000_s1369" style="position:absolute;left:6716;top:3128;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" path="m232,l,327e" filled="f" strokeweight="1pt">
                      <v:path arrowok="t" o:connecttype="custom" o:connectlocs="232,0;0,327" o:connectangles="0,0"/>
                    </v:shape>
                    <v:shape id="Freeform 543" o:spid="_x0000_s1370" style="position:absolute;left:7154;top:3119;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" path="m,l205,347e" filled="f" strokeweight="1pt">
                      <v:path arrowok="t" o:connecttype="custom" o:connectlocs="0,0;205,347" o:connectangles="0,0"/>
                    </v:shape>
                    <v:oval id="Oval 546" o:spid="_x0000_s1371" style="position:absolute;left:6467;top:3451;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c</w:t>
                            </w:r>
                          </w:p>
                          <w:p w:rsidR="008E537A" w:rsidRPr="00141285" w:rsidRDefault="008E537A" w:rsidP="007A6B4B">
                            <w:pPr>
                              <w:spacing w:line="0" w:lineRule="atLeast"/>
                              <w:ind w:firstLineChars="0" w:firstLine="0"/>
                              <w:jc w:val="center"/>
                            </w:pPr>
                          </w:p>
                        </w:txbxContent>
                      </v:textbox>
                    </v:oval>
                    <v:oval id="Oval 549" o:spid="_x0000_s1372" style="position:absolute;left:7219;top:3451;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p w:rsidR="008E537A" w:rsidRPr="00141285" w:rsidRDefault="008E537A" w:rsidP="007A6B4B">
                            <w:pPr>
                              <w:spacing w:line="0" w:lineRule="atLeast"/>
                              <w:ind w:firstLineChars="0" w:firstLine="0"/>
                              <w:jc w:val="center"/>
                            </w:pPr>
                          </w:p>
                        </w:txbxContent>
                      </v:textbox>
                    </v:oval>
                    <v:shape id="Freeform 542" o:spid="_x0000_s1373" style="position:absolute;left:7092;top:3819;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" path="m232,l,327e" filled="f" strokeweight="1pt">
                      <v:path arrowok="t" o:connecttype="custom" o:connectlocs="232,0;0,327" o:connectangles="0,0"/>
                    </v:shape>
                    <v:shape id="Freeform 543" o:spid="_x0000_s1374" style="position:absolute;left:7530;top:3810;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" path="m,l205,347e" filled="f" strokeweight="1pt">
                      <v:path arrowok="t" o:connecttype="custom" o:connectlocs="0,0;205,347" o:connectangles="0,0"/>
                    </v:shape>
                    <v:oval id="Oval 546" o:spid="_x0000_s1375" style="position:absolute;left:6843;top:414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d</w:t>
                            </w:r>
                          </w:p>
                          <w:p w:rsidR="008E537A" w:rsidRPr="00141285" w:rsidRDefault="008E537A" w:rsidP="007A6B4B">
                            <w:pPr>
                              <w:spacing w:line="0" w:lineRule="atLeast"/>
                              <w:ind w:firstLineChars="0" w:firstLine="0"/>
                              <w:jc w:val="center"/>
                            </w:pPr>
                          </w:p>
                        </w:txbxContent>
                      </v:textbox>
                    </v:oval>
                    <v:oval id="Oval 549" o:spid="_x0000_s1376" style="position:absolute;left:7595;top:414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e</w:t>
                            </w:r>
                          </w:p>
                          <w:p w:rsidR="008E537A" w:rsidRPr="00141285" w:rsidRDefault="008E537A" w:rsidP="007A6B4B">
                            <w:pPr>
                              <w:spacing w:line="0" w:lineRule="atLeast"/>
                              <w:ind w:firstLineChars="0" w:firstLine="0"/>
                              <w:jc w:val="center"/>
                            </w:pPr>
                          </w:p>
                        </w:txbxContent>
                      </v:textbox>
                    </v:oval>
                  </v:group>
                  <v:oval id="Oval 550" o:spid="_x0000_s1377" style="position:absolute;left:4677;top:253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" filled="f" strokeweight="1pt">
                    <v:textbox inset="0,0,0,0">
                      <w:txbxContent>
                        <w:p w:rsidR="008E537A" w:rsidRPr="002D5FA0" w:rsidRDefault="008E537A" w:rsidP="007A6B4B">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w:t>
                          </w:r>
                        </w:p>
                      </w:txbxContent>
                    </v:textbox>
                  </v:oval>
                  <v:shape id="Freeform 551" o:spid="_x0000_s1378" style="position:absolute;left:4550;top:2893;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" path="m232,l,327e" filled="f" strokeweight="1pt">
                    <v:path arrowok="t" o:connecttype="custom" o:connectlocs="232,0;0,327" o:connectangles="0,0"/>
                  </v:shape>
                  <v:shape id="Freeform 552" o:spid="_x0000_s1379" style="position:absolute;left:4988;top:2884;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" path="m,l205,347e" filled="f" strokeweight="1pt">
                    <v:path arrowok="t" o:connecttype="custom" o:connectlocs="0,0;205,347" o:connectangles="0,0"/>
                  </v:shape>
                  <v:oval id="Oval 555" o:spid="_x0000_s1380" style="position:absolute;left:4307;top:3231;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b</w:t>
                          </w:r>
                        </w:p>
                        <w:p w:rsidR="008E537A" w:rsidRPr="00141285" w:rsidRDefault="008E537A" w:rsidP="007A6B4B">
                          <w:pPr>
                            <w:spacing w:line="0" w:lineRule="atLeast"/>
                            <w:ind w:firstLineChars="0" w:firstLine="0"/>
                            <w:jc w:val="center"/>
                          </w:pPr>
                        </w:p>
                      </w:txbxContent>
                    </v:textbox>
                  </v:oval>
                  <v:group id="Group 556" o:spid="_x0000_s1381" style="position:absolute;left:3890;top:1866;width:886;height:1082" coordorigin="3590,1752" coordsize="886,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oval id="Oval 557" o:spid="_x0000_s1382" style="position:absolute;left:3960;top:1752;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w:t>
                            </w:r>
                          </w:p>
                        </w:txbxContent>
                      </v:textbox>
                    </v:oval>
                    <v:shape id="Freeform 558" o:spid="_x0000_s1383" style="position:absolute;left:3833;top:2113;width:232;height:327;visibility:visible;mso-wrap-style:square;v-text-anchor:top" coordsize="2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" path="m232,l,327e" filled="f" strokeweight="1pt">
                      <v:path arrowok="t" o:connecttype="custom" o:connectlocs="232,0;0,327" o:connectangles="0,0"/>
                    </v:shape>
                    <v:shape id="Freeform 559" o:spid="_x0000_s1384" style="position:absolute;left:4271;top:2104;width:205;height:347;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" path="m,l205,347e" filled="f" strokeweight="1pt">
                      <v:path arrowok="t" o:connecttype="custom" o:connectlocs="0,0;205,347" o:connectangles="0,0"/>
                    </v:shape>
                    <v:oval id="Oval 562" o:spid="_x0000_s1385" style="position:absolute;left:3590;top:2451;width:39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" filled="f" strokeweight="1pt">
                      <v:textbox inset="0,0,0,0">
                        <w:txbxContent>
                          <w:p w:rsidR="008E537A" w:rsidRPr="00616556" w:rsidRDefault="008E537A" w:rsidP="007A6B4B">
                            <w:pPr>
                              <w:spacing w:line="0" w:lineRule="atLeast"/>
                              <w:ind w:firstLineChars="0" w:firstLine="0"/>
                              <w:jc w:val="center"/>
                              <w:rPr>
                                <w:rFonts w:ascii="Times New Roman" w:hAnsi="Times New Roman" w:cs="Times New Roman"/>
                                <w:sz w:val="18"/>
                                <w:szCs w:val="18"/>
                              </w:rPr>
                            </w:pPr>
                            <w:r w:rsidRPr="00616556">
                              <w:rPr>
                                <w:rFonts w:ascii="Times New Roman" w:hAnsi="Times New Roman" w:cs="Times New Roman"/>
                                <w:sz w:val="18"/>
                                <w:szCs w:val="18"/>
                              </w:rPr>
                              <w:t>a</w:t>
                            </w:r>
                          </w:p>
                          <w:p w:rsidR="008E537A" w:rsidRPr="00141285" w:rsidRDefault="008E537A" w:rsidP="007A6B4B">
                            <w:pPr>
                              <w:spacing w:line="0" w:lineRule="atLeast"/>
                              <w:ind w:firstLineChars="0" w:firstLine="0"/>
                              <w:jc w:val="center"/>
                            </w:pPr>
                          </w:p>
                        </w:txbxContent>
                      </v:textbox>
                    </v:oval>
                  </v:group>
                </v:group>
                <v:shape id="_x0000_s1386" type="#_x0000_t202" style="position:absolute;left:2632;top:5593;width:294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" filled="f" stroked="f">
                  <v:textbox inset="0,0,0,0">
                    <w:txbxContent>
                      <w:p w:rsidR="008E537A" w:rsidRPr="00473F6D" w:rsidRDefault="008E537A" w:rsidP="007A6B4B">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-8</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表示</w:t>
                        </w:r>
                        <w:r w:rsidRPr="00616556">
                          <w:rPr>
                            <w:rFonts w:ascii="Times New Roman" w:eastAsia="宋体" w:hAnsi="Times New Roman" w:cs="Times New Roman"/>
                            <w:b w:val="0"/>
                            <w:color w:val="000000"/>
                          </w:rPr>
                          <w:t>a+b</w:t>
                        </w:r>
                        <w:r>
                          <w:rPr>
                            <w:rFonts w:ascii="Times New Roman" w:eastAsia="宋体" w:hAnsi="Times New Roman" w:cs="Times New Roman"/>
                            <w:b w:val="0"/>
                            <w:color w:val="000000"/>
                          </w:rPr>
                          <w:t>*</w:t>
                        </w:r>
                        <w:r w:rsidRPr="00616556">
                          <w:rPr>
                            <w:rFonts w:ascii="Times New Roman" w:eastAsia="宋体" w:hAnsi="Times New Roman" w:cs="Times New Roman"/>
                            <w:b w:val="0"/>
                            <w:color w:val="000000"/>
                          </w:rPr>
                          <w:t>(c+d/e)</w:t>
                        </w:r>
                        <w:r w:rsidRPr="00473F6D">
                          <w:rPr>
                            <w:rFonts w:ascii="Times New Roman" w:eastAsia="宋体" w:hAnsi="Times New Roman" w:cs="Times New Roman" w:hint="eastAsia"/>
                            <w:b w:val="0"/>
                          </w:rPr>
                          <w:t>的表达式树</w:t>
                        </w:r>
                      </w:p>
                      <w:p w:rsidR="008E537A" w:rsidRPr="00616556" w:rsidRDefault="008E537A" w:rsidP="007A6B4B">
                        <w:pPr>
                          <w:pStyle w:val="a6"/>
                          <w:ind w:firstLineChars="0" w:firstLine="0"/>
                          <w:rPr>
                            <w:rFonts w:ascii="Times New Roman" w:eastAsia="宋体" w:hAnsi="Times New Roman" w:cs="Times New Roman"/>
                            <w:b w:val="0"/>
                          </w:rPr>
                        </w:pPr>
                      </w:p>
                    </w:txbxContent>
                  </v:textbox>
                </v:shape>
              </v:group>
            </w:pict>
          </mc:Fallback>
        </mc:AlternateContent>
      </w: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7A6B4B" w:rsidP="001C30E9">
      <w:pPr>
        <w:ind w:left="315" w:hangingChars="150" w:hanging="315"/>
        <w:rPr>
          <w:rFonts w:ascii="Times New Roman" w:eastAsia="宋体" w:hAnsi="Times New Roman" w:cs="Times New Roman"/>
          <w:color w:val="000000" w:themeColor="text1"/>
        </w:rPr>
      </w:pPr>
    </w:p>
    <w:p w:rsidR="007A6B4B"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r w:rsidR="007A6B4B" w:rsidRPr="00196523">
        <w:rPr>
          <w:rFonts w:ascii="Times New Roman" w:eastAsia="宋体" w:hAnsi="Times New Roman" w:cs="Times New Roman"/>
          <w:color w:val="000000" w:themeColor="text1"/>
        </w:rPr>
        <w:t>．设</w:t>
      </w:r>
      <w:r w:rsidR="007A6B4B" w:rsidRPr="00196523">
        <w:rPr>
          <w:rFonts w:ascii="Times New Roman" w:eastAsia="宋体" w:hAnsi="Times New Roman" w:cs="Times New Roman"/>
          <w:noProof/>
          <w:color w:val="000000" w:themeColor="text1"/>
          <w:szCs w:val="21"/>
        </w:rPr>
        <w:t>森林</w:t>
      </w:r>
      <w:r w:rsidR="007A6B4B" w:rsidRPr="00196523">
        <w:rPr>
          <w:rFonts w:ascii="Times New Roman" w:eastAsia="宋体" w:hAnsi="Times New Roman" w:cs="Times New Roman"/>
          <w:color w:val="000000" w:themeColor="text1"/>
        </w:rPr>
        <w:t>F</w:t>
      </w:r>
      <w:r w:rsidR="007A6B4B" w:rsidRPr="00196523">
        <w:rPr>
          <w:rFonts w:ascii="Times New Roman" w:eastAsia="宋体" w:hAnsi="Times New Roman" w:cs="Times New Roman"/>
          <w:color w:val="000000" w:themeColor="text1"/>
        </w:rPr>
        <w:t>对应的二叉树为</w:t>
      </w:r>
      <w:r w:rsidR="007A6B4B" w:rsidRPr="00196523">
        <w:rPr>
          <w:rFonts w:ascii="Times New Roman" w:eastAsia="宋体" w:hAnsi="Times New Roman" w:cs="Times New Roman"/>
          <w:color w:val="000000" w:themeColor="text1"/>
        </w:rPr>
        <w:t>B</w:t>
      </w:r>
      <w:r w:rsidR="007A6B4B" w:rsidRPr="00196523">
        <w:rPr>
          <w:rFonts w:ascii="Times New Roman" w:eastAsia="宋体" w:hAnsi="Times New Roman" w:cs="Times New Roman"/>
          <w:color w:val="000000" w:themeColor="text1"/>
        </w:rPr>
        <w:t>，它有</w:t>
      </w:r>
      <w:r w:rsidR="007A6B4B" w:rsidRPr="00196523">
        <w:rPr>
          <w:rFonts w:ascii="Times New Roman" w:eastAsia="宋体" w:hAnsi="Times New Roman" w:cs="Times New Roman"/>
          <w:i/>
          <w:color w:val="000000" w:themeColor="text1"/>
        </w:rPr>
        <w:t>m</w:t>
      </w:r>
      <w:r w:rsidR="007A6B4B" w:rsidRPr="00196523">
        <w:rPr>
          <w:rFonts w:ascii="Times New Roman" w:eastAsia="宋体" w:hAnsi="Times New Roman" w:cs="Times New Roman"/>
          <w:color w:val="000000" w:themeColor="text1"/>
        </w:rPr>
        <w:t>个结点，</w:t>
      </w:r>
      <w:r w:rsidR="007A6B4B" w:rsidRPr="00196523">
        <w:rPr>
          <w:rFonts w:ascii="Times New Roman" w:eastAsia="宋体" w:hAnsi="Times New Roman" w:cs="Times New Roman"/>
          <w:color w:val="000000" w:themeColor="text1"/>
        </w:rPr>
        <w:t>B</w:t>
      </w:r>
      <w:r w:rsidR="007A6B4B" w:rsidRPr="00196523">
        <w:rPr>
          <w:rFonts w:ascii="Times New Roman" w:eastAsia="宋体" w:hAnsi="Times New Roman" w:cs="Times New Roman"/>
          <w:color w:val="000000" w:themeColor="text1"/>
        </w:rPr>
        <w:t>的根为</w:t>
      </w:r>
      <w:r w:rsidR="007A6B4B" w:rsidRPr="00196523">
        <w:rPr>
          <w:rFonts w:ascii="Times New Roman" w:eastAsia="宋体" w:hAnsi="Times New Roman" w:cs="Times New Roman"/>
          <w:color w:val="000000" w:themeColor="text1"/>
        </w:rPr>
        <w:t>p</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color w:val="000000" w:themeColor="text1"/>
        </w:rPr>
        <w:t>p</w:t>
      </w:r>
      <w:r w:rsidR="007A6B4B" w:rsidRPr="00196523">
        <w:rPr>
          <w:rFonts w:ascii="Times New Roman" w:eastAsia="宋体" w:hAnsi="Times New Roman" w:cs="Times New Roman"/>
          <w:color w:val="000000" w:themeColor="text1"/>
        </w:rPr>
        <w:t>的右子树结点个数为</w:t>
      </w:r>
      <w:r w:rsidR="007A6B4B" w:rsidRPr="00196523">
        <w:rPr>
          <w:rFonts w:ascii="Times New Roman" w:eastAsia="宋体" w:hAnsi="Times New Roman" w:cs="Times New Roman"/>
          <w:i/>
          <w:color w:val="000000" w:themeColor="text1"/>
        </w:rPr>
        <w:t>n</w:t>
      </w:r>
      <w:r w:rsidR="007A6B4B" w:rsidRPr="00196523">
        <w:rPr>
          <w:rFonts w:ascii="Times New Roman" w:eastAsia="宋体" w:hAnsi="Times New Roman" w:cs="Times New Roman"/>
          <w:color w:val="000000" w:themeColor="text1"/>
        </w:rPr>
        <w:t>，</w:t>
      </w:r>
      <w:r w:rsidR="007A6B4B" w:rsidRPr="00196523">
        <w:rPr>
          <w:rFonts w:ascii="Times New Roman" w:eastAsia="宋体" w:hAnsi="Times New Roman" w:cs="Times New Roman" w:hint="eastAsia"/>
          <w:color w:val="000000" w:themeColor="text1"/>
        </w:rPr>
        <w:t>则</w:t>
      </w:r>
      <w:r w:rsidR="007A6B4B" w:rsidRPr="00196523">
        <w:rPr>
          <w:rFonts w:ascii="Times New Roman" w:eastAsia="宋体" w:hAnsi="Times New Roman" w:cs="Times New Roman"/>
          <w:color w:val="000000" w:themeColor="text1"/>
        </w:rPr>
        <w:t>森林</w:t>
      </w:r>
      <w:r w:rsidR="007A6B4B" w:rsidRPr="00196523">
        <w:rPr>
          <w:rFonts w:ascii="Times New Roman" w:eastAsia="宋体" w:hAnsi="Times New Roman" w:cs="Times New Roman"/>
          <w:color w:val="000000" w:themeColor="text1"/>
        </w:rPr>
        <w:t>F</w:t>
      </w:r>
      <w:r w:rsidR="007A6B4B" w:rsidRPr="00196523">
        <w:rPr>
          <w:rFonts w:ascii="Times New Roman" w:eastAsia="宋体" w:hAnsi="Times New Roman" w:cs="Times New Roman"/>
          <w:color w:val="000000" w:themeColor="text1"/>
        </w:rPr>
        <w:t>中第一棵树的结点个数是</w:t>
      </w:r>
      <w:r w:rsidR="001D2DE0" w:rsidRPr="00196523">
        <w:rPr>
          <w:rFonts w:ascii="Times New Roman" w:eastAsia="宋体" w:hAnsi="Times New Roman" w:cs="Times New Roman"/>
          <w:color w:val="000000" w:themeColor="text1"/>
        </w:rPr>
        <w:t>__________</w:t>
      </w:r>
      <w:r w:rsidR="007A6B4B" w:rsidRPr="00196523">
        <w:rPr>
          <w:rFonts w:ascii="Times New Roman" w:eastAsia="宋体" w:hAnsi="Times New Roman" w:cs="Times New Roman" w:hint="eastAsia"/>
          <w:color w:val="000000" w:themeColor="text1"/>
        </w:rPr>
        <w:t>。</w:t>
      </w:r>
    </w:p>
    <w:p w:rsidR="007A6B4B" w:rsidRPr="00196523" w:rsidRDefault="007A6B4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132C19" w:rsidRPr="00196523">
        <w:rPr>
          <w:rFonts w:ascii="Times New Roman" w:eastAsia="宋体" w:hAnsi="Times New Roman" w:cs="Times New Roman"/>
          <w:i/>
          <w:color w:val="000000" w:themeColor="text1"/>
          <w:szCs w:val="21"/>
        </w:rPr>
        <w:t>m</w:t>
      </w:r>
      <w:r w:rsidR="00132C19" w:rsidRPr="00196523">
        <w:rPr>
          <w:rFonts w:ascii="Times New Roman" w:eastAsia="宋体" w:hAnsi="Times New Roman" w:cs="Times New Roman"/>
          <w:color w:val="000000" w:themeColor="text1"/>
          <w:szCs w:val="21"/>
        </w:rPr>
        <w:t>-</w:t>
      </w:r>
      <w:r w:rsidR="00132C19"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hint="eastAsia"/>
          <w:color w:val="000000" w:themeColor="text1"/>
        </w:rPr>
        <w:t>。</w:t>
      </w:r>
    </w:p>
    <w:p w:rsidR="007A6B4B" w:rsidRPr="00196523" w:rsidRDefault="007A6B4B"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森林</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hint="eastAsia"/>
          <w:color w:val="000000" w:themeColor="text1"/>
        </w:rPr>
        <w:t>与其对应的二叉树</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中结点数是相同的，都是</w:t>
      </w:r>
      <w:r w:rsidRPr="00196523">
        <w:rPr>
          <w:rFonts w:ascii="Times New Roman" w:eastAsia="宋体" w:hAnsi="Times New Roman" w:cs="Times New Roman" w:hint="eastAsia"/>
          <w:color w:val="000000" w:themeColor="text1"/>
        </w:rPr>
        <w:t>m</w:t>
      </w:r>
      <w:r w:rsidRPr="00196523">
        <w:rPr>
          <w:rFonts w:ascii="Times New Roman" w:eastAsia="宋体" w:hAnsi="Times New Roman" w:cs="Times New Roman" w:hint="eastAsia"/>
          <w:color w:val="000000" w:themeColor="text1"/>
        </w:rPr>
        <w:t>个结点。</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的右子树是由</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中除第一棵树外的其他树转换而来的。</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hint="eastAsia"/>
          <w:color w:val="000000" w:themeColor="text1"/>
        </w:rPr>
        <w:t>中全部结点</w:t>
      </w:r>
      <w:r w:rsidR="00132C19" w:rsidRPr="00196523">
        <w:rPr>
          <w:rFonts w:ascii="Times New Roman" w:eastAsia="宋体" w:hAnsi="Times New Roman" w:cs="Times New Roman" w:hint="eastAsia"/>
          <w:color w:val="000000" w:themeColor="text1"/>
        </w:rPr>
        <w:t>个数</w:t>
      </w:r>
      <w:r w:rsidRPr="00196523">
        <w:rPr>
          <w:rFonts w:ascii="Times New Roman" w:eastAsia="宋体" w:hAnsi="Times New Roman" w:cs="Times New Roman" w:hint="eastAsia"/>
          <w:color w:val="000000" w:themeColor="text1"/>
        </w:rPr>
        <w:t>减去</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中右子树中的全部结点</w:t>
      </w:r>
      <w:r w:rsidR="00132C19" w:rsidRPr="00196523">
        <w:rPr>
          <w:rFonts w:ascii="Times New Roman" w:eastAsia="宋体" w:hAnsi="Times New Roman" w:cs="Times New Roman" w:hint="eastAsia"/>
          <w:color w:val="000000" w:themeColor="text1"/>
        </w:rPr>
        <w:t>个数</w:t>
      </w:r>
      <w:r w:rsidRPr="00196523">
        <w:rPr>
          <w:rFonts w:ascii="Times New Roman" w:eastAsia="宋体" w:hAnsi="Times New Roman" w:cs="Times New Roman" w:hint="eastAsia"/>
          <w:color w:val="000000" w:themeColor="text1"/>
        </w:rPr>
        <w:t>，即为</w:t>
      </w:r>
      <w:r w:rsidRPr="00196523">
        <w:rPr>
          <w:rFonts w:ascii="Times New Roman" w:eastAsia="宋体" w:hAnsi="Times New Roman" w:cs="Times New Roman" w:hint="eastAsia"/>
          <w:color w:val="000000" w:themeColor="text1"/>
        </w:rPr>
        <w:t>F</w:t>
      </w:r>
      <w:r w:rsidRPr="00196523">
        <w:rPr>
          <w:rFonts w:ascii="Times New Roman" w:eastAsia="宋体" w:hAnsi="Times New Roman" w:cs="Times New Roman" w:hint="eastAsia"/>
          <w:color w:val="000000" w:themeColor="text1"/>
        </w:rPr>
        <w:t>中第一棵树中的结点个数。</w:t>
      </w:r>
    </w:p>
    <w:p w:rsidR="00BC0F94" w:rsidRDefault="00BC0F94" w:rsidP="00BC0F94">
      <w:pPr>
        <w:snapToGrid w:val="0"/>
        <w:ind w:left="315" w:hangingChars="150" w:hanging="315"/>
        <w:rPr>
          <w:rFonts w:ascii="Times New Roman" w:eastAsia="宋体" w:hAnsi="Times New Roman" w:cs="Times New Roman"/>
          <w:color w:val="000000"/>
        </w:rPr>
      </w:pPr>
      <w:bookmarkStart w:id="78" w:name="_Hlk142903326"/>
      <w:r>
        <w:rPr>
          <w:rFonts w:ascii="Times New Roman" w:eastAsia="宋体" w:hAnsi="Times New Roman" w:cs="Times New Roman"/>
          <w:color w:val="000000"/>
        </w:rPr>
        <w:lastRenderedPageBreak/>
        <w:t>9</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已知二叉树</w:t>
      </w:r>
      <w:r w:rsidRPr="00A96F03">
        <w:rPr>
          <w:rFonts w:ascii="Times New Roman" w:eastAsia="宋体" w:hAnsi="Times New Roman" w:cs="Times New Roman" w:hint="eastAsia"/>
          <w:color w:val="000000"/>
        </w:rPr>
        <w:t>的</w:t>
      </w:r>
      <w:r w:rsidR="00F6186A">
        <w:rPr>
          <w:rFonts w:ascii="Times New Roman" w:eastAsia="宋体" w:hAnsi="Times New Roman" w:cs="Times New Roman" w:hint="eastAsia"/>
          <w:color w:val="000000"/>
        </w:rPr>
        <w:t>后</w:t>
      </w:r>
      <w:r w:rsidRPr="00A96F03">
        <w:rPr>
          <w:rFonts w:ascii="Times New Roman" w:eastAsia="宋体" w:hAnsi="Times New Roman" w:cs="Times New Roman"/>
          <w:color w:val="000000"/>
        </w:rPr>
        <w:t>序</w:t>
      </w:r>
      <w:r w:rsidRPr="00A96F03">
        <w:rPr>
          <w:rFonts w:ascii="Times New Roman" w:eastAsia="宋体" w:hAnsi="Times New Roman" w:cs="Times New Roman" w:hint="eastAsia"/>
          <w:color w:val="000000"/>
        </w:rPr>
        <w:t>遍历序列</w:t>
      </w:r>
      <w:r w:rsidRPr="00A96F03">
        <w:rPr>
          <w:rFonts w:ascii="Times New Roman" w:eastAsia="宋体" w:hAnsi="Times New Roman" w:cs="Times New Roman"/>
          <w:color w:val="000000"/>
        </w:rPr>
        <w:t>为</w:t>
      </w:r>
      <w:r w:rsidR="00F6186A">
        <w:rPr>
          <w:rFonts w:ascii="Times New Roman" w:eastAsia="宋体" w:hAnsi="Times New Roman" w:cs="Times New Roman"/>
          <w:color w:val="000000"/>
        </w:rPr>
        <w:t>D</w:t>
      </w:r>
      <w:r w:rsidRPr="00A96F03">
        <w:rPr>
          <w:rFonts w:ascii="宋体" w:eastAsia="宋体" w:hAnsi="宋体" w:cs="Times New Roman"/>
          <w:color w:val="000000"/>
        </w:rPr>
        <w:t>,</w:t>
      </w:r>
      <w:r w:rsidR="00F6186A">
        <w:rPr>
          <w:rFonts w:ascii="Times New Roman" w:eastAsia="宋体" w:hAnsi="Times New Roman" w:cs="Times New Roman"/>
          <w:color w:val="000000"/>
        </w:rPr>
        <w:t>G</w:t>
      </w:r>
      <w:r w:rsidRPr="00A96F03">
        <w:rPr>
          <w:rFonts w:ascii="宋体" w:eastAsia="宋体" w:hAnsi="宋体" w:cs="Times New Roman"/>
          <w:color w:val="000000"/>
        </w:rPr>
        <w:t>,</w:t>
      </w:r>
      <w:r w:rsidR="00F6186A">
        <w:rPr>
          <w:rFonts w:ascii="Times New Roman" w:eastAsia="宋体" w:hAnsi="Times New Roman" w:cs="Times New Roman"/>
          <w:color w:val="000000"/>
        </w:rPr>
        <w:t>E</w:t>
      </w:r>
      <w:r w:rsidRPr="00A96F03">
        <w:rPr>
          <w:rFonts w:ascii="宋体" w:eastAsia="宋体" w:hAnsi="宋体" w:cs="Times New Roman"/>
          <w:color w:val="000000"/>
        </w:rPr>
        <w:t>,</w:t>
      </w:r>
      <w:r w:rsidR="00F6186A">
        <w:rPr>
          <w:rFonts w:ascii="Times New Roman" w:eastAsia="宋体" w:hAnsi="Times New Roman" w:cs="Times New Roman"/>
          <w:color w:val="000000"/>
        </w:rPr>
        <w:t>B</w:t>
      </w:r>
      <w:r w:rsidRPr="00A96F03">
        <w:rPr>
          <w:rFonts w:ascii="宋体" w:eastAsia="宋体" w:hAnsi="宋体" w:cs="Times New Roman"/>
          <w:color w:val="000000"/>
        </w:rPr>
        <w:t>,</w:t>
      </w:r>
      <w:r w:rsidR="00F6186A">
        <w:rPr>
          <w:rFonts w:ascii="Times New Roman" w:eastAsia="宋体" w:hAnsi="Times New Roman" w:cs="Times New Roman"/>
          <w:color w:val="000000"/>
        </w:rPr>
        <w:t>F</w:t>
      </w:r>
      <w:r w:rsidRPr="00A96F03">
        <w:rPr>
          <w:rFonts w:ascii="宋体" w:eastAsia="宋体" w:hAnsi="宋体" w:cs="Times New Roman"/>
          <w:color w:val="000000"/>
        </w:rPr>
        <w:t>,</w:t>
      </w:r>
      <w:r w:rsidRPr="00A96F03">
        <w:rPr>
          <w:rFonts w:ascii="Times New Roman" w:eastAsia="宋体" w:hAnsi="Times New Roman" w:cs="Times New Roman"/>
          <w:color w:val="000000"/>
        </w:rPr>
        <w:t>C</w:t>
      </w:r>
      <w:r w:rsidRPr="00A96F03">
        <w:rPr>
          <w:rFonts w:ascii="宋体" w:eastAsia="宋体" w:hAnsi="宋体" w:cs="Times New Roman"/>
          <w:color w:val="000000"/>
        </w:rPr>
        <w:t>,</w:t>
      </w:r>
      <w:r w:rsidR="00F6186A">
        <w:rPr>
          <w:rFonts w:ascii="Times New Roman" w:eastAsia="宋体" w:hAnsi="Times New Roman" w:cs="Times New Roman"/>
          <w:color w:val="000000"/>
        </w:rPr>
        <w:t>A</w:t>
      </w:r>
      <w:r w:rsidRPr="00A96F03">
        <w:rPr>
          <w:rFonts w:ascii="Times New Roman" w:eastAsia="宋体" w:hAnsi="Times New Roman" w:cs="Times New Roman"/>
          <w:color w:val="000000"/>
        </w:rPr>
        <w:t>，</w:t>
      </w:r>
      <w:proofErr w:type="gramStart"/>
      <w:r w:rsidRPr="00A96F03">
        <w:rPr>
          <w:rFonts w:ascii="Times New Roman" w:eastAsia="宋体" w:hAnsi="Times New Roman" w:cs="Times New Roman"/>
          <w:color w:val="000000"/>
        </w:rPr>
        <w:t>中序</w:t>
      </w:r>
      <w:r w:rsidRPr="00A96F03">
        <w:rPr>
          <w:rFonts w:ascii="Times New Roman" w:eastAsia="宋体" w:hAnsi="Times New Roman" w:cs="Times New Roman" w:hint="eastAsia"/>
          <w:color w:val="000000"/>
        </w:rPr>
        <w:t>遍历</w:t>
      </w:r>
      <w:proofErr w:type="gramEnd"/>
      <w:r w:rsidRPr="00A96F03">
        <w:rPr>
          <w:rFonts w:ascii="Times New Roman" w:eastAsia="宋体" w:hAnsi="Times New Roman" w:cs="Times New Roman" w:hint="eastAsia"/>
          <w:color w:val="000000"/>
        </w:rPr>
        <w:t>序列</w:t>
      </w:r>
      <w:r w:rsidRPr="00A96F03">
        <w:rPr>
          <w:rFonts w:ascii="Times New Roman" w:eastAsia="宋体" w:hAnsi="Times New Roman" w:cs="Times New Roman"/>
          <w:color w:val="000000"/>
        </w:rPr>
        <w:t>为</w:t>
      </w:r>
      <w:r w:rsidRPr="00A96F03">
        <w:rPr>
          <w:rFonts w:ascii="Times New Roman" w:eastAsia="宋体" w:hAnsi="Times New Roman" w:cs="Times New Roman"/>
          <w:color w:val="000000"/>
        </w:rPr>
        <w:t>D</w:t>
      </w:r>
      <w:r w:rsidRPr="00A96F03">
        <w:rPr>
          <w:rFonts w:ascii="宋体" w:eastAsia="宋体" w:hAnsi="宋体" w:cs="Times New Roman"/>
          <w:color w:val="000000"/>
        </w:rPr>
        <w:t>,</w:t>
      </w:r>
      <w:r w:rsidRPr="00A96F03">
        <w:rPr>
          <w:rFonts w:ascii="Times New Roman" w:eastAsia="宋体" w:hAnsi="Times New Roman" w:cs="Times New Roman"/>
          <w:color w:val="000000"/>
        </w:rPr>
        <w:t>B</w:t>
      </w:r>
      <w:r w:rsidRPr="00A96F03">
        <w:rPr>
          <w:rFonts w:ascii="宋体" w:eastAsia="宋体" w:hAnsi="宋体" w:cs="Times New Roman"/>
          <w:color w:val="000000"/>
        </w:rPr>
        <w:t>,</w:t>
      </w:r>
      <w:r w:rsidRPr="00A96F03">
        <w:rPr>
          <w:rFonts w:ascii="Times New Roman" w:eastAsia="宋体" w:hAnsi="Times New Roman" w:cs="Times New Roman"/>
          <w:color w:val="000000"/>
        </w:rPr>
        <w:t>G</w:t>
      </w:r>
      <w:r w:rsidRPr="00A96F03">
        <w:rPr>
          <w:rFonts w:ascii="宋体" w:eastAsia="宋体" w:hAnsi="宋体" w:cs="Times New Roman"/>
          <w:color w:val="000000"/>
        </w:rPr>
        <w:t>,</w:t>
      </w:r>
      <w:r w:rsidRPr="00A96F03">
        <w:rPr>
          <w:rFonts w:ascii="Times New Roman" w:eastAsia="宋体" w:hAnsi="Times New Roman" w:cs="Times New Roman"/>
          <w:color w:val="000000"/>
        </w:rPr>
        <w:t>E</w:t>
      </w:r>
      <w:r w:rsidRPr="00A96F03">
        <w:rPr>
          <w:rFonts w:ascii="宋体" w:eastAsia="宋体" w:hAnsi="宋体" w:cs="Times New Roman"/>
          <w:color w:val="000000"/>
        </w:rPr>
        <w:t>,</w:t>
      </w:r>
      <w:r w:rsidRPr="00A96F03">
        <w:rPr>
          <w:rFonts w:ascii="Times New Roman" w:eastAsia="宋体" w:hAnsi="Times New Roman" w:cs="Times New Roman"/>
          <w:color w:val="000000"/>
        </w:rPr>
        <w:t>A</w:t>
      </w:r>
      <w:r w:rsidRPr="00A96F03">
        <w:rPr>
          <w:rFonts w:ascii="宋体" w:eastAsia="宋体" w:hAnsi="宋体" w:cs="Times New Roman"/>
          <w:color w:val="000000"/>
        </w:rPr>
        <w:t>,</w:t>
      </w:r>
      <w:r w:rsidRPr="00A96F03">
        <w:rPr>
          <w:rFonts w:ascii="Times New Roman" w:eastAsia="宋体" w:hAnsi="Times New Roman" w:cs="Times New Roman"/>
          <w:color w:val="000000"/>
        </w:rPr>
        <w:t>C</w:t>
      </w:r>
      <w:r w:rsidRPr="00A96F03">
        <w:rPr>
          <w:rFonts w:ascii="宋体" w:eastAsia="宋体" w:hAnsi="宋体" w:cs="Times New Roman"/>
          <w:color w:val="000000"/>
        </w:rPr>
        <w:t>,</w:t>
      </w:r>
      <w:r w:rsidRPr="00A96F03">
        <w:rPr>
          <w:rFonts w:ascii="Times New Roman" w:eastAsia="宋体" w:hAnsi="Times New Roman" w:cs="Times New Roman"/>
          <w:color w:val="000000"/>
        </w:rPr>
        <w:t>F</w:t>
      </w:r>
      <w:r w:rsidRPr="00A96F03">
        <w:rPr>
          <w:rFonts w:ascii="Times New Roman" w:eastAsia="宋体" w:hAnsi="Times New Roman" w:cs="Times New Roman"/>
          <w:color w:val="000000"/>
        </w:rPr>
        <w:t>，</w:t>
      </w:r>
      <w:proofErr w:type="gramStart"/>
      <w:r w:rsidRPr="00A96F03">
        <w:rPr>
          <w:rFonts w:ascii="Times New Roman" w:eastAsia="宋体" w:hAnsi="Times New Roman" w:cs="Times New Roman"/>
          <w:color w:val="000000"/>
        </w:rPr>
        <w:t>则</w:t>
      </w:r>
      <w:r w:rsidR="00F6186A">
        <w:rPr>
          <w:rFonts w:ascii="Times New Roman" w:eastAsia="宋体" w:hAnsi="Times New Roman" w:cs="Times New Roman" w:hint="eastAsia"/>
          <w:color w:val="000000"/>
        </w:rPr>
        <w:t>先</w:t>
      </w:r>
      <w:r w:rsidRPr="00A96F03">
        <w:rPr>
          <w:rFonts w:ascii="Times New Roman" w:eastAsia="宋体" w:hAnsi="Times New Roman" w:cs="Times New Roman"/>
          <w:color w:val="000000"/>
        </w:rPr>
        <w:t>序</w:t>
      </w:r>
      <w:r w:rsidRPr="00A96F03">
        <w:rPr>
          <w:rFonts w:ascii="Times New Roman" w:eastAsia="宋体" w:hAnsi="Times New Roman" w:cs="Times New Roman" w:hint="eastAsia"/>
          <w:color w:val="000000"/>
        </w:rPr>
        <w:t>遍</w:t>
      </w:r>
      <w:proofErr w:type="gramEnd"/>
      <w:r w:rsidRPr="00A96F03">
        <w:rPr>
          <w:rFonts w:ascii="Times New Roman" w:eastAsia="宋体" w:hAnsi="Times New Roman" w:cs="Times New Roman" w:hint="eastAsia"/>
          <w:color w:val="000000"/>
        </w:rPr>
        <w:t>历序列</w:t>
      </w:r>
      <w:r w:rsidRPr="00A96F03">
        <w:rPr>
          <w:rFonts w:ascii="Times New Roman" w:eastAsia="宋体" w:hAnsi="Times New Roman" w:cs="Times New Roman"/>
          <w:color w:val="000000"/>
        </w:rPr>
        <w:t>是</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sidRPr="00C813BA">
        <w:rPr>
          <w:rFonts w:ascii="Times New Roman" w:eastAsia="宋体" w:hAnsi="Times New Roman" w:cs="Times New Roman"/>
          <w:color w:val="000000"/>
        </w:rPr>
        <w:t>。</w:t>
      </w:r>
    </w:p>
    <w:bookmarkEnd w:id="78"/>
    <w:p w:rsidR="00BC0F94"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F6186A" w:rsidRPr="00A96F03">
        <w:rPr>
          <w:rFonts w:ascii="Times New Roman" w:eastAsia="宋体" w:hAnsi="Times New Roman" w:cs="Times New Roman"/>
          <w:color w:val="000000"/>
        </w:rPr>
        <w:t>A</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B</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D</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E</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G</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C</w:t>
      </w:r>
      <w:r w:rsidR="00F6186A" w:rsidRPr="00A96F03">
        <w:rPr>
          <w:rFonts w:ascii="宋体" w:eastAsia="宋体" w:hAnsi="宋体" w:cs="Times New Roman"/>
          <w:color w:val="000000"/>
        </w:rPr>
        <w:t>,</w:t>
      </w:r>
      <w:r w:rsidR="00F6186A" w:rsidRPr="00A96F03">
        <w:rPr>
          <w:rFonts w:ascii="Times New Roman" w:eastAsia="宋体" w:hAnsi="Times New Roman" w:cs="Times New Roman"/>
          <w:color w:val="000000"/>
        </w:rPr>
        <w:t>F</w:t>
      </w:r>
      <w:r w:rsidRPr="00196523">
        <w:rPr>
          <w:rFonts w:ascii="Times New Roman" w:eastAsia="宋体" w:hAnsi="Times New Roman" w:cs="Times New Roman" w:hint="eastAsia"/>
          <w:color w:val="000000" w:themeColor="text1"/>
        </w:rPr>
        <w:t>。</w:t>
      </w:r>
    </w:p>
    <w:p w:rsidR="00F6186A" w:rsidRDefault="00323193" w:rsidP="00323193">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二叉树如图</w:t>
      </w:r>
      <w:r w:rsidRPr="00196523">
        <w:rPr>
          <w:rFonts w:ascii="Times New Roman" w:eastAsia="宋体" w:hAnsi="Times New Roman" w:cs="Times New Roman" w:hint="eastAsia"/>
          <w:color w:val="000000" w:themeColor="text1"/>
        </w:rPr>
        <w:t>5</w:t>
      </w:r>
      <w:r>
        <w:rPr>
          <w:rFonts w:ascii="Times New Roman" w:eastAsia="宋体" w:hAnsi="Times New Roman" w:cs="Times New Roman" w:hint="eastAsia"/>
          <w:color w:val="000000" w:themeColor="text1"/>
        </w:rPr>
        <w:t>-</w:t>
      </w:r>
      <w:r w:rsidR="005A5E0F">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所</w:t>
      </w:r>
      <w:r>
        <w:rPr>
          <w:rFonts w:ascii="Times New Roman" w:eastAsia="宋体" w:hAnsi="Times New Roman" w:cs="Times New Roman" w:hint="eastAsia"/>
          <w:color w:val="000000" w:themeColor="text1"/>
        </w:rPr>
        <w:t>示。</w:t>
      </w:r>
      <w:r w:rsidR="00F6186A" w:rsidRPr="00196523">
        <w:rPr>
          <w:noProof/>
          <w:color w:val="000000" w:themeColor="text1"/>
        </w:rPr>
        <mc:AlternateContent>
          <mc:Choice Requires="wpg">
            <w:drawing>
              <wp:anchor distT="0" distB="0" distL="114300" distR="114300" simplePos="0" relativeHeight="252075008" behindDoc="0" locked="0" layoutInCell="1" allowOverlap="1" wp14:anchorId="353D35CD" wp14:editId="0845C3BB">
                <wp:simplePos x="0" y="0"/>
                <wp:positionH relativeFrom="margin">
                  <wp:posOffset>1881817</wp:posOffset>
                </wp:positionH>
                <wp:positionV relativeFrom="paragraph">
                  <wp:posOffset>26035</wp:posOffset>
                </wp:positionV>
                <wp:extent cx="1379543" cy="1191366"/>
                <wp:effectExtent l="0" t="0" r="11430" b="8890"/>
                <wp:wrapNone/>
                <wp:docPr id="10242" name="组合 10242"/>
                <wp:cNvGraphicFramePr/>
                <a:graphic xmlns:a="http://schemas.openxmlformats.org/drawingml/2006/main">
                  <a:graphicData uri="http://schemas.microsoft.com/office/word/2010/wordprocessingGroup">
                    <wpg:wgp>
                      <wpg:cNvGrpSpPr/>
                      <wpg:grpSpPr>
                        <a:xfrm flipH="1">
                          <a:off x="0" y="0"/>
                          <a:ext cx="1379543" cy="1191366"/>
                          <a:chOff x="0" y="0"/>
                          <a:chExt cx="1379543" cy="1191366"/>
                        </a:xfrm>
                      </wpg:grpSpPr>
                      <wps:wsp>
                        <wps:cNvPr id="10243" name="Text Box 6979"/>
                        <wps:cNvSpPr txBox="1">
                          <a:spLocks noChangeArrowheads="1"/>
                        </wps:cNvSpPr>
                        <wps:spPr bwMode="auto">
                          <a:xfrm>
                            <a:off x="0" y="1043418"/>
                            <a:ext cx="1251585"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6186A" w:rsidRDefault="008E537A" w:rsidP="00F6186A">
                              <w:pPr>
                                <w:pStyle w:val="a6"/>
                                <w:ind w:firstLineChars="0" w:firstLine="0"/>
                                <w:rPr>
                                  <w:rFonts w:ascii="Times New Roman" w:eastAsia="宋体" w:hAnsi="Times New Roman" w:cs="Times New Roman"/>
                                  <w:b w:val="0"/>
                                </w:rPr>
                              </w:pPr>
                              <w:r w:rsidRPr="00F6186A">
                                <w:rPr>
                                  <w:rFonts w:ascii="Times New Roman" w:eastAsia="宋体" w:hAnsi="Times New Roman" w:cs="Times New Roman"/>
                                  <w:b w:val="0"/>
                                </w:rPr>
                                <w:t>图</w:t>
                              </w:r>
                              <w:r w:rsidRPr="00F6186A">
                                <w:rPr>
                                  <w:rFonts w:ascii="Times New Roman" w:eastAsia="宋体" w:hAnsi="Times New Roman" w:cs="Times New Roman"/>
                                  <w:b w:val="0"/>
                                </w:rPr>
                                <w:t>5-</w:t>
                              </w:r>
                              <w:r>
                                <w:rPr>
                                  <w:rFonts w:ascii="Times New Roman" w:eastAsia="宋体" w:hAnsi="Times New Roman" w:cs="Times New Roman"/>
                                  <w:b w:val="0"/>
                                </w:rPr>
                                <w:t>9</w:t>
                              </w:r>
                              <w:r w:rsidRPr="00F6186A">
                                <w:rPr>
                                  <w:rFonts w:ascii="Times New Roman" w:eastAsia="宋体" w:hAnsi="Times New Roman" w:cs="Times New Roman"/>
                                  <w:b w:val="0"/>
                                </w:rPr>
                                <w:t xml:space="preserve"> </w:t>
                              </w:r>
                              <w:r w:rsidRPr="00F6186A">
                                <w:rPr>
                                  <w:rFonts w:ascii="Times New Roman" w:eastAsia="宋体" w:hAnsi="Times New Roman" w:cs="Times New Roman"/>
                                  <w:b w:val="0"/>
                                </w:rPr>
                                <w:t>习题</w:t>
                              </w:r>
                              <w:r w:rsidRPr="00F6186A">
                                <w:rPr>
                                  <w:rFonts w:ascii="Times New Roman" w:eastAsia="宋体" w:hAnsi="Times New Roman" w:cs="Times New Roman"/>
                                  <w:b w:val="0"/>
                                </w:rPr>
                                <w:t>9</w:t>
                              </w:r>
                              <w:r w:rsidRPr="00F6186A">
                                <w:rPr>
                                  <w:rFonts w:ascii="Times New Roman" w:eastAsia="宋体" w:hAnsi="Times New Roman" w:cs="Times New Roman"/>
                                  <w:b w:val="0"/>
                                </w:rPr>
                                <w:t>的二叉树</w:t>
                              </w:r>
                            </w:p>
                          </w:txbxContent>
                        </wps:txbx>
                        <wps:bodyPr rot="0" vert="horz" wrap="square" lIns="0" tIns="0" rIns="0" bIns="0" anchor="t" anchorCtr="0" upright="1">
                          <a:spAutoFit/>
                        </wps:bodyPr>
                      </wps:wsp>
                      <wpg:grpSp>
                        <wpg:cNvPr id="10244" name="组合 10244"/>
                        <wpg:cNvGrpSpPr/>
                        <wpg:grpSpPr>
                          <a:xfrm>
                            <a:off x="52609" y="0"/>
                            <a:ext cx="1326934" cy="963930"/>
                            <a:chOff x="0" y="0"/>
                            <a:chExt cx="1326934" cy="963930"/>
                          </a:xfrm>
                        </wpg:grpSpPr>
                        <wps:wsp>
                          <wps:cNvPr id="10245"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A</w:t>
                                </w:r>
                              </w:p>
                            </w:txbxContent>
                          </wps:txbx>
                          <wps:bodyPr rot="0" vert="horz" wrap="square" lIns="0" tIns="0" rIns="0" bIns="0" anchor="t" anchorCtr="0" upright="1">
                            <a:noAutofit/>
                          </wps:bodyPr>
                        </wps:wsp>
                        <wps:wsp>
                          <wps:cNvPr id="10246" name="Oval 6970"/>
                          <wps:cNvSpPr>
                            <a:spLocks noChangeArrowheads="1"/>
                          </wps:cNvSpPr>
                          <wps:spPr bwMode="auto">
                            <a:xfrm>
                              <a:off x="187890" y="309392"/>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C</w:t>
                                </w:r>
                              </w:p>
                            </w:txbxContent>
                          </wps:txbx>
                          <wps:bodyPr rot="0" vert="horz" wrap="square" lIns="0" tIns="0" rIns="0" bIns="0" anchor="t" anchorCtr="0" upright="1">
                            <a:noAutofit/>
                          </wps:bodyPr>
                        </wps:wsp>
                        <wps:wsp>
                          <wps:cNvPr id="10247" name="Oval 6971"/>
                          <wps:cNvSpPr>
                            <a:spLocks noChangeArrowheads="1"/>
                          </wps:cNvSpPr>
                          <wps:spPr bwMode="auto">
                            <a:xfrm>
                              <a:off x="0" y="542377"/>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F</w:t>
                                </w:r>
                              </w:p>
                            </w:txbxContent>
                          </wps:txbx>
                          <wps:bodyPr rot="0" vert="horz" wrap="square" lIns="0" tIns="0" rIns="0" bIns="0" anchor="t" anchorCtr="0" upright="1">
                            <a:noAutofit/>
                          </wps:bodyPr>
                        </wps:wsp>
                        <wps:wsp>
                          <wps:cNvPr id="10248" name="Oval 6972"/>
                          <wps:cNvSpPr>
                            <a:spLocks noChangeArrowheads="1"/>
                          </wps:cNvSpPr>
                          <wps:spPr bwMode="auto">
                            <a:xfrm>
                              <a:off x="1139609" y="516073"/>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D</w:t>
                                </w:r>
                              </w:p>
                            </w:txbxContent>
                          </wps:txbx>
                          <wps:bodyPr rot="0" vert="horz" wrap="square" lIns="0" tIns="0" rIns="0" bIns="0" anchor="t" anchorCtr="0" upright="1">
                            <a:noAutofit/>
                          </wps:bodyPr>
                        </wps:wsp>
                        <wps:wsp>
                          <wps:cNvPr id="10249" name="Freeform 6975"/>
                          <wps:cNvSpPr>
                            <a:spLocks/>
                          </wps:cNvSpPr>
                          <wps:spPr bwMode="auto">
                            <a:xfrm>
                              <a:off x="1073221" y="473484"/>
                              <a:ext cx="74295" cy="68577"/>
                            </a:xfrm>
                            <a:custGeom>
                              <a:avLst/>
                              <a:gdLst>
                                <a:gd name="T0" fmla="*/ 0 w 117"/>
                                <a:gd name="T1" fmla="*/ 0 h 108"/>
                                <a:gd name="T2" fmla="*/ 117 w 117"/>
                                <a:gd name="T3" fmla="*/ 108 h 108"/>
                              </a:gdLst>
                              <a:ahLst/>
                              <a:cxnLst>
                                <a:cxn ang="0">
                                  <a:pos x="T0" y="T1"/>
                                </a:cxn>
                                <a:cxn ang="0">
                                  <a:pos x="T2" y="T3"/>
                                </a:cxn>
                              </a:cxnLst>
                              <a:rect l="0" t="0" r="r" b="b"/>
                              <a:pathLst>
                                <a:path w="117" h="108">
                                  <a:moveTo>
                                    <a:pt x="0" y="0"/>
                                  </a:moveTo>
                                  <a:lnTo>
                                    <a:pt x="117" y="10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1" name="Freeform 6976"/>
                          <wps:cNvSpPr>
                            <a:spLocks/>
                          </wps:cNvSpPr>
                          <wps:spPr bwMode="auto">
                            <a:xfrm>
                              <a:off x="344465"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52" name="组合 10252"/>
                          <wpg:cNvGrpSpPr/>
                          <wpg:grpSpPr>
                            <a:xfrm flipH="1">
                              <a:off x="688931" y="310645"/>
                              <a:ext cx="455382" cy="653285"/>
                              <a:chOff x="0" y="0"/>
                              <a:chExt cx="455382" cy="653285"/>
                            </a:xfrm>
                          </wpg:grpSpPr>
                          <wps:wsp>
                            <wps:cNvPr id="10253" name="Freeform 6973"/>
                            <wps:cNvSpPr>
                              <a:spLocks/>
                            </wps:cNvSpPr>
                            <wps:spPr bwMode="auto">
                              <a:xfrm>
                                <a:off x="207932" y="162839"/>
                                <a:ext cx="83820" cy="72387"/>
                              </a:xfrm>
                              <a:custGeom>
                                <a:avLst/>
                                <a:gdLst>
                                  <a:gd name="T0" fmla="*/ 0 w 132"/>
                                  <a:gd name="T1" fmla="*/ 0 h 114"/>
                                  <a:gd name="T2" fmla="*/ 132 w 132"/>
                                  <a:gd name="T3" fmla="*/ 114 h 114"/>
                                </a:gdLst>
                                <a:ahLst/>
                                <a:cxnLst>
                                  <a:cxn ang="0">
                                    <a:pos x="T0" y="T1"/>
                                  </a:cxn>
                                  <a:cxn ang="0">
                                    <a:pos x="T2" y="T3"/>
                                  </a:cxn>
                                </a:cxnLst>
                                <a:rect l="0" t="0" r="r" b="b"/>
                                <a:pathLst>
                                  <a:path w="132" h="114">
                                    <a:moveTo>
                                      <a:pt x="0" y="0"/>
                                    </a:moveTo>
                                    <a:lnTo>
                                      <a:pt x="132" y="11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54" name="组合 10254"/>
                            <wpg:cNvGrpSpPr/>
                            <wpg:grpSpPr>
                              <a:xfrm>
                                <a:off x="0" y="0"/>
                                <a:ext cx="455382" cy="653285"/>
                                <a:chOff x="0" y="0"/>
                                <a:chExt cx="455382" cy="653285"/>
                              </a:xfrm>
                            </wpg:grpSpPr>
                            <wps:wsp>
                              <wps:cNvPr id="10255" name="Oval 6966"/>
                              <wps:cNvSpPr>
                                <a:spLocks noChangeArrowheads="1"/>
                              </wps:cNvSpPr>
                              <wps:spPr bwMode="auto">
                                <a:xfrm>
                                  <a:off x="0" y="46596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G</w:t>
                                    </w:r>
                                  </w:p>
                                </w:txbxContent>
                              </wps:txbx>
                              <wps:bodyPr rot="0" vert="horz" wrap="square" lIns="0" tIns="0" rIns="0" bIns="0" anchor="t" anchorCtr="0" upright="1">
                                <a:noAutofit/>
                              </wps:bodyPr>
                            </wps:wsp>
                            <wps:wsp>
                              <wps:cNvPr id="10256" name="Oval 6968"/>
                              <wps:cNvSpPr>
                                <a:spLocks noChangeArrowheads="1"/>
                              </wps:cNvSpPr>
                              <wps:spPr bwMode="auto">
                                <a:xfrm>
                                  <a:off x="268057" y="220458"/>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E</w:t>
                                    </w:r>
                                  </w:p>
                                </w:txbxContent>
                              </wps:txbx>
                              <wps:bodyPr rot="0" vert="horz" wrap="square" lIns="0" tIns="0" rIns="0" bIns="0" anchor="t" anchorCtr="0" upright="1">
                                <a:noAutofit/>
                              </wps:bodyPr>
                            </wps:wsp>
                            <wps:wsp>
                              <wps:cNvPr id="10257" name="Oval 6969"/>
                              <wps:cNvSpPr>
                                <a:spLocks noChangeArrowheads="1"/>
                              </wps:cNvSpPr>
                              <wps:spPr bwMode="auto">
                                <a:xfrm>
                                  <a:off x="35073" y="0"/>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B</w:t>
                                    </w:r>
                                  </w:p>
                                </w:txbxContent>
                              </wps:txbx>
                              <wps:bodyPr rot="0" vert="horz" wrap="square" lIns="0" tIns="0" rIns="0" bIns="0" anchor="t" anchorCtr="0" upright="1">
                                <a:noAutofit/>
                              </wps:bodyPr>
                            </wps:wsp>
                            <wps:wsp>
                              <wps:cNvPr id="10258" name="Freeform 6977"/>
                              <wps:cNvSpPr>
                                <a:spLocks/>
                              </wps:cNvSpPr>
                              <wps:spPr bwMode="auto">
                                <a:xfrm>
                                  <a:off x="172859" y="383297"/>
                                  <a:ext cx="110490" cy="110485"/>
                                </a:xfrm>
                                <a:custGeom>
                                  <a:avLst/>
                                  <a:gdLst>
                                    <a:gd name="T0" fmla="*/ 174 w 174"/>
                                    <a:gd name="T1" fmla="*/ 0 h 174"/>
                                    <a:gd name="T2" fmla="*/ 0 w 174"/>
                                    <a:gd name="T3" fmla="*/ 174 h 174"/>
                                  </a:gdLst>
                                  <a:ahLst/>
                                  <a:cxnLst>
                                    <a:cxn ang="0">
                                      <a:pos x="T0" y="T1"/>
                                    </a:cxn>
                                    <a:cxn ang="0">
                                      <a:pos x="T2" y="T3"/>
                                    </a:cxn>
                                  </a:cxnLst>
                                  <a:rect l="0" t="0" r="r" b="b"/>
                                  <a:pathLst>
                                    <a:path w="174" h="174">
                                      <a:moveTo>
                                        <a:pt x="174" y="0"/>
                                      </a:moveTo>
                                      <a:lnTo>
                                        <a:pt x="0" y="174"/>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0259" name="Freeform 6978"/>
                          <wps:cNvSpPr>
                            <a:spLocks/>
                          </wps:cNvSpPr>
                          <wps:spPr bwMode="auto">
                            <a:xfrm>
                              <a:off x="146554" y="483504"/>
                              <a:ext cx="64770" cy="66672"/>
                            </a:xfrm>
                            <a:custGeom>
                              <a:avLst/>
                              <a:gdLst>
                                <a:gd name="T0" fmla="*/ 102 w 102"/>
                                <a:gd name="T1" fmla="*/ 0 h 105"/>
                                <a:gd name="T2" fmla="*/ 0 w 102"/>
                                <a:gd name="T3" fmla="*/ 105 h 105"/>
                              </a:gdLst>
                              <a:ahLst/>
                              <a:cxnLst>
                                <a:cxn ang="0">
                                  <a:pos x="T0" y="T1"/>
                                </a:cxn>
                                <a:cxn ang="0">
                                  <a:pos x="T2" y="T3"/>
                                </a:cxn>
                              </a:cxnLst>
                              <a:rect l="0" t="0" r="r" b="b"/>
                              <a:pathLst>
                                <a:path w="102" h="105">
                                  <a:moveTo>
                                    <a:pt x="102" y="0"/>
                                  </a:moveTo>
                                  <a:lnTo>
                                    <a:pt x="0" y="105"/>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0"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anchor>
            </w:drawing>
          </mc:Choice>
          <mc:Fallback>
            <w:pict>
              <v:group w14:anchorId="353D35CD" id="组合 10242" o:spid="_x0000_s1387" style="position:absolute;left:0;text-align:left;margin-left:148.15pt;margin-top:2.05pt;width:108.65pt;height:93.8pt;flip:x;z-index:252075008;mso-position-horizontal-relative:margin;mso-width-relative:margin" coordsize="13795,11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">
                <v:shape id="_x0000_s1388" type="#_x0000_t202" style="position:absolute;top:10434;width:1251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" filled="f" stroked="f">
                  <v:textbox style="mso-fit-shape-to-text:t" inset="0,0,0,0">
                    <w:txbxContent>
                      <w:p w:rsidR="008E537A" w:rsidRPr="00F6186A" w:rsidRDefault="008E537A" w:rsidP="00F6186A">
                        <w:pPr>
                          <w:pStyle w:val="a6"/>
                          <w:ind w:firstLineChars="0" w:firstLine="0"/>
                          <w:rPr>
                            <w:rFonts w:ascii="Times New Roman" w:eastAsia="宋体" w:hAnsi="Times New Roman" w:cs="Times New Roman"/>
                            <w:b w:val="0"/>
                          </w:rPr>
                        </w:pPr>
                        <w:r w:rsidRPr="00F6186A">
                          <w:rPr>
                            <w:rFonts w:ascii="Times New Roman" w:eastAsia="宋体" w:hAnsi="Times New Roman" w:cs="Times New Roman"/>
                            <w:b w:val="0"/>
                          </w:rPr>
                          <w:t>图</w:t>
                        </w:r>
                        <w:r w:rsidRPr="00F6186A">
                          <w:rPr>
                            <w:rFonts w:ascii="Times New Roman" w:eastAsia="宋体" w:hAnsi="Times New Roman" w:cs="Times New Roman"/>
                            <w:b w:val="0"/>
                          </w:rPr>
                          <w:t>5-</w:t>
                        </w:r>
                        <w:r>
                          <w:rPr>
                            <w:rFonts w:ascii="Times New Roman" w:eastAsia="宋体" w:hAnsi="Times New Roman" w:cs="Times New Roman"/>
                            <w:b w:val="0"/>
                          </w:rPr>
                          <w:t>9</w:t>
                        </w:r>
                        <w:r w:rsidRPr="00F6186A">
                          <w:rPr>
                            <w:rFonts w:ascii="Times New Roman" w:eastAsia="宋体" w:hAnsi="Times New Roman" w:cs="Times New Roman"/>
                            <w:b w:val="0"/>
                          </w:rPr>
                          <w:t xml:space="preserve"> </w:t>
                        </w:r>
                        <w:r w:rsidRPr="00F6186A">
                          <w:rPr>
                            <w:rFonts w:ascii="Times New Roman" w:eastAsia="宋体" w:hAnsi="Times New Roman" w:cs="Times New Roman"/>
                            <w:b w:val="0"/>
                          </w:rPr>
                          <w:t>习题</w:t>
                        </w:r>
                        <w:r w:rsidRPr="00F6186A">
                          <w:rPr>
                            <w:rFonts w:ascii="Times New Roman" w:eastAsia="宋体" w:hAnsi="Times New Roman" w:cs="Times New Roman"/>
                            <w:b w:val="0"/>
                          </w:rPr>
                          <w:t>9</w:t>
                        </w:r>
                        <w:r w:rsidRPr="00F6186A">
                          <w:rPr>
                            <w:rFonts w:ascii="Times New Roman" w:eastAsia="宋体" w:hAnsi="Times New Roman" w:cs="Times New Roman"/>
                            <w:b w:val="0"/>
                          </w:rPr>
                          <w:t>的二叉树</w:t>
                        </w:r>
                      </w:p>
                    </w:txbxContent>
                  </v:textbox>
                </v:shape>
                <v:group id="组合 10244" o:spid="_x0000_s1389" style="position:absolute;left:526;width:13269;height:9639" coordsize="13269,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">
                  <v:oval id="Oval 6967" o:spid="_x0000_s1390"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A</w:t>
                          </w:r>
                        </w:p>
                      </w:txbxContent>
                    </v:textbox>
                  </v:oval>
                  <v:oval id="Oval 6970" o:spid="_x0000_s1391" style="position:absolute;left:1878;top:3093;width:18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C</w:t>
                          </w:r>
                        </w:p>
                      </w:txbxContent>
                    </v:textbox>
                  </v:oval>
                  <v:oval id="Oval 6971" o:spid="_x0000_s1392" style="position:absolute;top:5423;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F</w:t>
                          </w:r>
                        </w:p>
                      </w:txbxContent>
                    </v:textbox>
                  </v:oval>
                  <v:oval id="_x0000_s1393" style="position:absolute;left:11396;top:516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D</w:t>
                          </w:r>
                        </w:p>
                      </w:txbxContent>
                    </v:textbox>
                  </v:oval>
                  <v:shape id="Freeform 6975" o:spid="_x0000_s1394" style="position:absolute;left:10732;top:4734;width:743;height:686;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" path="m,l117,108e" filled="f" strokeweight="1pt">
                    <v:path arrowok="t" o:connecttype="custom" o:connectlocs="0,0;74295,68577" o:connectangles="0,0"/>
                  </v:shape>
                  <v:shape id="Freeform 6976" o:spid="_x0000_s1395" style="position:absolute;left:3444;top:1440;width:2105;height:1836;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" path="m198,l,216e" filled="f" strokeweight="1pt">
                    <v:path arrowok="t" o:connecttype="custom" o:connectlocs="210437,0;0,183593" o:connectangles="0,0"/>
                  </v:shape>
                  <v:group id="组合 10252" o:spid="_x0000_s1396" style="position:absolute;left:6889;top:3106;width:4554;height:6533;flip:x" coordsize="4553,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">
                    <v:shape id="Freeform 6973" o:spid="_x0000_s1397" style="position:absolute;left:2079;top:1628;width:838;height:724;visibility:visible;mso-wrap-style:square;v-text-anchor:top" coordsize="13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" path="m,l132,114e" filled="f" strokeweight="1pt">
                      <v:path arrowok="t" o:connecttype="custom" o:connectlocs="0,0;83820,72387" o:connectangles="0,0"/>
                    </v:shape>
                    <v:group id="组合 10254" o:spid="_x0000_s1398" style="position:absolute;width:4553;height:6532" coordsize="4553,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">
                      <v:oval id="Oval 6966" o:spid="_x0000_s1399" style="position:absolute;top:4659;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G</w:t>
                              </w:r>
                            </w:p>
                          </w:txbxContent>
                        </v:textbox>
                      </v:oval>
                      <v:oval id="Oval 6968" o:spid="_x0000_s1400" style="position:absolute;left:2680;top:2204;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E</w:t>
                              </w:r>
                            </w:p>
                          </w:txbxContent>
                        </v:textbox>
                      </v:oval>
                      <v:oval id="Oval 6969" o:spid="_x0000_s1401" style="position:absolute;left:350;width:187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" filled="f" strokeweight="1pt">
                        <v:textbox inset="0,0,0,0">
                          <w:txbxContent>
                            <w:p w:rsidR="008E537A" w:rsidRPr="00F6186A" w:rsidRDefault="008E537A" w:rsidP="00F6186A">
                              <w:pPr>
                                <w:pStyle w:val="ab"/>
                                <w:ind w:firstLineChars="0" w:firstLine="0"/>
                                <w:rPr>
                                  <w:rFonts w:ascii="Times New Roman" w:hAnsi="Times New Roman" w:cs="Times New Roman"/>
                                </w:rPr>
                              </w:pPr>
                              <w:r>
                                <w:rPr>
                                  <w:rFonts w:ascii="Times New Roman" w:hAnsi="Times New Roman" w:cs="Times New Roman"/>
                                </w:rPr>
                                <w:t>B</w:t>
                              </w:r>
                            </w:p>
                          </w:txbxContent>
                        </v:textbox>
                      </v:oval>
                      <v:shape id="Freeform 6977" o:spid="_x0000_s1402" style="position:absolute;left:1728;top:3832;width:1105;height:1105;visibility:visible;mso-wrap-style:square;v-text-anchor:top" coordsize="17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" path="m174,l,174e" filled="f" strokeweight="1pt">
                        <v:path arrowok="t" o:connecttype="custom" o:connectlocs="110490,0;0,110485" o:connectangles="0,0"/>
                      </v:shape>
                    </v:group>
                  </v:group>
                  <v:shape id="Freeform 6978" o:spid="_x0000_s1403" style="position:absolute;left:1465;top:4835;width:648;height:666;visibility:visible;mso-wrap-style:square;v-text-anchor:top" coordsize="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" path="m102,l,105e" filled="f" strokeweight="1pt">
                    <v:path arrowok="t" o:connecttype="custom" o:connectlocs="64770,0;0,66672" o:connectangles="0,0"/>
                  </v:shape>
                  <v:shape id="Freeform 6976" o:spid="_x0000_s1404"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" path="m198,l,216e" filled="f" strokeweight="1pt">
                    <v:path arrowok="t" o:connecttype="custom" o:connectlocs="210437,0;0,183593" o:connectangles="0,0"/>
                  </v:shape>
                </v:group>
                <w10:wrap anchorx="margin"/>
              </v:group>
            </w:pict>
          </mc:Fallback>
        </mc:AlternateContent>
      </w:r>
    </w:p>
    <w:p w:rsidR="00F6186A" w:rsidRDefault="00F6186A" w:rsidP="00BC0F94">
      <w:pPr>
        <w:ind w:left="315" w:hangingChars="150" w:hanging="315"/>
        <w:rPr>
          <w:rFonts w:ascii="Times New Roman" w:eastAsia="宋体" w:hAnsi="Times New Roman" w:cs="Times New Roman"/>
          <w:color w:val="000000" w:themeColor="text1"/>
        </w:rPr>
      </w:pPr>
    </w:p>
    <w:p w:rsidR="00F6186A" w:rsidRDefault="00F6186A" w:rsidP="00BC0F94">
      <w:pPr>
        <w:ind w:left="315" w:hangingChars="150" w:hanging="315"/>
        <w:rPr>
          <w:rFonts w:ascii="Times New Roman" w:eastAsia="宋体" w:hAnsi="Times New Roman" w:cs="Times New Roman"/>
          <w:color w:val="000000" w:themeColor="text1"/>
        </w:rPr>
      </w:pPr>
    </w:p>
    <w:p w:rsidR="00F6186A" w:rsidRDefault="00F6186A" w:rsidP="00BC0F94">
      <w:pPr>
        <w:ind w:left="315" w:hangingChars="150" w:hanging="315"/>
        <w:rPr>
          <w:rFonts w:ascii="Times New Roman" w:eastAsia="宋体" w:hAnsi="Times New Roman" w:cs="Times New Roman"/>
          <w:color w:val="000000" w:themeColor="text1"/>
        </w:rPr>
      </w:pPr>
    </w:p>
    <w:p w:rsidR="00F6186A" w:rsidRPr="00196523" w:rsidRDefault="00F6186A" w:rsidP="00BC0F94">
      <w:pPr>
        <w:ind w:left="315" w:hangingChars="150" w:hanging="315"/>
        <w:rPr>
          <w:rFonts w:ascii="Times New Roman" w:eastAsia="宋体" w:hAnsi="Times New Roman" w:cs="Times New Roman"/>
          <w:color w:val="000000" w:themeColor="text1"/>
        </w:rPr>
      </w:pPr>
    </w:p>
    <w:p w:rsidR="00BC0F94" w:rsidRPr="00A96F03" w:rsidRDefault="00BC0F94" w:rsidP="00BC0F94">
      <w:pPr>
        <w:snapToGrid w:val="0"/>
        <w:ind w:left="315" w:hangingChars="150" w:hanging="315"/>
        <w:rPr>
          <w:ins w:id="79" w:author="tryagain" w:date="2023-08-07T10:32:00Z"/>
          <w:rFonts w:ascii="Times New Roman" w:eastAsia="宋体" w:hAnsi="Times New Roman" w:cs="Times New Roman"/>
          <w:color w:val="000000"/>
        </w:rPr>
      </w:pPr>
    </w:p>
    <w:p w:rsidR="00BB301A" w:rsidRDefault="00BB301A" w:rsidP="00BC0F94">
      <w:pPr>
        <w:snapToGrid w:val="0"/>
        <w:ind w:left="315" w:hangingChars="150" w:hanging="315"/>
        <w:rPr>
          <w:rFonts w:ascii="Times New Roman" w:eastAsia="宋体" w:hAnsi="Times New Roman" w:cs="Times New Roman"/>
          <w:color w:val="000000"/>
        </w:rPr>
      </w:pPr>
    </w:p>
    <w:p w:rsidR="00BC0F94" w:rsidRPr="00A96F03"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10</w:t>
      </w:r>
      <w:r w:rsidRPr="00C813BA">
        <w:rPr>
          <w:rFonts w:ascii="Times New Roman" w:eastAsia="宋体" w:hAnsi="Times New Roman" w:cs="Times New Roman"/>
          <w:color w:val="000000"/>
        </w:rPr>
        <w:t>．</w:t>
      </w:r>
      <w:r w:rsidRPr="00A96F03">
        <w:rPr>
          <w:rFonts w:ascii="Times New Roman" w:eastAsia="宋体" w:hAnsi="Times New Roman" w:cs="Times New Roman" w:hint="eastAsia"/>
          <w:color w:val="000000"/>
        </w:rPr>
        <w:t>对于任何一棵二叉树，若它有</w:t>
      </w:r>
      <w:r w:rsidRPr="00323193">
        <w:rPr>
          <w:rFonts w:ascii="Times New Roman" w:eastAsia="宋体" w:hAnsi="Times New Roman" w:cs="Times New Roman" w:hint="eastAsia"/>
          <w:i/>
          <w:color w:val="000000"/>
        </w:rPr>
        <w:t>n</w:t>
      </w:r>
      <w:r w:rsidRPr="00A96F03">
        <w:rPr>
          <w:rFonts w:ascii="Times New Roman" w:eastAsia="宋体" w:hAnsi="Times New Roman" w:cs="Times New Roman" w:hint="eastAsia"/>
          <w:color w:val="000000"/>
          <w:vertAlign w:val="subscript"/>
        </w:rPr>
        <w:t>0</w:t>
      </w:r>
      <w:r w:rsidRPr="00A96F03">
        <w:rPr>
          <w:rFonts w:ascii="Times New Roman" w:eastAsia="宋体" w:hAnsi="Times New Roman" w:cs="Times New Roman" w:hint="eastAsia"/>
          <w:color w:val="000000"/>
        </w:rPr>
        <w:t>个叶结点</w:t>
      </w:r>
      <w:r>
        <w:rPr>
          <w:rFonts w:ascii="Times New Roman" w:eastAsia="宋体" w:hAnsi="Times New Roman" w:cs="Times New Roman" w:hint="eastAsia"/>
          <w:color w:val="000000"/>
        </w:rPr>
        <w:t>，</w:t>
      </w:r>
      <w:r w:rsidRPr="00323193">
        <w:rPr>
          <w:rFonts w:ascii="Times New Roman" w:eastAsia="宋体" w:hAnsi="Times New Roman" w:cs="Times New Roman" w:hint="eastAsia"/>
          <w:i/>
          <w:color w:val="000000"/>
        </w:rPr>
        <w:t>n</w:t>
      </w:r>
      <w:r w:rsidRPr="00A96F03">
        <w:rPr>
          <w:rFonts w:ascii="Times New Roman" w:eastAsia="宋体" w:hAnsi="Times New Roman" w:cs="Times New Roman" w:hint="eastAsia"/>
          <w:color w:val="000000"/>
          <w:vertAlign w:val="subscript"/>
        </w:rPr>
        <w:t>2</w:t>
      </w:r>
      <w:r w:rsidRPr="00A96F03">
        <w:rPr>
          <w:rFonts w:ascii="Times New Roman" w:eastAsia="宋体" w:hAnsi="Times New Roman" w:cs="Times New Roman" w:hint="eastAsia"/>
          <w:color w:val="000000"/>
        </w:rPr>
        <w:t>个度为</w:t>
      </w:r>
      <w:r w:rsidRPr="00A96F03">
        <w:rPr>
          <w:rFonts w:ascii="Times New Roman" w:eastAsia="宋体" w:hAnsi="Times New Roman" w:cs="Times New Roman" w:hint="eastAsia"/>
          <w:color w:val="000000"/>
        </w:rPr>
        <w:t>2</w:t>
      </w:r>
      <w:r w:rsidRPr="00A96F03">
        <w:rPr>
          <w:rFonts w:ascii="Times New Roman" w:eastAsia="宋体" w:hAnsi="Times New Roman" w:cs="Times New Roman" w:hint="eastAsia"/>
          <w:color w:val="000000"/>
        </w:rPr>
        <w:t>的结点，则</w:t>
      </w:r>
      <w:r w:rsidRPr="00323193">
        <w:rPr>
          <w:rFonts w:ascii="Times New Roman" w:eastAsia="宋体" w:hAnsi="Times New Roman" w:cs="Times New Roman" w:hint="eastAsia"/>
          <w:i/>
          <w:color w:val="000000"/>
        </w:rPr>
        <w:t>n</w:t>
      </w:r>
      <w:r w:rsidRPr="00A96F03">
        <w:rPr>
          <w:rFonts w:ascii="Times New Roman" w:eastAsia="宋体" w:hAnsi="Times New Roman" w:cs="Times New Roman" w:hint="eastAsia"/>
          <w:color w:val="000000"/>
          <w:vertAlign w:val="subscript"/>
        </w:rPr>
        <w:t>0</w:t>
      </w:r>
      <w:r w:rsidRPr="00A96F03">
        <w:rPr>
          <w:rFonts w:ascii="Times New Roman" w:eastAsia="宋体" w:hAnsi="Times New Roman" w:cs="Times New Roman" w:hint="eastAsia"/>
          <w:color w:val="000000"/>
        </w:rPr>
        <w:t>=</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sidRPr="00C813BA">
        <w:rPr>
          <w:rFonts w:ascii="Times New Roman" w:eastAsia="宋体" w:hAnsi="Times New Roman" w:cs="Times New Roman"/>
          <w:color w:val="000000"/>
        </w:rPr>
        <w:t>。</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23193" w:rsidRPr="00323193">
        <w:rPr>
          <w:rFonts w:ascii="Times New Roman" w:eastAsia="宋体" w:hAnsi="Times New Roman" w:cs="Times New Roman" w:hint="eastAsia"/>
          <w:i/>
          <w:color w:val="000000"/>
        </w:rPr>
        <w:t>n</w:t>
      </w:r>
      <w:r w:rsidR="00323193" w:rsidRPr="00A96F03">
        <w:rPr>
          <w:rFonts w:ascii="Times New Roman" w:eastAsia="宋体" w:hAnsi="Times New Roman" w:cs="Times New Roman" w:hint="eastAsia"/>
          <w:color w:val="000000"/>
          <w:vertAlign w:val="subscript"/>
        </w:rPr>
        <w:t>2</w:t>
      </w:r>
      <w:r w:rsidR="00323193">
        <w:rPr>
          <w:rFonts w:ascii="Times New Roman" w:eastAsia="宋体" w:hAnsi="Times New Roman" w:cs="Times New Roman" w:hint="eastAsia"/>
          <w:color w:val="000000" w:themeColor="text1"/>
        </w:rPr>
        <w:t>+1</w:t>
      </w:r>
      <w:r w:rsidR="00323193">
        <w:rPr>
          <w:rFonts w:ascii="Times New Roman" w:eastAsia="宋体" w:hAnsi="Times New Roman" w:cs="Times New Roman" w:hint="eastAsia"/>
          <w:color w:val="000000" w:themeColor="text1"/>
        </w:rPr>
        <w:t>。</w:t>
      </w:r>
    </w:p>
    <w:p w:rsidR="00BC0F94" w:rsidRPr="00A96F03"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11</w:t>
      </w:r>
      <w:r w:rsidRPr="00C813BA">
        <w:rPr>
          <w:rFonts w:ascii="Times New Roman" w:eastAsia="宋体" w:hAnsi="Times New Roman" w:cs="Times New Roman"/>
          <w:color w:val="000000"/>
        </w:rPr>
        <w:t>．</w:t>
      </w:r>
      <w:r w:rsidRPr="00A96F03">
        <w:rPr>
          <w:rFonts w:ascii="Times New Roman" w:eastAsia="宋体" w:hAnsi="Times New Roman" w:cs="Times New Roman" w:hint="eastAsia"/>
          <w:color w:val="000000"/>
        </w:rPr>
        <w:t>如果深度为</w:t>
      </w:r>
      <w:r w:rsidRPr="00A96F03">
        <w:rPr>
          <w:rFonts w:ascii="Times New Roman" w:eastAsia="宋体" w:hAnsi="Times New Roman" w:cs="Times New Roman" w:hint="eastAsia"/>
          <w:i/>
          <w:color w:val="000000"/>
        </w:rPr>
        <w:t>k</w:t>
      </w:r>
      <w:r w:rsidRPr="00A96F03">
        <w:rPr>
          <w:rFonts w:ascii="Times New Roman" w:eastAsia="宋体" w:hAnsi="Times New Roman" w:cs="Times New Roman" w:hint="eastAsia"/>
          <w:color w:val="000000"/>
        </w:rPr>
        <w:t>的二叉树</w:t>
      </w:r>
      <w:r>
        <w:rPr>
          <w:rFonts w:ascii="Times New Roman" w:eastAsia="宋体" w:hAnsi="Times New Roman" w:cs="Times New Roman" w:hint="eastAsia"/>
          <w:color w:val="000000"/>
        </w:rPr>
        <w:t>为满二叉树</w:t>
      </w:r>
      <w:r w:rsidRPr="00A96F03">
        <w:rPr>
          <w:rFonts w:ascii="Times New Roman" w:eastAsia="宋体" w:hAnsi="Times New Roman" w:cs="Times New Roman" w:hint="eastAsia"/>
          <w:color w:val="000000"/>
        </w:rPr>
        <w:t>，</w:t>
      </w:r>
      <w:r>
        <w:rPr>
          <w:rFonts w:ascii="Times New Roman" w:eastAsia="宋体" w:hAnsi="Times New Roman" w:cs="Times New Roman" w:hint="eastAsia"/>
          <w:color w:val="000000"/>
        </w:rPr>
        <w:t>则树中结点的个数是</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p>
    <w:p w:rsidR="00BC0F94"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23193">
        <w:rPr>
          <w:rFonts w:ascii="Times New Roman" w:eastAsia="宋体" w:hAnsi="Times New Roman" w:cs="Times New Roman"/>
          <w:color w:val="000000" w:themeColor="text1"/>
        </w:rPr>
        <w:t>2</w:t>
      </w:r>
      <w:r w:rsidR="00323193">
        <w:rPr>
          <w:rFonts w:ascii="Times New Roman" w:eastAsia="宋体" w:hAnsi="Times New Roman" w:cs="Times New Roman"/>
          <w:color w:val="000000" w:themeColor="text1"/>
          <w:vertAlign w:val="superscript"/>
        </w:rPr>
        <w:t>k</w:t>
      </w:r>
      <w:r w:rsidR="00323193" w:rsidRPr="00323193">
        <w:rPr>
          <w:rFonts w:ascii="Times New Roman" w:eastAsia="宋体" w:hAnsi="Times New Roman" w:cs="Times New Roman"/>
          <w:color w:val="000000" w:themeColor="text1"/>
          <w:vertAlign w:val="superscript"/>
        </w:rPr>
        <w:t>+1</w:t>
      </w:r>
      <w:r w:rsidR="0032319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p>
    <w:p w:rsidR="00323193" w:rsidRPr="00196523" w:rsidRDefault="00323193" w:rsidP="00323193">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深度为</w:t>
      </w:r>
      <w:r w:rsidRPr="00323193">
        <w:rPr>
          <w:rFonts w:ascii="Times New Roman" w:eastAsia="宋体" w:hAnsi="Times New Roman" w:cs="Times New Roman" w:hint="eastAsia"/>
          <w:i/>
          <w:color w:val="000000" w:themeColor="text1"/>
        </w:rPr>
        <w:t>k</w:t>
      </w:r>
      <w:r>
        <w:rPr>
          <w:rFonts w:ascii="Times New Roman" w:eastAsia="宋体" w:hAnsi="Times New Roman" w:cs="Times New Roman"/>
          <w:color w:val="000000" w:themeColor="text1"/>
        </w:rPr>
        <w:t>的满二叉树的高度</w:t>
      </w:r>
      <w:r w:rsidRPr="00323193">
        <w:rPr>
          <w:rFonts w:ascii="Times New Roman" w:eastAsia="宋体" w:hAnsi="Times New Roman" w:cs="Times New Roman" w:hint="eastAsia"/>
          <w:i/>
          <w:color w:val="000000" w:themeColor="text1"/>
        </w:rPr>
        <w:t>h</w:t>
      </w:r>
      <w:r>
        <w:rPr>
          <w:rFonts w:ascii="Times New Roman" w:eastAsia="宋体" w:hAnsi="Times New Roman" w:cs="Times New Roman"/>
          <w:color w:val="000000" w:themeColor="text1"/>
        </w:rPr>
        <w:t>=</w:t>
      </w:r>
      <w:r w:rsidRPr="00323193">
        <w:rPr>
          <w:rFonts w:ascii="Times New Roman" w:eastAsia="宋体" w:hAnsi="Times New Roman" w:cs="Times New Roman" w:hint="eastAsia"/>
          <w:i/>
          <w:color w:val="000000" w:themeColor="text1"/>
        </w:rPr>
        <w:t>k</w:t>
      </w:r>
      <w:r>
        <w:rPr>
          <w:rFonts w:ascii="Times New Roman" w:eastAsia="宋体" w:hAnsi="Times New Roman" w:cs="Times New Roman"/>
          <w:color w:val="000000" w:themeColor="text1"/>
        </w:rPr>
        <w:t>+1</w:t>
      </w:r>
      <w:r>
        <w:rPr>
          <w:rFonts w:ascii="Times New Roman" w:eastAsia="宋体" w:hAnsi="Times New Roman" w:cs="Times New Roman"/>
          <w:color w:val="000000" w:themeColor="text1"/>
        </w:rPr>
        <w:t>，</w:t>
      </w:r>
      <w:r>
        <w:rPr>
          <w:rFonts w:ascii="Times New Roman" w:eastAsia="宋体" w:hAnsi="Times New Roman" w:cs="Times New Roman" w:hint="eastAsia"/>
          <w:color w:val="000000" w:themeColor="text1"/>
        </w:rPr>
        <w:t>满二叉树中的</w:t>
      </w:r>
      <w:r>
        <w:rPr>
          <w:rFonts w:ascii="Times New Roman" w:eastAsia="宋体" w:hAnsi="Times New Roman" w:cs="Times New Roman"/>
          <w:color w:val="000000" w:themeColor="text1"/>
        </w:rPr>
        <w:t>结点个数为</w:t>
      </w:r>
      <w:r>
        <w:rPr>
          <w:rFonts w:ascii="Times New Roman" w:eastAsia="宋体" w:hAnsi="Times New Roman" w:cs="Times New Roman"/>
          <w:color w:val="000000" w:themeColor="text1"/>
        </w:rPr>
        <w:t>2</w:t>
      </w:r>
      <w:r w:rsidRPr="00323193">
        <w:rPr>
          <w:rFonts w:ascii="Times New Roman" w:eastAsia="宋体" w:hAnsi="Times New Roman" w:cs="Times New Roman"/>
          <w:color w:val="000000" w:themeColor="text1"/>
          <w:vertAlign w:val="superscript"/>
        </w:rPr>
        <w:t>h</w:t>
      </w:r>
      <w:r>
        <w:rPr>
          <w:rFonts w:ascii="Times New Roman" w:eastAsia="宋体" w:hAnsi="Times New Roman" w:cs="Times New Roman"/>
          <w:color w:val="000000" w:themeColor="text1"/>
        </w:rPr>
        <w:t>-1</w:t>
      </w:r>
      <w:r>
        <w:rPr>
          <w:rFonts w:ascii="Times New Roman" w:eastAsia="宋体" w:hAnsi="Times New Roman" w:cs="Times New Roman"/>
          <w:color w:val="000000" w:themeColor="text1"/>
        </w:rPr>
        <w:t>。</w:t>
      </w:r>
    </w:p>
    <w:p w:rsidR="00BC0F94" w:rsidRPr="00A96F03"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12</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若</w:t>
      </w:r>
      <w:proofErr w:type="gramStart"/>
      <w:r w:rsidRPr="00A96F03">
        <w:rPr>
          <w:rFonts w:ascii="Times New Roman" w:eastAsia="宋体" w:hAnsi="Times New Roman" w:cs="Times New Roman"/>
          <w:color w:val="000000"/>
        </w:rPr>
        <w:t>用二叉链表</w:t>
      </w:r>
      <w:proofErr w:type="gramEnd"/>
      <w:r w:rsidRPr="00A96F03">
        <w:rPr>
          <w:rFonts w:ascii="Times New Roman" w:eastAsia="宋体" w:hAnsi="Times New Roman" w:cs="Times New Roman"/>
          <w:color w:val="000000"/>
        </w:rPr>
        <w:t>存储二叉树，</w:t>
      </w:r>
      <w:r>
        <w:rPr>
          <w:rFonts w:ascii="Times New Roman" w:eastAsia="宋体" w:hAnsi="Times New Roman" w:cs="Times New Roman" w:hint="eastAsia"/>
          <w:color w:val="000000"/>
        </w:rPr>
        <w:t>则含</w:t>
      </w:r>
      <w:r w:rsidRPr="00A96F03">
        <w:rPr>
          <w:rFonts w:ascii="Times New Roman" w:eastAsia="宋体" w:hAnsi="Times New Roman" w:cs="Times New Roman"/>
          <w:color w:val="000000"/>
        </w:rPr>
        <w:t>有</w:t>
      </w:r>
      <w:r w:rsidRPr="00A96F03">
        <w:rPr>
          <w:rFonts w:ascii="Times New Roman" w:eastAsia="宋体" w:hAnsi="Times New Roman" w:cs="Times New Roman"/>
          <w:i/>
          <w:color w:val="000000"/>
        </w:rPr>
        <w:t>n</w:t>
      </w:r>
      <w:r w:rsidRPr="00A96F03">
        <w:rPr>
          <w:rFonts w:ascii="Times New Roman" w:eastAsia="宋体" w:hAnsi="Times New Roman" w:cs="Times New Roman"/>
          <w:color w:val="000000"/>
        </w:rPr>
        <w:t>个</w:t>
      </w:r>
      <w:r>
        <w:rPr>
          <w:rFonts w:ascii="Times New Roman" w:eastAsia="宋体" w:hAnsi="Times New Roman" w:cs="Times New Roman" w:hint="eastAsia"/>
          <w:color w:val="000000"/>
        </w:rPr>
        <w:t>结点</w:t>
      </w:r>
      <w:r w:rsidRPr="00A96F03">
        <w:rPr>
          <w:rFonts w:ascii="Times New Roman" w:eastAsia="宋体" w:hAnsi="Times New Roman" w:cs="Times New Roman"/>
          <w:color w:val="000000"/>
        </w:rPr>
        <w:t>的二叉树中</w:t>
      </w:r>
      <w:r w:rsidR="00323193">
        <w:rPr>
          <w:rFonts w:ascii="Times New Roman" w:eastAsia="宋体" w:hAnsi="Times New Roman" w:cs="Times New Roman" w:hint="eastAsia"/>
          <w:color w:val="000000"/>
        </w:rPr>
        <w:t>的</w:t>
      </w:r>
      <w:r>
        <w:rPr>
          <w:rFonts w:ascii="Times New Roman" w:eastAsia="宋体" w:hAnsi="Times New Roman" w:cs="Times New Roman" w:hint="eastAsia"/>
          <w:color w:val="000000"/>
        </w:rPr>
        <w:t>空指针</w:t>
      </w:r>
      <w:r w:rsidR="00323193">
        <w:rPr>
          <w:rFonts w:ascii="Times New Roman" w:eastAsia="宋体" w:hAnsi="Times New Roman" w:cs="Times New Roman" w:hint="eastAsia"/>
          <w:color w:val="000000"/>
        </w:rPr>
        <w:t>个数</w:t>
      </w:r>
      <w:r>
        <w:rPr>
          <w:rFonts w:ascii="Times New Roman" w:eastAsia="宋体" w:hAnsi="Times New Roman" w:cs="Times New Roman" w:hint="eastAsia"/>
          <w:color w:val="000000"/>
        </w:rPr>
        <w:t>为</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r w:rsidRPr="00A96F03">
        <w:rPr>
          <w:rFonts w:ascii="Times New Roman" w:eastAsia="宋体" w:hAnsi="Times New Roman" w:cs="Times New Roman"/>
          <w:color w:val="000000"/>
        </w:rPr>
        <w:t xml:space="preserve"> </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23193" w:rsidRPr="00323193">
        <w:rPr>
          <w:rFonts w:ascii="Times New Roman" w:eastAsia="宋体" w:hAnsi="Times New Roman" w:cs="Times New Roman" w:hint="eastAsia"/>
          <w:i/>
          <w:color w:val="000000" w:themeColor="text1"/>
        </w:rPr>
        <w:t>n</w:t>
      </w:r>
      <w:r w:rsidR="0032319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p>
    <w:p w:rsidR="00BC0F94" w:rsidRPr="00A96F03"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13</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设有</w:t>
      </w:r>
      <w:r>
        <w:rPr>
          <w:rFonts w:ascii="Times New Roman" w:eastAsia="宋体" w:hAnsi="Times New Roman" w:cs="Times New Roman" w:hint="eastAsia"/>
          <w:color w:val="000000"/>
        </w:rPr>
        <w:t>含</w:t>
      </w:r>
      <w:r w:rsidRPr="00A96F03">
        <w:rPr>
          <w:rFonts w:ascii="Times New Roman" w:eastAsia="宋体" w:hAnsi="Times New Roman" w:cs="Times New Roman"/>
          <w:i/>
          <w:color w:val="000000"/>
        </w:rPr>
        <w:t>n</w:t>
      </w:r>
      <w:proofErr w:type="gramStart"/>
      <w:r w:rsidRPr="00A96F03">
        <w:rPr>
          <w:rFonts w:ascii="Times New Roman" w:eastAsia="宋体" w:hAnsi="Times New Roman" w:cs="Times New Roman"/>
          <w:color w:val="000000"/>
        </w:rPr>
        <w:t>个</w:t>
      </w:r>
      <w:proofErr w:type="gramEnd"/>
      <w:r>
        <w:rPr>
          <w:rFonts w:ascii="Times New Roman" w:eastAsia="宋体" w:hAnsi="Times New Roman" w:cs="Times New Roman" w:hint="eastAsia"/>
          <w:color w:val="000000"/>
        </w:rPr>
        <w:t>结</w:t>
      </w:r>
      <w:r w:rsidRPr="00A96F03">
        <w:rPr>
          <w:rFonts w:ascii="Times New Roman" w:eastAsia="宋体" w:hAnsi="Times New Roman" w:cs="Times New Roman"/>
          <w:color w:val="000000"/>
        </w:rPr>
        <w:t>点的完全二叉树，如果</w:t>
      </w:r>
      <w:r>
        <w:rPr>
          <w:rFonts w:ascii="Times New Roman" w:eastAsia="宋体" w:hAnsi="Times New Roman" w:cs="Times New Roman" w:hint="eastAsia"/>
          <w:color w:val="000000"/>
        </w:rPr>
        <w:t>对结点</w:t>
      </w:r>
      <w:r w:rsidRPr="00A96F03">
        <w:rPr>
          <w:rFonts w:ascii="Times New Roman" w:eastAsia="宋体" w:hAnsi="Times New Roman" w:cs="Times New Roman"/>
          <w:color w:val="000000"/>
        </w:rPr>
        <w:t>按照自上到下、从左到右</w:t>
      </w:r>
      <w:r>
        <w:rPr>
          <w:rFonts w:ascii="Times New Roman" w:eastAsia="宋体" w:hAnsi="Times New Roman" w:cs="Times New Roman" w:hint="eastAsia"/>
          <w:color w:val="000000"/>
        </w:rPr>
        <w:t>的次序从</w:t>
      </w:r>
      <w:r>
        <w:rPr>
          <w:rFonts w:ascii="Times New Roman" w:eastAsia="宋体" w:hAnsi="Times New Roman" w:cs="Times New Roman" w:hint="eastAsia"/>
          <w:color w:val="000000"/>
        </w:rPr>
        <w:t>1</w:t>
      </w:r>
      <w:r>
        <w:rPr>
          <w:rFonts w:ascii="Times New Roman" w:eastAsia="宋体" w:hAnsi="Times New Roman" w:cs="Times New Roman" w:hint="eastAsia"/>
          <w:color w:val="000000"/>
        </w:rPr>
        <w:t>开始进行连续的编号</w:t>
      </w:r>
      <w:r w:rsidRPr="00A96F03">
        <w:rPr>
          <w:rFonts w:ascii="Times New Roman" w:eastAsia="宋体" w:hAnsi="Times New Roman" w:cs="Times New Roman"/>
          <w:color w:val="000000"/>
        </w:rPr>
        <w:t>，则第</w:t>
      </w:r>
      <w:r w:rsidRPr="0011400B">
        <w:rPr>
          <w:rFonts w:ascii="Times New Roman" w:eastAsia="宋体" w:hAnsi="Times New Roman" w:cs="Times New Roman"/>
          <w:i/>
          <w:color w:val="000000"/>
        </w:rPr>
        <w:t>i</w:t>
      </w:r>
      <w:r>
        <w:rPr>
          <w:rFonts w:ascii="Times New Roman" w:eastAsia="宋体" w:hAnsi="Times New Roman" w:cs="Times New Roman" w:hint="eastAsia"/>
          <w:color w:val="000000"/>
        </w:rPr>
        <w:t>（</w:t>
      </w:r>
      <w:r>
        <w:rPr>
          <w:rFonts w:ascii="Times New Roman" w:eastAsia="宋体" w:hAnsi="Times New Roman" w:cs="Times New Roman" w:hint="eastAsia"/>
          <w:color w:val="000000"/>
        </w:rPr>
        <w:t>2</w:t>
      </w:r>
      <w:r w:rsidRPr="0011400B">
        <w:rPr>
          <w:rFonts w:ascii="宋体" w:eastAsia="宋体" w:hAnsi="宋体" w:cs="Times New Roman"/>
          <w:color w:val="000000"/>
        </w:rPr>
        <w:t>≤</w:t>
      </w:r>
      <w:r w:rsidRPr="0011400B">
        <w:rPr>
          <w:rFonts w:ascii="Times New Roman" w:eastAsia="宋体" w:hAnsi="Times New Roman" w:cs="Times New Roman" w:hint="eastAsia"/>
          <w:i/>
          <w:color w:val="000000"/>
        </w:rPr>
        <w:t>i</w:t>
      </w:r>
      <w:r w:rsidRPr="0011400B">
        <w:rPr>
          <w:rFonts w:ascii="宋体" w:eastAsia="宋体" w:hAnsi="宋体" w:cs="Times New Roman"/>
          <w:color w:val="000000"/>
        </w:rPr>
        <w:t>≤</w:t>
      </w:r>
      <w:r w:rsidRPr="0011400B">
        <w:rPr>
          <w:rFonts w:ascii="Times New Roman" w:eastAsia="宋体" w:hAnsi="Times New Roman" w:cs="Times New Roman"/>
          <w:i/>
          <w:color w:val="000000"/>
        </w:rPr>
        <w:t>n</w:t>
      </w:r>
      <w:r>
        <w:rPr>
          <w:rFonts w:ascii="Times New Roman" w:eastAsia="宋体" w:hAnsi="Times New Roman" w:cs="Times New Roman" w:hint="eastAsia"/>
          <w:color w:val="000000"/>
        </w:rPr>
        <w:t>）</w:t>
      </w:r>
      <w:r w:rsidRPr="00A96F03">
        <w:rPr>
          <w:rFonts w:ascii="Times New Roman" w:eastAsia="宋体" w:hAnsi="Times New Roman" w:cs="Times New Roman"/>
          <w:color w:val="000000"/>
        </w:rPr>
        <w:t>个</w:t>
      </w:r>
      <w:r w:rsidR="0057130E">
        <w:rPr>
          <w:rFonts w:ascii="Times New Roman" w:eastAsia="宋体" w:hAnsi="Times New Roman" w:cs="Times New Roman" w:hint="eastAsia"/>
          <w:color w:val="000000"/>
        </w:rPr>
        <w:t>结</w:t>
      </w:r>
      <w:r w:rsidRPr="00A96F03">
        <w:rPr>
          <w:rFonts w:ascii="Times New Roman" w:eastAsia="宋体" w:hAnsi="Times New Roman" w:cs="Times New Roman"/>
          <w:color w:val="000000"/>
        </w:rPr>
        <w:t>点的</w:t>
      </w:r>
      <w:r>
        <w:rPr>
          <w:rFonts w:ascii="Times New Roman" w:eastAsia="宋体" w:hAnsi="Times New Roman" w:cs="Times New Roman" w:hint="eastAsia"/>
          <w:color w:val="000000"/>
        </w:rPr>
        <w:t>父结</w:t>
      </w:r>
      <w:r w:rsidRPr="00A96F03">
        <w:rPr>
          <w:rFonts w:ascii="Times New Roman" w:eastAsia="宋体" w:hAnsi="Times New Roman" w:cs="Times New Roman"/>
          <w:color w:val="000000"/>
        </w:rPr>
        <w:t>点编号为</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323193" w:rsidRPr="00323193">
        <w:rPr>
          <w:rFonts w:ascii="Times New Roman" w:eastAsia="宋体" w:hAnsi="Times New Roman" w:cs="Times New Roman" w:hint="eastAsia"/>
          <w:i/>
          <w:color w:val="000000" w:themeColor="text1"/>
        </w:rPr>
        <w:t>i</w:t>
      </w:r>
      <w:r w:rsidR="0032319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p>
    <w:p w:rsidR="00BC0F94" w:rsidRPr="00A96F03"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14</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设有</w:t>
      </w:r>
      <w:r>
        <w:rPr>
          <w:rFonts w:ascii="Times New Roman" w:eastAsia="宋体" w:hAnsi="Times New Roman" w:cs="Times New Roman" w:hint="eastAsia"/>
          <w:color w:val="000000"/>
        </w:rPr>
        <w:t>含</w:t>
      </w:r>
      <w:r w:rsidRPr="00A96F03">
        <w:rPr>
          <w:rFonts w:ascii="Times New Roman" w:eastAsia="宋体" w:hAnsi="Times New Roman" w:cs="Times New Roman"/>
          <w:i/>
          <w:color w:val="000000"/>
        </w:rPr>
        <w:t>n</w:t>
      </w:r>
      <w:proofErr w:type="gramStart"/>
      <w:r w:rsidRPr="00A96F03">
        <w:rPr>
          <w:rFonts w:ascii="Times New Roman" w:eastAsia="宋体" w:hAnsi="Times New Roman" w:cs="Times New Roman"/>
          <w:color w:val="000000"/>
        </w:rPr>
        <w:t>个</w:t>
      </w:r>
      <w:proofErr w:type="gramEnd"/>
      <w:r>
        <w:rPr>
          <w:rFonts w:ascii="Times New Roman" w:eastAsia="宋体" w:hAnsi="Times New Roman" w:cs="Times New Roman" w:hint="eastAsia"/>
          <w:color w:val="000000"/>
        </w:rPr>
        <w:t>结</w:t>
      </w:r>
      <w:r w:rsidRPr="00A96F03">
        <w:rPr>
          <w:rFonts w:ascii="Times New Roman" w:eastAsia="宋体" w:hAnsi="Times New Roman" w:cs="Times New Roman"/>
          <w:color w:val="000000"/>
        </w:rPr>
        <w:t>点的完全二叉树，如果</w:t>
      </w:r>
      <w:r>
        <w:rPr>
          <w:rFonts w:ascii="Times New Roman" w:eastAsia="宋体" w:hAnsi="Times New Roman" w:cs="Times New Roman" w:hint="eastAsia"/>
          <w:color w:val="000000"/>
        </w:rPr>
        <w:t>对结点</w:t>
      </w:r>
      <w:r w:rsidRPr="00A96F03">
        <w:rPr>
          <w:rFonts w:ascii="Times New Roman" w:eastAsia="宋体" w:hAnsi="Times New Roman" w:cs="Times New Roman"/>
          <w:color w:val="000000"/>
        </w:rPr>
        <w:t>按照自上到下、从左到右</w:t>
      </w:r>
      <w:r>
        <w:rPr>
          <w:rFonts w:ascii="Times New Roman" w:eastAsia="宋体" w:hAnsi="Times New Roman" w:cs="Times New Roman" w:hint="eastAsia"/>
          <w:color w:val="000000"/>
        </w:rPr>
        <w:t>的次序从</w:t>
      </w:r>
      <w:r>
        <w:rPr>
          <w:rFonts w:ascii="Times New Roman" w:eastAsia="宋体" w:hAnsi="Times New Roman" w:cs="Times New Roman" w:hint="eastAsia"/>
          <w:color w:val="000000"/>
        </w:rPr>
        <w:t>1</w:t>
      </w:r>
      <w:r>
        <w:rPr>
          <w:rFonts w:ascii="Times New Roman" w:eastAsia="宋体" w:hAnsi="Times New Roman" w:cs="Times New Roman" w:hint="eastAsia"/>
          <w:color w:val="000000"/>
        </w:rPr>
        <w:t>开始进行连续的编号</w:t>
      </w:r>
      <w:r w:rsidRPr="00A96F03">
        <w:rPr>
          <w:rFonts w:ascii="Times New Roman" w:eastAsia="宋体" w:hAnsi="Times New Roman" w:cs="Times New Roman"/>
          <w:color w:val="000000"/>
        </w:rPr>
        <w:t>，</w:t>
      </w:r>
      <w:r>
        <w:rPr>
          <w:rFonts w:ascii="Times New Roman" w:eastAsia="宋体" w:hAnsi="Times New Roman" w:cs="Times New Roman" w:hint="eastAsia"/>
          <w:color w:val="000000"/>
        </w:rPr>
        <w:t>则</w:t>
      </w:r>
      <w:r w:rsidRPr="00A96F03">
        <w:rPr>
          <w:rFonts w:ascii="Times New Roman" w:eastAsia="宋体" w:hAnsi="Times New Roman" w:cs="Times New Roman"/>
          <w:color w:val="000000"/>
        </w:rPr>
        <w:t>第</w:t>
      </w:r>
      <w:r w:rsidRPr="0011400B">
        <w:rPr>
          <w:rFonts w:ascii="Times New Roman" w:eastAsia="宋体" w:hAnsi="Times New Roman" w:cs="Times New Roman"/>
          <w:i/>
          <w:color w:val="000000"/>
        </w:rPr>
        <w:t>i</w:t>
      </w:r>
      <w:r w:rsidRPr="00A96F03">
        <w:rPr>
          <w:rFonts w:ascii="Times New Roman" w:eastAsia="宋体" w:hAnsi="Times New Roman" w:cs="Times New Roman"/>
          <w:color w:val="000000"/>
        </w:rPr>
        <w:t>个</w:t>
      </w:r>
      <w:r>
        <w:rPr>
          <w:rFonts w:ascii="Times New Roman" w:eastAsia="宋体" w:hAnsi="Times New Roman" w:cs="Times New Roman" w:hint="eastAsia"/>
          <w:color w:val="000000"/>
        </w:rPr>
        <w:t>结</w:t>
      </w:r>
      <w:r w:rsidRPr="00A96F03">
        <w:rPr>
          <w:rFonts w:ascii="Times New Roman" w:eastAsia="宋体" w:hAnsi="Times New Roman" w:cs="Times New Roman"/>
          <w:color w:val="000000"/>
        </w:rPr>
        <w:t>点有左子</w:t>
      </w:r>
      <w:r>
        <w:rPr>
          <w:rFonts w:ascii="Times New Roman" w:eastAsia="宋体" w:hAnsi="Times New Roman" w:cs="Times New Roman" w:hint="eastAsia"/>
          <w:color w:val="000000"/>
        </w:rPr>
        <w:t>结</w:t>
      </w:r>
      <w:r w:rsidRPr="00A96F03">
        <w:rPr>
          <w:rFonts w:ascii="Times New Roman" w:eastAsia="宋体" w:hAnsi="Times New Roman" w:cs="Times New Roman"/>
          <w:color w:val="000000"/>
        </w:rPr>
        <w:t>点的条件</w:t>
      </w:r>
      <w:r>
        <w:rPr>
          <w:rFonts w:ascii="Times New Roman" w:eastAsia="宋体" w:hAnsi="Times New Roman" w:cs="Times New Roman" w:hint="eastAsia"/>
          <w:color w:val="000000"/>
        </w:rPr>
        <w:t>是</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793F19" w:rsidRPr="00793F19">
        <w:rPr>
          <w:rFonts w:ascii="Times New Roman" w:hAnsi="Times New Roman" w:cs="Times New Roman"/>
          <w:bCs/>
          <w:color w:val="000000"/>
          <w:szCs w:val="21"/>
        </w:rPr>
        <w:t>2</w:t>
      </w:r>
      <w:r w:rsidR="00793F19" w:rsidRPr="00793F19">
        <w:rPr>
          <w:rFonts w:ascii="Times New Roman" w:hAnsi="Times New Roman" w:cs="Times New Roman"/>
          <w:bCs/>
          <w:i/>
          <w:color w:val="000000"/>
          <w:szCs w:val="21"/>
        </w:rPr>
        <w:t>i</w:t>
      </w:r>
      <w:r w:rsidR="00793F19" w:rsidRPr="00793F19">
        <w:rPr>
          <w:rFonts w:ascii="宋体" w:eastAsia="宋体" w:hAnsi="宋体" w:cs="Times New Roman"/>
          <w:bCs/>
          <w:color w:val="000000"/>
          <w:szCs w:val="21"/>
        </w:rPr>
        <w:t>≤</w:t>
      </w:r>
      <w:r w:rsidR="00793F19" w:rsidRPr="00793F19">
        <w:rPr>
          <w:rFonts w:ascii="Times New Roman" w:hAnsi="Times New Roman" w:cs="Times New Roman"/>
          <w:bCs/>
          <w:i/>
          <w:color w:val="000000"/>
          <w:szCs w:val="21"/>
        </w:rPr>
        <w:t>n</w:t>
      </w:r>
      <w:r w:rsidRPr="00196523">
        <w:rPr>
          <w:rFonts w:ascii="Times New Roman" w:eastAsia="宋体" w:hAnsi="Times New Roman" w:cs="Times New Roman" w:hint="eastAsia"/>
          <w:color w:val="000000" w:themeColor="text1"/>
        </w:rPr>
        <w:t>。</w:t>
      </w:r>
    </w:p>
    <w:p w:rsidR="00BC0F94"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15</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假设用孩子</w:t>
      </w:r>
      <w:r>
        <w:rPr>
          <w:rFonts w:ascii="Times New Roman" w:eastAsia="宋体" w:hAnsi="Times New Roman" w:cs="Times New Roman" w:hint="eastAsia"/>
          <w:color w:val="000000"/>
        </w:rPr>
        <w:t>-</w:t>
      </w:r>
      <w:r w:rsidRPr="00A96F03">
        <w:rPr>
          <w:rFonts w:ascii="Times New Roman" w:eastAsia="宋体" w:hAnsi="Times New Roman" w:cs="Times New Roman"/>
          <w:color w:val="000000"/>
        </w:rPr>
        <w:t>兄弟</w:t>
      </w:r>
      <w:r>
        <w:rPr>
          <w:rFonts w:ascii="Times New Roman" w:eastAsia="宋体" w:hAnsi="Times New Roman" w:cs="Times New Roman" w:hint="eastAsia"/>
          <w:color w:val="000000"/>
        </w:rPr>
        <w:t>表示法</w:t>
      </w:r>
      <w:r w:rsidRPr="00A96F03">
        <w:rPr>
          <w:rFonts w:ascii="Times New Roman" w:eastAsia="宋体" w:hAnsi="Times New Roman" w:cs="Times New Roman"/>
          <w:color w:val="000000"/>
        </w:rPr>
        <w:t>存储一个森林，</w:t>
      </w:r>
      <w:r>
        <w:rPr>
          <w:rFonts w:ascii="Times New Roman" w:eastAsia="宋体" w:hAnsi="Times New Roman" w:cs="Times New Roman" w:hint="eastAsia"/>
          <w:color w:val="000000"/>
        </w:rPr>
        <w:t>则</w:t>
      </w:r>
      <w:r w:rsidRPr="00A96F03">
        <w:rPr>
          <w:rFonts w:ascii="Times New Roman" w:eastAsia="宋体" w:hAnsi="Times New Roman" w:cs="Times New Roman"/>
          <w:color w:val="000000"/>
        </w:rPr>
        <w:t>对森林进行</w:t>
      </w:r>
      <w:proofErr w:type="gramStart"/>
      <w:r>
        <w:rPr>
          <w:rFonts w:ascii="Times New Roman" w:eastAsia="宋体" w:hAnsi="Times New Roman" w:cs="Times New Roman" w:hint="eastAsia"/>
          <w:color w:val="000000"/>
        </w:rPr>
        <w:t>的</w:t>
      </w:r>
      <w:r w:rsidRPr="00A96F03">
        <w:rPr>
          <w:rFonts w:ascii="Times New Roman" w:eastAsia="宋体" w:hAnsi="Times New Roman" w:cs="Times New Roman"/>
          <w:color w:val="000000"/>
        </w:rPr>
        <w:t>先序遍历</w:t>
      </w:r>
      <w:proofErr w:type="gramEnd"/>
      <w:r>
        <w:rPr>
          <w:rFonts w:ascii="Times New Roman" w:eastAsia="宋体" w:hAnsi="Times New Roman" w:cs="Times New Roman" w:hint="eastAsia"/>
          <w:color w:val="000000"/>
        </w:rPr>
        <w:t>，等同于</w:t>
      </w:r>
      <w:r w:rsidRPr="00A96F03">
        <w:rPr>
          <w:rFonts w:ascii="Times New Roman" w:eastAsia="宋体" w:hAnsi="Times New Roman" w:cs="Times New Roman"/>
          <w:color w:val="000000"/>
        </w:rPr>
        <w:t>对其孩子</w:t>
      </w:r>
      <w:r>
        <w:rPr>
          <w:rFonts w:ascii="Times New Roman" w:eastAsia="宋体" w:hAnsi="Times New Roman" w:cs="Times New Roman" w:hint="eastAsia"/>
          <w:color w:val="000000"/>
        </w:rPr>
        <w:t>-</w:t>
      </w:r>
      <w:r w:rsidRPr="00A96F03">
        <w:rPr>
          <w:rFonts w:ascii="Times New Roman" w:eastAsia="宋体" w:hAnsi="Times New Roman" w:cs="Times New Roman"/>
          <w:color w:val="000000"/>
        </w:rPr>
        <w:t>兄弟链表进行</w:t>
      </w:r>
      <w:r>
        <w:rPr>
          <w:rFonts w:ascii="Times New Roman" w:eastAsia="宋体" w:hAnsi="Times New Roman" w:cs="Times New Roman" w:hint="eastAsia"/>
          <w:color w:val="000000"/>
        </w:rPr>
        <w:t>的</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proofErr w:type="gramStart"/>
      <w:r w:rsidR="009F1590">
        <w:rPr>
          <w:rFonts w:ascii="Times New Roman" w:eastAsia="宋体" w:hAnsi="Times New Roman" w:cs="Times New Roman" w:hint="eastAsia"/>
          <w:color w:val="000000" w:themeColor="text1"/>
        </w:rPr>
        <w:t>先序遍历</w:t>
      </w:r>
      <w:proofErr w:type="gramEnd"/>
      <w:r w:rsidRPr="00196523">
        <w:rPr>
          <w:rFonts w:ascii="Times New Roman" w:eastAsia="宋体" w:hAnsi="Times New Roman" w:cs="Times New Roman" w:hint="eastAsia"/>
          <w:color w:val="000000" w:themeColor="text1"/>
        </w:rPr>
        <w:t>。</w:t>
      </w:r>
    </w:p>
    <w:p w:rsidR="00BC0F94" w:rsidRDefault="00BC0F94" w:rsidP="00BC0F9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color w:val="000000"/>
        </w:rPr>
        <w:t>16</w:t>
      </w:r>
      <w:r w:rsidRPr="00C813BA">
        <w:rPr>
          <w:rFonts w:ascii="Times New Roman" w:eastAsia="宋体" w:hAnsi="Times New Roman" w:cs="Times New Roman"/>
          <w:color w:val="000000"/>
        </w:rPr>
        <w:t>．</w:t>
      </w:r>
      <w:r w:rsidRPr="00A96F03">
        <w:rPr>
          <w:rFonts w:ascii="Times New Roman" w:eastAsia="宋体" w:hAnsi="Times New Roman" w:cs="Times New Roman"/>
          <w:color w:val="000000"/>
        </w:rPr>
        <w:t>假设用孩子</w:t>
      </w:r>
      <w:r>
        <w:rPr>
          <w:rFonts w:ascii="Times New Roman" w:eastAsia="宋体" w:hAnsi="Times New Roman" w:cs="Times New Roman" w:hint="eastAsia"/>
          <w:color w:val="000000"/>
        </w:rPr>
        <w:t>-</w:t>
      </w:r>
      <w:r w:rsidRPr="00A96F03">
        <w:rPr>
          <w:rFonts w:ascii="Times New Roman" w:eastAsia="宋体" w:hAnsi="Times New Roman" w:cs="Times New Roman"/>
          <w:color w:val="000000"/>
        </w:rPr>
        <w:t>兄弟</w:t>
      </w:r>
      <w:r>
        <w:rPr>
          <w:rFonts w:ascii="Times New Roman" w:eastAsia="宋体" w:hAnsi="Times New Roman" w:cs="Times New Roman" w:hint="eastAsia"/>
          <w:color w:val="000000"/>
        </w:rPr>
        <w:t>表示法</w:t>
      </w:r>
      <w:r w:rsidRPr="00A96F03">
        <w:rPr>
          <w:rFonts w:ascii="Times New Roman" w:eastAsia="宋体" w:hAnsi="Times New Roman" w:cs="Times New Roman"/>
          <w:color w:val="000000"/>
        </w:rPr>
        <w:t>存储一个森林，</w:t>
      </w:r>
      <w:r>
        <w:rPr>
          <w:rFonts w:ascii="Times New Roman" w:eastAsia="宋体" w:hAnsi="Times New Roman" w:cs="Times New Roman" w:hint="eastAsia"/>
          <w:color w:val="000000"/>
        </w:rPr>
        <w:t>则</w:t>
      </w:r>
      <w:r w:rsidRPr="00A96F03">
        <w:rPr>
          <w:rFonts w:ascii="Times New Roman" w:eastAsia="宋体" w:hAnsi="Times New Roman" w:cs="Times New Roman"/>
          <w:color w:val="000000"/>
        </w:rPr>
        <w:t>森林进行</w:t>
      </w:r>
      <w:r>
        <w:rPr>
          <w:rFonts w:ascii="Times New Roman" w:eastAsia="宋体" w:hAnsi="Times New Roman" w:cs="Times New Roman" w:hint="eastAsia"/>
          <w:color w:val="000000"/>
        </w:rPr>
        <w:t>的</w:t>
      </w:r>
      <w:r w:rsidR="009F1590">
        <w:rPr>
          <w:rFonts w:ascii="Times New Roman" w:eastAsia="宋体" w:hAnsi="Times New Roman" w:cs="Times New Roman" w:hint="eastAsia"/>
          <w:color w:val="000000"/>
        </w:rPr>
        <w:t>后</w:t>
      </w:r>
      <w:r w:rsidRPr="00A96F03">
        <w:rPr>
          <w:rFonts w:ascii="Times New Roman" w:eastAsia="宋体" w:hAnsi="Times New Roman" w:cs="Times New Roman"/>
          <w:color w:val="000000"/>
        </w:rPr>
        <w:t>序遍历</w:t>
      </w:r>
      <w:r>
        <w:rPr>
          <w:rFonts w:ascii="Times New Roman" w:eastAsia="宋体" w:hAnsi="Times New Roman" w:cs="Times New Roman" w:hint="eastAsia"/>
          <w:color w:val="000000"/>
        </w:rPr>
        <w:t>，等同于</w:t>
      </w:r>
      <w:r w:rsidRPr="00A96F03">
        <w:rPr>
          <w:rFonts w:ascii="Times New Roman" w:eastAsia="宋体" w:hAnsi="Times New Roman" w:cs="Times New Roman"/>
          <w:color w:val="000000"/>
        </w:rPr>
        <w:t>对其孩子</w:t>
      </w:r>
      <w:r w:rsidR="009F1590">
        <w:rPr>
          <w:rFonts w:ascii="Times New Roman" w:eastAsia="宋体" w:hAnsi="Times New Roman" w:cs="Times New Roman" w:hint="eastAsia"/>
          <w:color w:val="000000"/>
        </w:rPr>
        <w:t>-</w:t>
      </w:r>
      <w:r w:rsidRPr="00A96F03">
        <w:rPr>
          <w:rFonts w:ascii="Times New Roman" w:eastAsia="宋体" w:hAnsi="Times New Roman" w:cs="Times New Roman"/>
          <w:color w:val="000000"/>
        </w:rPr>
        <w:t>兄弟链表进行</w:t>
      </w:r>
      <w:r>
        <w:rPr>
          <w:rFonts w:ascii="Times New Roman" w:eastAsia="宋体" w:hAnsi="Times New Roman" w:cs="Times New Roman" w:hint="eastAsia"/>
          <w:color w:val="000000"/>
        </w:rPr>
        <w:t>的</w:t>
      </w:r>
      <w:r w:rsidRPr="00C813BA">
        <w:rPr>
          <w:rFonts w:ascii="Times New Roman" w:eastAsia="宋体" w:hAnsi="Times New Roman" w:cs="Times New Roman"/>
          <w:color w:val="000000"/>
        </w:rPr>
        <w:t>___</w:t>
      </w:r>
      <w:r>
        <w:rPr>
          <w:rFonts w:ascii="Times New Roman" w:eastAsia="宋体" w:hAnsi="Times New Roman" w:cs="Times New Roman"/>
        </w:rPr>
        <w:t>__</w:t>
      </w:r>
      <w:r w:rsidRPr="00C813BA">
        <w:rPr>
          <w:rFonts w:ascii="Times New Roman" w:eastAsia="宋体" w:hAnsi="Times New Roman" w:cs="Times New Roman"/>
          <w:color w:val="000000"/>
        </w:rPr>
        <w:t>_____</w:t>
      </w:r>
      <w:r>
        <w:rPr>
          <w:rFonts w:ascii="Times New Roman" w:eastAsia="宋体" w:hAnsi="Times New Roman" w:cs="Times New Roman" w:hint="eastAsia"/>
          <w:color w:val="000000"/>
        </w:rPr>
        <w:t>。</w:t>
      </w:r>
    </w:p>
    <w:p w:rsidR="00BC0F94" w:rsidRPr="00196523" w:rsidRDefault="00BC0F94" w:rsidP="00BC0F94">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proofErr w:type="gramStart"/>
      <w:r w:rsidR="009F1590">
        <w:rPr>
          <w:rFonts w:ascii="Times New Roman" w:eastAsia="宋体" w:hAnsi="Times New Roman" w:cs="Times New Roman" w:hint="eastAsia"/>
          <w:color w:val="000000" w:themeColor="text1"/>
        </w:rPr>
        <w:t>中序遍历</w:t>
      </w:r>
      <w:proofErr w:type="gramEnd"/>
      <w:r w:rsidRPr="00196523">
        <w:rPr>
          <w:rFonts w:ascii="Times New Roman" w:eastAsia="宋体" w:hAnsi="Times New Roman" w:cs="Times New Roman" w:hint="eastAsia"/>
          <w:color w:val="000000" w:themeColor="text1"/>
        </w:rPr>
        <w:t>。</w:t>
      </w:r>
    </w:p>
    <w:p w:rsidR="00BC0F94" w:rsidRPr="00BC0F94" w:rsidRDefault="00BC0F94" w:rsidP="001C30E9">
      <w:pPr>
        <w:pStyle w:val="a3"/>
        <w:spacing w:line="240" w:lineRule="auto"/>
        <w:ind w:firstLineChars="0" w:firstLine="0"/>
        <w:rPr>
          <w:rFonts w:ascii="Times New Roman" w:eastAsia="宋体" w:hAnsi="Times New Roman" w:cs="Times New Roman"/>
          <w:color w:val="000000" w:themeColor="text1"/>
        </w:rPr>
      </w:pPr>
    </w:p>
    <w:p w:rsidR="004D0DD9" w:rsidRPr="00196523" w:rsidRDefault="00132C19"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w:t>
      </w:r>
      <w:r w:rsidR="004D0DD9" w:rsidRPr="00196523">
        <w:rPr>
          <w:rFonts w:ascii="Times New Roman" w:eastAsia="宋体" w:hAnsi="Times New Roman" w:cs="Times New Roman"/>
          <w:color w:val="000000" w:themeColor="text1"/>
        </w:rPr>
        <w:t>、</w:t>
      </w:r>
      <w:r w:rsidR="00316949" w:rsidRPr="00196523">
        <w:rPr>
          <w:rFonts w:ascii="Times New Roman" w:eastAsia="宋体" w:hAnsi="Times New Roman" w:cs="Times New Roman" w:hint="eastAsia"/>
          <w:color w:val="000000" w:themeColor="text1"/>
        </w:rPr>
        <w:t>解</w:t>
      </w:r>
      <w:r w:rsidR="004D0DD9" w:rsidRPr="00196523">
        <w:rPr>
          <w:rFonts w:ascii="Times New Roman" w:eastAsia="宋体" w:hAnsi="Times New Roman" w:cs="Times New Roman"/>
          <w:color w:val="000000" w:themeColor="text1"/>
        </w:rPr>
        <w:t>答题</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．请使用一棵树表示你所在学校的</w:t>
      </w:r>
      <w:r w:rsidR="00EC3023" w:rsidRPr="00196523">
        <w:rPr>
          <w:rFonts w:ascii="Times New Roman" w:eastAsia="宋体" w:hAnsi="Times New Roman" w:cs="Times New Roman" w:hint="eastAsia"/>
          <w:color w:val="000000" w:themeColor="text1"/>
        </w:rPr>
        <w:t>院系机构</w:t>
      </w:r>
      <w:r w:rsidRPr="00196523">
        <w:rPr>
          <w:rFonts w:ascii="Times New Roman" w:eastAsia="宋体" w:hAnsi="Times New Roman" w:cs="Times New Roman"/>
          <w:color w:val="000000" w:themeColor="text1"/>
        </w:rPr>
        <w:t>。</w:t>
      </w:r>
    </w:p>
    <w:p w:rsidR="005A658A"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EC3023" w:rsidRPr="00196523">
        <w:rPr>
          <w:rFonts w:ascii="Times New Roman" w:eastAsia="宋体" w:hAnsi="Times New Roman" w:cs="Times New Roman" w:hint="eastAsia"/>
          <w:color w:val="000000" w:themeColor="text1"/>
        </w:rPr>
        <w:t>一个学校的院系机构</w:t>
      </w:r>
      <w:r w:rsidR="005A658A" w:rsidRPr="00196523">
        <w:rPr>
          <w:rFonts w:ascii="Times New Roman" w:eastAsia="宋体" w:hAnsi="Times New Roman" w:cs="Times New Roman" w:hint="eastAsia"/>
          <w:color w:val="000000" w:themeColor="text1"/>
        </w:rPr>
        <w:t>数目众多，通常划分为专业院系、职能部门、直属单位及研究机构等几大类。每一类中选择一个单位，如图</w:t>
      </w:r>
      <w:r w:rsidR="005A658A"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5A5E0F">
        <w:rPr>
          <w:rFonts w:ascii="Times New Roman" w:eastAsia="宋体" w:hAnsi="Times New Roman" w:cs="Times New Roman"/>
          <w:color w:val="000000" w:themeColor="text1"/>
        </w:rPr>
        <w:t>10</w:t>
      </w:r>
      <w:r w:rsidR="005A658A" w:rsidRPr="00196523">
        <w:rPr>
          <w:rFonts w:ascii="Times New Roman" w:eastAsia="宋体" w:hAnsi="Times New Roman" w:cs="Times New Roman" w:hint="eastAsia"/>
          <w:color w:val="000000" w:themeColor="text1"/>
        </w:rPr>
        <w:t>所示。</w:t>
      </w: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479040" behindDoc="0" locked="0" layoutInCell="1" allowOverlap="1" wp14:anchorId="74FC1E76" wp14:editId="07299DFD">
                <wp:simplePos x="0" y="0"/>
                <wp:positionH relativeFrom="column">
                  <wp:posOffset>696342</wp:posOffset>
                </wp:positionH>
                <wp:positionV relativeFrom="paragraph">
                  <wp:posOffset>75104</wp:posOffset>
                </wp:positionV>
                <wp:extent cx="3795395" cy="2567305"/>
                <wp:effectExtent l="0" t="0" r="14605" b="4445"/>
                <wp:wrapNone/>
                <wp:docPr id="12369" name="Group 1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5395" cy="2567305"/>
                          <a:chOff x="1487" y="1750"/>
                          <a:chExt cx="5977" cy="4043"/>
                        </a:xfrm>
                      </wpg:grpSpPr>
                      <wpg:grpSp>
                        <wpg:cNvPr id="12370" name="组合 94"/>
                        <wpg:cNvGrpSpPr>
                          <a:grpSpLocks/>
                        </wpg:cNvGrpSpPr>
                        <wpg:grpSpPr bwMode="auto">
                          <a:xfrm>
                            <a:off x="1487" y="1750"/>
                            <a:ext cx="5977" cy="3626"/>
                            <a:chOff x="-900818" y="-128620"/>
                            <a:chExt cx="3795217" cy="2301578"/>
                          </a:xfrm>
                        </wpg:grpSpPr>
                        <wps:wsp>
                          <wps:cNvPr id="12372" name="Oval 7"/>
                          <wps:cNvSpPr>
                            <a:spLocks noChangeArrowheads="1"/>
                          </wps:cNvSpPr>
                          <wps:spPr bwMode="auto">
                            <a:xfrm>
                              <a:off x="385141" y="-128620"/>
                              <a:ext cx="1048067" cy="22352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学校</w:t>
                                </w:r>
                              </w:p>
                            </w:txbxContent>
                          </wps:txbx>
                          <wps:bodyPr rot="0" vert="horz" wrap="square" lIns="0" tIns="0" rIns="0" bIns="0" anchor="t" anchorCtr="0" upright="1">
                            <a:noAutofit/>
                          </wps:bodyPr>
                        </wps:wsp>
                        <wpg:grpSp>
                          <wpg:cNvPr id="12375" name="组合 85"/>
                          <wpg:cNvGrpSpPr>
                            <a:grpSpLocks/>
                          </wpg:cNvGrpSpPr>
                          <wpg:grpSpPr bwMode="auto">
                            <a:xfrm>
                              <a:off x="-900818" y="411009"/>
                              <a:ext cx="3795217" cy="1761949"/>
                              <a:chOff x="-901362" y="17313"/>
                              <a:chExt cx="3797508" cy="1762456"/>
                            </a:xfrm>
                          </wpg:grpSpPr>
                          <wpg:grpSp>
                            <wpg:cNvPr id="12377" name="组合 66"/>
                            <wpg:cNvGrpSpPr>
                              <a:grpSpLocks/>
                            </wpg:cNvGrpSpPr>
                            <wpg:grpSpPr bwMode="auto">
                              <a:xfrm>
                                <a:off x="-816852" y="458327"/>
                                <a:ext cx="3540052" cy="1321442"/>
                                <a:chOff x="-1237805" y="724"/>
                                <a:chExt cx="5364373" cy="199992"/>
                              </a:xfrm>
                            </wpg:grpSpPr>
                            <wps:wsp>
                              <wps:cNvPr id="282" name="Oval 12"/>
                              <wps:cNvSpPr>
                                <a:spLocks noChangeArrowheads="1"/>
                              </wps:cNvSpPr>
                              <wps:spPr bwMode="auto">
                                <a:xfrm>
                                  <a:off x="-1237805" y="3265"/>
                                  <a:ext cx="453422" cy="19669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计算机专业</w:t>
                                    </w:r>
                                  </w:p>
                                </w:txbxContent>
                              </wps:txbx>
                              <wps:bodyPr rot="0" vert="horz" wrap="square" lIns="0" tIns="0" rIns="0" bIns="0" anchor="t" anchorCtr="0" upright="1">
                                <a:noAutofit/>
                              </wps:bodyPr>
                            </wps:wsp>
                            <wps:wsp>
                              <wps:cNvPr id="283" name="Oval 12"/>
                              <wps:cNvSpPr>
                                <a:spLocks noChangeArrowheads="1"/>
                              </wps:cNvSpPr>
                              <wps:spPr bwMode="auto">
                                <a:xfrm>
                                  <a:off x="-739819" y="1517"/>
                                  <a:ext cx="453456" cy="198441"/>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630DB" w:rsidRDefault="008E537A" w:rsidP="005630DB">
                                    <w:pPr>
                                      <w:pStyle w:val="a6"/>
                                      <w:ind w:firstLineChars="0" w:firstLine="0"/>
                                      <w:rPr>
                                        <w:rFonts w:ascii="Times New Roman" w:eastAsia="宋体" w:hAnsi="Times New Roman" w:cs="Times New Roman"/>
                                        <w:b w:val="0"/>
                                        <w:szCs w:val="18"/>
                                      </w:rPr>
                                    </w:pPr>
                                    <w:r w:rsidRPr="005630DB">
                                      <w:rPr>
                                        <w:rFonts w:ascii="Times New Roman" w:eastAsia="宋体" w:hAnsi="Times New Roman" w:cs="Times New Roman" w:hint="eastAsia"/>
                                        <w:b w:val="0"/>
                                        <w:szCs w:val="18"/>
                                      </w:rPr>
                                      <w:t>网络安全专业</w:t>
                                    </w:r>
                                  </w:p>
                                </w:txbxContent>
                              </wps:txbx>
                              <wps:bodyPr rot="0" vert="horz" wrap="square" lIns="0" tIns="0" rIns="0" bIns="0" anchor="t" anchorCtr="0" upright="1">
                                <a:noAutofit/>
                              </wps:bodyPr>
                            </wps:wsp>
                            <wps:wsp>
                              <wps:cNvPr id="261" name="Oval 12"/>
                              <wps:cNvSpPr>
                                <a:spLocks noChangeArrowheads="1"/>
                              </wps:cNvSpPr>
                              <wps:spPr bwMode="auto">
                                <a:xfrm>
                                  <a:off x="194060" y="4023"/>
                                  <a:ext cx="453422" cy="19669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教学管理科</w:t>
                                    </w:r>
                                  </w:p>
                                </w:txbxContent>
                              </wps:txbx>
                              <wps:bodyPr rot="0" vert="horz" wrap="square" lIns="0" tIns="0" rIns="0" bIns="0" anchor="t" anchorCtr="0" upright="1">
                                <a:noAutofit/>
                              </wps:bodyPr>
                            </wps:wsp>
                            <wps:wsp>
                              <wps:cNvPr id="262" name="Oval 12"/>
                              <wps:cNvSpPr>
                                <a:spLocks noChangeArrowheads="1"/>
                              </wps:cNvSpPr>
                              <wps:spPr bwMode="auto">
                                <a:xfrm>
                                  <a:off x="692046" y="2275"/>
                                  <a:ext cx="453455" cy="198441"/>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A658A">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学籍管理科</w:t>
                                    </w:r>
                                  </w:p>
                                  <w:p w:rsidR="008E537A" w:rsidRPr="005630DB" w:rsidRDefault="008E537A" w:rsidP="005630DB">
                                    <w:pPr>
                                      <w:pStyle w:val="a6"/>
                                      <w:ind w:firstLineChars="0" w:firstLine="0"/>
                                      <w:rPr>
                                        <w:rFonts w:ascii="Times New Roman" w:eastAsia="宋体" w:hAnsi="Times New Roman" w:cs="Times New Roman"/>
                                        <w:b w:val="0"/>
                                        <w:szCs w:val="18"/>
                                      </w:rPr>
                                    </w:pPr>
                                  </w:p>
                                </w:txbxContent>
                              </wps:txbx>
                              <wps:bodyPr rot="0" vert="horz" wrap="square" lIns="0" tIns="0" rIns="0" bIns="0" anchor="t" anchorCtr="0" upright="1">
                                <a:noAutofit/>
                              </wps:bodyPr>
                            </wps:wsp>
                            <wps:wsp>
                              <wps:cNvPr id="266" name="Oval 12"/>
                              <wps:cNvSpPr>
                                <a:spLocks noChangeArrowheads="1"/>
                              </wps:cNvSpPr>
                              <wps:spPr bwMode="auto">
                                <a:xfrm>
                                  <a:off x="1561468" y="4023"/>
                                  <a:ext cx="453423" cy="19669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多媒体服务部</w:t>
                                    </w:r>
                                  </w:p>
                                </w:txbxContent>
                              </wps:txbx>
                              <wps:bodyPr rot="0" vert="horz" wrap="square" lIns="0" tIns="0" rIns="0" bIns="0" anchor="t" anchorCtr="0" upright="1">
                                <a:noAutofit/>
                              </wps:bodyPr>
                            </wps:wsp>
                            <wps:wsp>
                              <wps:cNvPr id="267" name="Oval 12"/>
                              <wps:cNvSpPr>
                                <a:spLocks noChangeArrowheads="1"/>
                              </wps:cNvSpPr>
                              <wps:spPr bwMode="auto">
                                <a:xfrm>
                                  <a:off x="2059453" y="2275"/>
                                  <a:ext cx="453455" cy="198441"/>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630DB"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古籍特藏部</w:t>
                                    </w:r>
                                  </w:p>
                                </w:txbxContent>
                              </wps:txbx>
                              <wps:bodyPr rot="0" vert="horz" wrap="square" lIns="0" tIns="0" rIns="0" bIns="0" anchor="t" anchorCtr="0" upright="1">
                                <a:noAutofit/>
                              </wps:bodyPr>
                            </wps:wsp>
                            <wps:wsp>
                              <wps:cNvPr id="271" name="Oval 12"/>
                              <wps:cNvSpPr>
                                <a:spLocks noChangeArrowheads="1"/>
                              </wps:cNvSpPr>
                              <wps:spPr bwMode="auto">
                                <a:xfrm>
                                  <a:off x="3175129" y="2471"/>
                                  <a:ext cx="453423" cy="19669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理论物理室</w:t>
                                    </w:r>
                                  </w:p>
                                </w:txbxContent>
                              </wps:txbx>
                              <wps:bodyPr rot="0" vert="horz" wrap="square" lIns="0" tIns="0" rIns="0" bIns="0" anchor="t" anchorCtr="0" upright="1">
                                <a:noAutofit/>
                              </wps:bodyPr>
                            </wps:wsp>
                            <wps:wsp>
                              <wps:cNvPr id="272" name="Oval 12"/>
                              <wps:cNvSpPr>
                                <a:spLocks noChangeArrowheads="1"/>
                              </wps:cNvSpPr>
                              <wps:spPr bwMode="auto">
                                <a:xfrm>
                                  <a:off x="3673115" y="724"/>
                                  <a:ext cx="453453" cy="198441"/>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630DB"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微分几何室</w:t>
                                    </w:r>
                                  </w:p>
                                </w:txbxContent>
                              </wps:txbx>
                              <wps:bodyPr rot="0" vert="horz" wrap="square" lIns="0" tIns="0" rIns="0" bIns="0" anchor="t" anchorCtr="0" upright="1">
                                <a:noAutofit/>
                              </wps:bodyPr>
                            </wps:wsp>
                          </wpg:grpSp>
                          <wpg:grpSp>
                            <wpg:cNvPr id="12381" name="组合 76"/>
                            <wpg:cNvGrpSpPr>
                              <a:grpSpLocks/>
                            </wpg:cNvGrpSpPr>
                            <wpg:grpSpPr bwMode="auto">
                              <a:xfrm>
                                <a:off x="-660211" y="258682"/>
                                <a:ext cx="3235525" cy="224694"/>
                                <a:chOff x="-813830" y="42883"/>
                                <a:chExt cx="3235525" cy="224694"/>
                              </a:xfrm>
                            </wpg:grpSpPr>
                            <wps:wsp>
                              <wps:cNvPr id="285" name="直接连接符 63"/>
                              <wps:cNvCnPr>
                                <a:cxnSpLocks noChangeShapeType="1"/>
                              </wps:cNvCnPr>
                              <wps:spPr bwMode="auto">
                                <a:xfrm flipH="1">
                                  <a:off x="-813830" y="48124"/>
                                  <a:ext cx="0" cy="194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89" name="直接连接符 63"/>
                              <wps:cNvCnPr>
                                <a:cxnSpLocks noChangeShapeType="1"/>
                              </wps:cNvCnPr>
                              <wps:spPr bwMode="auto">
                                <a:xfrm flipH="1">
                                  <a:off x="-490484" y="53135"/>
                                  <a:ext cx="4505" cy="20442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3" name="直接连接符 63"/>
                              <wps:cNvCnPr>
                                <a:cxnSpLocks noChangeShapeType="1"/>
                              </wps:cNvCnPr>
                              <wps:spPr bwMode="auto">
                                <a:xfrm flipH="1">
                                  <a:off x="131085" y="53135"/>
                                  <a:ext cx="0" cy="194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4" name="直接连接符 63"/>
                              <wps:cNvCnPr>
                                <a:cxnSpLocks noChangeShapeType="1"/>
                              </wps:cNvCnPr>
                              <wps:spPr bwMode="auto">
                                <a:xfrm>
                                  <a:off x="454430" y="53135"/>
                                  <a:ext cx="0" cy="2144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直接连接符 63"/>
                              <wps:cNvCnPr>
                                <a:cxnSpLocks noChangeShapeType="1"/>
                              </wps:cNvCnPr>
                              <wps:spPr bwMode="auto">
                                <a:xfrm flipH="1">
                                  <a:off x="1033464" y="53135"/>
                                  <a:ext cx="0" cy="194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直接连接符 63"/>
                              <wps:cNvCnPr>
                                <a:cxnSpLocks noChangeShapeType="1"/>
                              </wps:cNvCnPr>
                              <wps:spPr bwMode="auto">
                                <a:xfrm>
                                  <a:off x="1356808" y="53135"/>
                                  <a:ext cx="0" cy="2144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直接连接符 63"/>
                              <wps:cNvCnPr>
                                <a:cxnSpLocks noChangeShapeType="1"/>
                              </wps:cNvCnPr>
                              <wps:spPr bwMode="auto">
                                <a:xfrm flipH="1">
                                  <a:off x="2098351" y="42883"/>
                                  <a:ext cx="0" cy="194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直接连接符 63"/>
                              <wps:cNvCnPr>
                                <a:cxnSpLocks noChangeShapeType="1"/>
                              </wps:cNvCnPr>
                              <wps:spPr bwMode="auto">
                                <a:xfrm>
                                  <a:off x="2421695" y="42884"/>
                                  <a:ext cx="0" cy="2144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81" name="Oval 12"/>
                            <wps:cNvSpPr>
                              <a:spLocks noChangeArrowheads="1"/>
                            </wps:cNvSpPr>
                            <wps:spPr bwMode="auto">
                              <a:xfrm>
                                <a:off x="-901362" y="22554"/>
                                <a:ext cx="856241" cy="24638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计算机学院</w:t>
                                  </w:r>
                                </w:p>
                              </w:txbxContent>
                            </wps:txbx>
                            <wps:bodyPr rot="0" vert="horz" wrap="square" lIns="0" tIns="0" rIns="0" bIns="0" anchor="t" anchorCtr="0" upright="1">
                              <a:noAutofit/>
                            </wps:bodyPr>
                          </wps:wsp>
                          <wps:wsp>
                            <wps:cNvPr id="265" name="Oval 12"/>
                            <wps:cNvSpPr>
                              <a:spLocks noChangeArrowheads="1"/>
                            </wps:cNvSpPr>
                            <wps:spPr bwMode="auto">
                              <a:xfrm>
                                <a:off x="43553" y="27565"/>
                                <a:ext cx="856241" cy="24638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教务部</w:t>
                                  </w:r>
                                </w:p>
                              </w:txbxContent>
                            </wps:txbx>
                            <wps:bodyPr rot="0" vert="horz" wrap="square" lIns="0" tIns="0" rIns="0" bIns="0" anchor="t" anchorCtr="0" upright="1">
                              <a:noAutofit/>
                            </wps:bodyPr>
                          </wps:wsp>
                          <wps:wsp>
                            <wps:cNvPr id="270" name="Oval 12"/>
                            <wps:cNvSpPr>
                              <a:spLocks noChangeArrowheads="1"/>
                            </wps:cNvSpPr>
                            <wps:spPr bwMode="auto">
                              <a:xfrm>
                                <a:off x="945931" y="27565"/>
                                <a:ext cx="856241" cy="24638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图书馆</w:t>
                                  </w:r>
                                </w:p>
                              </w:txbxContent>
                            </wps:txbx>
                            <wps:bodyPr rot="0" vert="horz" wrap="square" lIns="0" tIns="0" rIns="0" bIns="0" anchor="t" anchorCtr="0" upright="1">
                              <a:noAutofit/>
                            </wps:bodyPr>
                          </wps:wsp>
                          <wps:wsp>
                            <wps:cNvPr id="275" name="Oval 12"/>
                            <wps:cNvSpPr>
                              <a:spLocks noChangeArrowheads="1"/>
                            </wps:cNvSpPr>
                            <wps:spPr bwMode="auto">
                              <a:xfrm>
                                <a:off x="1868362" y="17313"/>
                                <a:ext cx="1027784" cy="24638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b w:val="0"/>
                                      <w:szCs w:val="18"/>
                                    </w:rPr>
                                    <w:t>数学</w:t>
                                  </w:r>
                                  <w:r>
                                    <w:rPr>
                                      <w:rFonts w:ascii="Times New Roman" w:eastAsia="宋体" w:hAnsi="Times New Roman" w:cs="Times New Roman" w:hint="eastAsia"/>
                                      <w:b w:val="0"/>
                                      <w:szCs w:val="18"/>
                                    </w:rPr>
                                    <w:t>研究所</w:t>
                                  </w:r>
                                </w:p>
                              </w:txbxContent>
                            </wps:txbx>
                            <wps:bodyPr rot="0" vert="horz" wrap="square" lIns="0" tIns="0" rIns="0" bIns="0" anchor="t" anchorCtr="0" upright="1">
                              <a:noAutofit/>
                            </wps:bodyPr>
                          </wps:wsp>
                        </wpg:grpSp>
                        <wps:wsp>
                          <wps:cNvPr id="288" name="直接连接符 53"/>
                          <wps:cNvCnPr>
                            <a:cxnSpLocks noChangeShapeType="1"/>
                            <a:stCxn id="12372" idx="3"/>
                            <a:endCxn id="281" idx="0"/>
                          </wps:cNvCnPr>
                          <wps:spPr bwMode="auto">
                            <a:xfrm flipH="1">
                              <a:off x="-472955" y="62167"/>
                              <a:ext cx="1011582" cy="35408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直接连接符 53"/>
                          <wps:cNvCnPr>
                            <a:cxnSpLocks noChangeShapeType="1"/>
                            <a:endCxn id="265" idx="0"/>
                          </wps:cNvCnPr>
                          <wps:spPr bwMode="auto">
                            <a:xfrm flipH="1">
                              <a:off x="471390" y="91749"/>
                              <a:ext cx="228543" cy="3295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直接连接符 53"/>
                          <wps:cNvCnPr>
                            <a:cxnSpLocks noChangeShapeType="1"/>
                          </wps:cNvCnPr>
                          <wps:spPr bwMode="auto">
                            <a:xfrm>
                              <a:off x="1037540" y="94900"/>
                              <a:ext cx="228543" cy="3295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直接连接符 53"/>
                          <wps:cNvCnPr>
                            <a:cxnSpLocks noChangeShapeType="1"/>
                          </wps:cNvCnPr>
                          <wps:spPr bwMode="auto">
                            <a:xfrm>
                              <a:off x="1288121" y="56927"/>
                              <a:ext cx="1011582" cy="35408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407" name="Text Box 3"/>
                        <wps:cNvSpPr txBox="1">
                          <a:spLocks noChangeArrowheads="1"/>
                        </wps:cNvSpPr>
                        <wps:spPr bwMode="auto">
                          <a:xfrm>
                            <a:off x="2897" y="5549"/>
                            <a:ext cx="318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CC1202" w:rsidRDefault="008E537A" w:rsidP="005630DB">
                              <w:pPr>
                                <w:pStyle w:val="a6"/>
                                <w:ind w:firstLineChars="0" w:firstLine="0"/>
                                <w:rPr>
                                  <w:rFonts w:ascii="Times New Roman" w:eastAsia="宋体" w:hAnsi="Times New Roman" w:cs="Times New Roman"/>
                                  <w:b w:val="0"/>
                                  <w:szCs w:val="18"/>
                                </w:rPr>
                              </w:pPr>
                              <w:r w:rsidRPr="00EE3A9A">
                                <w:rPr>
                                  <w:rFonts w:ascii="Times New Roman" w:eastAsia="宋体" w:hAnsi="Times New Roman" w:cs="Times New Roman"/>
                                  <w:b w:val="0"/>
                                  <w:szCs w:val="18"/>
                                </w:rPr>
                                <w:t>图</w:t>
                              </w:r>
                              <w:r>
                                <w:rPr>
                                  <w:rFonts w:ascii="Times New Roman" w:eastAsia="宋体" w:hAnsi="Times New Roman" w:cs="Times New Roman"/>
                                  <w:b w:val="0"/>
                                  <w:szCs w:val="18"/>
                                </w:rPr>
                                <w:t>5-10</w:t>
                              </w:r>
                              <w:r w:rsidRPr="00CC1202">
                                <w:rPr>
                                  <w:rFonts w:ascii="Times New Roman" w:eastAsia="宋体" w:hAnsi="Times New Roman" w:cs="Times New Roman"/>
                                  <w:b w:val="0"/>
                                  <w:szCs w:val="18"/>
                                </w:rPr>
                                <w:t xml:space="preserve"> </w:t>
                              </w:r>
                              <w:r>
                                <w:rPr>
                                  <w:rFonts w:ascii="Times New Roman" w:eastAsia="宋体" w:hAnsi="Times New Roman" w:cs="Times New Roman"/>
                                  <w:b w:val="0"/>
                                  <w:szCs w:val="18"/>
                                </w:rPr>
                                <w:t>一</w:t>
                              </w:r>
                              <w:r>
                                <w:rPr>
                                  <w:rFonts w:ascii="Times New Roman" w:eastAsia="宋体" w:hAnsi="Times New Roman" w:cs="Times New Roman" w:hint="eastAsia"/>
                                  <w:b w:val="0"/>
                                  <w:szCs w:val="18"/>
                                </w:rPr>
                                <w:t>个学校的院系机构</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C1E76" id="Group 11400" o:spid="_x0000_s1405" style="position:absolute;left:0;text-align:left;margin-left:54.85pt;margin-top:5.9pt;width:298.85pt;height:202.15pt;z-index:251479040" coordorigin="1487,1750" coordsize="5977,4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">
                <v:group id="组合 94" o:spid="_x0000_s1406" style="position:absolute;left:1487;top:1750;width:5977;height:3626" coordorigin="-9008,-1286" coordsize="37952,2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">
                  <v:oval id="Oval 7" o:spid="_x0000_s1407" style="position:absolute;left:3851;top:-1286;width:1048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学校</w:t>
                          </w:r>
                        </w:p>
                      </w:txbxContent>
                    </v:textbox>
                  </v:oval>
                  <v:group id="组合 85" o:spid="_x0000_s1408" style="position:absolute;left:-9008;top:4110;width:37951;height:17619" coordorigin="-9013,173" coordsize="37975,1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">
                    <v:group id="组合 66" o:spid="_x0000_s1409" style="position:absolute;left:-8168;top:4583;width:35400;height:13214" coordorigin="-12378,7" coordsize="53643,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">
                      <v:oval id="Oval 12" o:spid="_x0000_s1410" style="position:absolute;left:-12378;top:32;width:4535;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计算机专业</w:t>
                              </w:r>
                            </w:p>
                          </w:txbxContent>
                        </v:textbox>
                      </v:oval>
                      <v:oval id="Oval 12" o:spid="_x0000_s1411" style="position:absolute;left:-7398;top:15;width:453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" filled="f" strokeweight="1pt">
                        <v:textbox inset="0,0,0,0">
                          <w:txbxContent>
                            <w:p w:rsidR="008E537A" w:rsidRPr="005630DB" w:rsidRDefault="008E537A" w:rsidP="005630DB">
                              <w:pPr>
                                <w:pStyle w:val="a6"/>
                                <w:ind w:firstLineChars="0" w:firstLine="0"/>
                                <w:rPr>
                                  <w:rFonts w:ascii="Times New Roman" w:eastAsia="宋体" w:hAnsi="Times New Roman" w:cs="Times New Roman"/>
                                  <w:b w:val="0"/>
                                  <w:szCs w:val="18"/>
                                </w:rPr>
                              </w:pPr>
                              <w:r w:rsidRPr="005630DB">
                                <w:rPr>
                                  <w:rFonts w:ascii="Times New Roman" w:eastAsia="宋体" w:hAnsi="Times New Roman" w:cs="Times New Roman" w:hint="eastAsia"/>
                                  <w:b w:val="0"/>
                                  <w:szCs w:val="18"/>
                                </w:rPr>
                                <w:t>网络安全专业</w:t>
                              </w:r>
                            </w:p>
                          </w:txbxContent>
                        </v:textbox>
                      </v:oval>
                      <v:oval id="Oval 12" o:spid="_x0000_s1412" style="position:absolute;left:1940;top:40;width:453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教学管理科</w:t>
                              </w:r>
                            </w:p>
                          </w:txbxContent>
                        </v:textbox>
                      </v:oval>
                      <v:oval id="Oval 12" o:spid="_x0000_s1413" style="position:absolute;left:6920;top:22;width:453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" filled="f" strokeweight="1pt">
                        <v:textbox inset="0,0,0,0">
                          <w:txbxContent>
                            <w:p w:rsidR="008E537A" w:rsidRPr="00683E69" w:rsidRDefault="008E537A" w:rsidP="005A658A">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学籍管理科</w:t>
                              </w:r>
                            </w:p>
                            <w:p w:rsidR="008E537A" w:rsidRPr="005630DB" w:rsidRDefault="008E537A" w:rsidP="005630DB">
                              <w:pPr>
                                <w:pStyle w:val="a6"/>
                                <w:ind w:firstLineChars="0" w:firstLine="0"/>
                                <w:rPr>
                                  <w:rFonts w:ascii="Times New Roman" w:eastAsia="宋体" w:hAnsi="Times New Roman" w:cs="Times New Roman"/>
                                  <w:b w:val="0"/>
                                  <w:szCs w:val="18"/>
                                </w:rPr>
                              </w:pPr>
                            </w:p>
                          </w:txbxContent>
                        </v:textbox>
                      </v:oval>
                      <v:oval id="Oval 12" o:spid="_x0000_s1414" style="position:absolute;left:15614;top:40;width:453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多媒体服务部</w:t>
                              </w:r>
                            </w:p>
                          </w:txbxContent>
                        </v:textbox>
                      </v:oval>
                      <v:oval id="Oval 12" o:spid="_x0000_s1415" style="position:absolute;left:20594;top:22;width:453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" filled="f" strokeweight="1pt">
                        <v:textbox inset="0,0,0,0">
                          <w:txbxContent>
                            <w:p w:rsidR="008E537A" w:rsidRPr="005630DB"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古籍特藏部</w:t>
                              </w:r>
                            </w:p>
                          </w:txbxContent>
                        </v:textbox>
                      </v:oval>
                      <v:oval id="Oval 12" o:spid="_x0000_s1416" style="position:absolute;left:31751;top:24;width:453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理论物理室</w:t>
                              </w:r>
                            </w:p>
                          </w:txbxContent>
                        </v:textbox>
                      </v:oval>
                      <v:oval id="Oval 12" o:spid="_x0000_s1417" style="position:absolute;left:36731;top:7;width:453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" filled="f" strokeweight="1pt">
                        <v:textbox inset="0,0,0,0">
                          <w:txbxContent>
                            <w:p w:rsidR="008E537A" w:rsidRPr="005630DB"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微分几何室</w:t>
                              </w:r>
                            </w:p>
                          </w:txbxContent>
                        </v:textbox>
                      </v:oval>
                    </v:group>
                    <v:group id="组合 76" o:spid="_x0000_s1418" style="position:absolute;left:-6602;top:2586;width:32355;height:2247" coordorigin="-8138,428" coordsize="3235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">
                      <v:line id="直接连接符 63" o:spid="_x0000_s1419" style="position:absolute;flip:x;visibility:visible;mso-wrap-style:square" from="-8138,481" to="-8138,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" strokeweight="1pt">
                        <v:stroke joinstyle="miter"/>
                      </v:line>
                      <v:line id="直接连接符 63" o:spid="_x0000_s1420" style="position:absolute;flip:x;visibility:visible;mso-wrap-style:square" from="-4904,531" to="-4859,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" strokeweight="1pt">
                        <v:stroke joinstyle="miter"/>
                      </v:line>
                      <v:line id="直接连接符 63" o:spid="_x0000_s1421" style="position:absolute;flip:x;visibility:visible;mso-wrap-style:square" from="1310,531" to="1310,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" strokeweight="1pt">
                        <v:stroke joinstyle="miter"/>
                      </v:line>
                      <v:line id="直接连接符 63" o:spid="_x0000_s1422" style="position:absolute;visibility:visible;mso-wrap-style:square" from="4544,531" to="454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" strokeweight="1pt">
                        <v:stroke joinstyle="miter"/>
                      </v:line>
                      <v:line id="直接连接符 63" o:spid="_x0000_s1423" style="position:absolute;flip:x;visibility:visible;mso-wrap-style:square" from="10334,531" to="10334,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" strokeweight="1pt">
                        <v:stroke joinstyle="miter"/>
                      </v:line>
                      <v:line id="直接连接符 63" o:spid="_x0000_s1424" style="position:absolute;visibility:visible;mso-wrap-style:square" from="13568,531" to="13568,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" strokeweight="1pt">
                        <v:stroke joinstyle="miter"/>
                      </v:line>
                      <v:line id="直接连接符 63" o:spid="_x0000_s1425" style="position:absolute;flip:x;visibility:visible;mso-wrap-style:square" from="20983,428" to="2098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" strokeweight="1pt">
                        <v:stroke joinstyle="miter"/>
                      </v:line>
                      <v:line id="直接连接符 63" o:spid="_x0000_s1426" style="position:absolute;visibility:visible;mso-wrap-style:square" from="24216,428" to="24216,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" strokeweight="1pt">
                        <v:stroke joinstyle="miter"/>
                      </v:line>
                    </v:group>
                    <v:oval id="Oval 12" o:spid="_x0000_s1427" style="position:absolute;left:-9013;top:225;width:856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计算机学院</w:t>
                            </w:r>
                          </w:p>
                        </w:txbxContent>
                      </v:textbox>
                    </v:oval>
                    <v:oval id="Oval 12" o:spid="_x0000_s1428" style="position:absolute;left:435;top:275;width:856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教务部</w:t>
                            </w:r>
                          </w:p>
                        </w:txbxContent>
                      </v:textbox>
                    </v:oval>
                    <v:oval id="Oval 12" o:spid="_x0000_s1429" style="position:absolute;left:9459;top:275;width:856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hint="eastAsia"/>
                                <w:b w:val="0"/>
                                <w:szCs w:val="18"/>
                              </w:rPr>
                              <w:t>图书馆</w:t>
                            </w:r>
                          </w:p>
                        </w:txbxContent>
                      </v:textbox>
                    </v:oval>
                    <v:oval id="Oval 12" o:spid="_x0000_s1430" style="position:absolute;left:18683;top:173;width:1027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" filled="f" strokeweight="1pt">
                      <v:textbox inset="0,0,0,0">
                        <w:txbxContent>
                          <w:p w:rsidR="008E537A" w:rsidRPr="00683E69" w:rsidRDefault="008E537A" w:rsidP="005630DB">
                            <w:pPr>
                              <w:pStyle w:val="a6"/>
                              <w:ind w:firstLineChars="0" w:firstLine="0"/>
                              <w:rPr>
                                <w:rFonts w:ascii="Times New Roman" w:eastAsia="宋体" w:hAnsi="Times New Roman" w:cs="Times New Roman"/>
                                <w:b w:val="0"/>
                                <w:szCs w:val="18"/>
                              </w:rPr>
                            </w:pPr>
                            <w:r>
                              <w:rPr>
                                <w:rFonts w:ascii="Times New Roman" w:eastAsia="宋体" w:hAnsi="Times New Roman" w:cs="Times New Roman"/>
                                <w:b w:val="0"/>
                                <w:szCs w:val="18"/>
                              </w:rPr>
                              <w:t>数学</w:t>
                            </w:r>
                            <w:r>
                              <w:rPr>
                                <w:rFonts w:ascii="Times New Roman" w:eastAsia="宋体" w:hAnsi="Times New Roman" w:cs="Times New Roman" w:hint="eastAsia"/>
                                <w:b w:val="0"/>
                                <w:szCs w:val="18"/>
                              </w:rPr>
                              <w:t>研究所</w:t>
                            </w:r>
                          </w:p>
                        </w:txbxContent>
                      </v:textbox>
                    </v:oval>
                  </v:group>
                  <v:line id="直接连接符 53" o:spid="_x0000_s1431" style="position:absolute;flip:x;visibility:visible;mso-wrap-style:square" from="-4729,621" to="5386,4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" strokeweight="1pt">
                    <v:stroke joinstyle="miter"/>
                  </v:line>
                  <v:line id="直接连接符 53" o:spid="_x0000_s1432" style="position:absolute;flip:x;visibility:visible;mso-wrap-style:square" from="4713,917" to="6999,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" strokeweight="1pt">
                    <v:stroke joinstyle="miter"/>
                  </v:line>
                  <v:line id="直接连接符 53" o:spid="_x0000_s1433" style="position:absolute;visibility:visible;mso-wrap-style:square" from="10375,949" to="12660,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" strokeweight="1pt">
                    <v:stroke joinstyle="miter"/>
                  </v:line>
                  <v:line id="直接连接符 53" o:spid="_x0000_s1434" style="position:absolute;visibility:visible;mso-wrap-style:square" from="12881,569" to="22997,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" strokeweight="1pt">
                    <v:stroke joinstyle="miter"/>
                  </v:line>
                </v:group>
                <v:shape id="Text Box 3" o:spid="_x0000_s1435" type="#_x0000_t202" style="position:absolute;left:2897;top:5549;width:318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" filled="f" stroked="f">
                  <v:textbox inset="0,0,0,0">
                    <w:txbxContent>
                      <w:p w:rsidR="008E537A" w:rsidRPr="00CC1202" w:rsidRDefault="008E537A" w:rsidP="005630DB">
                        <w:pPr>
                          <w:pStyle w:val="a6"/>
                          <w:ind w:firstLineChars="0" w:firstLine="0"/>
                          <w:rPr>
                            <w:rFonts w:ascii="Times New Roman" w:eastAsia="宋体" w:hAnsi="Times New Roman" w:cs="Times New Roman"/>
                            <w:b w:val="0"/>
                            <w:szCs w:val="18"/>
                          </w:rPr>
                        </w:pPr>
                        <w:r w:rsidRPr="00EE3A9A">
                          <w:rPr>
                            <w:rFonts w:ascii="Times New Roman" w:eastAsia="宋体" w:hAnsi="Times New Roman" w:cs="Times New Roman"/>
                            <w:b w:val="0"/>
                            <w:szCs w:val="18"/>
                          </w:rPr>
                          <w:t>图</w:t>
                        </w:r>
                        <w:r>
                          <w:rPr>
                            <w:rFonts w:ascii="Times New Roman" w:eastAsia="宋体" w:hAnsi="Times New Roman" w:cs="Times New Roman"/>
                            <w:b w:val="0"/>
                            <w:szCs w:val="18"/>
                          </w:rPr>
                          <w:t>5-10</w:t>
                        </w:r>
                        <w:r w:rsidRPr="00CC1202">
                          <w:rPr>
                            <w:rFonts w:ascii="Times New Roman" w:eastAsia="宋体" w:hAnsi="Times New Roman" w:cs="Times New Roman"/>
                            <w:b w:val="0"/>
                            <w:szCs w:val="18"/>
                          </w:rPr>
                          <w:t xml:space="preserve"> </w:t>
                        </w:r>
                        <w:r>
                          <w:rPr>
                            <w:rFonts w:ascii="Times New Roman" w:eastAsia="宋体" w:hAnsi="Times New Roman" w:cs="Times New Roman"/>
                            <w:b w:val="0"/>
                            <w:szCs w:val="18"/>
                          </w:rPr>
                          <w:t>一</w:t>
                        </w:r>
                        <w:r>
                          <w:rPr>
                            <w:rFonts w:ascii="Times New Roman" w:eastAsia="宋体" w:hAnsi="Times New Roman" w:cs="Times New Roman" w:hint="eastAsia"/>
                            <w:b w:val="0"/>
                            <w:szCs w:val="18"/>
                          </w:rPr>
                          <w:t>个学校的院系机构</w:t>
                        </w:r>
                      </w:p>
                    </w:txbxContent>
                  </v:textbox>
                </v:shape>
              </v:group>
            </w:pict>
          </mc:Fallback>
        </mc:AlternateContent>
      </w: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5630DB" w:rsidRPr="00196523" w:rsidRDefault="005630DB" w:rsidP="001C30E9">
      <w:pPr>
        <w:ind w:left="315" w:hangingChars="150" w:hanging="315"/>
        <w:rPr>
          <w:rFonts w:ascii="Times New Roman" w:eastAsia="宋体" w:hAnsi="Times New Roman" w:cs="Times New Roman"/>
          <w:color w:val="000000" w:themeColor="text1"/>
        </w:rPr>
      </w:pP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004964C5" w:rsidRPr="00196523">
        <w:rPr>
          <w:rFonts w:ascii="Times New Roman" w:eastAsia="宋体" w:hAnsi="Times New Roman" w:cs="Times New Roman" w:hint="eastAsia"/>
          <w:color w:val="000000" w:themeColor="text1"/>
        </w:rPr>
        <w:t>当使用一棵树描述</w:t>
      </w:r>
      <w:r w:rsidR="004964C5" w:rsidRPr="00196523">
        <w:rPr>
          <w:rFonts w:ascii="Times New Roman" w:eastAsia="宋体" w:hAnsi="Times New Roman" w:cs="Times New Roman"/>
          <w:color w:val="000000" w:themeColor="text1"/>
        </w:rPr>
        <w:t>本</w:t>
      </w:r>
      <w:r w:rsidR="00B53259" w:rsidRPr="00196523">
        <w:rPr>
          <w:rFonts w:ascii="Times New Roman" w:eastAsia="宋体" w:hAnsi="Times New Roman" w:cs="Times New Roman" w:hint="eastAsia"/>
          <w:color w:val="000000" w:themeColor="text1"/>
        </w:rPr>
        <w:t>章</w:t>
      </w:r>
      <w:r w:rsidR="004964C5" w:rsidRPr="00196523">
        <w:rPr>
          <w:rFonts w:ascii="Times New Roman" w:eastAsia="宋体" w:hAnsi="Times New Roman" w:cs="Times New Roman"/>
          <w:color w:val="000000" w:themeColor="text1"/>
        </w:rPr>
        <w:t>目录（</w:t>
      </w:r>
      <w:r w:rsidR="00B53259" w:rsidRPr="00196523">
        <w:rPr>
          <w:rFonts w:ascii="Times New Roman" w:eastAsia="宋体" w:hAnsi="Times New Roman" w:cs="Times New Roman" w:hint="eastAsia"/>
          <w:color w:val="000000" w:themeColor="text1"/>
        </w:rPr>
        <w:t>第五</w:t>
      </w:r>
      <w:r w:rsidR="004964C5" w:rsidRPr="00196523">
        <w:rPr>
          <w:rFonts w:ascii="Times New Roman" w:eastAsia="宋体" w:hAnsi="Times New Roman" w:cs="Times New Roman"/>
          <w:color w:val="000000" w:themeColor="text1"/>
        </w:rPr>
        <w:t>章、节</w:t>
      </w:r>
      <w:r w:rsidR="0057022A" w:rsidRPr="00196523">
        <w:rPr>
          <w:rFonts w:ascii="Times New Roman" w:eastAsia="宋体" w:hAnsi="Times New Roman" w:cs="Times New Roman" w:hint="eastAsia"/>
          <w:color w:val="000000" w:themeColor="text1"/>
        </w:rPr>
        <w:t>、小节</w:t>
      </w:r>
      <w:r w:rsidR="004964C5" w:rsidRPr="00196523">
        <w:rPr>
          <w:rFonts w:ascii="Times New Roman" w:eastAsia="宋体" w:hAnsi="Times New Roman" w:cs="Times New Roman"/>
          <w:color w:val="000000" w:themeColor="text1"/>
        </w:rPr>
        <w:t>）</w:t>
      </w:r>
      <w:r w:rsidR="004964C5" w:rsidRPr="00196523">
        <w:rPr>
          <w:rFonts w:ascii="Times New Roman" w:eastAsia="宋体" w:hAnsi="Times New Roman" w:cs="Times New Roman" w:hint="eastAsia"/>
          <w:color w:val="000000" w:themeColor="text1"/>
        </w:rPr>
        <w:t>时</w:t>
      </w:r>
      <w:r w:rsidR="004964C5" w:rsidRPr="00196523">
        <w:rPr>
          <w:rFonts w:ascii="Times New Roman" w:eastAsia="宋体" w:hAnsi="Times New Roman" w:cs="Times New Roman"/>
          <w:color w:val="000000" w:themeColor="text1"/>
        </w:rPr>
        <w:t>，</w:t>
      </w:r>
      <w:r w:rsidR="004964C5" w:rsidRPr="00196523">
        <w:rPr>
          <w:rFonts w:ascii="Times New Roman" w:eastAsia="宋体" w:hAnsi="Times New Roman" w:cs="Times New Roman" w:hint="eastAsia"/>
          <w:color w:val="000000" w:themeColor="text1"/>
        </w:rPr>
        <w:t>请</w:t>
      </w:r>
      <w:r w:rsidR="004964C5" w:rsidRPr="00196523">
        <w:rPr>
          <w:rFonts w:ascii="Times New Roman" w:eastAsia="宋体" w:hAnsi="Times New Roman" w:cs="Times New Roman"/>
          <w:color w:val="000000" w:themeColor="text1"/>
        </w:rPr>
        <w:t>回答</w:t>
      </w:r>
      <w:r w:rsidR="004964C5" w:rsidRPr="00196523">
        <w:rPr>
          <w:rFonts w:ascii="Times New Roman" w:eastAsia="宋体" w:hAnsi="Times New Roman" w:cs="Times New Roman" w:hint="eastAsia"/>
          <w:color w:val="000000" w:themeColor="text1"/>
        </w:rPr>
        <w:t>下列问题：</w:t>
      </w:r>
    </w:p>
    <w:p w:rsidR="004D0DD9" w:rsidRPr="00196523" w:rsidRDefault="004D0DD9"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）树中共有多少个结点？</w:t>
      </w:r>
    </w:p>
    <w:p w:rsidR="004D0DD9" w:rsidRPr="00196523" w:rsidRDefault="004D0DD9"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）每个结点的度分别是多少？</w:t>
      </w:r>
    </w:p>
    <w:p w:rsidR="004D0DD9" w:rsidRPr="00196523" w:rsidRDefault="004D0DD9"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）树的深度是多少？</w:t>
      </w:r>
    </w:p>
    <w:p w:rsidR="00513B15"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13B15" w:rsidRPr="00196523">
        <w:rPr>
          <w:rFonts w:ascii="Times New Roman" w:eastAsia="宋体" w:hAnsi="Times New Roman" w:cs="Times New Roman" w:hint="eastAsia"/>
          <w:color w:val="000000" w:themeColor="text1"/>
        </w:rPr>
        <w:t>使用缩进形式描述第五章的目录，如下所示。</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第五章</w:t>
      </w:r>
      <w:r w:rsidR="00471A83"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树与二叉树</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5</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b/>
      </w:r>
      <w:r w:rsidRPr="00196523">
        <w:rPr>
          <w:rFonts w:ascii="Times New Roman" w:eastAsia="宋体" w:hAnsi="Times New Roman" w:cs="Times New Roman" w:hint="eastAsia"/>
          <w:color w:val="000000" w:themeColor="text1"/>
          <w:sz w:val="18"/>
          <w:szCs w:val="18"/>
        </w:rPr>
        <w:t>第一节</w:t>
      </w:r>
      <w:r w:rsidR="00471A83"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树的基本概念</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ab/>
      </w:r>
      <w:r w:rsidRPr="00196523">
        <w:rPr>
          <w:rFonts w:ascii="Times New Roman" w:eastAsia="宋体" w:hAnsi="Times New Roman" w:cs="Times New Roman" w:hint="eastAsia"/>
          <w:color w:val="000000" w:themeColor="text1"/>
          <w:sz w:val="18"/>
          <w:szCs w:val="18"/>
        </w:rPr>
        <w:t>第二节</w:t>
      </w:r>
      <w:r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二叉树</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2</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一、二叉树的定义及其主要特性</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二、二叉树的存储</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第三节</w:t>
      </w:r>
      <w:r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二叉树的操作</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3</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一、二叉树的生成</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二、二叉树的遍历</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三、二叉树的应用</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第四节</w:t>
      </w:r>
      <w:r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树和森林</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3</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一、树的存储结构</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二、树、森林与二叉树的转换</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三、树和森林的遍历</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第五节</w:t>
      </w:r>
      <w:r w:rsidRPr="00196523">
        <w:rPr>
          <w:rFonts w:ascii="Times New Roman" w:eastAsia="宋体" w:hAnsi="Times New Roman" w:cs="Times New Roman" w:hint="eastAsia"/>
          <w:color w:val="000000" w:themeColor="text1"/>
          <w:sz w:val="18"/>
          <w:szCs w:val="18"/>
        </w:rPr>
        <w:t xml:space="preserve"> </w:t>
      </w:r>
      <w:r w:rsidRPr="00196523">
        <w:rPr>
          <w:rFonts w:ascii="Times New Roman" w:eastAsia="宋体" w:hAnsi="Times New Roman" w:cs="Times New Roman" w:hint="eastAsia"/>
          <w:color w:val="000000" w:themeColor="text1"/>
          <w:sz w:val="18"/>
          <w:szCs w:val="18"/>
        </w:rPr>
        <w:t>哈夫曼树及哈夫曼编码</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3</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一、编码</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二、哈夫曼树</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A3214A" w:rsidRPr="00196523" w:rsidRDefault="00A3214A" w:rsidP="001C30E9">
      <w:pPr>
        <w:pStyle w:val="a3"/>
        <w:tabs>
          <w:tab w:val="left" w:pos="1134"/>
          <w:tab w:val="left" w:pos="2127"/>
          <w:tab w:val="left" w:pos="4928"/>
        </w:tabs>
        <w:spacing w:line="240" w:lineRule="auto"/>
        <w:ind w:leftChars="154" w:left="323" w:firstLineChars="0" w:firstLine="0"/>
        <w:jc w:val="left"/>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color w:val="000000" w:themeColor="text1"/>
          <w:sz w:val="18"/>
          <w:szCs w:val="18"/>
        </w:rPr>
        <w:tab/>
      </w:r>
      <w:r w:rsidRPr="00196523">
        <w:rPr>
          <w:rFonts w:ascii="Times New Roman" w:eastAsia="宋体" w:hAnsi="Times New Roman" w:cs="Times New Roman" w:hint="eastAsia"/>
          <w:color w:val="000000" w:themeColor="text1"/>
          <w:sz w:val="18"/>
          <w:szCs w:val="18"/>
        </w:rPr>
        <w:t>三、哈夫曼编码</w:t>
      </w:r>
      <w:r w:rsidR="008B5806" w:rsidRPr="00196523">
        <w:rPr>
          <w:rFonts w:ascii="Times New Roman" w:eastAsia="宋体" w:hAnsi="Times New Roman" w:cs="Times New Roman" w:hint="eastAsia"/>
          <w:color w:val="000000" w:themeColor="text1"/>
          <w:sz w:val="18"/>
          <w:szCs w:val="18"/>
        </w:rPr>
        <w:t>（</w:t>
      </w:r>
      <w:r w:rsidR="008B5806" w:rsidRPr="00196523">
        <w:rPr>
          <w:rFonts w:ascii="Times New Roman" w:eastAsia="宋体" w:hAnsi="Times New Roman" w:cs="Times New Roman" w:hint="eastAsia"/>
          <w:color w:val="000000" w:themeColor="text1"/>
          <w:sz w:val="18"/>
          <w:szCs w:val="18"/>
        </w:rPr>
        <w:t>0</w:t>
      </w:r>
      <w:r w:rsidR="008B5806" w:rsidRPr="00196523">
        <w:rPr>
          <w:rFonts w:ascii="Times New Roman" w:eastAsia="宋体" w:hAnsi="Times New Roman" w:cs="Times New Roman" w:hint="eastAsia"/>
          <w:color w:val="000000" w:themeColor="text1"/>
          <w:sz w:val="18"/>
          <w:szCs w:val="18"/>
        </w:rPr>
        <w:t>）</w:t>
      </w:r>
    </w:p>
    <w:p w:rsidR="0057022A" w:rsidRPr="00196523" w:rsidRDefault="004964C5"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0057022A" w:rsidRPr="00196523">
        <w:rPr>
          <w:rFonts w:ascii="Times New Roman" w:eastAsia="宋体" w:hAnsi="Times New Roman" w:cs="Times New Roman" w:hint="eastAsia"/>
          <w:color w:val="000000" w:themeColor="text1"/>
        </w:rPr>
        <w:t>根在</w:t>
      </w:r>
      <w:r w:rsidR="0057022A" w:rsidRPr="00196523">
        <w:rPr>
          <w:rFonts w:ascii="Times New Roman" w:eastAsia="宋体" w:hAnsi="Times New Roman" w:cs="Times New Roman" w:hint="eastAsia"/>
          <w:color w:val="000000" w:themeColor="text1"/>
        </w:rPr>
        <w:t>0</w:t>
      </w:r>
      <w:r w:rsidR="0057022A" w:rsidRPr="00196523">
        <w:rPr>
          <w:rFonts w:ascii="Times New Roman" w:eastAsia="宋体" w:hAnsi="Times New Roman" w:cs="Times New Roman" w:hint="eastAsia"/>
          <w:color w:val="000000" w:themeColor="text1"/>
        </w:rPr>
        <w:t>层，</w:t>
      </w:r>
      <w:r w:rsidR="0057022A" w:rsidRPr="00196523">
        <w:rPr>
          <w:rFonts w:ascii="Times New Roman" w:eastAsia="宋体" w:hAnsi="Times New Roman" w:cs="Times New Roman" w:hint="eastAsia"/>
          <w:color w:val="000000" w:themeColor="text1"/>
        </w:rPr>
        <w:t>1</w:t>
      </w:r>
      <w:r w:rsidR="0057022A" w:rsidRPr="00196523">
        <w:rPr>
          <w:rFonts w:ascii="Times New Roman" w:eastAsia="宋体" w:hAnsi="Times New Roman" w:cs="Times New Roman" w:hint="eastAsia"/>
          <w:color w:val="000000" w:themeColor="text1"/>
        </w:rPr>
        <w:t>个结点。</w:t>
      </w:r>
      <w:r w:rsidR="00B53259" w:rsidRPr="00196523">
        <w:rPr>
          <w:rFonts w:ascii="Times New Roman" w:eastAsia="宋体" w:hAnsi="Times New Roman" w:cs="Times New Roman" w:hint="eastAsia"/>
          <w:color w:val="000000" w:themeColor="text1"/>
        </w:rPr>
        <w:t>本章共有</w:t>
      </w:r>
      <w:r w:rsidR="00B53259" w:rsidRPr="00196523">
        <w:rPr>
          <w:rFonts w:ascii="Times New Roman" w:eastAsia="宋体" w:hAnsi="Times New Roman" w:cs="Times New Roman" w:hint="eastAsia"/>
          <w:color w:val="000000" w:themeColor="text1"/>
        </w:rPr>
        <w:t>5</w:t>
      </w:r>
      <w:r w:rsidR="00B53259" w:rsidRPr="00196523">
        <w:rPr>
          <w:rFonts w:ascii="Times New Roman" w:eastAsia="宋体" w:hAnsi="Times New Roman" w:cs="Times New Roman" w:hint="eastAsia"/>
          <w:color w:val="000000" w:themeColor="text1"/>
        </w:rPr>
        <w:t>节，即</w:t>
      </w:r>
      <w:r w:rsidR="00B53259" w:rsidRPr="00196523">
        <w:rPr>
          <w:rFonts w:ascii="Times New Roman" w:eastAsia="宋体" w:hAnsi="Times New Roman" w:cs="Times New Roman" w:hint="eastAsia"/>
          <w:color w:val="000000" w:themeColor="text1"/>
        </w:rPr>
        <w:t>1</w:t>
      </w:r>
      <w:r w:rsidR="00B53259" w:rsidRPr="00196523">
        <w:rPr>
          <w:rFonts w:ascii="Times New Roman" w:eastAsia="宋体" w:hAnsi="Times New Roman" w:cs="Times New Roman" w:hint="eastAsia"/>
          <w:color w:val="000000" w:themeColor="text1"/>
        </w:rPr>
        <w:t>层有</w:t>
      </w:r>
      <w:r w:rsidR="00B53259" w:rsidRPr="00196523">
        <w:rPr>
          <w:rFonts w:ascii="Times New Roman" w:eastAsia="宋体" w:hAnsi="Times New Roman" w:cs="Times New Roman" w:hint="eastAsia"/>
          <w:color w:val="000000" w:themeColor="text1"/>
        </w:rPr>
        <w:t>5</w:t>
      </w:r>
      <w:r w:rsidR="00B53259" w:rsidRPr="00196523">
        <w:rPr>
          <w:rFonts w:ascii="Times New Roman" w:eastAsia="宋体" w:hAnsi="Times New Roman" w:cs="Times New Roman" w:hint="eastAsia"/>
          <w:color w:val="000000" w:themeColor="text1"/>
        </w:rPr>
        <w:t>个结点。第一节没有子结点，第二节到第五节分别有</w:t>
      </w:r>
      <w:r w:rsidR="00B53259" w:rsidRPr="00196523">
        <w:rPr>
          <w:rFonts w:ascii="Times New Roman" w:eastAsia="宋体" w:hAnsi="Times New Roman" w:cs="Times New Roman" w:hint="eastAsia"/>
          <w:color w:val="000000" w:themeColor="text1"/>
        </w:rPr>
        <w:t>2</w:t>
      </w:r>
      <w:r w:rsidR="00B53259" w:rsidRPr="00196523">
        <w:rPr>
          <w:rFonts w:ascii="Times New Roman" w:eastAsia="宋体" w:hAnsi="Times New Roman" w:cs="Times New Roman" w:hint="eastAsia"/>
          <w:color w:val="000000" w:themeColor="text1"/>
        </w:rPr>
        <w:t>、</w:t>
      </w:r>
      <w:r w:rsidR="00B53259" w:rsidRPr="00196523">
        <w:rPr>
          <w:rFonts w:ascii="Times New Roman" w:eastAsia="宋体" w:hAnsi="Times New Roman" w:cs="Times New Roman" w:hint="eastAsia"/>
          <w:color w:val="000000" w:themeColor="text1"/>
        </w:rPr>
        <w:t>3</w:t>
      </w:r>
      <w:r w:rsidR="00B53259" w:rsidRPr="00196523">
        <w:rPr>
          <w:rFonts w:ascii="Times New Roman" w:eastAsia="宋体" w:hAnsi="Times New Roman" w:cs="Times New Roman" w:hint="eastAsia"/>
          <w:color w:val="000000" w:themeColor="text1"/>
        </w:rPr>
        <w:t>、</w:t>
      </w:r>
      <w:r w:rsidR="00B53259" w:rsidRPr="00196523">
        <w:rPr>
          <w:rFonts w:ascii="Times New Roman" w:eastAsia="宋体" w:hAnsi="Times New Roman" w:cs="Times New Roman" w:hint="eastAsia"/>
          <w:color w:val="000000" w:themeColor="text1"/>
        </w:rPr>
        <w:t>3</w:t>
      </w:r>
      <w:r w:rsidR="00B53259" w:rsidRPr="00196523">
        <w:rPr>
          <w:rFonts w:ascii="Times New Roman" w:eastAsia="宋体" w:hAnsi="Times New Roman" w:cs="Times New Roman" w:hint="eastAsia"/>
          <w:color w:val="000000" w:themeColor="text1"/>
        </w:rPr>
        <w:t>、</w:t>
      </w:r>
      <w:r w:rsidR="00B53259" w:rsidRPr="00196523">
        <w:rPr>
          <w:rFonts w:ascii="Times New Roman" w:eastAsia="宋体" w:hAnsi="Times New Roman" w:cs="Times New Roman" w:hint="eastAsia"/>
          <w:color w:val="000000" w:themeColor="text1"/>
        </w:rPr>
        <w:t>3</w:t>
      </w:r>
      <w:r w:rsidR="00B53259" w:rsidRPr="00196523">
        <w:rPr>
          <w:rFonts w:ascii="Times New Roman" w:eastAsia="宋体" w:hAnsi="Times New Roman" w:cs="Times New Roman" w:hint="eastAsia"/>
          <w:color w:val="000000" w:themeColor="text1"/>
        </w:rPr>
        <w:t>个子结点。</w:t>
      </w:r>
      <w:r w:rsidRPr="00196523">
        <w:rPr>
          <w:rFonts w:ascii="Times New Roman" w:eastAsia="宋体" w:hAnsi="Times New Roman" w:cs="Times New Roman"/>
          <w:color w:val="000000" w:themeColor="text1"/>
        </w:rPr>
        <w:t>树中共有</w:t>
      </w:r>
      <w:r w:rsidR="00B53259" w:rsidRPr="00196523">
        <w:rPr>
          <w:rFonts w:ascii="Times New Roman" w:eastAsia="宋体" w:hAnsi="Times New Roman" w:cs="Times New Roman" w:hint="eastAsia"/>
          <w:color w:val="000000" w:themeColor="text1"/>
        </w:rPr>
        <w:t>1+5+2+3+3+3=17</w:t>
      </w:r>
      <w:r w:rsidR="00B53259" w:rsidRPr="00196523">
        <w:rPr>
          <w:rFonts w:ascii="Times New Roman" w:eastAsia="宋体" w:hAnsi="Times New Roman" w:cs="Times New Roman" w:hint="eastAsia"/>
          <w:color w:val="000000" w:themeColor="text1"/>
        </w:rPr>
        <w:t>个结点。</w:t>
      </w:r>
    </w:p>
    <w:p w:rsidR="008B5806" w:rsidRPr="00196523" w:rsidRDefault="004964C5"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008B5806" w:rsidRPr="00196523">
        <w:rPr>
          <w:rFonts w:ascii="Times New Roman" w:eastAsia="宋体" w:hAnsi="Times New Roman" w:cs="Times New Roman" w:hint="eastAsia"/>
          <w:color w:val="000000" w:themeColor="text1"/>
        </w:rPr>
        <w:t>各结点的度列在结点后的括号内。</w:t>
      </w:r>
    </w:p>
    <w:p w:rsidR="004964C5" w:rsidRPr="00196523" w:rsidRDefault="004964C5"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）树的深度是</w:t>
      </w:r>
      <w:r w:rsidR="008B5806" w:rsidRPr="00196523">
        <w:rPr>
          <w:rFonts w:ascii="Times New Roman" w:eastAsia="宋体" w:hAnsi="Times New Roman" w:cs="Times New Roman" w:hint="eastAsia"/>
          <w:color w:val="000000" w:themeColor="text1"/>
        </w:rPr>
        <w:t>2</w:t>
      </w:r>
      <w:r w:rsidR="008B5806" w:rsidRPr="00196523">
        <w:rPr>
          <w:rFonts w:ascii="Times New Roman" w:eastAsia="宋体" w:hAnsi="Times New Roman" w:cs="Times New Roman" w:hint="eastAsia"/>
          <w:color w:val="000000" w:themeColor="text1"/>
        </w:rPr>
        <w:t>。</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．有</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个结点的二叉树共有多少种不同的树形？分别画出。</w:t>
      </w:r>
    </w:p>
    <w:p w:rsidR="004D0DD9"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A626D3" w:rsidRPr="00196523">
        <w:rPr>
          <w:rFonts w:ascii="Times New Roman" w:eastAsia="宋体" w:hAnsi="Times New Roman" w:cs="Times New Roman"/>
          <w:color w:val="000000" w:themeColor="text1"/>
        </w:rPr>
        <w:t>有</w:t>
      </w:r>
      <w:r w:rsidR="00A626D3" w:rsidRPr="00196523">
        <w:rPr>
          <w:rFonts w:ascii="Times New Roman" w:eastAsia="宋体" w:hAnsi="Times New Roman" w:cs="Times New Roman"/>
          <w:color w:val="000000" w:themeColor="text1"/>
        </w:rPr>
        <w:t>4</w:t>
      </w:r>
      <w:r w:rsidR="00A626D3" w:rsidRPr="00196523">
        <w:rPr>
          <w:rFonts w:ascii="Times New Roman" w:eastAsia="宋体" w:hAnsi="Times New Roman" w:cs="Times New Roman"/>
          <w:color w:val="000000" w:themeColor="text1"/>
        </w:rPr>
        <w:t>个结点的二叉树共有</w:t>
      </w:r>
      <w:r w:rsidR="00A626D3" w:rsidRPr="00196523">
        <w:rPr>
          <w:rFonts w:ascii="Times New Roman" w:eastAsia="宋体" w:hAnsi="Times New Roman" w:cs="Times New Roman" w:hint="eastAsia"/>
          <w:color w:val="000000" w:themeColor="text1"/>
        </w:rPr>
        <w:t>14</w:t>
      </w:r>
      <w:r w:rsidR="00A626D3" w:rsidRPr="00196523">
        <w:rPr>
          <w:rFonts w:ascii="Times New Roman" w:eastAsia="宋体" w:hAnsi="Times New Roman" w:cs="Times New Roman"/>
          <w:color w:val="000000" w:themeColor="text1"/>
        </w:rPr>
        <w:t>种</w:t>
      </w:r>
      <w:r w:rsidR="00A626D3" w:rsidRPr="00196523">
        <w:rPr>
          <w:rFonts w:ascii="Times New Roman" w:eastAsia="宋体" w:hAnsi="Times New Roman" w:cs="Times New Roman" w:hint="eastAsia"/>
          <w:color w:val="000000" w:themeColor="text1"/>
        </w:rPr>
        <w:t>不同的树形。</w:t>
      </w:r>
      <w:r w:rsidR="00BC194A" w:rsidRPr="00196523">
        <w:rPr>
          <w:rFonts w:ascii="Times New Roman" w:eastAsia="宋体" w:hAnsi="Times New Roman" w:cs="Times New Roman" w:hint="eastAsia"/>
          <w:color w:val="000000" w:themeColor="text1"/>
        </w:rPr>
        <w:t>所图</w:t>
      </w:r>
      <w:r w:rsidR="00BC194A"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11</w:t>
      </w:r>
      <w:r w:rsidR="00BC194A" w:rsidRPr="00196523">
        <w:rPr>
          <w:rFonts w:ascii="Times New Roman" w:eastAsia="宋体" w:hAnsi="Times New Roman" w:cs="Times New Roman" w:hint="eastAsia"/>
          <w:color w:val="000000" w:themeColor="text1"/>
        </w:rPr>
        <w:t>所示。</w:t>
      </w:r>
    </w:p>
    <w:p w:rsidR="00A626D3" w:rsidRPr="00196523" w:rsidRDefault="00263AD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485184" behindDoc="0" locked="0" layoutInCell="1" allowOverlap="1" wp14:anchorId="5E3CCB04" wp14:editId="5D45537C">
                <wp:simplePos x="0" y="0"/>
                <wp:positionH relativeFrom="column">
                  <wp:posOffset>561166</wp:posOffset>
                </wp:positionH>
                <wp:positionV relativeFrom="paragraph">
                  <wp:posOffset>91745</wp:posOffset>
                </wp:positionV>
                <wp:extent cx="3272743" cy="827677"/>
                <wp:effectExtent l="0" t="0" r="23495" b="10795"/>
                <wp:wrapNone/>
                <wp:docPr id="153" name="组合 153"/>
                <wp:cNvGraphicFramePr/>
                <a:graphic xmlns:a="http://schemas.openxmlformats.org/drawingml/2006/main">
                  <a:graphicData uri="http://schemas.microsoft.com/office/word/2010/wordprocessingGroup">
                    <wpg:wgp>
                      <wpg:cNvGrpSpPr/>
                      <wpg:grpSpPr>
                        <a:xfrm>
                          <a:off x="0" y="0"/>
                          <a:ext cx="3272743" cy="827677"/>
                          <a:chOff x="0" y="0"/>
                          <a:chExt cx="3272743" cy="827677"/>
                        </a:xfrm>
                      </wpg:grpSpPr>
                      <wps:wsp>
                        <wps:cNvPr id="138" name="Freeform 12816"/>
                        <wps:cNvSpPr>
                          <a:spLocks/>
                        </wps:cNvSpPr>
                        <wps:spPr bwMode="auto">
                          <a:xfrm>
                            <a:off x="461533" y="135810"/>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2816"/>
                        <wps:cNvSpPr>
                          <a:spLocks/>
                        </wps:cNvSpPr>
                        <wps:spPr bwMode="auto">
                          <a:xfrm>
                            <a:off x="1057410" y="131476"/>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2816"/>
                        <wps:cNvSpPr>
                          <a:spLocks/>
                        </wps:cNvSpPr>
                        <wps:spPr bwMode="auto">
                          <a:xfrm>
                            <a:off x="2257831" y="122809"/>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2816"/>
                        <wps:cNvSpPr>
                          <a:spLocks/>
                        </wps:cNvSpPr>
                        <wps:spPr bwMode="auto">
                          <a:xfrm>
                            <a:off x="3033554" y="122809"/>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3" name="Freeform 12816"/>
                        <wps:cNvSpPr>
                          <a:spLocks/>
                        </wps:cNvSpPr>
                        <wps:spPr bwMode="auto">
                          <a:xfrm>
                            <a:off x="275186" y="356826"/>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2816"/>
                        <wps:cNvSpPr>
                          <a:spLocks/>
                        </wps:cNvSpPr>
                        <wps:spPr bwMode="auto">
                          <a:xfrm>
                            <a:off x="1653287" y="233317"/>
                            <a:ext cx="72514" cy="106823"/>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2" name="Oval 12815"/>
                        <wps:cNvSpPr>
                          <a:spLocks noChangeArrowheads="1"/>
                        </wps:cNvSpPr>
                        <wps:spPr bwMode="auto">
                          <a:xfrm flipH="1">
                            <a:off x="166845" y="458667"/>
                            <a:ext cx="148435" cy="14426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37" name="Oval 12813"/>
                        <wps:cNvSpPr>
                          <a:spLocks noChangeArrowheads="1"/>
                        </wps:cNvSpPr>
                        <wps:spPr bwMode="auto">
                          <a:xfrm rot="5400000" flipV="1">
                            <a:off x="522205" y="18801"/>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40" name="Oval 12813"/>
                        <wps:cNvSpPr>
                          <a:spLocks noChangeArrowheads="1"/>
                        </wps:cNvSpPr>
                        <wps:spPr bwMode="auto">
                          <a:xfrm rot="5400000" flipV="1">
                            <a:off x="1118081" y="14468"/>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44" name="Oval 12813"/>
                        <wps:cNvSpPr>
                          <a:spLocks noChangeArrowheads="1"/>
                        </wps:cNvSpPr>
                        <wps:spPr bwMode="auto">
                          <a:xfrm rot="5400000" flipV="1">
                            <a:off x="2318502" y="5800"/>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46" name="Oval 12813"/>
                        <wps:cNvSpPr>
                          <a:spLocks noChangeArrowheads="1"/>
                        </wps:cNvSpPr>
                        <wps:spPr bwMode="auto">
                          <a:xfrm rot="5400000" flipV="1">
                            <a:off x="3094225" y="5801"/>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42" name="Oval 12813"/>
                        <wps:cNvSpPr>
                          <a:spLocks noChangeArrowheads="1"/>
                        </wps:cNvSpPr>
                        <wps:spPr bwMode="auto">
                          <a:xfrm rot="5400000" flipV="1">
                            <a:off x="1713958" y="116308"/>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70" name="Oval 12813"/>
                        <wps:cNvSpPr>
                          <a:spLocks noChangeArrowheads="1"/>
                        </wps:cNvSpPr>
                        <wps:spPr bwMode="auto">
                          <a:xfrm rot="5400000" flipV="1">
                            <a:off x="335858" y="239817"/>
                            <a:ext cx="152248" cy="1406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2474" name="Group 12817"/>
                        <wpg:cNvGrpSpPr>
                          <a:grpSpLocks/>
                        </wpg:cNvGrpSpPr>
                        <wpg:grpSpPr bwMode="auto">
                          <a:xfrm>
                            <a:off x="0" y="580009"/>
                            <a:ext cx="180555" cy="246593"/>
                            <a:chOff x="2562" y="1422"/>
                            <a:chExt cx="371" cy="494"/>
                          </a:xfrm>
                        </wpg:grpSpPr>
                        <wps:wsp>
                          <wps:cNvPr id="12475" name="Oval 12818"/>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76" name="Freeform 12819"/>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77" name="Group 12820"/>
                        <wpg:cNvGrpSpPr>
                          <a:grpSpLocks/>
                        </wpg:cNvGrpSpPr>
                        <wpg:grpSpPr bwMode="auto">
                          <a:xfrm>
                            <a:off x="1393268" y="345992"/>
                            <a:ext cx="485781" cy="369413"/>
                            <a:chOff x="3476" y="1101"/>
                            <a:chExt cx="997" cy="739"/>
                          </a:xfrm>
                        </wpg:grpSpPr>
                        <wps:wsp>
                          <wps:cNvPr id="12478" name="Oval 12821"/>
                          <wps:cNvSpPr>
                            <a:spLocks noChangeArrowheads="1"/>
                          </wps:cNvSpPr>
                          <wps:spPr bwMode="auto">
                            <a:xfrm flipH="1">
                              <a:off x="3822" y="1101"/>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2479" name="Group 12822"/>
                          <wpg:cNvGrpSpPr>
                            <a:grpSpLocks/>
                          </wpg:cNvGrpSpPr>
                          <wpg:grpSpPr bwMode="auto">
                            <a:xfrm>
                              <a:off x="3476" y="1346"/>
                              <a:ext cx="997" cy="494"/>
                              <a:chOff x="2562" y="1410"/>
                              <a:chExt cx="997" cy="494"/>
                            </a:xfrm>
                          </wpg:grpSpPr>
                          <wpg:grpSp>
                            <wpg:cNvPr id="12480" name="Group 12823"/>
                            <wpg:cNvGrpSpPr>
                              <a:grpSpLocks/>
                            </wpg:cNvGrpSpPr>
                            <wpg:grpSpPr bwMode="auto">
                              <a:xfrm>
                                <a:off x="2562" y="1410"/>
                                <a:ext cx="371" cy="494"/>
                                <a:chOff x="2562" y="1422"/>
                                <a:chExt cx="371" cy="494"/>
                              </a:xfrm>
                            </wpg:grpSpPr>
                            <wps:wsp>
                              <wps:cNvPr id="12481"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82"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83" name="Group 12826"/>
                            <wpg:cNvGrpSpPr>
                              <a:grpSpLocks/>
                            </wpg:cNvGrpSpPr>
                            <wpg:grpSpPr bwMode="auto">
                              <a:xfrm flipH="1">
                                <a:off x="3188" y="1410"/>
                                <a:ext cx="371" cy="494"/>
                                <a:chOff x="2562" y="1422"/>
                                <a:chExt cx="371" cy="494"/>
                              </a:xfrm>
                            </wpg:grpSpPr>
                            <wps:wsp>
                              <wps:cNvPr id="12484"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85"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12486" name="Group 12829"/>
                        <wpg:cNvGrpSpPr>
                          <a:grpSpLocks/>
                        </wpg:cNvGrpSpPr>
                        <wpg:grpSpPr bwMode="auto">
                          <a:xfrm>
                            <a:off x="780056" y="233317"/>
                            <a:ext cx="317195" cy="594360"/>
                            <a:chOff x="5252" y="669"/>
                            <a:chExt cx="651" cy="1189"/>
                          </a:xfrm>
                        </wpg:grpSpPr>
                        <wps:wsp>
                          <wps:cNvPr id="12487" name="Oval 12830"/>
                          <wps:cNvSpPr>
                            <a:spLocks noChangeArrowheads="1"/>
                          </wps:cNvSpPr>
                          <wps:spPr bwMode="auto">
                            <a:xfrm rot="5400000" flipV="1">
                              <a:off x="5601" y="67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2488" name="Group 12831"/>
                          <wpg:cNvGrpSpPr>
                            <a:grpSpLocks/>
                          </wpg:cNvGrpSpPr>
                          <wpg:grpSpPr bwMode="auto">
                            <a:xfrm>
                              <a:off x="5252" y="914"/>
                              <a:ext cx="371" cy="494"/>
                              <a:chOff x="2562" y="1422"/>
                              <a:chExt cx="371" cy="494"/>
                            </a:xfrm>
                          </wpg:grpSpPr>
                          <wps:wsp>
                            <wps:cNvPr id="12489" name="Oval 12832"/>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90" name="Freeform 12833"/>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1" name="Group 12834"/>
                          <wpg:cNvGrpSpPr>
                            <a:grpSpLocks/>
                          </wpg:cNvGrpSpPr>
                          <wpg:grpSpPr bwMode="auto">
                            <a:xfrm flipH="1">
                              <a:off x="5532" y="1364"/>
                              <a:ext cx="371" cy="494"/>
                              <a:chOff x="2562" y="1422"/>
                              <a:chExt cx="371" cy="494"/>
                            </a:xfrm>
                          </wpg:grpSpPr>
                          <wps:wsp>
                            <wps:cNvPr id="12492" name="Oval 12835"/>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93" name="Freeform 12836"/>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2494" name="Group 12837"/>
                        <wpg:cNvGrpSpPr>
                          <a:grpSpLocks/>
                        </wpg:cNvGrpSpPr>
                        <wpg:grpSpPr bwMode="auto">
                          <a:xfrm flipH="1">
                            <a:off x="2175491" y="233317"/>
                            <a:ext cx="483345" cy="594360"/>
                            <a:chOff x="2056" y="558"/>
                            <a:chExt cx="992" cy="1189"/>
                          </a:xfrm>
                        </wpg:grpSpPr>
                        <wps:wsp>
                          <wps:cNvPr id="12495" name="Oval 12838"/>
                          <wps:cNvSpPr>
                            <a:spLocks noChangeArrowheads="1"/>
                          </wps:cNvSpPr>
                          <wps:spPr bwMode="auto">
                            <a:xfrm rot="5400000" flipV="1">
                              <a:off x="2751" y="566"/>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2496" name="Group 12839"/>
                          <wpg:cNvGrpSpPr>
                            <a:grpSpLocks/>
                          </wpg:cNvGrpSpPr>
                          <wpg:grpSpPr bwMode="auto">
                            <a:xfrm>
                              <a:off x="2402" y="803"/>
                              <a:ext cx="371" cy="494"/>
                              <a:chOff x="2562" y="1422"/>
                              <a:chExt cx="371" cy="494"/>
                            </a:xfrm>
                          </wpg:grpSpPr>
                          <wps:wsp>
                            <wps:cNvPr id="12497" name="Oval 12840"/>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98" name="Freeform 12841"/>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9" name="Group 12842"/>
                          <wpg:cNvGrpSpPr>
                            <a:grpSpLocks/>
                          </wpg:cNvGrpSpPr>
                          <wpg:grpSpPr bwMode="auto">
                            <a:xfrm>
                              <a:off x="2056" y="1253"/>
                              <a:ext cx="371" cy="494"/>
                              <a:chOff x="2562" y="1422"/>
                              <a:chExt cx="371" cy="494"/>
                            </a:xfrm>
                          </wpg:grpSpPr>
                          <wps:wsp>
                            <wps:cNvPr id="12500" name="Oval 12843"/>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501" name="Freeform 12844"/>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2502" name="Group 12845"/>
                        <wpg:cNvGrpSpPr>
                          <a:grpSpLocks/>
                        </wpg:cNvGrpSpPr>
                        <wpg:grpSpPr bwMode="auto">
                          <a:xfrm flipH="1">
                            <a:off x="2955548" y="233317"/>
                            <a:ext cx="317195" cy="594360"/>
                            <a:chOff x="5252" y="669"/>
                            <a:chExt cx="651" cy="1189"/>
                          </a:xfrm>
                        </wpg:grpSpPr>
                        <wps:wsp>
                          <wps:cNvPr id="12503" name="Oval 12846"/>
                          <wps:cNvSpPr>
                            <a:spLocks noChangeArrowheads="1"/>
                          </wps:cNvSpPr>
                          <wps:spPr bwMode="auto">
                            <a:xfrm rot="5400000" flipV="1">
                              <a:off x="5601" y="67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2504" name="Group 12847"/>
                          <wpg:cNvGrpSpPr>
                            <a:grpSpLocks/>
                          </wpg:cNvGrpSpPr>
                          <wpg:grpSpPr bwMode="auto">
                            <a:xfrm>
                              <a:off x="5252" y="914"/>
                              <a:ext cx="371" cy="494"/>
                              <a:chOff x="2562" y="1422"/>
                              <a:chExt cx="371" cy="494"/>
                            </a:xfrm>
                          </wpg:grpSpPr>
                          <wps:wsp>
                            <wps:cNvPr id="12505" name="Oval 12848"/>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506" name="Freeform 12849"/>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07" name="Group 12850"/>
                          <wpg:cNvGrpSpPr>
                            <a:grpSpLocks/>
                          </wpg:cNvGrpSpPr>
                          <wpg:grpSpPr bwMode="auto">
                            <a:xfrm flipH="1">
                              <a:off x="5532" y="1364"/>
                              <a:ext cx="371" cy="494"/>
                              <a:chOff x="2562" y="1422"/>
                              <a:chExt cx="371" cy="494"/>
                            </a:xfrm>
                          </wpg:grpSpPr>
                          <wps:wsp>
                            <wps:cNvPr id="12508" name="Oval 12851"/>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509" name="Freeform 12852"/>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5E3CCB04" id="组合 153" o:spid="_x0000_s1436" style="position:absolute;left:0;text-align:left;margin-left:44.2pt;margin-top:7.2pt;width:257.7pt;height:65.15pt;z-index:251485184" coordsize="32727,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">
                <v:shape id="Freeform 12816" o:spid="_x0000_s1437" style="position:absolute;left:4615;top:1358;width:725;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" path="m149,l,214e" filled="f" strokeweight="1pt">
                  <v:stroke endarrowwidth="narrow" endarrowlength="short"/>
                  <v:path arrowok="t" o:connecttype="custom" o:connectlocs="72514,0;0,106823" o:connectangles="0,0"/>
                </v:shape>
                <v:shape id="Freeform 12816" o:spid="_x0000_s1438" style="position:absolute;left:10574;top:1314;width:725;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" path="m149,l,214e" filled="f" strokeweight="1pt">
                  <v:stroke endarrowwidth="narrow" endarrowlength="short"/>
                  <v:path arrowok="t" o:connecttype="custom" o:connectlocs="72514,0;0,106823" o:connectangles="0,0"/>
                </v:shape>
                <v:shape id="Freeform 12816" o:spid="_x0000_s1439" style="position:absolute;left:22578;top:1228;width:725;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" path="m149,l,214e" filled="f" strokeweight="1pt">
                  <v:stroke endarrowwidth="narrow" endarrowlength="short"/>
                  <v:path arrowok="t" o:connecttype="custom" o:connectlocs="72514,0;0,106823" o:connectangles="0,0"/>
                </v:shape>
                <v:shape id="Freeform 12816" o:spid="_x0000_s1440" style="position:absolute;left:30335;top:1228;width:725;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" path="m149,l,214e" filled="f" strokeweight="1pt">
                  <v:stroke endarrowwidth="narrow" endarrowlength="short"/>
                  <v:path arrowok="t" o:connecttype="custom" o:connectlocs="72514,0;0,106823" o:connectangles="0,0"/>
                </v:shape>
                <v:shape id="Freeform 12816" o:spid="_x0000_s1441" style="position:absolute;left:2751;top:3568;width:726;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" path="m149,l,214e" filled="f" strokeweight="1pt">
                  <v:stroke endarrowwidth="narrow" endarrowlength="short"/>
                  <v:path arrowok="t" o:connecttype="custom" o:connectlocs="72514,0;0,106823" o:connectangles="0,0"/>
                </v:shape>
                <v:shape id="Freeform 12816" o:spid="_x0000_s1442" style="position:absolute;left:16532;top:2333;width:726;height:1068;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" path="m149,l,214e" filled="f" strokeweight="1pt">
                  <v:stroke endarrowwidth="narrow" endarrowlength="short"/>
                  <v:path arrowok="t" o:connecttype="custom" o:connectlocs="72514,0;0,106823" o:connectangles="0,0"/>
                </v:shape>
                <v:oval id="Oval 12815" o:spid="_x0000_s1443" style="position:absolute;left:1668;top:4586;width:1484;height:14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oval id="Oval 12813" o:spid="_x0000_s1444" style="position:absolute;left:5222;top:188;width:1522;height:140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" filled="f" strokeweight="1pt">
                  <v:textbox inset="0,0,0,0">
                    <w:txbxContent>
                      <w:p w:rsidR="008E537A" w:rsidRPr="00CC0D3A" w:rsidRDefault="008E537A" w:rsidP="00263AD8">
                        <w:pPr>
                          <w:ind w:firstLine="420"/>
                          <w:rPr>
                            <w:szCs w:val="18"/>
                          </w:rPr>
                        </w:pPr>
                      </w:p>
                    </w:txbxContent>
                  </v:textbox>
                </v:oval>
                <v:oval id="Oval 12813" o:spid="_x0000_s1445" style="position:absolute;left:11180;top:144;width:1523;height:140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oval id="Oval 12813" o:spid="_x0000_s1446" style="position:absolute;left:23185;top:58;width:1522;height:140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" filled="f" strokeweight="1pt">
                  <v:textbox inset="0,0,0,0">
                    <w:txbxContent>
                      <w:p w:rsidR="008E537A" w:rsidRPr="00CC0D3A" w:rsidRDefault="008E537A" w:rsidP="00263AD8">
                        <w:pPr>
                          <w:ind w:firstLine="420"/>
                          <w:rPr>
                            <w:szCs w:val="18"/>
                          </w:rPr>
                        </w:pPr>
                      </w:p>
                    </w:txbxContent>
                  </v:textbox>
                </v:oval>
                <v:oval id="Oval 12813" o:spid="_x0000_s1447" style="position:absolute;left:30942;top:58;width:1522;height:140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" filled="f" strokeweight="1pt">
                  <v:textbox inset="0,0,0,0">
                    <w:txbxContent>
                      <w:p w:rsidR="008E537A" w:rsidRPr="00CC0D3A" w:rsidRDefault="008E537A" w:rsidP="00263AD8">
                        <w:pPr>
                          <w:ind w:firstLine="420"/>
                          <w:rPr>
                            <w:szCs w:val="18"/>
                          </w:rPr>
                        </w:pPr>
                      </w:p>
                    </w:txbxContent>
                  </v:textbox>
                </v:oval>
                <v:oval id="Oval 12813" o:spid="_x0000_s1448" style="position:absolute;left:17140;top:1162;width:1522;height:140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" filled="f" strokeweight="1pt">
                  <v:textbox inset="0,0,0,0">
                    <w:txbxContent>
                      <w:p w:rsidR="008E537A" w:rsidRPr="00CC0D3A" w:rsidRDefault="008E537A" w:rsidP="00263AD8">
                        <w:pPr>
                          <w:ind w:firstLine="420"/>
                          <w:rPr>
                            <w:szCs w:val="18"/>
                          </w:rPr>
                        </w:pPr>
                      </w:p>
                    </w:txbxContent>
                  </v:textbox>
                </v:oval>
                <v:oval id="Oval 12813" o:spid="_x0000_s1449" style="position:absolute;left:3359;top:2397;width:1522;height:140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" filled="f" strokeweight="1pt">
                  <v:textbox inset="0,0,0,0">
                    <w:txbxContent>
                      <w:p w:rsidR="008E537A" w:rsidRPr="00CC0D3A" w:rsidRDefault="008E537A" w:rsidP="00263AD8">
                        <w:pPr>
                          <w:ind w:firstLine="420"/>
                          <w:rPr>
                            <w:szCs w:val="18"/>
                          </w:rPr>
                        </w:pPr>
                      </w:p>
                    </w:txbxContent>
                  </v:textbox>
                </v:oval>
                <v:group id="Group 12817" o:spid="_x0000_s1450" style="position:absolute;top:5800;width:1805;height:2466"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">
                  <v:oval id="Oval 12818" o:spid="_x0000_s1451"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19" o:spid="_x0000_s1452"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" path="m149,l,214e" filled="f" strokeweight="1pt">
                    <v:stroke endarrowwidth="narrow" endarrowlength="short"/>
                    <v:path arrowok="t" o:connecttype="custom" o:connectlocs="149,0;0,214" o:connectangles="0,0"/>
                  </v:shape>
                </v:group>
                <v:group id="Group 12820" o:spid="_x0000_s1453" style="position:absolute;left:13932;top:3459;width:4858;height:3695" coordorigin="3476,1101" coordsize="99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">
                  <v:oval id="Oval 12821" o:spid="_x0000_s1454" style="position:absolute;left:3822;top:1101;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" filled="f" strokeweight="1pt">
                    <v:textbox inset="0,0,0,0">
                      <w:txbxContent>
                        <w:p w:rsidR="008E537A" w:rsidRPr="00CC0D3A" w:rsidRDefault="008E537A" w:rsidP="00263AD8">
                          <w:pPr>
                            <w:ind w:firstLine="420"/>
                            <w:rPr>
                              <w:szCs w:val="18"/>
                            </w:rPr>
                          </w:pPr>
                        </w:p>
                      </w:txbxContent>
                    </v:textbox>
                  </v:oval>
                  <v:group id="Group 12822" o:spid="_x0000_s1455" style="position:absolute;left:3476;top:1346;width:997;height:494" coordorigin="2562,1410" coordsize="99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">
                    <v:group id="Group 12823" o:spid="_x0000_s1456" style="position:absolute;left:2562;top:1410;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">
                      <v:oval id="Oval 12824" o:spid="_x0000_s145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25" o:spid="_x0000_s145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" path="m149,l,214e" filled="f" strokeweight="1pt">
                        <v:stroke endarrowwidth="narrow" endarrowlength="short"/>
                        <v:path arrowok="t" o:connecttype="custom" o:connectlocs="149,0;0,214" o:connectangles="0,0"/>
                      </v:shape>
                    </v:group>
                    <v:group id="Group 12826" o:spid="_x0000_s1459" style="position:absolute;left:3188;top:1410;width:371;height:49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">
                      <v:oval id="Oval 12827" o:spid="_x0000_s1460"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28" o:spid="_x0000_s1461"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" path="m149,l,214e" filled="f" strokeweight="1pt">
                        <v:stroke endarrowwidth="narrow" endarrowlength="short"/>
                        <v:path arrowok="t" o:connecttype="custom" o:connectlocs="149,0;0,214" o:connectangles="0,0"/>
                      </v:shape>
                    </v:group>
                  </v:group>
                </v:group>
                <v:group id="Group 12829" o:spid="_x0000_s1462" style="position:absolute;left:7800;top:2333;width:3172;height:5943" coordorigin="5252,669" coordsize="651,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">
                  <v:oval id="Oval 12830" o:spid="_x0000_s1463" style="position:absolute;left:5601;top:677;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group id="Group 12831" o:spid="_x0000_s1464" style="position:absolute;left:5252;top:914;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">
                    <v:oval id="Oval 12832" o:spid="_x0000_s1465"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33" o:spid="_x0000_s1466"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" path="m149,l,214e" filled="f" strokeweight="1pt">
                      <v:stroke endarrowwidth="narrow" endarrowlength="short"/>
                      <v:path arrowok="t" o:connecttype="custom" o:connectlocs="149,0;0,214" o:connectangles="0,0"/>
                    </v:shape>
                  </v:group>
                  <v:group id="Group 12834" o:spid="_x0000_s1467" style="position:absolute;left:5532;top:1364;width:371;height:49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">
                    <v:oval id="Oval 12835" o:spid="_x0000_s1468"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36" o:spid="_x0000_s1469"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" path="m149,l,214e" filled="f" strokeweight="1pt">
                      <v:stroke endarrowwidth="narrow" endarrowlength="short"/>
                      <v:path arrowok="t" o:connecttype="custom" o:connectlocs="149,0;0,214" o:connectangles="0,0"/>
                    </v:shape>
                  </v:group>
                </v:group>
                <v:group id="Group 12837" o:spid="_x0000_s1470" style="position:absolute;left:21754;top:2333;width:4834;height:5943;flip:x" coordorigin="2056,558" coordsize="99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">
                  <v:oval id="Oval 12838" o:spid="_x0000_s1471" style="position:absolute;left:2751;top:566;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group id="Group 12839" o:spid="_x0000_s1472" style="position:absolute;left:2402;top:80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">
                    <v:oval id="Oval 12840" o:spid="_x0000_s1473"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41" o:spid="_x0000_s1474"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" path="m149,l,214e" filled="f" strokeweight="1pt">
                      <v:stroke endarrowwidth="narrow" endarrowlength="short"/>
                      <v:path arrowok="t" o:connecttype="custom" o:connectlocs="149,0;0,214" o:connectangles="0,0"/>
                    </v:shape>
                  </v:group>
                  <v:group id="Group 12842" o:spid="_x0000_s1475" style="position:absolute;left:2056;top:125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">
                    <v:oval id="Oval 12843" o:spid="_x0000_s1476"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44" o:spid="_x0000_s1477"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" path="m149,l,214e" filled="f" strokeweight="1pt">
                      <v:stroke endarrowwidth="narrow" endarrowlength="short"/>
                      <v:path arrowok="t" o:connecttype="custom" o:connectlocs="149,0;0,214" o:connectangles="0,0"/>
                    </v:shape>
                  </v:group>
                </v:group>
                <v:group id="Group 12845" o:spid="_x0000_s1478" style="position:absolute;left:29555;top:2333;width:3172;height:5943;flip:x" coordorigin="5252,669" coordsize="651,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">
                  <v:oval id="Oval 12846" o:spid="_x0000_s1479" style="position:absolute;left:5601;top:677;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" filled="f" strokeweight="1pt">
                    <v:textbox inset="0,0,0,0">
                      <w:txbxContent>
                        <w:p w:rsidR="008E537A" w:rsidRPr="00CC0D3A" w:rsidRDefault="008E537A" w:rsidP="00263AD8">
                          <w:pPr>
                            <w:ind w:firstLine="420"/>
                            <w:rPr>
                              <w:szCs w:val="18"/>
                            </w:rPr>
                          </w:pPr>
                        </w:p>
                      </w:txbxContent>
                    </v:textbox>
                  </v:oval>
                  <v:group id="Group 12847" o:spid="_x0000_s1480" style="position:absolute;left:5252;top:914;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">
                    <v:oval id="Oval 12848" o:spid="_x0000_s1481"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49" o:spid="_x0000_s1482"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" path="m149,l,214e" filled="f" strokeweight="1pt">
                      <v:stroke endarrowwidth="narrow" endarrowlength="short"/>
                      <v:path arrowok="t" o:connecttype="custom" o:connectlocs="149,0;0,214" o:connectangles="0,0"/>
                    </v:shape>
                  </v:group>
                  <v:group id="Group 12850" o:spid="_x0000_s1483" style="position:absolute;left:5532;top:1364;width:371;height:49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">
                    <v:oval id="Oval 12851" o:spid="_x0000_s1484"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52" o:spid="_x0000_s1485"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" path="m149,l,214e" filled="f" strokeweight="1pt">
                      <v:stroke endarrowwidth="narrow" endarrowlength="short"/>
                      <v:path arrowok="t" o:connecttype="custom" o:connectlocs="149,0;0,214" o:connectangles="0,0"/>
                    </v:shape>
                  </v:group>
                </v:group>
              </v:group>
            </w:pict>
          </mc:Fallback>
        </mc:AlternateContent>
      </w: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471A8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1486208" behindDoc="0" locked="0" layoutInCell="1" allowOverlap="1" wp14:anchorId="7818A652" wp14:editId="64B198E3">
                <wp:simplePos x="0" y="0"/>
                <wp:positionH relativeFrom="margin">
                  <wp:posOffset>665988</wp:posOffset>
                </wp:positionH>
                <wp:positionV relativeFrom="paragraph">
                  <wp:posOffset>147605</wp:posOffset>
                </wp:positionV>
                <wp:extent cx="3271520" cy="812165"/>
                <wp:effectExtent l="0" t="0" r="24130" b="26035"/>
                <wp:wrapNone/>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1520" cy="812165"/>
                          <a:chOff x="2056" y="169"/>
                          <a:chExt cx="6715" cy="1626"/>
                        </a:xfrm>
                      </wpg:grpSpPr>
                      <wpg:grpSp>
                        <wpg:cNvPr id="71" name="Group 12812"/>
                        <wpg:cNvGrpSpPr>
                          <a:grpSpLocks/>
                        </wpg:cNvGrpSpPr>
                        <wpg:grpSpPr bwMode="auto">
                          <a:xfrm>
                            <a:off x="2056" y="606"/>
                            <a:ext cx="992" cy="1189"/>
                            <a:chOff x="2056" y="558"/>
                            <a:chExt cx="992" cy="1189"/>
                          </a:xfrm>
                        </wpg:grpSpPr>
                        <wps:wsp>
                          <wps:cNvPr id="72" name="Oval 12813"/>
                          <wps:cNvSpPr>
                            <a:spLocks noChangeArrowheads="1"/>
                          </wps:cNvSpPr>
                          <wps:spPr bwMode="auto">
                            <a:xfrm rot="5400000" flipV="1">
                              <a:off x="2751" y="566"/>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73" name="Group 12814"/>
                          <wpg:cNvGrpSpPr>
                            <a:grpSpLocks/>
                          </wpg:cNvGrpSpPr>
                          <wpg:grpSpPr bwMode="auto">
                            <a:xfrm>
                              <a:off x="2402" y="803"/>
                              <a:ext cx="371" cy="494"/>
                              <a:chOff x="2562" y="1422"/>
                              <a:chExt cx="371" cy="494"/>
                            </a:xfrm>
                          </wpg:grpSpPr>
                          <wps:wsp>
                            <wps:cNvPr id="74" name="Oval 12815"/>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75" name="Freeform 12816"/>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 name="Group 12817"/>
                          <wpg:cNvGrpSpPr>
                            <a:grpSpLocks/>
                          </wpg:cNvGrpSpPr>
                          <wpg:grpSpPr bwMode="auto">
                            <a:xfrm>
                              <a:off x="2056" y="1253"/>
                              <a:ext cx="371" cy="494"/>
                              <a:chOff x="2562" y="1422"/>
                              <a:chExt cx="371" cy="494"/>
                            </a:xfrm>
                          </wpg:grpSpPr>
                          <wps:wsp>
                            <wps:cNvPr id="77" name="Oval 12818"/>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78" name="Freeform 12819"/>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79" name="Group 12820"/>
                        <wpg:cNvGrpSpPr>
                          <a:grpSpLocks/>
                        </wpg:cNvGrpSpPr>
                        <wpg:grpSpPr bwMode="auto">
                          <a:xfrm>
                            <a:off x="4915" y="831"/>
                            <a:ext cx="997" cy="739"/>
                            <a:chOff x="3476" y="1101"/>
                            <a:chExt cx="997" cy="739"/>
                          </a:xfrm>
                        </wpg:grpSpPr>
                        <wps:wsp>
                          <wps:cNvPr id="80" name="Oval 12821"/>
                          <wps:cNvSpPr>
                            <a:spLocks noChangeArrowheads="1"/>
                          </wps:cNvSpPr>
                          <wps:spPr bwMode="auto">
                            <a:xfrm flipH="1">
                              <a:off x="3822" y="1101"/>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81" name="Group 12822"/>
                          <wpg:cNvGrpSpPr>
                            <a:grpSpLocks/>
                          </wpg:cNvGrpSpPr>
                          <wpg:grpSpPr bwMode="auto">
                            <a:xfrm>
                              <a:off x="3476" y="1346"/>
                              <a:ext cx="997" cy="494"/>
                              <a:chOff x="2562" y="1410"/>
                              <a:chExt cx="997" cy="494"/>
                            </a:xfrm>
                          </wpg:grpSpPr>
                          <wpg:grpSp>
                            <wpg:cNvPr id="82" name="Group 12823"/>
                            <wpg:cNvGrpSpPr>
                              <a:grpSpLocks/>
                            </wpg:cNvGrpSpPr>
                            <wpg:grpSpPr bwMode="auto">
                              <a:xfrm>
                                <a:off x="2562" y="1410"/>
                                <a:ext cx="371" cy="494"/>
                                <a:chOff x="2562" y="1422"/>
                                <a:chExt cx="371" cy="494"/>
                              </a:xfrm>
                            </wpg:grpSpPr>
                            <wps:wsp>
                              <wps:cNvPr id="83"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84"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12826"/>
                            <wpg:cNvGrpSpPr>
                              <a:grpSpLocks/>
                            </wpg:cNvGrpSpPr>
                            <wpg:grpSpPr bwMode="auto">
                              <a:xfrm flipH="1">
                                <a:off x="3188" y="1410"/>
                                <a:ext cx="371" cy="494"/>
                                <a:chOff x="2562" y="1422"/>
                                <a:chExt cx="371" cy="494"/>
                              </a:xfrm>
                            </wpg:grpSpPr>
                            <wps:wsp>
                              <wps:cNvPr id="86"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87"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88" name="Group 12829"/>
                        <wpg:cNvGrpSpPr>
                          <a:grpSpLocks/>
                        </wpg:cNvGrpSpPr>
                        <wpg:grpSpPr bwMode="auto">
                          <a:xfrm>
                            <a:off x="2417" y="169"/>
                            <a:ext cx="5761" cy="1626"/>
                            <a:chOff x="4013" y="232"/>
                            <a:chExt cx="5761" cy="1626"/>
                          </a:xfrm>
                        </wpg:grpSpPr>
                        <wps:wsp>
                          <wps:cNvPr id="89" name="Oval 12830"/>
                          <wps:cNvSpPr>
                            <a:spLocks noChangeArrowheads="1"/>
                          </wps:cNvSpPr>
                          <wps:spPr bwMode="auto">
                            <a:xfrm rot="5400000" flipV="1">
                              <a:off x="5601" y="67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90" name="Group 12831"/>
                          <wpg:cNvGrpSpPr>
                            <a:grpSpLocks/>
                          </wpg:cNvGrpSpPr>
                          <wpg:grpSpPr bwMode="auto">
                            <a:xfrm>
                              <a:off x="4013" y="232"/>
                              <a:ext cx="5637" cy="1176"/>
                              <a:chOff x="1323" y="740"/>
                              <a:chExt cx="5637" cy="1176"/>
                            </a:xfrm>
                          </wpg:grpSpPr>
                          <wps:wsp>
                            <wps:cNvPr id="91" name="Oval 12832"/>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92" name="Freeform 12833"/>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Oval 12832"/>
                            <wps:cNvSpPr>
                              <a:spLocks noChangeArrowheads="1"/>
                            </wps:cNvSpPr>
                            <wps:spPr bwMode="auto">
                              <a:xfrm flipH="1">
                                <a:off x="1323" y="740"/>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94" name="Oval 12832"/>
                            <wps:cNvSpPr>
                              <a:spLocks noChangeArrowheads="1"/>
                            </wps:cNvSpPr>
                            <wps:spPr bwMode="auto">
                              <a:xfrm flipH="1">
                                <a:off x="2535" y="745"/>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95" name="Oval 12832"/>
                            <wps:cNvSpPr>
                              <a:spLocks noChangeArrowheads="1"/>
                            </wps:cNvSpPr>
                            <wps:spPr bwMode="auto">
                              <a:xfrm flipH="1">
                                <a:off x="3790" y="971"/>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96" name="Oval 12832"/>
                            <wps:cNvSpPr>
                              <a:spLocks noChangeArrowheads="1"/>
                            </wps:cNvSpPr>
                            <wps:spPr bwMode="auto">
                              <a:xfrm flipH="1">
                                <a:off x="5076" y="740"/>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97" name="Oval 12832"/>
                            <wps:cNvSpPr>
                              <a:spLocks noChangeArrowheads="1"/>
                            </wps:cNvSpPr>
                            <wps:spPr bwMode="auto">
                              <a:xfrm flipH="1">
                                <a:off x="6655" y="740"/>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grpSp>
                          <wpg:cNvPr id="98" name="Group 12834"/>
                          <wpg:cNvGrpSpPr>
                            <a:grpSpLocks/>
                          </wpg:cNvGrpSpPr>
                          <wpg:grpSpPr bwMode="auto">
                            <a:xfrm flipH="1">
                              <a:off x="4293" y="477"/>
                              <a:ext cx="5481" cy="1381"/>
                              <a:chOff x="-1309" y="535"/>
                              <a:chExt cx="5481" cy="1381"/>
                            </a:xfrm>
                          </wpg:grpSpPr>
                          <wps:wsp>
                            <wps:cNvPr id="99" name="Oval 12835"/>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00" name="Freeform 12836"/>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2836"/>
                            <wps:cNvSpPr>
                              <a:spLocks/>
                            </wps:cNvSpPr>
                            <wps:spPr bwMode="auto">
                              <a:xfrm>
                                <a:off x="4023" y="535"/>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2836"/>
                            <wps:cNvSpPr>
                              <a:spLocks/>
                            </wps:cNvSpPr>
                            <wps:spPr bwMode="auto">
                              <a:xfrm>
                                <a:off x="2811" y="540"/>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2836"/>
                            <wps:cNvSpPr>
                              <a:spLocks/>
                            </wps:cNvSpPr>
                            <wps:spPr bwMode="auto">
                              <a:xfrm>
                                <a:off x="1556" y="766"/>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2836"/>
                            <wps:cNvSpPr>
                              <a:spLocks/>
                            </wps:cNvSpPr>
                            <wps:spPr bwMode="auto">
                              <a:xfrm>
                                <a:off x="270" y="535"/>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2836"/>
                            <wps:cNvSpPr>
                              <a:spLocks/>
                            </wps:cNvSpPr>
                            <wps:spPr bwMode="auto">
                              <a:xfrm>
                                <a:off x="-1309" y="535"/>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09" name="Group 12837"/>
                        <wpg:cNvGrpSpPr>
                          <a:grpSpLocks/>
                        </wpg:cNvGrpSpPr>
                        <wpg:grpSpPr bwMode="auto">
                          <a:xfrm flipH="1">
                            <a:off x="6520" y="606"/>
                            <a:ext cx="992" cy="1189"/>
                            <a:chOff x="2056" y="558"/>
                            <a:chExt cx="992" cy="1189"/>
                          </a:xfrm>
                        </wpg:grpSpPr>
                        <wps:wsp>
                          <wps:cNvPr id="110" name="Oval 12838"/>
                          <wps:cNvSpPr>
                            <a:spLocks noChangeArrowheads="1"/>
                          </wps:cNvSpPr>
                          <wps:spPr bwMode="auto">
                            <a:xfrm rot="5400000" flipV="1">
                              <a:off x="2751" y="566"/>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1" name="Group 12839"/>
                          <wpg:cNvGrpSpPr>
                            <a:grpSpLocks/>
                          </wpg:cNvGrpSpPr>
                          <wpg:grpSpPr bwMode="auto">
                            <a:xfrm>
                              <a:off x="2402" y="803"/>
                              <a:ext cx="371" cy="494"/>
                              <a:chOff x="2562" y="1422"/>
                              <a:chExt cx="371" cy="494"/>
                            </a:xfrm>
                          </wpg:grpSpPr>
                          <wps:wsp>
                            <wps:cNvPr id="112" name="Oval 12840"/>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3" name="Freeform 12841"/>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 name="Group 12842"/>
                          <wpg:cNvGrpSpPr>
                            <a:grpSpLocks/>
                          </wpg:cNvGrpSpPr>
                          <wpg:grpSpPr bwMode="auto">
                            <a:xfrm>
                              <a:off x="2056" y="1253"/>
                              <a:ext cx="371" cy="494"/>
                              <a:chOff x="2562" y="1422"/>
                              <a:chExt cx="371" cy="494"/>
                            </a:xfrm>
                          </wpg:grpSpPr>
                          <wps:wsp>
                            <wps:cNvPr id="115" name="Oval 12843"/>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6" name="Freeform 12844"/>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7" name="Group 12845"/>
                        <wpg:cNvGrpSpPr>
                          <a:grpSpLocks/>
                        </wpg:cNvGrpSpPr>
                        <wpg:grpSpPr bwMode="auto">
                          <a:xfrm flipH="1">
                            <a:off x="8120" y="606"/>
                            <a:ext cx="651" cy="1189"/>
                            <a:chOff x="5252" y="669"/>
                            <a:chExt cx="651" cy="1189"/>
                          </a:xfrm>
                        </wpg:grpSpPr>
                        <wps:wsp>
                          <wps:cNvPr id="118" name="Oval 12846"/>
                          <wps:cNvSpPr>
                            <a:spLocks noChangeArrowheads="1"/>
                          </wps:cNvSpPr>
                          <wps:spPr bwMode="auto">
                            <a:xfrm rot="5400000" flipV="1">
                              <a:off x="5601" y="67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9" name="Group 12847"/>
                          <wpg:cNvGrpSpPr>
                            <a:grpSpLocks/>
                          </wpg:cNvGrpSpPr>
                          <wpg:grpSpPr bwMode="auto">
                            <a:xfrm>
                              <a:off x="5252" y="914"/>
                              <a:ext cx="371" cy="494"/>
                              <a:chOff x="2562" y="1422"/>
                              <a:chExt cx="371" cy="494"/>
                            </a:xfrm>
                          </wpg:grpSpPr>
                          <wps:wsp>
                            <wps:cNvPr id="120" name="Oval 12848"/>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1" name="Freeform 12849"/>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2850"/>
                          <wpg:cNvGrpSpPr>
                            <a:grpSpLocks/>
                          </wpg:cNvGrpSpPr>
                          <wpg:grpSpPr bwMode="auto">
                            <a:xfrm flipH="1">
                              <a:off x="5532" y="1364"/>
                              <a:ext cx="371" cy="494"/>
                              <a:chOff x="2562" y="1422"/>
                              <a:chExt cx="371" cy="494"/>
                            </a:xfrm>
                          </wpg:grpSpPr>
                          <wps:wsp>
                            <wps:cNvPr id="123" name="Oval 12851"/>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24" name="Freeform 12852"/>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818A652" id="组合 70" o:spid="_x0000_s1486" style="position:absolute;left:0;text-align:left;margin-left:52.45pt;margin-top:11.6pt;width:257.6pt;height:63.95pt;z-index:251486208;mso-position-horizontal-relative:margin" coordorigin="2056,169" coordsize="6715,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">
                <v:group id="Group 12812" o:spid="_x0000_s1487" style="position:absolute;left:2056;top:606;width:992;height:1189" coordorigin="2056,558" coordsize="99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oval id="Oval 12813" o:spid="_x0000_s1488" style="position:absolute;left:2751;top:566;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group id="Group 12814" o:spid="_x0000_s1489" style="position:absolute;left:2402;top:80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12815" o:spid="_x0000_s1490"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16" o:spid="_x0000_s1491"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" path="m149,l,214e" filled="f" strokeweight="1pt">
                      <v:stroke endarrowwidth="narrow" endarrowlength="short"/>
                      <v:path arrowok="t" o:connecttype="custom" o:connectlocs="149,0;0,214" o:connectangles="0,0"/>
                    </v:shape>
                  </v:group>
                  <v:group id="Group 12817" o:spid="_x0000_s1492" style="position:absolute;left:2056;top:125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12818" o:spid="_x0000_s1493"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19" o:spid="_x0000_s1494"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" path="m149,l,214e" filled="f" strokeweight="1pt">
                      <v:stroke endarrowwidth="narrow" endarrowlength="short"/>
                      <v:path arrowok="t" o:connecttype="custom" o:connectlocs="149,0;0,214" o:connectangles="0,0"/>
                    </v:shape>
                  </v:group>
                </v:group>
                <v:group id="Group 12820" o:spid="_x0000_s1495" style="position:absolute;left:4915;top:831;width:997;height:739" coordorigin="3476,1101" coordsize="99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12821" o:spid="_x0000_s1496" style="position:absolute;left:3822;top:1101;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" filled="f" strokeweight="1pt">
                    <v:textbox inset="0,0,0,0">
                      <w:txbxContent>
                        <w:p w:rsidR="008E537A" w:rsidRPr="00CC0D3A" w:rsidRDefault="008E537A" w:rsidP="00263AD8">
                          <w:pPr>
                            <w:ind w:firstLine="420"/>
                            <w:rPr>
                              <w:szCs w:val="18"/>
                            </w:rPr>
                          </w:pPr>
                        </w:p>
                      </w:txbxContent>
                    </v:textbox>
                  </v:oval>
                  <v:group id="Group 12822" o:spid="_x0000_s1497" style="position:absolute;left:3476;top:1346;width:997;height:494" coordorigin="2562,1410" coordsize="99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12823" o:spid="_x0000_s1498" style="position:absolute;left:2562;top:1410;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Oval 12824" o:spid="_x0000_s1499"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25" o:spid="_x0000_s1500"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" path="m149,l,214e" filled="f" strokeweight="1pt">
                        <v:stroke endarrowwidth="narrow" endarrowlength="short"/>
                        <v:path arrowok="t" o:connecttype="custom" o:connectlocs="149,0;0,214" o:connectangles="0,0"/>
                      </v:shape>
                    </v:group>
                    <v:group id="Group 12826" o:spid="_x0000_s1501" style="position:absolute;left:3188;top:1410;width:371;height:49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">
                      <v:oval id="Oval 12827" o:spid="_x0000_s1502"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" filled="f" strokeweight="1pt">
                        <v:textbox inset="0,0,0,0">
                          <w:txbxContent>
                            <w:p w:rsidR="008E537A" w:rsidRPr="00CC0D3A" w:rsidRDefault="008E537A" w:rsidP="00263AD8">
                              <w:pPr>
                                <w:ind w:firstLine="420"/>
                                <w:rPr>
                                  <w:szCs w:val="18"/>
                                </w:rPr>
                              </w:pPr>
                            </w:p>
                          </w:txbxContent>
                        </v:textbox>
                      </v:oval>
                      <v:shape id="Freeform 12828" o:spid="_x0000_s1503"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" path="m149,l,214e" filled="f" strokeweight="1pt">
                        <v:stroke endarrowwidth="narrow" endarrowlength="short"/>
                        <v:path arrowok="t" o:connecttype="custom" o:connectlocs="149,0;0,214" o:connectangles="0,0"/>
                      </v:shape>
                    </v:group>
                  </v:group>
                </v:group>
                <v:group id="Group 12829" o:spid="_x0000_s1504" style="position:absolute;left:2417;top:169;width:5761;height:1626" coordorigin="4013,232" coordsize="5761,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Oval 12830" o:spid="_x0000_s1505" style="position:absolute;left:5601;top:677;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" filled="f" strokeweight="1pt">
                    <v:textbox inset="0,0,0,0">
                      <w:txbxContent>
                        <w:p w:rsidR="008E537A" w:rsidRPr="00CC0D3A" w:rsidRDefault="008E537A" w:rsidP="00263AD8">
                          <w:pPr>
                            <w:ind w:firstLine="420"/>
                            <w:rPr>
                              <w:szCs w:val="18"/>
                            </w:rPr>
                          </w:pPr>
                        </w:p>
                      </w:txbxContent>
                    </v:textbox>
                  </v:oval>
                  <v:group id="Group 12831" o:spid="_x0000_s1506" style="position:absolute;left:4013;top:232;width:5637;height:1176" coordorigin="1323,740" coordsize="5637,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oval id="Oval 12832" o:spid="_x0000_s150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33" o:spid="_x0000_s150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" path="m149,l,214e" filled="f" strokeweight="1pt">
                      <v:stroke endarrowwidth="narrow" endarrowlength="short"/>
                      <v:path arrowok="t" o:connecttype="custom" o:connectlocs="149,0;0,214" o:connectangles="0,0"/>
                    </v:shape>
                    <v:oval id="Oval 12832" o:spid="_x0000_s1509" style="position:absolute;left:1323;top:740;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oval id="Oval 12832" o:spid="_x0000_s1510" style="position:absolute;left:2535;top:745;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oval id="Oval 12832" o:spid="_x0000_s1511" style="position:absolute;left:3790;top:971;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oval id="Oval 12832" o:spid="_x0000_s1512" style="position:absolute;left:5076;top:740;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oval id="Oval 12832" o:spid="_x0000_s1513" style="position:absolute;left:6655;top:740;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group>
                  <v:group id="Group 12834" o:spid="_x0000_s1514" style="position:absolute;left:4293;top:477;width:5481;height:1381;flip:x" coordorigin="-1309,535" coordsize="548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">
                    <v:oval id="Oval 12835" o:spid="_x0000_s1515"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36" o:spid="_x0000_s1516"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" path="m149,l,214e" filled="f" strokeweight="1pt">
                      <v:stroke endarrowwidth="narrow" endarrowlength="short"/>
                      <v:path arrowok="t" o:connecttype="custom" o:connectlocs="149,0;0,214" o:connectangles="0,0"/>
                    </v:shape>
                    <v:shape id="Freeform 12836" o:spid="_x0000_s1517" style="position:absolute;left:4023;top:535;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" path="m149,l,214e" filled="f" strokeweight="1pt">
                      <v:stroke endarrowwidth="narrow" endarrowlength="short"/>
                      <v:path arrowok="t" o:connecttype="custom" o:connectlocs="149,0;0,214" o:connectangles="0,0"/>
                    </v:shape>
                    <v:shape id="Freeform 12836" o:spid="_x0000_s1518" style="position:absolute;left:2811;top:540;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" path="m149,l,214e" filled="f" strokeweight="1pt">
                      <v:stroke endarrowwidth="narrow" endarrowlength="short"/>
                      <v:path arrowok="t" o:connecttype="custom" o:connectlocs="149,0;0,214" o:connectangles="0,0"/>
                    </v:shape>
                    <v:shape id="Freeform 12836" o:spid="_x0000_s1519" style="position:absolute;left:1556;top:766;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" path="m149,l,214e" filled="f" strokeweight="1pt">
                      <v:stroke endarrowwidth="narrow" endarrowlength="short"/>
                      <v:path arrowok="t" o:connecttype="custom" o:connectlocs="149,0;0,214" o:connectangles="0,0"/>
                    </v:shape>
                    <v:shape id="Freeform 12836" o:spid="_x0000_s1520" style="position:absolute;left:270;top:535;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" path="m149,l,214e" filled="f" strokeweight="1pt">
                      <v:stroke endarrowwidth="narrow" endarrowlength="short"/>
                      <v:path arrowok="t" o:connecttype="custom" o:connectlocs="149,0;0,214" o:connectangles="0,0"/>
                    </v:shape>
                    <v:shape id="Freeform 12836" o:spid="_x0000_s1521" style="position:absolute;left:-1309;top:535;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" path="m149,l,214e" filled="f" strokeweight="1pt">
                      <v:stroke endarrowwidth="narrow" endarrowlength="short"/>
                      <v:path arrowok="t" o:connecttype="custom" o:connectlocs="149,0;0,214" o:connectangles="0,0"/>
                    </v:shape>
                  </v:group>
                </v:group>
                <v:group id="Group 12837" o:spid="_x0000_s1522" style="position:absolute;left:6520;top:606;width:992;height:1189;flip:x" coordorigin="2056,558" coordsize="99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">
                  <v:oval id="Oval 12838" o:spid="_x0000_s1523" style="position:absolute;left:2751;top:566;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group id="Group 12839" o:spid="_x0000_s1524" style="position:absolute;left:2402;top:80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12840" o:spid="_x0000_s1525"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" filled="f" strokeweight="1pt">
                      <v:textbox inset="0,0,0,0">
                        <w:txbxContent>
                          <w:p w:rsidR="008E537A" w:rsidRPr="00CC0D3A" w:rsidRDefault="008E537A" w:rsidP="00263AD8">
                            <w:pPr>
                              <w:ind w:firstLine="420"/>
                              <w:rPr>
                                <w:szCs w:val="18"/>
                              </w:rPr>
                            </w:pPr>
                          </w:p>
                        </w:txbxContent>
                      </v:textbox>
                    </v:oval>
                    <v:shape id="Freeform 12841" o:spid="_x0000_s1526"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" path="m149,l,214e" filled="f" strokeweight="1pt">
                      <v:stroke endarrowwidth="narrow" endarrowlength="short"/>
                      <v:path arrowok="t" o:connecttype="custom" o:connectlocs="149,0;0,214" o:connectangles="0,0"/>
                    </v:shape>
                  </v:group>
                  <v:group id="Group 12842" o:spid="_x0000_s1527" style="position:absolute;left:2056;top:1253;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oval id="Oval 12843" o:spid="_x0000_s1528"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" filled="f" strokeweight="1pt">
                      <v:textbox inset="0,0,0,0">
                        <w:txbxContent>
                          <w:p w:rsidR="008E537A" w:rsidRPr="00CC0D3A" w:rsidRDefault="008E537A" w:rsidP="00263AD8">
                            <w:pPr>
                              <w:ind w:firstLine="420"/>
                              <w:rPr>
                                <w:szCs w:val="18"/>
                              </w:rPr>
                            </w:pPr>
                          </w:p>
                        </w:txbxContent>
                      </v:textbox>
                    </v:oval>
                    <v:shape id="Freeform 12844" o:spid="_x0000_s1529"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" path="m149,l,214e" filled="f" strokeweight="1pt">
                      <v:stroke endarrowwidth="narrow" endarrowlength="short"/>
                      <v:path arrowok="t" o:connecttype="custom" o:connectlocs="149,0;0,214" o:connectangles="0,0"/>
                    </v:shape>
                  </v:group>
                </v:group>
                <v:group id="Group 12845" o:spid="_x0000_s1530" style="position:absolute;left:8120;top:606;width:651;height:1189;flip:x" coordorigin="5252,669" coordsize="651,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">
                  <v:oval id="Oval 12846" o:spid="_x0000_s1531" style="position:absolute;left:5601;top:677;width:305;height:28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group id="Group 12847" o:spid="_x0000_s1532" style="position:absolute;left:5252;top:914;width:371;height:494"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12848" o:spid="_x0000_s1533"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49" o:spid="_x0000_s1534"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" path="m149,l,214e" filled="f" strokeweight="1pt">
                      <v:stroke endarrowwidth="narrow" endarrowlength="short"/>
                      <v:path arrowok="t" o:connecttype="custom" o:connectlocs="149,0;0,214" o:connectangles="0,0"/>
                    </v:shape>
                  </v:group>
                  <v:group id="Group 12850" o:spid="_x0000_s1535" style="position:absolute;left:5532;top:1364;width:371;height:49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">
                    <v:oval id="Oval 12851" o:spid="_x0000_s1536"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" filled="f" strokeweight="1pt">
                      <v:textbox inset="0,0,0,0">
                        <w:txbxContent>
                          <w:p w:rsidR="008E537A" w:rsidRPr="00CC0D3A" w:rsidRDefault="008E537A" w:rsidP="00263AD8">
                            <w:pPr>
                              <w:ind w:firstLine="420"/>
                              <w:rPr>
                                <w:szCs w:val="18"/>
                              </w:rPr>
                            </w:pPr>
                          </w:p>
                        </w:txbxContent>
                      </v:textbox>
                    </v:oval>
                    <v:shape id="Freeform 12852" o:spid="_x0000_s1537"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" path="m149,l,214e" filled="f" strokeweight="1pt">
                      <v:stroke endarrowwidth="narrow" endarrowlength="short"/>
                      <v:path arrowok="t" o:connecttype="custom" o:connectlocs="149,0;0,214" o:connectangles="0,0"/>
                    </v:shape>
                  </v:group>
                </v:group>
                <w10:wrap anchorx="margin"/>
              </v:group>
            </w:pict>
          </mc:Fallback>
        </mc:AlternateContent>
      </w:r>
    </w:p>
    <w:p w:rsidR="00A626D3" w:rsidRPr="00196523" w:rsidRDefault="00A626D3" w:rsidP="001C30E9">
      <w:pPr>
        <w:ind w:left="315" w:hangingChars="150" w:hanging="315"/>
        <w:rPr>
          <w:rFonts w:ascii="Times New Roman" w:eastAsia="宋体" w:hAnsi="Times New Roman" w:cs="Times New Roman"/>
          <w:color w:val="000000" w:themeColor="text1"/>
        </w:rPr>
      </w:pPr>
    </w:p>
    <w:p w:rsidR="00A626D3" w:rsidRPr="00196523" w:rsidRDefault="00A626D3" w:rsidP="001C30E9">
      <w:pPr>
        <w:ind w:left="315" w:hangingChars="150" w:hanging="315"/>
        <w:rPr>
          <w:rFonts w:ascii="Times New Roman" w:eastAsia="宋体" w:hAnsi="Times New Roman" w:cs="Times New Roman"/>
          <w:color w:val="000000" w:themeColor="text1"/>
        </w:rPr>
      </w:pPr>
    </w:p>
    <w:p w:rsidR="00A626D3" w:rsidRPr="00196523" w:rsidRDefault="00A626D3" w:rsidP="001C30E9">
      <w:pPr>
        <w:ind w:left="315" w:hangingChars="150" w:hanging="315"/>
        <w:rPr>
          <w:rFonts w:ascii="Times New Roman" w:eastAsia="宋体" w:hAnsi="Times New Roman" w:cs="Times New Roman"/>
          <w:color w:val="000000" w:themeColor="text1"/>
        </w:rPr>
      </w:pPr>
    </w:p>
    <w:p w:rsidR="00A626D3" w:rsidRPr="00196523" w:rsidRDefault="00A626D3" w:rsidP="001C30E9">
      <w:pPr>
        <w:ind w:left="315" w:hangingChars="150" w:hanging="315"/>
        <w:rPr>
          <w:rFonts w:ascii="Times New Roman" w:eastAsia="宋体" w:hAnsi="Times New Roman" w:cs="Times New Roman"/>
          <w:color w:val="000000" w:themeColor="text1"/>
        </w:rPr>
      </w:pPr>
    </w:p>
    <w:p w:rsidR="00A626D3" w:rsidRPr="00196523" w:rsidRDefault="00A626D3" w:rsidP="001C30E9">
      <w:pPr>
        <w:ind w:left="315" w:hangingChars="150" w:hanging="315"/>
        <w:rPr>
          <w:rFonts w:ascii="Times New Roman" w:eastAsia="宋体" w:hAnsi="Times New Roman" w:cs="Times New Roman"/>
          <w:color w:val="000000" w:themeColor="text1"/>
        </w:rPr>
      </w:pPr>
    </w:p>
    <w:p w:rsidR="00A626D3" w:rsidRPr="00196523" w:rsidRDefault="00471A83"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487232" behindDoc="0" locked="0" layoutInCell="1" allowOverlap="1" wp14:anchorId="0A4D3FDE" wp14:editId="5097CFE2">
                <wp:simplePos x="0" y="0"/>
                <wp:positionH relativeFrom="column">
                  <wp:posOffset>693002</wp:posOffset>
                </wp:positionH>
                <wp:positionV relativeFrom="paragraph">
                  <wp:posOffset>22778</wp:posOffset>
                </wp:positionV>
                <wp:extent cx="2641153" cy="639183"/>
                <wp:effectExtent l="0" t="0" r="26035" b="27940"/>
                <wp:wrapNone/>
                <wp:docPr id="125" name="组合 125"/>
                <wp:cNvGraphicFramePr/>
                <a:graphic xmlns:a="http://schemas.openxmlformats.org/drawingml/2006/main">
                  <a:graphicData uri="http://schemas.microsoft.com/office/word/2010/wordprocessingGroup">
                    <wpg:wgp>
                      <wpg:cNvGrpSpPr/>
                      <wpg:grpSpPr>
                        <a:xfrm>
                          <a:off x="0" y="0"/>
                          <a:ext cx="2641153" cy="639183"/>
                          <a:chOff x="0" y="0"/>
                          <a:chExt cx="2641153" cy="639183"/>
                        </a:xfrm>
                      </wpg:grpSpPr>
                      <wpg:grpSp>
                        <wpg:cNvPr id="126" name="组合 126"/>
                        <wpg:cNvGrpSpPr/>
                        <wpg:grpSpPr>
                          <a:xfrm>
                            <a:off x="0" y="34669"/>
                            <a:ext cx="637265" cy="604514"/>
                            <a:chOff x="0" y="0"/>
                            <a:chExt cx="637265" cy="604514"/>
                          </a:xfrm>
                        </wpg:grpSpPr>
                        <wps:wsp>
                          <wps:cNvPr id="127" name="Freeform 12816"/>
                          <wps:cNvSpPr>
                            <a:spLocks/>
                          </wps:cNvSpPr>
                          <wps:spPr bwMode="auto">
                            <a:xfrm>
                              <a:off x="261858" y="121241"/>
                              <a:ext cx="72390" cy="106680"/>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4" name="Oval 12813"/>
                          <wps:cNvSpPr>
                            <a:spLocks noChangeArrowheads="1"/>
                          </wps:cNvSpPr>
                          <wps:spPr bwMode="auto">
                            <a:xfrm rot="5400000" flipV="1">
                              <a:off x="322771" y="5715"/>
                              <a:ext cx="151765" cy="14033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65" name="Oval 12821"/>
                          <wps:cNvSpPr>
                            <a:spLocks noChangeArrowheads="1"/>
                          </wps:cNvSpPr>
                          <wps:spPr bwMode="auto">
                            <a:xfrm flipH="1">
                              <a:off x="168037" y="234665"/>
                              <a:ext cx="148607" cy="14427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266" name="Group 12823"/>
                          <wpg:cNvGrpSpPr>
                            <a:grpSpLocks/>
                          </wpg:cNvGrpSpPr>
                          <wpg:grpSpPr bwMode="auto">
                            <a:xfrm>
                              <a:off x="0" y="357892"/>
                              <a:ext cx="180765" cy="246622"/>
                              <a:chOff x="2562" y="1422"/>
                              <a:chExt cx="371" cy="494"/>
                            </a:xfrm>
                          </wpg:grpSpPr>
                          <wps:wsp>
                            <wps:cNvPr id="11267"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68"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69" name="Group 12826"/>
                          <wpg:cNvGrpSpPr>
                            <a:grpSpLocks/>
                          </wpg:cNvGrpSpPr>
                          <wpg:grpSpPr bwMode="auto">
                            <a:xfrm flipH="1">
                              <a:off x="456500" y="124041"/>
                              <a:ext cx="180765" cy="246622"/>
                              <a:chOff x="2562" y="1422"/>
                              <a:chExt cx="371" cy="494"/>
                            </a:xfrm>
                          </wpg:grpSpPr>
                          <wps:wsp>
                            <wps:cNvPr id="11270"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71"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272" name="组合 11272"/>
                        <wpg:cNvGrpSpPr/>
                        <wpg:grpSpPr>
                          <a:xfrm>
                            <a:off x="782224" y="19502"/>
                            <a:ext cx="467828" cy="609873"/>
                            <a:chOff x="0" y="0"/>
                            <a:chExt cx="467828" cy="609873"/>
                          </a:xfrm>
                        </wpg:grpSpPr>
                        <wps:wsp>
                          <wps:cNvPr id="11273" name="Freeform 12816"/>
                          <wps:cNvSpPr>
                            <a:spLocks/>
                          </wps:cNvSpPr>
                          <wps:spPr bwMode="auto">
                            <a:xfrm>
                              <a:off x="92420" y="121240"/>
                              <a:ext cx="72390" cy="106680"/>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4" name="Oval 12813"/>
                          <wps:cNvSpPr>
                            <a:spLocks noChangeArrowheads="1"/>
                          </wps:cNvSpPr>
                          <wps:spPr bwMode="auto">
                            <a:xfrm rot="5400000" flipV="1">
                              <a:off x="153334" y="5715"/>
                              <a:ext cx="151765" cy="14033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75" name="Oval 12821"/>
                          <wps:cNvSpPr>
                            <a:spLocks noChangeArrowheads="1"/>
                          </wps:cNvSpPr>
                          <wps:spPr bwMode="auto">
                            <a:xfrm flipH="1">
                              <a:off x="0" y="234665"/>
                              <a:ext cx="148590" cy="14414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276" name="Group 12823"/>
                          <wpg:cNvGrpSpPr>
                            <a:grpSpLocks/>
                          </wpg:cNvGrpSpPr>
                          <wpg:grpSpPr bwMode="auto">
                            <a:xfrm flipH="1">
                              <a:off x="128828" y="363493"/>
                              <a:ext cx="180340" cy="246380"/>
                              <a:chOff x="2562" y="1422"/>
                              <a:chExt cx="371" cy="494"/>
                            </a:xfrm>
                          </wpg:grpSpPr>
                          <wps:wsp>
                            <wps:cNvPr id="11277"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78"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79" name="Group 12826"/>
                          <wpg:cNvGrpSpPr>
                            <a:grpSpLocks/>
                          </wpg:cNvGrpSpPr>
                          <wpg:grpSpPr bwMode="auto">
                            <a:xfrm flipH="1">
                              <a:off x="287063" y="124041"/>
                              <a:ext cx="180765" cy="246622"/>
                              <a:chOff x="2562" y="1422"/>
                              <a:chExt cx="371" cy="494"/>
                            </a:xfrm>
                          </wpg:grpSpPr>
                          <wps:wsp>
                            <wps:cNvPr id="11280"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81"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282" name="组合 11282"/>
                        <wpg:cNvGrpSpPr/>
                        <wpg:grpSpPr>
                          <a:xfrm flipH="1">
                            <a:off x="1393268" y="21668"/>
                            <a:ext cx="637265" cy="604514"/>
                            <a:chOff x="0" y="0"/>
                            <a:chExt cx="637265" cy="604514"/>
                          </a:xfrm>
                        </wpg:grpSpPr>
                        <wps:wsp>
                          <wps:cNvPr id="11283" name="Freeform 12816"/>
                          <wps:cNvSpPr>
                            <a:spLocks/>
                          </wps:cNvSpPr>
                          <wps:spPr bwMode="auto">
                            <a:xfrm>
                              <a:off x="261858" y="121241"/>
                              <a:ext cx="72390" cy="106680"/>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4" name="Oval 12813"/>
                          <wps:cNvSpPr>
                            <a:spLocks noChangeArrowheads="1"/>
                          </wps:cNvSpPr>
                          <wps:spPr bwMode="auto">
                            <a:xfrm rot="5400000" flipV="1">
                              <a:off x="322771" y="5715"/>
                              <a:ext cx="151765" cy="14033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85" name="Oval 12821"/>
                          <wps:cNvSpPr>
                            <a:spLocks noChangeArrowheads="1"/>
                          </wps:cNvSpPr>
                          <wps:spPr bwMode="auto">
                            <a:xfrm flipH="1">
                              <a:off x="168037" y="234665"/>
                              <a:ext cx="148607" cy="14427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286" name="Group 12823"/>
                          <wpg:cNvGrpSpPr>
                            <a:grpSpLocks/>
                          </wpg:cNvGrpSpPr>
                          <wpg:grpSpPr bwMode="auto">
                            <a:xfrm>
                              <a:off x="0" y="357892"/>
                              <a:ext cx="180765" cy="246622"/>
                              <a:chOff x="2562" y="1422"/>
                              <a:chExt cx="371" cy="494"/>
                            </a:xfrm>
                          </wpg:grpSpPr>
                          <wps:wsp>
                            <wps:cNvPr id="11287"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88"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89" name="Group 12826"/>
                          <wpg:cNvGrpSpPr>
                            <a:grpSpLocks/>
                          </wpg:cNvGrpSpPr>
                          <wpg:grpSpPr bwMode="auto">
                            <a:xfrm flipH="1">
                              <a:off x="456500" y="124041"/>
                              <a:ext cx="180765" cy="246622"/>
                              <a:chOff x="2562" y="1422"/>
                              <a:chExt cx="371" cy="494"/>
                            </a:xfrm>
                          </wpg:grpSpPr>
                          <wps:wsp>
                            <wps:cNvPr id="11290"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91"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292" name="组合 11292"/>
                        <wpg:cNvGrpSpPr/>
                        <wpg:grpSpPr>
                          <a:xfrm flipH="1">
                            <a:off x="2173325" y="0"/>
                            <a:ext cx="467828" cy="609873"/>
                            <a:chOff x="0" y="0"/>
                            <a:chExt cx="467828" cy="609873"/>
                          </a:xfrm>
                        </wpg:grpSpPr>
                        <wps:wsp>
                          <wps:cNvPr id="11293" name="Freeform 12816"/>
                          <wps:cNvSpPr>
                            <a:spLocks/>
                          </wps:cNvSpPr>
                          <wps:spPr bwMode="auto">
                            <a:xfrm>
                              <a:off x="92420" y="121240"/>
                              <a:ext cx="72390" cy="106680"/>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4" name="Oval 12813"/>
                          <wps:cNvSpPr>
                            <a:spLocks noChangeArrowheads="1"/>
                          </wps:cNvSpPr>
                          <wps:spPr bwMode="auto">
                            <a:xfrm rot="5400000" flipV="1">
                              <a:off x="153334" y="5715"/>
                              <a:ext cx="151765" cy="14033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95" name="Oval 12821"/>
                          <wps:cNvSpPr>
                            <a:spLocks noChangeArrowheads="1"/>
                          </wps:cNvSpPr>
                          <wps:spPr bwMode="auto">
                            <a:xfrm flipH="1">
                              <a:off x="0" y="234665"/>
                              <a:ext cx="148590" cy="14414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g:grpSp>
                          <wpg:cNvPr id="11296" name="Group 12823"/>
                          <wpg:cNvGrpSpPr>
                            <a:grpSpLocks/>
                          </wpg:cNvGrpSpPr>
                          <wpg:grpSpPr bwMode="auto">
                            <a:xfrm flipH="1">
                              <a:off x="128828" y="363493"/>
                              <a:ext cx="180340" cy="246380"/>
                              <a:chOff x="2562" y="1422"/>
                              <a:chExt cx="371" cy="494"/>
                            </a:xfrm>
                          </wpg:grpSpPr>
                          <wps:wsp>
                            <wps:cNvPr id="11297" name="Oval 12824"/>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298" name="Freeform 12825"/>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99" name="Group 12826"/>
                          <wpg:cNvGrpSpPr>
                            <a:grpSpLocks/>
                          </wpg:cNvGrpSpPr>
                          <wpg:grpSpPr bwMode="auto">
                            <a:xfrm flipH="1">
                              <a:off x="287063" y="124041"/>
                              <a:ext cx="180765" cy="246622"/>
                              <a:chOff x="2562" y="1422"/>
                              <a:chExt cx="371" cy="494"/>
                            </a:xfrm>
                          </wpg:grpSpPr>
                          <wps:wsp>
                            <wps:cNvPr id="11300" name="Oval 12827"/>
                            <wps:cNvSpPr>
                              <a:spLocks noChangeArrowheads="1"/>
                            </wps:cNvSpPr>
                            <wps:spPr bwMode="auto">
                              <a:xfrm flipH="1">
                                <a:off x="2562" y="1627"/>
                                <a:ext cx="305" cy="28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C0D3A" w:rsidRDefault="008E537A" w:rsidP="00263AD8">
                                  <w:pPr>
                                    <w:ind w:firstLine="420"/>
                                    <w:rPr>
                                      <w:szCs w:val="18"/>
                                    </w:rPr>
                                  </w:pPr>
                                </w:p>
                              </w:txbxContent>
                            </wps:txbx>
                            <wps:bodyPr rot="0" vert="horz" wrap="square" lIns="0" tIns="0" rIns="0" bIns="0" anchor="t" anchorCtr="0" upright="1">
                              <a:noAutofit/>
                            </wps:bodyPr>
                          </wps:wsp>
                          <wps:wsp>
                            <wps:cNvPr id="11301" name="Freeform 12828"/>
                            <wps:cNvSpPr>
                              <a:spLocks/>
                            </wps:cNvSpPr>
                            <wps:spPr bwMode="auto">
                              <a:xfrm>
                                <a:off x="2784" y="1422"/>
                                <a:ext cx="149" cy="214"/>
                              </a:xfrm>
                              <a:custGeom>
                                <a:avLst/>
                                <a:gdLst>
                                  <a:gd name="T0" fmla="*/ 149 w 149"/>
                                  <a:gd name="T1" fmla="*/ 0 h 214"/>
                                  <a:gd name="T2" fmla="*/ 0 w 149"/>
                                  <a:gd name="T3" fmla="*/ 214 h 214"/>
                                </a:gdLst>
                                <a:ahLst/>
                                <a:cxnLst>
                                  <a:cxn ang="0">
                                    <a:pos x="T0" y="T1"/>
                                  </a:cxn>
                                  <a:cxn ang="0">
                                    <a:pos x="T2" y="T3"/>
                                  </a:cxn>
                                </a:cxnLst>
                                <a:rect l="0" t="0" r="r" b="b"/>
                                <a:pathLst>
                                  <a:path w="149" h="214">
                                    <a:moveTo>
                                      <a:pt x="149" y="0"/>
                                    </a:moveTo>
                                    <a:lnTo>
                                      <a:pt x="0" y="214"/>
                                    </a:lnTo>
                                  </a:path>
                                </a:pathLst>
                              </a:custGeom>
                              <a:noFill/>
                              <a:ln w="12700">
                                <a:solidFill>
                                  <a:srgbClr val="000000"/>
                                </a:solidFill>
                                <a:round/>
                                <a:headEnd type="none" w="med" len="med"/>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0A4D3FDE" id="组合 125" o:spid="_x0000_s1538" style="position:absolute;left:0;text-align:left;margin-left:54.55pt;margin-top:1.8pt;width:207.95pt;height:50.35pt;z-index:251487232" coordsize="26411,6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">
                <v:group id="组合 126" o:spid="_x0000_s1539" style="position:absolute;top:346;width:6372;height:6045" coordsize="6372,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816" o:spid="_x0000_s1540" style="position:absolute;left:2618;top:1212;width:724;height:1067;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" path="m149,l,214e" filled="f" strokeweight="1pt">
                    <v:stroke endarrowwidth="narrow" endarrowlength="short"/>
                    <v:path arrowok="t" o:connecttype="custom" o:connectlocs="72390,0;0,106680" o:connectangles="0,0"/>
                  </v:shape>
                  <v:oval id="Oval 12813" o:spid="_x0000_s1541" style="position:absolute;left:3227;top:57;width:1517;height:140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" filled="f" strokeweight="1pt">
                    <v:textbox inset="0,0,0,0">
                      <w:txbxContent>
                        <w:p w:rsidR="008E537A" w:rsidRPr="00CC0D3A" w:rsidRDefault="008E537A" w:rsidP="00263AD8">
                          <w:pPr>
                            <w:ind w:firstLine="420"/>
                            <w:rPr>
                              <w:szCs w:val="18"/>
                            </w:rPr>
                          </w:pPr>
                        </w:p>
                      </w:txbxContent>
                    </v:textbox>
                  </v:oval>
                  <v:oval id="Oval 12821" o:spid="_x0000_s1542" style="position:absolute;left:1680;top:2346;width:1486;height:14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group id="Group 12823" o:spid="_x0000_s1543" style="position:absolute;top:3578;width:1807;height:2467"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">
                    <v:oval id="Oval 12824" o:spid="_x0000_s1544"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25" o:spid="_x0000_s1545"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" path="m149,l,214e" filled="f" strokeweight="1pt">
                      <v:stroke endarrowwidth="narrow" endarrowlength="short"/>
                      <v:path arrowok="t" o:connecttype="custom" o:connectlocs="149,0;0,214" o:connectangles="0,0"/>
                    </v:shape>
                  </v:group>
                  <v:group id="Group 12826" o:spid="_x0000_s1546" style="position:absolute;left:4565;top:1240;width:1807;height:2466;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">
                    <v:oval id="Oval 12827" o:spid="_x0000_s154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28" o:spid="_x0000_s154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" path="m149,l,214e" filled="f" strokeweight="1pt">
                      <v:stroke endarrowwidth="narrow" endarrowlength="short"/>
                      <v:path arrowok="t" o:connecttype="custom" o:connectlocs="149,0;0,214" o:connectangles="0,0"/>
                    </v:shape>
                  </v:group>
                </v:group>
                <v:group id="组合 11272" o:spid="_x0000_s1549" style="position:absolute;left:7822;top:195;width:4678;height:6098" coordsize="467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">
                  <v:shape id="Freeform 12816" o:spid="_x0000_s1550" style="position:absolute;left:924;top:1212;width:724;height:1067;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" path="m149,l,214e" filled="f" strokeweight="1pt">
                    <v:stroke endarrowwidth="narrow" endarrowlength="short"/>
                    <v:path arrowok="t" o:connecttype="custom" o:connectlocs="72390,0;0,106680" o:connectangles="0,0"/>
                  </v:shape>
                  <v:oval id="Oval 12813" o:spid="_x0000_s1551" style="position:absolute;left:1533;top:57;width:1517;height:1403;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oval id="Oval 12821" o:spid="_x0000_s1552" style="position:absolute;top:2346;width:1485;height:14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group id="Group 12823" o:spid="_x0000_s1553" style="position:absolute;left:1288;top:3634;width:1803;height:246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">
                    <v:oval id="Oval 12824" o:spid="_x0000_s1554"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25" o:spid="_x0000_s1555"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" path="m149,l,214e" filled="f" strokeweight="1pt">
                      <v:stroke endarrowwidth="narrow" endarrowlength="short"/>
                      <v:path arrowok="t" o:connecttype="custom" o:connectlocs="149,0;0,214" o:connectangles="0,0"/>
                    </v:shape>
                  </v:group>
                  <v:group id="Group 12826" o:spid="_x0000_s1556" style="position:absolute;left:2870;top:1240;width:1808;height:2466;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">
                    <v:oval id="Oval 12827" o:spid="_x0000_s155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28" o:spid="_x0000_s155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" path="m149,l,214e" filled="f" strokeweight="1pt">
                      <v:stroke endarrowwidth="narrow" endarrowlength="short"/>
                      <v:path arrowok="t" o:connecttype="custom" o:connectlocs="149,0;0,214" o:connectangles="0,0"/>
                    </v:shape>
                  </v:group>
                </v:group>
                <v:group id="组合 11282" o:spid="_x0000_s1559" style="position:absolute;left:13932;top:216;width:6373;height:6045;flip:x" coordsize="6372,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">
                  <v:shape id="Freeform 12816" o:spid="_x0000_s1560" style="position:absolute;left:2618;top:1212;width:724;height:1067;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" path="m149,l,214e" filled="f" strokeweight="1pt">
                    <v:stroke endarrowwidth="narrow" endarrowlength="short"/>
                    <v:path arrowok="t" o:connecttype="custom" o:connectlocs="72390,0;0,106680" o:connectangles="0,0"/>
                  </v:shape>
                  <v:oval id="Oval 12813" o:spid="_x0000_s1561" style="position:absolute;left:3227;top:57;width:1517;height:140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oval id="Oval 12821" o:spid="_x0000_s1562" style="position:absolute;left:1680;top:2346;width:1486;height:14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group id="Group 12823" o:spid="_x0000_s1563" style="position:absolute;top:3578;width:1807;height:2467"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">
                    <v:oval id="Oval 12824" o:spid="_x0000_s1564"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" filled="f" strokeweight="1pt">
                      <v:textbox inset="0,0,0,0">
                        <w:txbxContent>
                          <w:p w:rsidR="008E537A" w:rsidRPr="00CC0D3A" w:rsidRDefault="008E537A" w:rsidP="00263AD8">
                            <w:pPr>
                              <w:ind w:firstLine="420"/>
                              <w:rPr>
                                <w:szCs w:val="18"/>
                              </w:rPr>
                            </w:pPr>
                          </w:p>
                        </w:txbxContent>
                      </v:textbox>
                    </v:oval>
                    <v:shape id="Freeform 12825" o:spid="_x0000_s1565"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" path="m149,l,214e" filled="f" strokeweight="1pt">
                      <v:stroke endarrowwidth="narrow" endarrowlength="short"/>
                      <v:path arrowok="t" o:connecttype="custom" o:connectlocs="149,0;0,214" o:connectangles="0,0"/>
                    </v:shape>
                  </v:group>
                  <v:group id="Group 12826" o:spid="_x0000_s1566" style="position:absolute;left:4565;top:1240;width:1807;height:2466;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">
                    <v:oval id="Oval 12827" o:spid="_x0000_s156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28" o:spid="_x0000_s156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" path="m149,l,214e" filled="f" strokeweight="1pt">
                      <v:stroke endarrowwidth="narrow" endarrowlength="short"/>
                      <v:path arrowok="t" o:connecttype="custom" o:connectlocs="149,0;0,214" o:connectangles="0,0"/>
                    </v:shape>
                  </v:group>
                </v:group>
                <v:group id="组合 11292" o:spid="_x0000_s1569" style="position:absolute;left:21733;width:4678;height:6098;flip:x" coordsize="467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">
                  <v:shape id="Freeform 12816" o:spid="_x0000_s1570" style="position:absolute;left:924;top:1212;width:724;height:1067;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" path="m149,l,214e" filled="f" strokeweight="1pt">
                    <v:stroke endarrowwidth="narrow" endarrowlength="short"/>
                    <v:path arrowok="t" o:connecttype="custom" o:connectlocs="72390,0;0,106680" o:connectangles="0,0"/>
                  </v:shape>
                  <v:oval id="Oval 12813" o:spid="_x0000_s1571" style="position:absolute;left:1533;top:57;width:1517;height:1403;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" filled="f" strokeweight="1pt">
                    <v:textbox inset="0,0,0,0">
                      <w:txbxContent>
                        <w:p w:rsidR="008E537A" w:rsidRPr="00CC0D3A" w:rsidRDefault="008E537A" w:rsidP="00263AD8">
                          <w:pPr>
                            <w:ind w:firstLine="420"/>
                            <w:rPr>
                              <w:szCs w:val="18"/>
                            </w:rPr>
                          </w:pPr>
                        </w:p>
                      </w:txbxContent>
                    </v:textbox>
                  </v:oval>
                  <v:oval id="Oval 12821" o:spid="_x0000_s1572" style="position:absolute;top:2346;width:1485;height:14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group id="Group 12823" o:spid="_x0000_s1573" style="position:absolute;left:1288;top:3634;width:1803;height:2464;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">
                    <v:oval id="Oval 12824" o:spid="_x0000_s1574"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" filled="f" strokeweight="1pt">
                      <v:textbox inset="0,0,0,0">
                        <w:txbxContent>
                          <w:p w:rsidR="008E537A" w:rsidRPr="00CC0D3A" w:rsidRDefault="008E537A" w:rsidP="00263AD8">
                            <w:pPr>
                              <w:ind w:firstLine="420"/>
                              <w:rPr>
                                <w:szCs w:val="18"/>
                              </w:rPr>
                            </w:pPr>
                          </w:p>
                        </w:txbxContent>
                      </v:textbox>
                    </v:oval>
                    <v:shape id="Freeform 12825" o:spid="_x0000_s1575"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" path="m149,l,214e" filled="f" strokeweight="1pt">
                      <v:stroke endarrowwidth="narrow" endarrowlength="short"/>
                      <v:path arrowok="t" o:connecttype="custom" o:connectlocs="149,0;0,214" o:connectangles="0,0"/>
                    </v:shape>
                  </v:group>
                  <v:group id="Group 12826" o:spid="_x0000_s1576" style="position:absolute;left:2870;top:1240;width:1808;height:2466;flip:x" coordorigin="2562,1422" coordsize="37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">
                    <v:oval id="Oval 12827" o:spid="_x0000_s1577" style="position:absolute;left:2562;top:1627;width:305;height:2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" filled="f" strokeweight="1pt">
                      <v:textbox inset="0,0,0,0">
                        <w:txbxContent>
                          <w:p w:rsidR="008E537A" w:rsidRPr="00CC0D3A" w:rsidRDefault="008E537A" w:rsidP="00263AD8">
                            <w:pPr>
                              <w:ind w:firstLine="420"/>
                              <w:rPr>
                                <w:szCs w:val="18"/>
                              </w:rPr>
                            </w:pPr>
                          </w:p>
                        </w:txbxContent>
                      </v:textbox>
                    </v:oval>
                    <v:shape id="Freeform 12828" o:spid="_x0000_s1578" style="position:absolute;left:2784;top:1422;width:149;height:214;visibility:visible;mso-wrap-style:square;v-text-anchor:top" coordsize="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" path="m149,l,214e" filled="f" strokeweight="1pt">
                      <v:stroke endarrowwidth="narrow" endarrowlength="short"/>
                      <v:path arrowok="t" o:connecttype="custom" o:connectlocs="149,0;0,214" o:connectangles="0,0"/>
                    </v:shape>
                  </v:group>
                </v:group>
              </v:group>
            </w:pict>
          </mc:Fallback>
        </mc:AlternateContent>
      </w:r>
    </w:p>
    <w:p w:rsidR="00A626D3" w:rsidRPr="00196523" w:rsidRDefault="00A626D3" w:rsidP="001C30E9">
      <w:pPr>
        <w:ind w:left="315" w:hangingChars="150" w:hanging="315"/>
        <w:rPr>
          <w:rFonts w:ascii="Times New Roman" w:eastAsia="宋体" w:hAnsi="Times New Roman" w:cs="Times New Roman"/>
          <w:color w:val="000000" w:themeColor="text1"/>
        </w:rPr>
      </w:pP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263AD8" w:rsidP="001C30E9">
      <w:pPr>
        <w:ind w:left="315" w:hangingChars="150" w:hanging="315"/>
        <w:rPr>
          <w:rFonts w:ascii="Times New Roman" w:eastAsia="宋体" w:hAnsi="Times New Roman" w:cs="Times New Roman"/>
          <w:color w:val="000000" w:themeColor="text1"/>
        </w:rPr>
      </w:pPr>
    </w:p>
    <w:p w:rsidR="00263AD8" w:rsidRPr="00196523" w:rsidRDefault="00471A83"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489280" behindDoc="0" locked="0" layoutInCell="1" allowOverlap="1" wp14:anchorId="50217F00" wp14:editId="3011F3A0">
                <wp:simplePos x="0" y="0"/>
                <wp:positionH relativeFrom="column">
                  <wp:posOffset>1444978</wp:posOffset>
                </wp:positionH>
                <wp:positionV relativeFrom="paragraph">
                  <wp:posOffset>41444</wp:posOffset>
                </wp:positionV>
                <wp:extent cx="2078233" cy="198120"/>
                <wp:effectExtent l="0" t="0" r="17780" b="11430"/>
                <wp:wrapNone/>
                <wp:docPr id="11302"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233"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BC194A">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-11</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含</w:t>
                            </w:r>
                            <w:r>
                              <w:rPr>
                                <w:rFonts w:ascii="Times New Roman" w:eastAsia="宋体" w:hAnsi="Times New Roman" w:cs="Times New Roman"/>
                                <w:b w:val="0"/>
                              </w:rPr>
                              <w:t>4</w:t>
                            </w:r>
                            <w:r>
                              <w:rPr>
                                <w:rFonts w:ascii="Times New Roman" w:eastAsia="宋体" w:hAnsi="Times New Roman" w:cs="Times New Roman"/>
                                <w:b w:val="0"/>
                              </w:rPr>
                              <w:t>个</w:t>
                            </w:r>
                            <w:r>
                              <w:rPr>
                                <w:rFonts w:ascii="Times New Roman" w:eastAsia="宋体" w:hAnsi="Times New Roman" w:cs="Times New Roman" w:hint="eastAsia"/>
                                <w:b w:val="0"/>
                              </w:rPr>
                              <w:t>结点的不同二叉</w:t>
                            </w:r>
                            <w:r w:rsidRPr="00473F6D">
                              <w:rPr>
                                <w:rFonts w:ascii="Times New Roman" w:eastAsia="宋体" w:hAnsi="Times New Roman" w:cs="Times New Roman" w:hint="eastAsia"/>
                                <w:b w:val="0"/>
                              </w:rPr>
                              <w:t>树</w:t>
                            </w:r>
                            <w:r>
                              <w:rPr>
                                <w:rFonts w:ascii="Times New Roman" w:eastAsia="宋体" w:hAnsi="Times New Roman" w:cs="Times New Roman" w:hint="eastAsia"/>
                                <w:b w:val="0"/>
                              </w:rPr>
                              <w:t>树形</w:t>
                            </w:r>
                          </w:p>
                          <w:p w:rsidR="008E537A" w:rsidRPr="00616556" w:rsidRDefault="008E537A" w:rsidP="00BC194A">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50217F00" id="Text Box 563" o:spid="_x0000_s1579" type="#_x0000_t202" style="position:absolute;left:0;text-align:left;margin-left:113.8pt;margin-top:3.25pt;width:163.65pt;height:15.6pt;z-index:25148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esuAIAALg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" filled="f" stroked="f">
                <v:textbox inset="0,0,0,0">
                  <w:txbxContent>
                    <w:p w:rsidR="008E537A" w:rsidRPr="00473F6D" w:rsidRDefault="008E537A" w:rsidP="00BC194A">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-11</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含</w:t>
                      </w:r>
                      <w:r>
                        <w:rPr>
                          <w:rFonts w:ascii="Times New Roman" w:eastAsia="宋体" w:hAnsi="Times New Roman" w:cs="Times New Roman"/>
                          <w:b w:val="0"/>
                        </w:rPr>
                        <w:t>4</w:t>
                      </w:r>
                      <w:r>
                        <w:rPr>
                          <w:rFonts w:ascii="Times New Roman" w:eastAsia="宋体" w:hAnsi="Times New Roman" w:cs="Times New Roman"/>
                          <w:b w:val="0"/>
                        </w:rPr>
                        <w:t>个</w:t>
                      </w:r>
                      <w:r>
                        <w:rPr>
                          <w:rFonts w:ascii="Times New Roman" w:eastAsia="宋体" w:hAnsi="Times New Roman" w:cs="Times New Roman" w:hint="eastAsia"/>
                          <w:b w:val="0"/>
                        </w:rPr>
                        <w:t>结点的不同二叉</w:t>
                      </w:r>
                      <w:r w:rsidRPr="00473F6D">
                        <w:rPr>
                          <w:rFonts w:ascii="Times New Roman" w:eastAsia="宋体" w:hAnsi="Times New Roman" w:cs="Times New Roman" w:hint="eastAsia"/>
                          <w:b w:val="0"/>
                        </w:rPr>
                        <w:t>树</w:t>
                      </w:r>
                      <w:r>
                        <w:rPr>
                          <w:rFonts w:ascii="Times New Roman" w:eastAsia="宋体" w:hAnsi="Times New Roman" w:cs="Times New Roman" w:hint="eastAsia"/>
                          <w:b w:val="0"/>
                        </w:rPr>
                        <w:t>树形</w:t>
                      </w:r>
                    </w:p>
                    <w:p w:rsidR="008E537A" w:rsidRPr="00616556" w:rsidRDefault="008E537A" w:rsidP="00BC194A">
                      <w:pPr>
                        <w:pStyle w:val="a6"/>
                        <w:ind w:firstLineChars="0" w:firstLine="0"/>
                        <w:rPr>
                          <w:rFonts w:ascii="Times New Roman" w:eastAsia="宋体" w:hAnsi="Times New Roman" w:cs="Times New Roman"/>
                          <w:b w:val="0"/>
                        </w:rPr>
                      </w:pPr>
                    </w:p>
                  </w:txbxContent>
                </v:textbox>
              </v:shape>
            </w:pict>
          </mc:Fallback>
        </mc:AlternateConten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．若某棵树有</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个度为</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的结点，</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个度为</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的结点，</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vertAlign w:val="subscript"/>
        </w:rPr>
        <w:t>m</w:t>
      </w:r>
      <w:r w:rsidRPr="00196523">
        <w:rPr>
          <w:rFonts w:ascii="Times New Roman" w:eastAsia="宋体" w:hAnsi="Times New Roman" w:cs="Times New Roman"/>
          <w:color w:val="000000" w:themeColor="text1"/>
        </w:rPr>
        <w:t>个度为</w:t>
      </w:r>
      <w:r w:rsidRPr="00196523">
        <w:rPr>
          <w:rFonts w:ascii="Times New Roman" w:eastAsia="宋体" w:hAnsi="Times New Roman" w:cs="Times New Roman"/>
          <w:i/>
          <w:color w:val="000000" w:themeColor="text1"/>
        </w:rPr>
        <w:t>m</w:t>
      </w:r>
      <w:r w:rsidRPr="00196523">
        <w:rPr>
          <w:rFonts w:ascii="Times New Roman" w:eastAsia="宋体" w:hAnsi="Times New Roman" w:cs="Times New Roman"/>
          <w:color w:val="000000" w:themeColor="text1"/>
        </w:rPr>
        <w:t>的结点，问这棵树共有多少个叶结点？</w:t>
      </w:r>
      <w:r w:rsidR="00132C19" w:rsidRPr="00196523">
        <w:rPr>
          <w:rFonts w:ascii="Times New Roman" w:eastAsia="宋体" w:hAnsi="Times New Roman" w:cs="Times New Roman" w:hint="eastAsia"/>
          <w:color w:val="000000" w:themeColor="text1"/>
        </w:rPr>
        <w:t>给出推导过程。</w:t>
      </w:r>
    </w:p>
    <w:p w:rsidR="00132C19"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132C19" w:rsidRPr="00196523">
        <w:rPr>
          <w:rFonts w:ascii="Times New Roman" w:eastAsia="宋体" w:hAnsi="Times New Roman" w:cs="Times New Roman" w:hint="eastAsia"/>
          <w:color w:val="000000" w:themeColor="text1"/>
        </w:rPr>
        <w:t>叶结点个数</w:t>
      </w:r>
      <m:oMath>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0</m:t>
            </m:r>
          </m:sub>
        </m:sSub>
        <m:r>
          <w:rPr>
            <w:rFonts w:ascii="Cambria Math" w:eastAsia="微软雅黑" w:hAnsi="Cambria Math" w:cs="微软雅黑"/>
            <w:color w:val="000000" w:themeColor="text1"/>
            <w:szCs w:val="21"/>
          </w:rPr>
          <m:t>=</m:t>
        </m:r>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i=1</m:t>
            </m:r>
          </m:sub>
          <m:sup>
            <m:r>
              <w:rPr>
                <w:rFonts w:ascii="Cambria Math" w:eastAsia="宋体" w:hAnsi="Times New Roman" w:cs="Times New Roman"/>
                <w:color w:val="000000" w:themeColor="text1"/>
                <w:szCs w:val="21"/>
              </w:rPr>
              <m:t>m</m:t>
            </m:r>
          </m:sup>
          <m:e>
            <m:d>
              <m:dPr>
                <m:ctrlPr>
                  <w:rPr>
                    <w:rFonts w:ascii="Cambria Math" w:eastAsia="宋体" w:hAnsi="Times New Roman" w:cs="Times New Roman"/>
                    <w:i/>
                    <w:color w:val="000000" w:themeColor="text1"/>
                    <w:szCs w:val="21"/>
                  </w:rPr>
                </m:ctrlPr>
              </m:dPr>
              <m:e>
                <m:r>
                  <w:rPr>
                    <w:rFonts w:ascii="Cambria Math" w:eastAsia="宋体" w:hAnsi="Times New Roman" w:cs="Times New Roman"/>
                    <w:color w:val="000000" w:themeColor="text1"/>
                    <w:szCs w:val="21"/>
                  </w:rPr>
                  <m:t>i</m:t>
                </m:r>
                <m:r>
                  <w:rPr>
                    <w:rFonts w:ascii="Cambria Math" w:eastAsia="宋体" w:hAnsi="Times New Roman" w:cs="Times New Roman"/>
                    <w:color w:val="000000" w:themeColor="text1"/>
                    <w:szCs w:val="21"/>
                  </w:rPr>
                  <m:t>-</m:t>
                </m:r>
                <m:r>
                  <w:rPr>
                    <w:rFonts w:ascii="Cambria Math" w:eastAsia="宋体" w:hAnsi="Times New Roman" w:cs="Times New Roman"/>
                    <w:color w:val="000000" w:themeColor="text1"/>
                    <w:szCs w:val="21"/>
                  </w:rPr>
                  <m:t>1</m:t>
                </m:r>
              </m:e>
            </m:d>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r>
              <w:rPr>
                <w:rFonts w:ascii="Cambria Math" w:eastAsia="宋体" w:hAnsi="Times New Roman" w:cs="Times New Roman"/>
                <w:color w:val="000000" w:themeColor="text1"/>
                <w:szCs w:val="21"/>
              </w:rPr>
              <m:t>+1</m:t>
            </m:r>
          </m:e>
        </m:nary>
      </m:oMath>
      <w:r w:rsidR="00132C19" w:rsidRPr="00196523">
        <w:rPr>
          <w:rFonts w:ascii="Times New Roman" w:eastAsia="宋体" w:hAnsi="Times New Roman" w:cs="Times New Roman" w:hint="eastAsia"/>
          <w:color w:val="000000" w:themeColor="text1"/>
          <w:szCs w:val="21"/>
        </w:rPr>
        <w:t>。</w:t>
      </w:r>
    </w:p>
    <w:p w:rsidR="00BC194A" w:rsidRPr="00196523" w:rsidRDefault="00A31130" w:rsidP="001C30E9">
      <w:pPr>
        <w:ind w:firstLine="420"/>
        <w:rPr>
          <w:rFonts w:ascii="宋体" w:eastAsia="宋体" w:hAnsi="宋体" w:cs="Times New Roman"/>
          <w:color w:val="000000" w:themeColor="text1"/>
          <w:szCs w:val="21"/>
        </w:rPr>
      </w:pPr>
      <w:r w:rsidRPr="00196523">
        <w:rPr>
          <w:rFonts w:ascii="宋体" w:eastAsia="宋体" w:hAnsi="宋体" w:cs="Times New Roman"/>
          <w:color w:val="000000" w:themeColor="text1"/>
          <w:szCs w:val="21"/>
        </w:rPr>
        <w:t>满</w:t>
      </w:r>
      <w:r w:rsidRPr="00196523">
        <w:rPr>
          <w:rFonts w:ascii="宋体" w:eastAsia="宋体" w:hAnsi="宋体" w:cs="Times New Roman"/>
          <w:color w:val="000000" w:themeColor="text1"/>
        </w:rPr>
        <w:t>二叉树</w:t>
      </w:r>
      <w:r w:rsidRPr="00196523">
        <w:rPr>
          <w:rFonts w:ascii="Times New Roman" w:eastAsia="宋体" w:hAnsi="Times New Roman" w:cs="Times New Roman"/>
          <w:color w:val="000000" w:themeColor="text1"/>
          <w:szCs w:val="21"/>
        </w:rPr>
        <w:t>定理</w:t>
      </w:r>
      <w:r w:rsidR="00BC194A" w:rsidRPr="00196523">
        <w:rPr>
          <w:rFonts w:ascii="Times New Roman" w:eastAsia="宋体" w:hAnsi="Times New Roman" w:cs="Times New Roman" w:hint="eastAsia"/>
          <w:color w:val="000000" w:themeColor="text1"/>
          <w:szCs w:val="21"/>
        </w:rPr>
        <w:t>可以</w:t>
      </w:r>
      <w:r w:rsidRPr="00196523">
        <w:rPr>
          <w:rFonts w:ascii="Times New Roman" w:eastAsia="宋体" w:hAnsi="Times New Roman" w:cs="Times New Roman"/>
          <w:color w:val="000000" w:themeColor="text1"/>
          <w:szCs w:val="21"/>
        </w:rPr>
        <w:t>推广到任意</w:t>
      </w:r>
      <w:r w:rsidR="00BC194A"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叉</w:t>
      </w:r>
      <w:r w:rsidRPr="00196523">
        <w:rPr>
          <w:rFonts w:ascii="宋体" w:eastAsia="宋体" w:hAnsi="宋体" w:cs="Times New Roman"/>
          <w:color w:val="000000" w:themeColor="text1"/>
          <w:szCs w:val="21"/>
        </w:rPr>
        <w:t>树中。</w:t>
      </w:r>
    </w:p>
    <w:p w:rsidR="009A09F5" w:rsidRPr="00196523" w:rsidRDefault="00A31130" w:rsidP="001C30E9">
      <w:pPr>
        <w:ind w:firstLine="420"/>
        <w:rPr>
          <w:rFonts w:ascii="Times New Roman" w:eastAsia="宋体" w:hAnsi="Times New Roman" w:cs="Times New Roman"/>
          <w:color w:val="000000" w:themeColor="text1"/>
          <w:szCs w:val="21"/>
        </w:rPr>
      </w:pPr>
      <w:r w:rsidRPr="00196523">
        <w:rPr>
          <w:rFonts w:ascii="宋体" w:eastAsia="宋体" w:hAnsi="宋体" w:cs="Times New Roman"/>
          <w:color w:val="000000" w:themeColor="text1"/>
          <w:szCs w:val="21"/>
        </w:rPr>
        <w:t>设</w:t>
      </w:r>
      <w:r w:rsidR="00BC194A" w:rsidRPr="00196523">
        <w:rPr>
          <w:rFonts w:ascii="Times New Roman" w:eastAsia="宋体" w:hAnsi="Times New Roman" w:cs="Times New Roman"/>
          <w:i/>
          <w:color w:val="000000" w:themeColor="text1"/>
          <w:szCs w:val="21"/>
        </w:rPr>
        <w:t>m</w:t>
      </w:r>
      <w:r w:rsidRPr="00196523">
        <w:rPr>
          <w:rFonts w:ascii="宋体" w:eastAsia="宋体" w:hAnsi="宋体" w:cs="Times New Roman"/>
          <w:color w:val="000000" w:themeColor="text1"/>
          <w:szCs w:val="21"/>
        </w:rPr>
        <w:t>叉树中叶结点数为</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bscript"/>
        </w:rPr>
        <w:t>0</w:t>
      </w:r>
      <w:r w:rsidRPr="00196523">
        <w:rPr>
          <w:rFonts w:ascii="Times New Roman" w:eastAsia="宋体" w:hAnsi="Times New Roman" w:cs="Times New Roman"/>
          <w:color w:val="000000" w:themeColor="text1"/>
          <w:szCs w:val="21"/>
        </w:rPr>
        <w:t>，度为</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的结点数为</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bscript"/>
        </w:rPr>
        <w:t>1</w:t>
      </w:r>
      <w:r w:rsidRPr="00196523">
        <w:rPr>
          <w:rFonts w:ascii="Times New Roman" w:eastAsia="宋体" w:hAnsi="Times New Roman" w:cs="Times New Roman"/>
          <w:color w:val="000000" w:themeColor="text1"/>
          <w:szCs w:val="2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，度为</w:t>
      </w:r>
      <w:r w:rsidR="00BC194A"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的结点数为</w:t>
      </w:r>
      <w:r w:rsidRPr="00196523">
        <w:rPr>
          <w:rFonts w:ascii="Times New Roman" w:eastAsia="宋体" w:hAnsi="Times New Roman" w:cs="Times New Roman"/>
          <w:i/>
          <w:color w:val="000000" w:themeColor="text1"/>
          <w:szCs w:val="21"/>
        </w:rPr>
        <w:t>n</w:t>
      </w:r>
      <w:r w:rsidR="00BC194A" w:rsidRPr="00196523">
        <w:rPr>
          <w:rFonts w:ascii="Times New Roman" w:eastAsia="宋体" w:hAnsi="Times New Roman" w:cs="Times New Roman"/>
          <w:color w:val="000000" w:themeColor="text1"/>
          <w:szCs w:val="21"/>
          <w:vertAlign w:val="subscript"/>
        </w:rPr>
        <w:t>m</w:t>
      </w:r>
      <w:r w:rsidR="00BC194A" w:rsidRPr="00196523">
        <w:rPr>
          <w:rFonts w:ascii="Times New Roman" w:eastAsia="宋体" w:hAnsi="Times New Roman" w:cs="Times New Roman" w:hint="eastAsia"/>
          <w:color w:val="000000" w:themeColor="text1"/>
          <w:szCs w:val="21"/>
        </w:rPr>
        <w:t>。结点总数</w:t>
      </w:r>
      <m:oMath>
        <m:r>
          <w:rPr>
            <w:rFonts w:ascii="Cambria Math" w:eastAsia="宋体" w:hAnsi="Times New Roman" w:cs="Times New Roman"/>
            <w:color w:val="000000" w:themeColor="text1"/>
            <w:szCs w:val="21"/>
          </w:rPr>
          <m:t>n=</m:t>
        </m:r>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i=0</m:t>
            </m:r>
          </m:sub>
          <m:sup>
            <m:r>
              <w:rPr>
                <w:rFonts w:ascii="Cambria Math" w:eastAsia="宋体" w:hAnsi="Times New Roman" w:cs="Times New Roman"/>
                <w:color w:val="000000" w:themeColor="text1"/>
                <w:szCs w:val="21"/>
              </w:rPr>
              <m:t>m</m:t>
            </m:r>
          </m:sup>
          <m:e>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e>
        </m:nary>
      </m:oMath>
      <w:r w:rsidR="009A09F5" w:rsidRPr="00196523">
        <w:rPr>
          <w:rFonts w:ascii="Times New Roman" w:eastAsia="宋体" w:hAnsi="Times New Roman" w:cs="Times New Roman" w:hint="eastAsia"/>
          <w:color w:val="000000" w:themeColor="text1"/>
          <w:szCs w:val="21"/>
        </w:rPr>
        <w:t>，树中含有的分支数</w:t>
      </w:r>
      <w:r w:rsidR="009A09F5" w:rsidRPr="00196523">
        <w:rPr>
          <w:rFonts w:ascii="Times New Roman" w:eastAsia="宋体" w:hAnsi="Times New Roman" w:cs="Times New Roman" w:hint="eastAsia"/>
          <w:color w:val="000000" w:themeColor="text1"/>
          <w:szCs w:val="21"/>
        </w:rPr>
        <w:t>B</w:t>
      </w:r>
      <w:r w:rsidR="009A09F5" w:rsidRPr="00196523">
        <w:rPr>
          <w:rFonts w:ascii="Times New Roman" w:eastAsia="宋体" w:hAnsi="Times New Roman" w:cs="Times New Roman"/>
          <w:color w:val="000000" w:themeColor="text1"/>
          <w:szCs w:val="21"/>
        </w:rPr>
        <w:t>=</w:t>
      </w:r>
      <w:r w:rsidR="009A09F5" w:rsidRPr="00196523">
        <w:rPr>
          <w:rFonts w:ascii="Times New Roman" w:eastAsia="宋体" w:hAnsi="Times New Roman" w:cs="Times New Roman" w:hint="eastAsia"/>
          <w:i/>
          <w:color w:val="000000" w:themeColor="text1"/>
          <w:szCs w:val="21"/>
        </w:rPr>
        <w:t>n</w:t>
      </w:r>
      <w:r w:rsidR="009A09F5" w:rsidRPr="00196523">
        <w:rPr>
          <w:rFonts w:ascii="Times New Roman" w:eastAsia="宋体" w:hAnsi="Times New Roman" w:cs="Times New Roman"/>
          <w:color w:val="000000" w:themeColor="text1"/>
          <w:szCs w:val="21"/>
        </w:rPr>
        <w:t>-1</w:t>
      </w:r>
      <w:r w:rsidR="009A09F5" w:rsidRPr="00196523">
        <w:rPr>
          <w:rFonts w:ascii="Times New Roman" w:eastAsia="宋体" w:hAnsi="Times New Roman" w:cs="Times New Roman" w:hint="eastAsia"/>
          <w:color w:val="000000" w:themeColor="text1"/>
          <w:szCs w:val="21"/>
        </w:rPr>
        <w:t>。</w:t>
      </w:r>
    </w:p>
    <w:p w:rsidR="0079691F" w:rsidRPr="00196523" w:rsidRDefault="00BC194A" w:rsidP="001C30E9">
      <w:pPr>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而对于度为</w:t>
      </w:r>
      <w:r w:rsidRPr="00196523">
        <w:rPr>
          <w:rFonts w:ascii="Times New Roman" w:eastAsia="宋体" w:hAnsi="Times New Roman" w:cs="Times New Roman" w:hint="eastAsia"/>
          <w:i/>
          <w:color w:val="000000" w:themeColor="text1"/>
          <w:szCs w:val="21"/>
        </w:rPr>
        <w:t>k</w:t>
      </w:r>
      <w:r w:rsidRPr="00196523">
        <w:rPr>
          <w:rFonts w:ascii="Times New Roman" w:eastAsia="宋体" w:hAnsi="Times New Roman" w:cs="Times New Roman" w:hint="eastAsia"/>
          <w:color w:val="000000" w:themeColor="text1"/>
          <w:szCs w:val="21"/>
        </w:rPr>
        <w:t>的结点，可以带有</w:t>
      </w:r>
      <w:r w:rsidRPr="00196523">
        <w:rPr>
          <w:rFonts w:ascii="Times New Roman" w:eastAsia="宋体" w:hAnsi="Times New Roman" w:cs="Times New Roman" w:hint="eastAsia"/>
          <w:i/>
          <w:color w:val="000000" w:themeColor="text1"/>
          <w:szCs w:val="21"/>
        </w:rPr>
        <w:t>k</w:t>
      </w:r>
      <w:r w:rsidRPr="00196523">
        <w:rPr>
          <w:rFonts w:ascii="Times New Roman" w:eastAsia="宋体" w:hAnsi="Times New Roman" w:cs="Times New Roman" w:hint="eastAsia"/>
          <w:color w:val="000000" w:themeColor="text1"/>
          <w:szCs w:val="21"/>
        </w:rPr>
        <w:t>个分支，故树中</w:t>
      </w:r>
      <w:r w:rsidR="009A09F5" w:rsidRPr="00196523">
        <w:rPr>
          <w:rFonts w:ascii="Times New Roman" w:eastAsia="宋体" w:hAnsi="Times New Roman" w:cs="Times New Roman" w:hint="eastAsia"/>
          <w:color w:val="000000" w:themeColor="text1"/>
          <w:szCs w:val="21"/>
        </w:rPr>
        <w:t>分支数</w:t>
      </w:r>
      <m:oMath>
        <m:r>
          <w:rPr>
            <w:rFonts w:ascii="Cambria Math" w:eastAsia="宋体" w:hAnsi="Times New Roman" w:cs="Times New Roman" w:hint="eastAsia"/>
            <w:color w:val="000000" w:themeColor="text1"/>
            <w:szCs w:val="21"/>
          </w:rPr>
          <m:t>B</m:t>
        </m:r>
        <m:r>
          <w:rPr>
            <w:rFonts w:ascii="Cambria Math" w:eastAsia="宋体" w:hAnsi="Times New Roman" w:cs="Times New Roman"/>
            <w:color w:val="000000" w:themeColor="text1"/>
            <w:szCs w:val="21"/>
          </w:rPr>
          <m:t>=</m:t>
        </m:r>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i=1</m:t>
            </m:r>
          </m:sub>
          <m:sup>
            <m:r>
              <w:rPr>
                <w:rFonts w:ascii="Cambria Math" w:eastAsia="宋体" w:hAnsi="Times New Roman" w:cs="Times New Roman"/>
                <w:color w:val="000000" w:themeColor="text1"/>
                <w:szCs w:val="21"/>
              </w:rPr>
              <m:t>m</m:t>
            </m:r>
          </m:sup>
          <m:e>
            <m:r>
              <w:rPr>
                <w:rFonts w:ascii="Cambria Math" w:eastAsia="宋体" w:hAnsi="Times New Roman" w:cs="Times New Roman"/>
                <w:color w:val="000000" w:themeColor="text1"/>
                <w:szCs w:val="21"/>
              </w:rPr>
              <m:t>i</m:t>
            </m:r>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e>
        </m:nary>
      </m:oMath>
      <w:r w:rsidR="0079691F" w:rsidRPr="00196523">
        <w:rPr>
          <w:rFonts w:ascii="Times New Roman" w:eastAsia="宋体" w:hAnsi="Times New Roman" w:cs="Times New Roman" w:hint="eastAsia"/>
          <w:color w:val="000000" w:themeColor="text1"/>
          <w:szCs w:val="21"/>
        </w:rPr>
        <w:t>，将几个方程联立，有</w:t>
      </w:r>
      <m:oMath>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i=0</m:t>
            </m:r>
          </m:sub>
          <m:sup>
            <m:r>
              <w:rPr>
                <w:rFonts w:ascii="Cambria Math" w:eastAsia="宋体" w:hAnsi="Times New Roman" w:cs="Times New Roman"/>
                <w:color w:val="000000" w:themeColor="text1"/>
                <w:szCs w:val="21"/>
              </w:rPr>
              <m:t>m</m:t>
            </m:r>
          </m:sup>
          <m:e>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e>
        </m:nary>
        <m:r>
          <w:rPr>
            <w:rFonts w:ascii="微软雅黑" w:eastAsia="微软雅黑" w:hAnsi="微软雅黑" w:cs="微软雅黑" w:hint="eastAsia"/>
            <w:color w:val="000000" w:themeColor="text1"/>
            <w:szCs w:val="21"/>
          </w:rPr>
          <m:t>-</m:t>
        </m:r>
        <m:r>
          <w:rPr>
            <w:rFonts w:ascii="Cambria Math" w:eastAsia="宋体" w:hAnsi="Times New Roman" w:cs="Times New Roman" w:hint="eastAsia"/>
            <w:color w:val="000000" w:themeColor="text1"/>
            <w:szCs w:val="21"/>
          </w:rPr>
          <m:t>1=</m:t>
        </m:r>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i=1</m:t>
            </m:r>
          </m:sub>
          <m:sup>
            <m:r>
              <w:rPr>
                <w:rFonts w:ascii="Cambria Math" w:eastAsia="宋体" w:hAnsi="Times New Roman" w:cs="Times New Roman"/>
                <w:color w:val="000000" w:themeColor="text1"/>
                <w:szCs w:val="21"/>
              </w:rPr>
              <m:t>m</m:t>
            </m:r>
          </m:sup>
          <m:e>
            <m:r>
              <w:rPr>
                <w:rFonts w:ascii="Cambria Math" w:eastAsia="宋体" w:hAnsi="Times New Roman" w:cs="Times New Roman"/>
                <w:color w:val="000000" w:themeColor="text1"/>
                <w:szCs w:val="21"/>
              </w:rPr>
              <m:t>i</m:t>
            </m:r>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e>
        </m:nary>
      </m:oMath>
      <w:r w:rsidR="0079691F" w:rsidRPr="00196523">
        <w:rPr>
          <w:rFonts w:ascii="Times New Roman" w:eastAsia="宋体" w:hAnsi="Times New Roman" w:cs="Times New Roman" w:hint="eastAsia"/>
          <w:color w:val="000000" w:themeColor="text1"/>
          <w:szCs w:val="21"/>
        </w:rPr>
        <w:t>，整理得</w:t>
      </w:r>
      <m:oMath>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0</m:t>
            </m:r>
          </m:sub>
        </m:sSub>
        <m:r>
          <w:rPr>
            <w:rFonts w:ascii="Cambria Math" w:eastAsia="微软雅黑" w:hAnsi="Cambria Math" w:cs="微软雅黑"/>
            <w:color w:val="000000" w:themeColor="text1"/>
            <w:szCs w:val="21"/>
          </w:rPr>
          <m:t>=</m:t>
        </m:r>
        <m:nary>
          <m:naryPr>
            <m:chr m:val="∑"/>
            <m:ctrlPr>
              <w:rPr>
                <w:rFonts w:ascii="Cambria Math" w:eastAsia="宋体" w:hAnsi="Times New Roman" w:cs="Times New Roman"/>
                <w:i/>
                <w:color w:val="000000" w:themeColor="text1"/>
                <w:szCs w:val="21"/>
              </w:rPr>
            </m:ctrlPr>
          </m:naryPr>
          <m:sub>
            <m:r>
              <w:rPr>
                <w:rFonts w:ascii="Cambria Math" w:eastAsia="宋体" w:hAnsi="Times New Roman" w:cs="Times New Roman"/>
                <w:color w:val="000000" w:themeColor="text1"/>
                <w:szCs w:val="21"/>
              </w:rPr>
              <m:t>i=1</m:t>
            </m:r>
          </m:sub>
          <m:sup>
            <m:r>
              <w:rPr>
                <w:rFonts w:ascii="Cambria Math" w:eastAsia="宋体" w:hAnsi="Times New Roman" w:cs="Times New Roman"/>
                <w:color w:val="000000" w:themeColor="text1"/>
                <w:szCs w:val="21"/>
              </w:rPr>
              <m:t>m</m:t>
            </m:r>
          </m:sup>
          <m:e>
            <m:d>
              <m:dPr>
                <m:ctrlPr>
                  <w:rPr>
                    <w:rFonts w:ascii="Cambria Math" w:eastAsia="宋体" w:hAnsi="Times New Roman" w:cs="Times New Roman"/>
                    <w:i/>
                    <w:color w:val="000000" w:themeColor="text1"/>
                    <w:szCs w:val="21"/>
                  </w:rPr>
                </m:ctrlPr>
              </m:dPr>
              <m:e>
                <m:r>
                  <w:rPr>
                    <w:rFonts w:ascii="Cambria Math" w:eastAsia="宋体" w:hAnsi="Times New Roman" w:cs="Times New Roman"/>
                    <w:color w:val="000000" w:themeColor="text1"/>
                    <w:szCs w:val="21"/>
                  </w:rPr>
                  <m:t>i</m:t>
                </m:r>
                <m:r>
                  <w:rPr>
                    <w:rFonts w:ascii="Cambria Math" w:eastAsia="宋体" w:hAnsi="Times New Roman" w:cs="Times New Roman"/>
                    <w:color w:val="000000" w:themeColor="text1"/>
                    <w:szCs w:val="21"/>
                  </w:rPr>
                  <m:t>-</m:t>
                </m:r>
                <m:r>
                  <w:rPr>
                    <w:rFonts w:ascii="Cambria Math" w:eastAsia="宋体" w:hAnsi="Times New Roman" w:cs="Times New Roman"/>
                    <w:color w:val="000000" w:themeColor="text1"/>
                    <w:szCs w:val="21"/>
                  </w:rPr>
                  <m:t>1</m:t>
                </m:r>
              </m:e>
            </m:d>
            <m:sSub>
              <m:sSubPr>
                <m:ctrlPr>
                  <w:rPr>
                    <w:rFonts w:ascii="Cambria Math" w:eastAsia="宋体" w:hAnsi="Times New Roman" w:cs="Times New Roman"/>
                    <w:i/>
                    <w:color w:val="000000" w:themeColor="text1"/>
                    <w:szCs w:val="21"/>
                  </w:rPr>
                </m:ctrlPr>
              </m:sSubPr>
              <m:e>
                <m:r>
                  <w:rPr>
                    <w:rFonts w:ascii="Cambria Math" w:eastAsia="宋体" w:hAnsi="Times New Roman" w:cs="Times New Roman"/>
                    <w:color w:val="000000" w:themeColor="text1"/>
                    <w:szCs w:val="21"/>
                  </w:rPr>
                  <m:t>n</m:t>
                </m:r>
              </m:e>
              <m:sub>
                <m:r>
                  <w:rPr>
                    <w:rFonts w:ascii="Cambria Math" w:eastAsia="宋体" w:hAnsi="Times New Roman" w:cs="Times New Roman"/>
                    <w:color w:val="000000" w:themeColor="text1"/>
                    <w:szCs w:val="21"/>
                  </w:rPr>
                  <m:t>i</m:t>
                </m:r>
              </m:sub>
            </m:sSub>
            <m:r>
              <w:rPr>
                <w:rFonts w:ascii="Cambria Math" w:eastAsia="宋体" w:hAnsi="Times New Roman" w:cs="Times New Roman"/>
                <w:color w:val="000000" w:themeColor="text1"/>
                <w:szCs w:val="21"/>
              </w:rPr>
              <m:t>+1</m:t>
            </m:r>
          </m:e>
        </m:nary>
      </m:oMath>
      <w:r w:rsidR="0079691F" w:rsidRPr="00196523">
        <w:rPr>
          <w:rFonts w:ascii="Times New Roman" w:eastAsia="宋体" w:hAnsi="Times New Roman" w:cs="Times New Roman" w:hint="eastAsia"/>
          <w:color w:val="000000" w:themeColor="text1"/>
          <w:szCs w:val="21"/>
        </w:rPr>
        <w:t>。</w:t>
      </w:r>
    </w:p>
    <w:p w:rsidR="004D0DD9"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hint="eastAsia"/>
          <w:color w:val="000000" w:themeColor="text1"/>
        </w:rPr>
        <w:t>使用同样结构的结点构造的双向链表和二叉链表，有什么不同？</w:t>
      </w:r>
    </w:p>
    <w:p w:rsidR="004D0DD9"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3367F" w:rsidRPr="00196523">
        <w:rPr>
          <w:rFonts w:ascii="Times New Roman" w:eastAsia="宋体" w:hAnsi="Times New Roman" w:cs="Times New Roman" w:hint="eastAsia"/>
          <w:color w:val="000000" w:themeColor="text1"/>
        </w:rPr>
        <w:t>双向链表和二叉链表都是链式存储结构，它们的结点</w:t>
      </w:r>
      <w:r w:rsidR="00F80EEB" w:rsidRPr="00196523">
        <w:rPr>
          <w:rFonts w:ascii="Times New Roman" w:eastAsia="宋体" w:hAnsi="Times New Roman" w:cs="Times New Roman" w:hint="eastAsia"/>
          <w:color w:val="000000" w:themeColor="text1"/>
        </w:rPr>
        <w:t>结构</w:t>
      </w:r>
      <w:r w:rsidR="0043367F" w:rsidRPr="00196523">
        <w:rPr>
          <w:rFonts w:ascii="Times New Roman" w:eastAsia="宋体" w:hAnsi="Times New Roman" w:cs="Times New Roman" w:hint="eastAsia"/>
          <w:color w:val="000000" w:themeColor="text1"/>
        </w:rPr>
        <w:t>都是含有一个数据类型</w:t>
      </w:r>
      <w:r w:rsidR="00F80EEB" w:rsidRPr="00196523">
        <w:rPr>
          <w:rFonts w:ascii="Times New Roman" w:eastAsia="宋体" w:hAnsi="Times New Roman" w:cs="Times New Roman" w:hint="eastAsia"/>
          <w:color w:val="000000" w:themeColor="text1"/>
        </w:rPr>
        <w:t>域</w:t>
      </w:r>
      <w:r w:rsidR="0043367F" w:rsidRPr="00196523">
        <w:rPr>
          <w:rFonts w:ascii="Times New Roman" w:eastAsia="宋体" w:hAnsi="Times New Roman" w:cs="Times New Roman" w:hint="eastAsia"/>
          <w:color w:val="000000" w:themeColor="text1"/>
        </w:rPr>
        <w:t>及两个指针类型</w:t>
      </w:r>
      <w:r w:rsidR="00F80EEB" w:rsidRPr="00196523">
        <w:rPr>
          <w:rFonts w:ascii="Times New Roman" w:eastAsia="宋体" w:hAnsi="Times New Roman" w:cs="Times New Roman" w:hint="eastAsia"/>
          <w:color w:val="000000" w:themeColor="text1"/>
        </w:rPr>
        <w:t>域</w:t>
      </w:r>
      <w:r w:rsidR="0043367F" w:rsidRPr="00196523">
        <w:rPr>
          <w:rFonts w:ascii="Times New Roman" w:eastAsia="宋体" w:hAnsi="Times New Roman" w:cs="Times New Roman" w:hint="eastAsia"/>
          <w:color w:val="000000" w:themeColor="text1"/>
        </w:rPr>
        <w:t>，结构是相同的，但指针指向的含义是不同的。</w:t>
      </w:r>
    </w:p>
    <w:p w:rsidR="0043367F" w:rsidRPr="00196523" w:rsidRDefault="0043367F"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构造的双向链表是线性结构，链表结点中</w:t>
      </w:r>
      <w:r w:rsidR="00272CB2" w:rsidRPr="00196523">
        <w:rPr>
          <w:rFonts w:ascii="Times New Roman" w:eastAsia="宋体" w:hAnsi="Times New Roman" w:cs="Times New Roman" w:hint="eastAsia"/>
          <w:color w:val="000000" w:themeColor="text1"/>
        </w:rPr>
        <w:t>的两个指针</w:t>
      </w:r>
      <w:r w:rsidRPr="00196523">
        <w:rPr>
          <w:rFonts w:ascii="Times New Roman" w:eastAsia="宋体" w:hAnsi="Times New Roman" w:cs="Times New Roman" w:hint="eastAsia"/>
          <w:color w:val="000000" w:themeColor="text1"/>
        </w:rPr>
        <w:t>，一个指针指向其前驱，另一个指针指向其后继。</w:t>
      </w:r>
      <w:r w:rsidR="00317BA3" w:rsidRPr="00196523">
        <w:rPr>
          <w:rFonts w:ascii="Times New Roman" w:eastAsia="宋体" w:hAnsi="Times New Roman" w:cs="Times New Roman" w:hint="eastAsia"/>
          <w:color w:val="000000" w:themeColor="text1"/>
        </w:rPr>
        <w:t>链表中相邻的两个结点，可以</w:t>
      </w:r>
      <w:r w:rsidR="006F0F54" w:rsidRPr="00196523">
        <w:rPr>
          <w:rFonts w:ascii="Times New Roman" w:eastAsia="宋体" w:hAnsi="Times New Roman" w:cs="Times New Roman" w:hint="eastAsia"/>
          <w:color w:val="000000" w:themeColor="text1"/>
        </w:rPr>
        <w:t>分别</w:t>
      </w:r>
      <w:r w:rsidR="00317BA3" w:rsidRPr="00196523">
        <w:rPr>
          <w:rFonts w:ascii="Times New Roman" w:eastAsia="宋体" w:hAnsi="Times New Roman" w:cs="Times New Roman" w:hint="eastAsia"/>
          <w:color w:val="000000" w:themeColor="text1"/>
        </w:rPr>
        <w:t>通过向前的指针和向后的指针互相指示。</w:t>
      </w:r>
    </w:p>
    <w:p w:rsidR="00317BA3" w:rsidRPr="00196523" w:rsidRDefault="00317BA3" w:rsidP="001C30E9">
      <w:pPr>
        <w:ind w:firstLine="420"/>
        <w:rPr>
          <w:rFonts w:ascii="Times New Roman" w:eastAsia="宋体" w:hAnsi="Times New Roman" w:cs="Times New Roman"/>
          <w:color w:val="000000" w:themeColor="text1"/>
        </w:rPr>
      </w:pPr>
      <w:proofErr w:type="gramStart"/>
      <w:r w:rsidRPr="00196523">
        <w:rPr>
          <w:rFonts w:ascii="Times New Roman" w:eastAsia="宋体" w:hAnsi="Times New Roman" w:cs="Times New Roman" w:hint="eastAsia"/>
          <w:color w:val="000000" w:themeColor="text1"/>
        </w:rPr>
        <w:t>二叉链表</w:t>
      </w:r>
      <w:proofErr w:type="gramEnd"/>
      <w:r w:rsidRPr="00196523">
        <w:rPr>
          <w:rFonts w:ascii="Times New Roman" w:eastAsia="宋体" w:hAnsi="Times New Roman" w:cs="Times New Roman" w:hint="eastAsia"/>
          <w:color w:val="000000" w:themeColor="text1"/>
        </w:rPr>
        <w:t>是层次结构，结点中所含的两个指针都是指向子结点的</w:t>
      </w:r>
      <w:r w:rsidR="006F0F54" w:rsidRPr="00196523">
        <w:rPr>
          <w:rFonts w:ascii="Times New Roman" w:eastAsia="宋体" w:hAnsi="Times New Roman" w:cs="Times New Roman" w:hint="eastAsia"/>
          <w:color w:val="000000" w:themeColor="text1"/>
        </w:rPr>
        <w:t>，任意两个结点都不会出现相互指示的情况。</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466752" behindDoc="0" locked="0" layoutInCell="1" allowOverlap="1" wp14:anchorId="5CA25D9E" wp14:editId="5BEE62D1">
                <wp:simplePos x="0" y="0"/>
                <wp:positionH relativeFrom="column">
                  <wp:posOffset>1241425</wp:posOffset>
                </wp:positionH>
                <wp:positionV relativeFrom="paragraph">
                  <wp:posOffset>355600</wp:posOffset>
                </wp:positionV>
                <wp:extent cx="1386840" cy="904240"/>
                <wp:effectExtent l="0" t="0" r="22860" b="10160"/>
                <wp:wrapTopAndBottom/>
                <wp:docPr id="11325" name="Group 7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6840" cy="904240"/>
                          <a:chOff x="3291" y="4269"/>
                          <a:chExt cx="3116" cy="1930"/>
                        </a:xfrm>
                      </wpg:grpSpPr>
                      <wps:wsp>
                        <wps:cNvPr id="11326" name="Freeform 7442"/>
                        <wps:cNvSpPr>
                          <a:spLocks/>
                        </wps:cNvSpPr>
                        <wps:spPr bwMode="auto">
                          <a:xfrm>
                            <a:off x="4228" y="4546"/>
                            <a:ext cx="395" cy="34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7" name="Freeform 7443"/>
                        <wps:cNvSpPr>
                          <a:spLocks/>
                        </wps:cNvSpPr>
                        <wps:spPr bwMode="auto">
                          <a:xfrm>
                            <a:off x="4938" y="4549"/>
                            <a:ext cx="506" cy="267"/>
                          </a:xfrm>
                          <a:custGeom>
                            <a:avLst/>
                            <a:gdLst>
                              <a:gd name="T0" fmla="*/ 0 w 1424"/>
                              <a:gd name="T1" fmla="*/ 0 h 675"/>
                              <a:gd name="T2" fmla="*/ 1424 w 1424"/>
                              <a:gd name="T3" fmla="*/ 675 h 675"/>
                              <a:gd name="T4" fmla="*/ 1424 w 1424"/>
                              <a:gd name="T5" fmla="*/ 675 h 675"/>
                            </a:gdLst>
                            <a:ahLst/>
                            <a:cxnLst>
                              <a:cxn ang="0">
                                <a:pos x="T0" y="T1"/>
                              </a:cxn>
                              <a:cxn ang="0">
                                <a:pos x="T2" y="T3"/>
                              </a:cxn>
                              <a:cxn ang="0">
                                <a:pos x="T4" y="T5"/>
                              </a:cxn>
                            </a:cxnLst>
                            <a:rect l="0" t="0" r="r" b="b"/>
                            <a:pathLst>
                              <a:path w="1424" h="675">
                                <a:moveTo>
                                  <a:pt x="0" y="0"/>
                                </a:moveTo>
                                <a:lnTo>
                                  <a:pt x="1424" y="675"/>
                                </a:lnTo>
                                <a:lnTo>
                                  <a:pt x="1424" y="675"/>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4" name="Freeform 7444"/>
                        <wps:cNvSpPr>
                          <a:spLocks/>
                        </wps:cNvSpPr>
                        <wps:spPr bwMode="auto">
                          <a:xfrm>
                            <a:off x="5861" y="5562"/>
                            <a:ext cx="252" cy="263"/>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5" name="Freeform 7445"/>
                        <wps:cNvSpPr>
                          <a:spLocks/>
                        </wps:cNvSpPr>
                        <wps:spPr bwMode="auto">
                          <a:xfrm>
                            <a:off x="5722" y="5040"/>
                            <a:ext cx="352" cy="227"/>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6" name="Freeform 7446"/>
                        <wps:cNvSpPr>
                          <a:spLocks/>
                        </wps:cNvSpPr>
                        <wps:spPr bwMode="auto">
                          <a:xfrm>
                            <a:off x="4228" y="5051"/>
                            <a:ext cx="227" cy="201"/>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7" name="Freeform 7447"/>
                        <wps:cNvSpPr>
                          <a:spLocks/>
                        </wps:cNvSpPr>
                        <wps:spPr bwMode="auto">
                          <a:xfrm>
                            <a:off x="3587" y="5076"/>
                            <a:ext cx="293" cy="261"/>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8" name="Freeform 7448"/>
                        <wps:cNvSpPr>
                          <a:spLocks/>
                        </wps:cNvSpPr>
                        <wps:spPr bwMode="auto">
                          <a:xfrm>
                            <a:off x="4728" y="5523"/>
                            <a:ext cx="329" cy="322"/>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9" name="Freeform 7449"/>
                        <wps:cNvSpPr>
                          <a:spLocks/>
                        </wps:cNvSpPr>
                        <wps:spPr bwMode="auto">
                          <a:xfrm>
                            <a:off x="4094" y="5545"/>
                            <a:ext cx="330" cy="322"/>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0" name="Oval 7450"/>
                        <wps:cNvSpPr>
                          <a:spLocks noChangeArrowheads="1"/>
                        </wps:cNvSpPr>
                        <wps:spPr bwMode="auto">
                          <a:xfrm>
                            <a:off x="4600" y="4269"/>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sz w:val="15"/>
                                  <w:szCs w:val="15"/>
                                </w:rPr>
                                <w:t>k</w:t>
                              </w:r>
                            </w:p>
                          </w:txbxContent>
                        </wps:txbx>
                        <wps:bodyPr rot="0" vert="horz" wrap="square" lIns="0" tIns="0" rIns="0" bIns="0" anchor="t" anchorCtr="0" upright="1">
                          <a:noAutofit/>
                        </wps:bodyPr>
                      </wps:wsp>
                      <wps:wsp>
                        <wps:cNvPr id="7431" name="Oval 7451"/>
                        <wps:cNvSpPr>
                          <a:spLocks noChangeArrowheads="1"/>
                        </wps:cNvSpPr>
                        <wps:spPr bwMode="auto">
                          <a:xfrm>
                            <a:off x="5399" y="4740"/>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n</w:t>
                              </w:r>
                            </w:p>
                          </w:txbxContent>
                        </wps:txbx>
                        <wps:bodyPr rot="0" vert="horz" wrap="square" lIns="0" tIns="0" rIns="0" bIns="0" anchor="t" anchorCtr="0" upright="1">
                          <a:noAutofit/>
                        </wps:bodyPr>
                      </wps:wsp>
                      <wps:wsp>
                        <wps:cNvPr id="7432" name="Oval 7452"/>
                        <wps:cNvSpPr>
                          <a:spLocks noChangeArrowheads="1"/>
                        </wps:cNvSpPr>
                        <wps:spPr bwMode="auto">
                          <a:xfrm>
                            <a:off x="3861" y="4786"/>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c</w:t>
                              </w:r>
                            </w:p>
                          </w:txbxContent>
                        </wps:txbx>
                        <wps:bodyPr rot="0" vert="horz" wrap="square" lIns="0" tIns="0" rIns="0" bIns="0" anchor="t" anchorCtr="0" upright="1">
                          <a:noAutofit/>
                        </wps:bodyPr>
                      </wps:wsp>
                      <wps:wsp>
                        <wps:cNvPr id="7433" name="Oval 7453"/>
                        <wps:cNvSpPr>
                          <a:spLocks noChangeArrowheads="1"/>
                        </wps:cNvSpPr>
                        <wps:spPr bwMode="auto">
                          <a:xfrm>
                            <a:off x="4384" y="5231"/>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e</w:t>
                              </w:r>
                            </w:p>
                          </w:txbxContent>
                        </wps:txbx>
                        <wps:bodyPr rot="0" vert="horz" wrap="square" lIns="0" tIns="0" rIns="0" bIns="0" anchor="t" anchorCtr="0" upright="1">
                          <a:noAutofit/>
                        </wps:bodyPr>
                      </wps:wsp>
                      <wps:wsp>
                        <wps:cNvPr id="7434" name="Oval 7454"/>
                        <wps:cNvSpPr>
                          <a:spLocks noChangeArrowheads="1"/>
                        </wps:cNvSpPr>
                        <wps:spPr bwMode="auto">
                          <a:xfrm>
                            <a:off x="6033" y="5208"/>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s</w:t>
                              </w:r>
                            </w:p>
                          </w:txbxContent>
                        </wps:txbx>
                        <wps:bodyPr rot="0" vert="horz" wrap="square" lIns="0" tIns="0" rIns="0" bIns="0" anchor="t" anchorCtr="0" upright="1">
                          <a:noAutofit/>
                        </wps:bodyPr>
                      </wps:wsp>
                      <wps:wsp>
                        <wps:cNvPr id="7435" name="Oval 7455"/>
                        <wps:cNvSpPr>
                          <a:spLocks noChangeArrowheads="1"/>
                        </wps:cNvSpPr>
                        <wps:spPr bwMode="auto">
                          <a:xfrm>
                            <a:off x="4953" y="5825"/>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h</w:t>
                              </w:r>
                            </w:p>
                          </w:txbxContent>
                        </wps:txbx>
                        <wps:bodyPr rot="0" vert="horz" wrap="square" lIns="0" tIns="0" rIns="0" bIns="0" anchor="t" anchorCtr="0" upright="1">
                          <a:noAutofit/>
                        </wps:bodyPr>
                      </wps:wsp>
                      <wps:wsp>
                        <wps:cNvPr id="7436" name="Oval 7456"/>
                        <wps:cNvSpPr>
                          <a:spLocks noChangeArrowheads="1"/>
                        </wps:cNvSpPr>
                        <wps:spPr bwMode="auto">
                          <a:xfrm>
                            <a:off x="5577" y="5803"/>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p</w:t>
                              </w:r>
                            </w:p>
                          </w:txbxContent>
                        </wps:txbx>
                        <wps:bodyPr rot="0" vert="horz" wrap="square" lIns="0" tIns="0" rIns="0" bIns="0" anchor="t" anchorCtr="0" upright="1">
                          <a:noAutofit/>
                        </wps:bodyPr>
                      </wps:wsp>
                      <wps:wsp>
                        <wps:cNvPr id="7437" name="Oval 7457"/>
                        <wps:cNvSpPr>
                          <a:spLocks noChangeArrowheads="1"/>
                        </wps:cNvSpPr>
                        <wps:spPr bwMode="auto">
                          <a:xfrm>
                            <a:off x="3291" y="5312"/>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a</w:t>
                              </w:r>
                            </w:p>
                          </w:txbxContent>
                        </wps:txbx>
                        <wps:bodyPr rot="0" vert="horz" wrap="square" lIns="0" tIns="0" rIns="0" bIns="0" anchor="t" anchorCtr="0" upright="1">
                          <a:noAutofit/>
                        </wps:bodyPr>
                      </wps:wsp>
                      <wps:wsp>
                        <wps:cNvPr id="7438" name="Oval 7458"/>
                        <wps:cNvSpPr>
                          <a:spLocks noChangeArrowheads="1"/>
                        </wps:cNvSpPr>
                        <wps:spPr bwMode="auto">
                          <a:xfrm>
                            <a:off x="3797" y="5813"/>
                            <a:ext cx="374" cy="374"/>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25D9E" id="Group 7441" o:spid="_x0000_s1580" style="position:absolute;left:0;text-align:left;margin-left:97.75pt;margin-top:28pt;width:109.2pt;height:71.2pt;z-index:251466752" coordorigin="3291,4269" coordsize="3116,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">
                <v:shape id="Freeform 7442" o:spid="_x0000_s1581" style="position:absolute;left:4228;top:4546;width:395;height:340;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" path="m1180,l,631r,e" filled="f" strokecolor="black [3213]" strokeweight="1pt">
                  <v:path arrowok="t" o:connecttype="custom" o:connectlocs="395,0;0,340;0,340" o:connectangles="0,0,0"/>
                </v:shape>
                <v:shape id="Freeform 7443" o:spid="_x0000_s1582" style="position:absolute;left:4938;top:4549;width:506;height:267;visibility:visible;mso-wrap-style:square;v-text-anchor:top" coordsize="14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" path="m,l1424,675r,e" filled="f" strokecolor="black [3213]" strokeweight="1pt">
                  <v:path arrowok="t" o:connecttype="custom" o:connectlocs="0,0;506,267;506,267" o:connectangles="0,0,0"/>
                </v:shape>
                <v:shape id="Freeform 7444" o:spid="_x0000_s1583" style="position:absolute;left:5861;top:5562;width:252;height:263;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" path="m661,l,643r,e" filled="f" strokecolor="black [3213]" strokeweight="1pt">
                  <v:path arrowok="t" o:connecttype="custom" o:connectlocs="252,0;0,263;0,263" o:connectangles="0,0,0"/>
                </v:shape>
                <v:shape id="Freeform 7445" o:spid="_x0000_s1584" style="position:absolute;left:5722;top:5040;width:352;height:227;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" path="m,l660,643r,e" filled="f" strokecolor="black [3213]" strokeweight="1pt">
                  <v:path arrowok="t" o:connecttype="custom" o:connectlocs="0,0;352,227;352,227" o:connectangles="0,0,0"/>
                </v:shape>
                <v:shape id="Freeform 7446" o:spid="_x0000_s1585" style="position:absolute;left:4228;top:5051;width:227;height:201;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" path="m,l660,643r,e" filled="f" strokecolor="black [3213]" strokeweight="1pt">
                  <v:path arrowok="t" o:connecttype="custom" o:connectlocs="0,0;227,201;227,201" o:connectangles="0,0,0"/>
                </v:shape>
                <v:shape id="Freeform 7447" o:spid="_x0000_s1586" style="position:absolute;left:3587;top:5076;width:293;height:261;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" path="m661,l,643r,e" filled="f" strokecolor="black [3213]" strokeweight="1pt">
                  <v:path arrowok="t" o:connecttype="custom" o:connectlocs="293,0;0,261;0,261" o:connectangles="0,0,0"/>
                </v:shape>
                <v:shape id="Freeform 7448" o:spid="_x0000_s1587" style="position:absolute;left:4728;top:5523;width:329;height:322;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" path="m,l660,643r,e" filled="f" strokecolor="black [3213]" strokeweight="1pt">
                  <v:path arrowok="t" o:connecttype="custom" o:connectlocs="0,0;329,322;329,322" o:connectangles="0,0,0"/>
                </v:shape>
                <v:shape id="Freeform 7449" o:spid="_x0000_s1588" style="position:absolute;left:4094;top:5545;width:330;height:322;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" path="m661,l,643r,e" filled="f" strokecolor="black [3213]" strokeweight="1pt">
                  <v:path arrowok="t" o:connecttype="custom" o:connectlocs="330,0;0,322;0,322" o:connectangles="0,0,0"/>
                </v:shape>
                <v:oval id="Oval 7450" o:spid="_x0000_s1589" style="position:absolute;left:4600;top:4269;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sz w:val="15"/>
                            <w:szCs w:val="15"/>
                          </w:rPr>
                          <w:t>k</w:t>
                        </w:r>
                      </w:p>
                    </w:txbxContent>
                  </v:textbox>
                </v:oval>
                <v:oval id="Oval 7451" o:spid="_x0000_s1590" style="position:absolute;left:5399;top:4740;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n</w:t>
                        </w:r>
                      </w:p>
                    </w:txbxContent>
                  </v:textbox>
                </v:oval>
                <v:oval id="Oval 7452" o:spid="_x0000_s1591" style="position:absolute;left:3861;top:4786;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c</w:t>
                        </w:r>
                      </w:p>
                    </w:txbxContent>
                  </v:textbox>
                </v:oval>
                <v:oval id="Oval 7453" o:spid="_x0000_s1592" style="position:absolute;left:4384;top:5231;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e</w:t>
                        </w:r>
                      </w:p>
                    </w:txbxContent>
                  </v:textbox>
                </v:oval>
                <v:oval id="Oval 7454" o:spid="_x0000_s1593" style="position:absolute;left:6033;top:5208;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s</w:t>
                        </w:r>
                      </w:p>
                    </w:txbxContent>
                  </v:textbox>
                </v:oval>
                <v:oval id="Oval 7455" o:spid="_x0000_s1594" style="position:absolute;left:4953;top:5825;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h</w:t>
                        </w:r>
                      </w:p>
                    </w:txbxContent>
                  </v:textbox>
                </v:oval>
                <v:oval id="Oval 7456" o:spid="_x0000_s1595" style="position:absolute;left:5577;top:5803;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p</w:t>
                        </w:r>
                      </w:p>
                    </w:txbxContent>
                  </v:textbox>
                </v:oval>
                <v:oval id="Oval 7457" o:spid="_x0000_s1596" style="position:absolute;left:3291;top:531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a</w:t>
                        </w:r>
                      </w:p>
                    </w:txbxContent>
                  </v:textbox>
                </v:oval>
                <v:oval id="Oval 7458" o:spid="_x0000_s1597" style="position:absolute;left:3797;top:5813;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" filled="f" strokecolor="black [3213]" strokeweight="1pt">
                  <v:textbox inset="0,0,0,0">
                    <w:txbxContent>
                      <w:p w:rsidR="008E537A" w:rsidRPr="003F7E60" w:rsidRDefault="008E537A" w:rsidP="004D0DD9">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d</w:t>
                        </w:r>
                      </w:p>
                    </w:txbxContent>
                  </v:textbox>
                </v:oval>
                <w10:wrap type="topAndBottom"/>
              </v:group>
            </w:pict>
          </mc:Fallback>
        </mc:AlternateContent>
      </w:r>
      <w:r w:rsidR="00132C19" w:rsidRPr="00196523">
        <w:rPr>
          <w:rFonts w:ascii="Times New Roman" w:eastAsia="宋体" w:hAnsi="Times New Roman" w:cs="Times New Roman" w:hint="eastAsia"/>
          <w:noProof/>
          <w:color w:val="000000" w:themeColor="text1"/>
        </w:rPr>
        <w:t>6</w:t>
      </w:r>
      <w:r w:rsidRPr="00196523">
        <w:rPr>
          <w:rFonts w:ascii="Times New Roman" w:eastAsia="宋体" w:hAnsi="Times New Roman" w:cs="Times New Roman"/>
          <w:color w:val="000000" w:themeColor="text1"/>
        </w:rPr>
        <w:t>．给出</w:t>
      </w:r>
      <w:r w:rsidR="008F2828" w:rsidRPr="00196523">
        <w:rPr>
          <w:rFonts w:ascii="Times New Roman" w:eastAsia="宋体" w:hAnsi="Times New Roman" w:cs="Times New Roman" w:hint="eastAsia"/>
          <w:color w:val="000000" w:themeColor="text1"/>
        </w:rPr>
        <w:t>图</w:t>
      </w:r>
      <w:r w:rsidR="008F2828"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12</w:t>
      </w:r>
      <w:r w:rsidR="008F2828" w:rsidRPr="00196523">
        <w:rPr>
          <w:rFonts w:ascii="Times New Roman" w:eastAsia="宋体" w:hAnsi="Times New Roman" w:cs="Times New Roman" w:hint="eastAsia"/>
          <w:color w:val="000000" w:themeColor="text1"/>
        </w:rPr>
        <w:t>所示</w:t>
      </w:r>
      <w:r w:rsidRPr="00196523">
        <w:rPr>
          <w:rFonts w:ascii="Times New Roman" w:eastAsia="宋体" w:hAnsi="Times New Roman" w:cs="Times New Roman"/>
          <w:color w:val="000000" w:themeColor="text1"/>
        </w:rPr>
        <w:t>二叉树的先序、中序、后序遍历序列。</w:t>
      </w:r>
    </w:p>
    <w:p w:rsidR="007535C9" w:rsidRPr="00196523" w:rsidRDefault="007535C9" w:rsidP="001C30E9">
      <w:pPr>
        <w:pStyle w:val="a3"/>
        <w:spacing w:line="240" w:lineRule="auto"/>
        <w:ind w:firstLineChars="0" w:firstLine="0"/>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518976" behindDoc="0" locked="0" layoutInCell="1" allowOverlap="1" wp14:anchorId="7D4B8B50" wp14:editId="562C7658">
                <wp:simplePos x="0" y="0"/>
                <wp:positionH relativeFrom="column">
                  <wp:posOffset>1011808</wp:posOffset>
                </wp:positionH>
                <wp:positionV relativeFrom="paragraph">
                  <wp:posOffset>1178767</wp:posOffset>
                </wp:positionV>
                <wp:extent cx="2078233" cy="198120"/>
                <wp:effectExtent l="0" t="0" r="17780" b="11430"/>
                <wp:wrapNone/>
                <wp:docPr id="159"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233"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8F2828">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 xml:space="preserve">-12 </w:t>
                            </w:r>
                            <w:r>
                              <w:rPr>
                                <w:rFonts w:ascii="Times New Roman" w:eastAsia="宋体" w:hAnsi="Times New Roman" w:cs="Times New Roman"/>
                                <w:b w:val="0"/>
                              </w:rPr>
                              <w:t>习题</w:t>
                            </w:r>
                            <w:r>
                              <w:rPr>
                                <w:rFonts w:ascii="Times New Roman" w:eastAsia="宋体" w:hAnsi="Times New Roman" w:cs="Times New Roman"/>
                                <w:b w:val="0"/>
                              </w:rPr>
                              <w:t>6</w:t>
                            </w:r>
                            <w:r>
                              <w:rPr>
                                <w:rFonts w:ascii="Times New Roman" w:eastAsia="宋体" w:hAnsi="Times New Roman" w:cs="Times New Roman"/>
                                <w:b w:val="0"/>
                              </w:rPr>
                              <w:t>的</w:t>
                            </w:r>
                            <w:r>
                              <w:rPr>
                                <w:rFonts w:ascii="Times New Roman" w:eastAsia="宋体" w:hAnsi="Times New Roman" w:cs="Times New Roman" w:hint="eastAsia"/>
                                <w:b w:val="0"/>
                              </w:rPr>
                              <w:t>二叉</w:t>
                            </w:r>
                            <w:r w:rsidRPr="00473F6D">
                              <w:rPr>
                                <w:rFonts w:ascii="Times New Roman" w:eastAsia="宋体" w:hAnsi="Times New Roman" w:cs="Times New Roman" w:hint="eastAsia"/>
                                <w:b w:val="0"/>
                              </w:rPr>
                              <w:t>树</w:t>
                            </w:r>
                          </w:p>
                          <w:p w:rsidR="008E537A" w:rsidRPr="00616556" w:rsidRDefault="008E537A" w:rsidP="008F2828">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7D4B8B50" id="_x0000_s1598" type="#_x0000_t202" style="position:absolute;left:0;text-align:left;margin-left:79.65pt;margin-top:92.8pt;width:163.65pt;height:15.6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3ytgIAALY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" filled="f" stroked="f">
                <v:textbox inset="0,0,0,0">
                  <w:txbxContent>
                    <w:p w:rsidR="008E537A" w:rsidRPr="00473F6D" w:rsidRDefault="008E537A" w:rsidP="008F2828">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 xml:space="preserve">-12 </w:t>
                      </w:r>
                      <w:r>
                        <w:rPr>
                          <w:rFonts w:ascii="Times New Roman" w:eastAsia="宋体" w:hAnsi="Times New Roman" w:cs="Times New Roman"/>
                          <w:b w:val="0"/>
                        </w:rPr>
                        <w:t>习题</w:t>
                      </w:r>
                      <w:r>
                        <w:rPr>
                          <w:rFonts w:ascii="Times New Roman" w:eastAsia="宋体" w:hAnsi="Times New Roman" w:cs="Times New Roman"/>
                          <w:b w:val="0"/>
                        </w:rPr>
                        <w:t>6</w:t>
                      </w:r>
                      <w:r>
                        <w:rPr>
                          <w:rFonts w:ascii="Times New Roman" w:eastAsia="宋体" w:hAnsi="Times New Roman" w:cs="Times New Roman"/>
                          <w:b w:val="0"/>
                        </w:rPr>
                        <w:t>的</w:t>
                      </w:r>
                      <w:r>
                        <w:rPr>
                          <w:rFonts w:ascii="Times New Roman" w:eastAsia="宋体" w:hAnsi="Times New Roman" w:cs="Times New Roman" w:hint="eastAsia"/>
                          <w:b w:val="0"/>
                        </w:rPr>
                        <w:t>二叉</w:t>
                      </w:r>
                      <w:r w:rsidRPr="00473F6D">
                        <w:rPr>
                          <w:rFonts w:ascii="Times New Roman" w:eastAsia="宋体" w:hAnsi="Times New Roman" w:cs="Times New Roman" w:hint="eastAsia"/>
                          <w:b w:val="0"/>
                        </w:rPr>
                        <w:t>树</w:t>
                      </w:r>
                    </w:p>
                    <w:p w:rsidR="008E537A" w:rsidRPr="00616556" w:rsidRDefault="008E537A" w:rsidP="008F2828">
                      <w:pPr>
                        <w:pStyle w:val="a6"/>
                        <w:ind w:firstLineChars="0" w:firstLine="0"/>
                        <w:rPr>
                          <w:rFonts w:ascii="Times New Roman" w:eastAsia="宋体" w:hAnsi="Times New Roman" w:cs="Times New Roman"/>
                          <w:b w:val="0"/>
                        </w:rPr>
                      </w:pPr>
                    </w:p>
                  </w:txbxContent>
                </v:textbox>
              </v:shape>
            </w:pict>
          </mc:Fallback>
        </mc:AlternateContent>
      </w:r>
    </w:p>
    <w:p w:rsidR="004D0DD9" w:rsidRPr="00196523" w:rsidRDefault="004D0DD9" w:rsidP="001C30E9">
      <w:pPr>
        <w:pStyle w:val="a3"/>
        <w:spacing w:line="240" w:lineRule="auto"/>
        <w:ind w:firstLineChars="0" w:firstLine="0"/>
        <w:rPr>
          <w:rFonts w:ascii="Times New Roman" w:eastAsia="宋体" w:hAnsi="Times New Roman" w:cs="Times New Roman"/>
          <w:color w:val="000000" w:themeColor="text1"/>
        </w:rPr>
      </w:pPr>
    </w:p>
    <w:p w:rsidR="004D0DD9" w:rsidRPr="00196523" w:rsidRDefault="00514FEE" w:rsidP="00F900DC">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6F0F54" w:rsidRPr="00196523">
        <w:rPr>
          <w:rFonts w:ascii="Times New Roman" w:eastAsia="宋体" w:hAnsi="Times New Roman" w:cs="Times New Roman" w:hint="eastAsia"/>
          <w:color w:val="000000" w:themeColor="text1"/>
        </w:rPr>
        <w:t>先序遍历序列：</w:t>
      </w:r>
      <w:r w:rsidR="006F0F54" w:rsidRPr="00196523">
        <w:rPr>
          <w:rFonts w:ascii="Times New Roman" w:eastAsia="宋体" w:hAnsi="Times New Roman" w:cs="Times New Roman" w:hint="eastAsia"/>
          <w:color w:val="000000" w:themeColor="text1"/>
        </w:rPr>
        <w:t>k</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c</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a</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e</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d</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h</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n</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s</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p</w:t>
      </w:r>
      <w:r w:rsidR="006F0F54" w:rsidRPr="00196523">
        <w:rPr>
          <w:rFonts w:ascii="Times New Roman" w:eastAsia="宋体" w:hAnsi="Times New Roman" w:cs="Times New Roman" w:hint="eastAsia"/>
          <w:color w:val="000000" w:themeColor="text1"/>
        </w:rPr>
        <w:t>。中序遍历序列：</w:t>
      </w:r>
      <w:r w:rsidR="006F0F54" w:rsidRPr="00196523">
        <w:rPr>
          <w:rFonts w:ascii="Times New Roman" w:eastAsia="宋体" w:hAnsi="Times New Roman" w:cs="Times New Roman" w:hint="eastAsia"/>
          <w:color w:val="000000" w:themeColor="text1"/>
        </w:rPr>
        <w:t>a</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c</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d</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e</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h</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k</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n</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p</w:t>
      </w:r>
      <w:r w:rsidR="006F0F54"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s</w:t>
      </w:r>
      <w:r w:rsidR="006F0F54" w:rsidRPr="00196523">
        <w:rPr>
          <w:rFonts w:ascii="Times New Roman" w:eastAsia="宋体" w:hAnsi="Times New Roman" w:cs="Times New Roman" w:hint="eastAsia"/>
          <w:color w:val="000000" w:themeColor="text1"/>
        </w:rPr>
        <w:t>。后序遍历序列：</w:t>
      </w:r>
      <w:r w:rsidR="006F0F54" w:rsidRPr="00196523">
        <w:rPr>
          <w:rFonts w:ascii="Times New Roman" w:eastAsia="宋体" w:hAnsi="Times New Roman" w:cs="Times New Roman" w:hint="eastAsia"/>
          <w:color w:val="000000" w:themeColor="text1"/>
        </w:rPr>
        <w:t>a</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d</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h</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e</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c</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p</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s</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n</w:t>
      </w:r>
      <w:r w:rsidR="00BB3228" w:rsidRPr="00196523">
        <w:rPr>
          <w:rFonts w:ascii="宋体" w:eastAsia="宋体" w:hAnsi="宋体" w:cs="Times New Roman"/>
          <w:color w:val="000000" w:themeColor="text1"/>
        </w:rPr>
        <w:t>,</w:t>
      </w:r>
      <w:r w:rsidR="006F0F54" w:rsidRPr="00196523">
        <w:rPr>
          <w:rFonts w:ascii="Times New Roman" w:eastAsia="宋体" w:hAnsi="Times New Roman" w:cs="Times New Roman"/>
          <w:color w:val="000000" w:themeColor="text1"/>
        </w:rPr>
        <w:t>k</w:t>
      </w:r>
      <w:r w:rsidR="006F0F54" w:rsidRPr="00196523">
        <w:rPr>
          <w:rFonts w:ascii="Times New Roman" w:eastAsia="宋体" w:hAnsi="Times New Roman" w:cs="Times New Roman" w:hint="eastAsia"/>
          <w:color w:val="000000" w:themeColor="text1"/>
        </w:rPr>
        <w:t>。</w:t>
      </w:r>
    </w:p>
    <w:p w:rsidR="004D0DD9"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r w:rsidR="004D0DD9" w:rsidRPr="00196523">
        <w:rPr>
          <w:rFonts w:ascii="Times New Roman" w:eastAsia="宋体" w:hAnsi="Times New Roman" w:cs="Times New Roman"/>
          <w:color w:val="000000" w:themeColor="text1"/>
        </w:rPr>
        <w:t>．现</w:t>
      </w:r>
      <w:r w:rsidR="004D0DD9" w:rsidRPr="00196523">
        <w:rPr>
          <w:rFonts w:ascii="Times New Roman" w:eastAsia="宋体" w:hAnsi="Times New Roman" w:cs="Times New Roman" w:hint="eastAsia"/>
          <w:color w:val="000000" w:themeColor="text1"/>
        </w:rPr>
        <w:t>有某二叉树，其先序遍历序列是：</w:t>
      </w:r>
      <w:r w:rsidR="004D0DD9" w:rsidRPr="00196523">
        <w:rPr>
          <w:rFonts w:ascii="Times New Roman" w:eastAsia="宋体" w:hAnsi="Times New Roman" w:cs="Times New Roman"/>
          <w:color w:val="000000" w:themeColor="text1"/>
        </w:rPr>
        <w:t>A</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B</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C</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D</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E</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F</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G</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H</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I</w:t>
      </w:r>
      <w:r w:rsidR="004D0DD9" w:rsidRPr="00196523">
        <w:rPr>
          <w:rFonts w:ascii="Times New Roman" w:eastAsia="宋体" w:hAnsi="Times New Roman" w:cs="Times New Roman" w:hint="eastAsia"/>
          <w:color w:val="000000" w:themeColor="text1"/>
        </w:rPr>
        <w:t>，</w:t>
      </w:r>
      <w:r w:rsidR="004D0DD9" w:rsidRPr="00196523">
        <w:rPr>
          <w:rFonts w:ascii="Times New Roman" w:eastAsia="宋体" w:hAnsi="Times New Roman" w:cs="Times New Roman"/>
          <w:color w:val="000000" w:themeColor="text1"/>
        </w:rPr>
        <w:t>中序</w:t>
      </w:r>
      <w:r w:rsidR="004D0DD9" w:rsidRPr="00196523">
        <w:rPr>
          <w:rFonts w:ascii="Times New Roman" w:eastAsia="宋体" w:hAnsi="Times New Roman" w:cs="Times New Roman" w:hint="eastAsia"/>
          <w:color w:val="000000" w:themeColor="text1"/>
        </w:rPr>
        <w:t>遍历序列是</w:t>
      </w:r>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color w:val="000000" w:themeColor="text1"/>
        </w:rPr>
        <w:t>B</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C</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A</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 xml:space="preserve"> E</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D</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G</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H</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F</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I</w:t>
      </w:r>
      <w:r w:rsidR="004D0DD9" w:rsidRPr="00196523">
        <w:rPr>
          <w:rFonts w:ascii="Times New Roman" w:eastAsia="宋体" w:hAnsi="Times New Roman" w:cs="Times New Roman" w:hint="eastAsia"/>
          <w:color w:val="000000" w:themeColor="text1"/>
        </w:rPr>
        <w:t>，画出该二叉树。</w:t>
      </w:r>
    </w:p>
    <w:p w:rsidR="004D0DD9"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8F2828" w:rsidRPr="00196523">
        <w:rPr>
          <w:rFonts w:ascii="Times New Roman" w:eastAsia="宋体" w:hAnsi="Times New Roman" w:cs="Times New Roman" w:hint="eastAsia"/>
          <w:color w:val="000000" w:themeColor="text1"/>
        </w:rPr>
        <w:t>得到的二叉树如图</w:t>
      </w:r>
      <w:r w:rsidR="008F2828"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3</w:t>
      </w:r>
      <w:r w:rsidR="008F2828" w:rsidRPr="00196523">
        <w:rPr>
          <w:rFonts w:ascii="Times New Roman" w:eastAsia="宋体" w:hAnsi="Times New Roman" w:cs="Times New Roman" w:hint="eastAsia"/>
          <w:color w:val="000000" w:themeColor="text1"/>
        </w:rPr>
        <w:t>所示。</w:t>
      </w:r>
    </w:p>
    <w:p w:rsidR="001A319E" w:rsidRPr="00196523" w:rsidRDefault="00412378" w:rsidP="001C30E9">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lang w:val="zh-CN"/>
        </w:rPr>
        <mc:AlternateContent>
          <mc:Choice Requires="wpg">
            <w:drawing>
              <wp:anchor distT="0" distB="0" distL="114300" distR="114300" simplePos="0" relativeHeight="251522048" behindDoc="0" locked="0" layoutInCell="1" allowOverlap="1">
                <wp:simplePos x="0" y="0"/>
                <wp:positionH relativeFrom="column">
                  <wp:posOffset>1190670</wp:posOffset>
                </wp:positionH>
                <wp:positionV relativeFrom="paragraph">
                  <wp:posOffset>159987</wp:posOffset>
                </wp:positionV>
                <wp:extent cx="2077720" cy="1555750"/>
                <wp:effectExtent l="0" t="0" r="17780" b="6350"/>
                <wp:wrapNone/>
                <wp:docPr id="161" name="组合 161"/>
                <wp:cNvGraphicFramePr/>
                <a:graphic xmlns:a="http://schemas.openxmlformats.org/drawingml/2006/main">
                  <a:graphicData uri="http://schemas.microsoft.com/office/word/2010/wordprocessingGroup">
                    <wpg:wgp>
                      <wpg:cNvGrpSpPr/>
                      <wpg:grpSpPr>
                        <a:xfrm>
                          <a:off x="0" y="0"/>
                          <a:ext cx="2077720" cy="1555750"/>
                          <a:chOff x="0" y="0"/>
                          <a:chExt cx="2078233" cy="1555941"/>
                        </a:xfrm>
                      </wpg:grpSpPr>
                      <wpg:grpSp>
                        <wpg:cNvPr id="158" name="组合 158"/>
                        <wpg:cNvGrpSpPr/>
                        <wpg:grpSpPr>
                          <a:xfrm>
                            <a:off x="268056" y="0"/>
                            <a:ext cx="1476413" cy="1227008"/>
                            <a:chOff x="0" y="0"/>
                            <a:chExt cx="1476413" cy="1227008"/>
                          </a:xfrm>
                        </wpg:grpSpPr>
                        <wps:wsp>
                          <wps:cNvPr id="11324" name="Freeform 7444"/>
                          <wps:cNvSpPr>
                            <a:spLocks/>
                          </wps:cNvSpPr>
                          <wps:spPr bwMode="auto">
                            <a:xfrm flipH="1">
                              <a:off x="132775" y="435905"/>
                              <a:ext cx="104163" cy="123205"/>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7445"/>
                          <wps:cNvSpPr>
                            <a:spLocks/>
                          </wps:cNvSpPr>
                          <wps:spPr bwMode="auto">
                            <a:xfrm flipH="1">
                              <a:off x="125261" y="130270"/>
                              <a:ext cx="298450" cy="149860"/>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7447"/>
                          <wps:cNvSpPr>
                            <a:spLocks/>
                          </wps:cNvSpPr>
                          <wps:spPr bwMode="auto">
                            <a:xfrm flipH="1">
                              <a:off x="929252" y="964701"/>
                              <a:ext cx="130175" cy="121920"/>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7448"/>
                          <wps:cNvSpPr>
                            <a:spLocks/>
                          </wps:cNvSpPr>
                          <wps:spPr bwMode="auto">
                            <a:xfrm flipH="1">
                              <a:off x="641934" y="435454"/>
                              <a:ext cx="146050" cy="150495"/>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7449"/>
                          <wps:cNvSpPr>
                            <a:spLocks/>
                          </wps:cNvSpPr>
                          <wps:spPr bwMode="auto">
                            <a:xfrm flipH="1">
                              <a:off x="919211" y="426700"/>
                              <a:ext cx="149548" cy="143246"/>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Oval 7450"/>
                          <wps:cNvSpPr>
                            <a:spLocks noChangeArrowheads="1"/>
                          </wps:cNvSpPr>
                          <wps:spPr bwMode="auto">
                            <a:xfrm flipH="1">
                              <a:off x="423380" y="0"/>
                              <a:ext cx="166456" cy="175226"/>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A</w:t>
                                </w:r>
                              </w:p>
                            </w:txbxContent>
                          </wps:txbx>
                          <wps:bodyPr rot="0" vert="horz" wrap="square" lIns="0" tIns="0" rIns="0" bIns="0" anchor="t" anchorCtr="0" upright="1">
                            <a:noAutofit/>
                          </wps:bodyPr>
                        </wps:wsp>
                        <wps:wsp>
                          <wps:cNvPr id="135" name="Oval 7452"/>
                          <wps:cNvSpPr>
                            <a:spLocks noChangeArrowheads="1"/>
                          </wps:cNvSpPr>
                          <wps:spPr bwMode="auto">
                            <a:xfrm flipH="1">
                              <a:off x="772204" y="280130"/>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D</w:t>
                                </w:r>
                              </w:p>
                            </w:txbxContent>
                          </wps:txbx>
                          <wps:bodyPr rot="0" vert="horz" wrap="square" lIns="0" tIns="0" rIns="0" bIns="0" anchor="t" anchorCtr="0" upright="1">
                            <a:noAutofit/>
                          </wps:bodyPr>
                        </wps:wsp>
                        <wps:wsp>
                          <wps:cNvPr id="136" name="Oval 7453"/>
                          <wps:cNvSpPr>
                            <a:spLocks noChangeArrowheads="1"/>
                          </wps:cNvSpPr>
                          <wps:spPr bwMode="auto">
                            <a:xfrm>
                              <a:off x="1049502" y="1052383"/>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H</w:t>
                                </w:r>
                              </w:p>
                            </w:txbxContent>
                          </wps:txbx>
                          <wps:bodyPr rot="0" vert="horz" wrap="square" lIns="0" tIns="0" rIns="0" bIns="0" anchor="t" anchorCtr="0" upright="1">
                            <a:noAutofit/>
                          </wps:bodyPr>
                        </wps:wsp>
                        <wps:wsp>
                          <wps:cNvPr id="147" name="Oval 7454"/>
                          <wps:cNvSpPr>
                            <a:spLocks noChangeArrowheads="1"/>
                          </wps:cNvSpPr>
                          <wps:spPr bwMode="auto">
                            <a:xfrm flipH="1">
                              <a:off x="0" y="268057"/>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B</w:t>
                                </w:r>
                              </w:p>
                            </w:txbxContent>
                          </wps:txbx>
                          <wps:bodyPr rot="0" vert="horz" wrap="square" lIns="0" tIns="0" rIns="0" bIns="0" anchor="t" anchorCtr="0" upright="1">
                            <a:noAutofit/>
                          </wps:bodyPr>
                        </wps:wsp>
                        <wps:wsp>
                          <wps:cNvPr id="148" name="Oval 7455"/>
                          <wps:cNvSpPr>
                            <a:spLocks noChangeArrowheads="1"/>
                          </wps:cNvSpPr>
                          <wps:spPr bwMode="auto">
                            <a:xfrm flipH="1">
                              <a:off x="521683" y="578249"/>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E</w:t>
                                </w:r>
                              </w:p>
                            </w:txbxContent>
                          </wps:txbx>
                          <wps:bodyPr rot="0" vert="horz" wrap="square" lIns="0" tIns="0" rIns="0" bIns="0" anchor="t" anchorCtr="0" upright="1">
                            <a:noAutofit/>
                          </wps:bodyPr>
                        </wps:wsp>
                        <wps:wsp>
                          <wps:cNvPr id="149" name="Oval 7456"/>
                          <wps:cNvSpPr>
                            <a:spLocks noChangeArrowheads="1"/>
                          </wps:cNvSpPr>
                          <wps:spPr bwMode="auto">
                            <a:xfrm flipH="1">
                              <a:off x="198927" y="552836"/>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C</w:t>
                                </w:r>
                              </w:p>
                            </w:txbxContent>
                          </wps:txbx>
                          <wps:bodyPr rot="0" vert="horz" wrap="square" lIns="0" tIns="0" rIns="0" bIns="0" anchor="t" anchorCtr="0" upright="1">
                            <a:noAutofit/>
                          </wps:bodyPr>
                        </wps:wsp>
                        <wps:wsp>
                          <wps:cNvPr id="151" name="Oval 7458"/>
                          <wps:cNvSpPr>
                            <a:spLocks noChangeArrowheads="1"/>
                          </wps:cNvSpPr>
                          <wps:spPr bwMode="auto">
                            <a:xfrm flipH="1">
                              <a:off x="1052007" y="531302"/>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F</w:t>
                                </w:r>
                              </w:p>
                            </w:txbxContent>
                          </wps:txbx>
                          <wps:bodyPr rot="0" vert="horz" wrap="square" lIns="0" tIns="0" rIns="0" bIns="0" anchor="t" anchorCtr="0" upright="1">
                            <a:noAutofit/>
                          </wps:bodyPr>
                        </wps:wsp>
                        <wps:wsp>
                          <wps:cNvPr id="152" name="Freeform 7445"/>
                          <wps:cNvSpPr>
                            <a:spLocks/>
                          </wps:cNvSpPr>
                          <wps:spPr bwMode="auto">
                            <a:xfrm>
                              <a:off x="580767" y="136754"/>
                              <a:ext cx="218709" cy="168806"/>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448"/>
                          <wps:cNvSpPr>
                            <a:spLocks/>
                          </wps:cNvSpPr>
                          <wps:spPr bwMode="auto">
                            <a:xfrm flipH="1">
                              <a:off x="914221" y="674097"/>
                              <a:ext cx="146050" cy="150495"/>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7449"/>
                          <wps:cNvSpPr>
                            <a:spLocks/>
                          </wps:cNvSpPr>
                          <wps:spPr bwMode="auto">
                            <a:xfrm flipH="1">
                              <a:off x="1197309" y="681614"/>
                              <a:ext cx="146685" cy="150495"/>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Oval 7455"/>
                          <wps:cNvSpPr>
                            <a:spLocks noChangeArrowheads="1"/>
                          </wps:cNvSpPr>
                          <wps:spPr bwMode="auto">
                            <a:xfrm flipH="1">
                              <a:off x="793971" y="814390"/>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G</w:t>
                                </w:r>
                              </w:p>
                            </w:txbxContent>
                          </wps:txbx>
                          <wps:bodyPr rot="0" vert="horz" wrap="square" lIns="0" tIns="0" rIns="0" bIns="0" anchor="t" anchorCtr="0" upright="1">
                            <a:noAutofit/>
                          </wps:bodyPr>
                        </wps:wsp>
                        <wps:wsp>
                          <wps:cNvPr id="157" name="Oval 7458"/>
                          <wps:cNvSpPr>
                            <a:spLocks noChangeArrowheads="1"/>
                          </wps:cNvSpPr>
                          <wps:spPr bwMode="auto">
                            <a:xfrm flipH="1">
                              <a:off x="1310043" y="806874"/>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A319E">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I</w:t>
                                </w:r>
                              </w:p>
                            </w:txbxContent>
                          </wps:txbx>
                          <wps:bodyPr rot="0" vert="horz" wrap="square" lIns="0" tIns="0" rIns="0" bIns="0" anchor="t" anchorCtr="0" upright="1">
                            <a:noAutofit/>
                          </wps:bodyPr>
                        </wps:wsp>
                      </wpg:grpSp>
                      <wps:wsp>
                        <wps:cNvPr id="160" name="Text Box 563"/>
                        <wps:cNvSpPr txBox="1">
                          <a:spLocks noChangeArrowheads="1"/>
                        </wps:cNvSpPr>
                        <wps:spPr bwMode="auto">
                          <a:xfrm>
                            <a:off x="0" y="1357821"/>
                            <a:ext cx="2078233"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8F2828">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-13</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b w:val="0"/>
                                </w:rPr>
                                <w:t>7</w:t>
                              </w:r>
                              <w:r>
                                <w:rPr>
                                  <w:rFonts w:ascii="Times New Roman" w:eastAsia="宋体" w:hAnsi="Times New Roman" w:cs="Times New Roman"/>
                                  <w:b w:val="0"/>
                                </w:rPr>
                                <w:t>的</w:t>
                              </w:r>
                              <w:r>
                                <w:rPr>
                                  <w:rFonts w:ascii="Times New Roman" w:eastAsia="宋体" w:hAnsi="Times New Roman" w:cs="Times New Roman" w:hint="eastAsia"/>
                                  <w:b w:val="0"/>
                                </w:rPr>
                                <w:t>二叉</w:t>
                              </w:r>
                              <w:r w:rsidRPr="00473F6D">
                                <w:rPr>
                                  <w:rFonts w:ascii="Times New Roman" w:eastAsia="宋体" w:hAnsi="Times New Roman" w:cs="Times New Roman" w:hint="eastAsia"/>
                                  <w:b w:val="0"/>
                                </w:rPr>
                                <w:t>树</w:t>
                              </w:r>
                            </w:p>
                            <w:p w:rsidR="008E537A" w:rsidRPr="00616556" w:rsidRDefault="008E537A" w:rsidP="008F2828">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id="组合 161" o:spid="_x0000_s1599" style="position:absolute;left:0;text-align:left;margin-left:93.75pt;margin-top:12.6pt;width:163.6pt;height:122.5pt;z-index:251522048" coordsize="20782,1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">
                <v:group id="组合 158" o:spid="_x0000_s1600" style="position:absolute;left:2680;width:14764;height:12270" coordsize="14764,1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7444" o:spid="_x0000_s1601" style="position:absolute;left:1327;top:4359;width:1042;height:1232;flip:x;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" path="m661,l,643r,e" filled="f" strokecolor="black [3213]" strokeweight="1pt">
                    <v:path arrowok="t" o:connecttype="custom" o:connectlocs="104163,0;0,123205;0,123205" o:connectangles="0,0,0"/>
                  </v:shape>
                  <v:shape id="Freeform 7445" o:spid="_x0000_s1602" style="position:absolute;left:1252;top:1302;width:2985;height:1499;flip:x;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" path="m,l660,643r,e" filled="f" strokecolor="black [3213]" strokeweight="1pt">
                    <v:path arrowok="t" o:connecttype="custom" o:connectlocs="0,0;298450,149860;298450,149860" o:connectangles="0,0,0"/>
                  </v:shape>
                  <v:shape id="Freeform 7447" o:spid="_x0000_s1603" style="position:absolute;left:9292;top:9647;width:1302;height:1219;flip:x;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" path="m661,l,643r,e" filled="f" strokecolor="black [3213]" strokeweight="1pt">
                    <v:path arrowok="t" o:connecttype="custom" o:connectlocs="130175,0;0,121920;0,121920" o:connectangles="0,0,0"/>
                  </v:shape>
                  <v:shape id="Freeform 7448" o:spid="_x0000_s1604" style="position:absolute;left:6419;top:4354;width:1460;height:1505;flip:x;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" path="m,l660,643r,e" filled="f" strokecolor="black [3213]" strokeweight="1pt">
                    <v:path arrowok="t" o:connecttype="custom" o:connectlocs="0,0;146050,150495;146050,150495" o:connectangles="0,0,0"/>
                  </v:shape>
                  <v:shape id="Freeform 7449" o:spid="_x0000_s1605" style="position:absolute;left:9192;top:4267;width:1495;height:1432;flip:x;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" path="m661,l,643r,e" filled="f" strokecolor="black [3213]" strokeweight="1pt">
                    <v:path arrowok="t" o:connecttype="custom" o:connectlocs="149548,0;0,143246;0,143246" o:connectangles="0,0,0"/>
                  </v:shape>
                  <v:oval id="Oval 7450" o:spid="_x0000_s1606" style="position:absolute;left:4233;width:1665;height:175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A</w:t>
                          </w:r>
                        </w:p>
                      </w:txbxContent>
                    </v:textbox>
                  </v:oval>
                  <v:oval id="Oval 7452" o:spid="_x0000_s1607" style="position:absolute;left:7722;top:2801;width:1663;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D</w:t>
                          </w:r>
                        </w:p>
                      </w:txbxContent>
                    </v:textbox>
                  </v:oval>
                  <v:oval id="Oval 7453" o:spid="_x0000_s1608" style="position:absolute;left:10495;top:10523;width:1663;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H</w:t>
                          </w:r>
                        </w:p>
                      </w:txbxContent>
                    </v:textbox>
                  </v:oval>
                  <v:oval id="Oval 7454" o:spid="_x0000_s1609" style="position:absolute;top:2680;width:1663;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B</w:t>
                          </w:r>
                        </w:p>
                      </w:txbxContent>
                    </v:textbox>
                  </v:oval>
                  <v:oval id="Oval 7455" o:spid="_x0000_s1610" style="position:absolute;left:5216;top:5782;width:1664;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E</w:t>
                          </w:r>
                        </w:p>
                      </w:txbxContent>
                    </v:textbox>
                  </v:oval>
                  <v:oval id="Oval 7456" o:spid="_x0000_s1611" style="position:absolute;left:1989;top:5528;width:1663;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C</w:t>
                          </w:r>
                        </w:p>
                      </w:txbxContent>
                    </v:textbox>
                  </v:oval>
                  <v:oval id="Oval 7458" o:spid="_x0000_s1612" style="position:absolute;left:10520;top:5313;width:1663;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" filled="f" strokecolor="black [3213]" strokeweight="1pt">
                    <v:textbox inset="0,0,0,0">
                      <w:txbxContent>
                        <w:p w:rsidR="008E537A" w:rsidRPr="003F7E60" w:rsidRDefault="008E537A" w:rsidP="001A319E">
                          <w:pPr>
                            <w:pStyle w:val="ab"/>
                            <w:ind w:firstLineChars="0" w:firstLine="0"/>
                            <w:rPr>
                              <w:rFonts w:ascii="Times New Roman" w:hAnsi="Times New Roman" w:cs="Times New Roman"/>
                              <w:sz w:val="15"/>
                              <w:szCs w:val="15"/>
                            </w:rPr>
                          </w:pPr>
                          <w:r>
                            <w:rPr>
                              <w:rFonts w:ascii="Times New Roman" w:hAnsi="Times New Roman" w:cs="Times New Roman"/>
                              <w:sz w:val="15"/>
                              <w:szCs w:val="15"/>
                            </w:rPr>
                            <w:t>F</w:t>
                          </w:r>
                        </w:p>
                      </w:txbxContent>
                    </v:textbox>
                  </v:oval>
                  <v:shape id="Freeform 7445" o:spid="_x0000_s1613" style="position:absolute;left:5807;top:1367;width:2187;height:1688;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" path="m,l660,643r,e" filled="f" strokecolor="black [3213]" strokeweight="1pt">
                    <v:path arrowok="t" o:connecttype="custom" o:connectlocs="0,0;218709,168806;218709,168806" o:connectangles="0,0,0"/>
                  </v:shape>
                  <v:shape id="Freeform 7448" o:spid="_x0000_s1614" style="position:absolute;left:9142;top:6740;width:1460;height:1505;flip:x;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" path="m,l660,643r,e" filled="f" strokecolor="black [3213]" strokeweight="1pt">
                    <v:path arrowok="t" o:connecttype="custom" o:connectlocs="0,0;146050,150495;146050,150495" o:connectangles="0,0,0"/>
                  </v:shape>
                  <v:shape id="Freeform 7449" o:spid="_x0000_s1615" style="position:absolute;left:11973;top:6816;width:1466;height:1505;flip:x;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" path="m661,l,643r,e" filled="f" strokecolor="black [3213]" strokeweight="1pt">
                    <v:path arrowok="t" o:connecttype="custom" o:connectlocs="146685,0;0,150495;0,150495" o:connectangles="0,0,0"/>
                  </v:shape>
                  <v:oval id="Oval 7455" o:spid="_x0000_s1616" style="position:absolute;left:7939;top:8143;width:1664;height:174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" filled="f" strokecolor="black [3213]" strokeweight="1pt">
                    <v:textbox inset="0,0,0,0">
                      <w:txbxContent>
                        <w:p w:rsidR="008E537A" w:rsidRPr="003F7E60" w:rsidRDefault="008E537A" w:rsidP="001A319E">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G</w:t>
                          </w:r>
                        </w:p>
                      </w:txbxContent>
                    </v:textbox>
                  </v:oval>
                  <v:oval id="Oval 7458" o:spid="_x0000_s1617" style="position:absolute;left:13100;top:8068;width:1664;height:17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" filled="f" strokecolor="black [3213]" strokeweight="1pt">
                    <v:textbox inset="0,0,0,0">
                      <w:txbxContent>
                        <w:p w:rsidR="008E537A" w:rsidRPr="003F7E60" w:rsidRDefault="008E537A" w:rsidP="001A319E">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I</w:t>
                          </w:r>
                        </w:p>
                      </w:txbxContent>
                    </v:textbox>
                  </v:oval>
                </v:group>
                <v:shape id="_x0000_s1618" type="#_x0000_t202" style="position:absolute;top:13578;width:207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8E537A" w:rsidRPr="00473F6D" w:rsidRDefault="008E537A" w:rsidP="008F2828">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-13</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b w:val="0"/>
                          </w:rPr>
                          <w:t>7</w:t>
                        </w:r>
                        <w:r>
                          <w:rPr>
                            <w:rFonts w:ascii="Times New Roman" w:eastAsia="宋体" w:hAnsi="Times New Roman" w:cs="Times New Roman"/>
                            <w:b w:val="0"/>
                          </w:rPr>
                          <w:t>的</w:t>
                        </w:r>
                        <w:r>
                          <w:rPr>
                            <w:rFonts w:ascii="Times New Roman" w:eastAsia="宋体" w:hAnsi="Times New Roman" w:cs="Times New Roman" w:hint="eastAsia"/>
                            <w:b w:val="0"/>
                          </w:rPr>
                          <w:t>二叉</w:t>
                        </w:r>
                        <w:r w:rsidRPr="00473F6D">
                          <w:rPr>
                            <w:rFonts w:ascii="Times New Roman" w:eastAsia="宋体" w:hAnsi="Times New Roman" w:cs="Times New Roman" w:hint="eastAsia"/>
                            <w:b w:val="0"/>
                          </w:rPr>
                          <w:t>树</w:t>
                        </w:r>
                      </w:p>
                      <w:p w:rsidR="008E537A" w:rsidRPr="00616556" w:rsidRDefault="008E537A" w:rsidP="008F2828">
                        <w:pPr>
                          <w:pStyle w:val="a6"/>
                          <w:ind w:firstLineChars="0" w:firstLine="0"/>
                          <w:rPr>
                            <w:rFonts w:ascii="Times New Roman" w:eastAsia="宋体" w:hAnsi="Times New Roman" w:cs="Times New Roman"/>
                            <w:b w:val="0"/>
                          </w:rPr>
                        </w:pPr>
                      </w:p>
                    </w:txbxContent>
                  </v:textbox>
                </v:shape>
              </v:group>
            </w:pict>
          </mc:Fallback>
        </mc:AlternateContent>
      </w:r>
    </w:p>
    <w:p w:rsidR="001A319E" w:rsidRPr="00196523" w:rsidRDefault="001A319E" w:rsidP="001C30E9">
      <w:pPr>
        <w:ind w:firstLine="420"/>
        <w:rPr>
          <w:rFonts w:ascii="Times New Roman" w:eastAsia="宋体" w:hAnsi="Times New Roman" w:cs="Times New Roman"/>
          <w:color w:val="000000" w:themeColor="text1"/>
        </w:rPr>
      </w:pPr>
    </w:p>
    <w:p w:rsidR="008F2828" w:rsidRPr="00196523" w:rsidRDefault="008F2828" w:rsidP="001C30E9">
      <w:pPr>
        <w:ind w:firstLine="420"/>
        <w:rPr>
          <w:rFonts w:ascii="Times New Roman" w:eastAsia="宋体" w:hAnsi="Times New Roman" w:cs="Times New Roman"/>
          <w:color w:val="000000" w:themeColor="text1"/>
        </w:rPr>
      </w:pPr>
    </w:p>
    <w:p w:rsidR="008F2828" w:rsidRPr="00196523" w:rsidRDefault="008F2828" w:rsidP="001C30E9">
      <w:pPr>
        <w:ind w:firstLine="420"/>
        <w:rPr>
          <w:rFonts w:ascii="Times New Roman" w:eastAsia="宋体" w:hAnsi="Times New Roman" w:cs="Times New Roman"/>
          <w:color w:val="000000" w:themeColor="text1"/>
        </w:rPr>
      </w:pPr>
    </w:p>
    <w:p w:rsidR="008F2828" w:rsidRPr="00196523" w:rsidRDefault="008F2828" w:rsidP="001C30E9">
      <w:pPr>
        <w:ind w:firstLine="420"/>
        <w:rPr>
          <w:rFonts w:ascii="Times New Roman" w:eastAsia="宋体" w:hAnsi="Times New Roman" w:cs="Times New Roman"/>
          <w:color w:val="000000" w:themeColor="text1"/>
        </w:rPr>
      </w:pPr>
    </w:p>
    <w:p w:rsidR="008F2828" w:rsidRPr="00196523" w:rsidRDefault="008F2828" w:rsidP="001C30E9">
      <w:pPr>
        <w:ind w:firstLine="420"/>
        <w:rPr>
          <w:rFonts w:ascii="Times New Roman" w:eastAsia="宋体" w:hAnsi="Times New Roman" w:cs="Times New Roman"/>
          <w:color w:val="000000" w:themeColor="text1"/>
        </w:rPr>
      </w:pPr>
    </w:p>
    <w:p w:rsidR="008F2828" w:rsidRPr="00196523" w:rsidRDefault="008F2828" w:rsidP="001C30E9">
      <w:pPr>
        <w:ind w:firstLine="420"/>
        <w:rPr>
          <w:rFonts w:ascii="Times New Roman" w:eastAsia="宋体" w:hAnsi="Times New Roman" w:cs="Times New Roman"/>
          <w:color w:val="000000" w:themeColor="text1"/>
        </w:rPr>
      </w:pPr>
    </w:p>
    <w:p w:rsidR="001A319E" w:rsidRPr="00196523" w:rsidRDefault="001A319E" w:rsidP="001C30E9">
      <w:pPr>
        <w:ind w:firstLine="420"/>
        <w:rPr>
          <w:rFonts w:ascii="Times New Roman" w:eastAsia="宋体" w:hAnsi="Times New Roman" w:cs="Times New Roman"/>
          <w:color w:val="000000" w:themeColor="text1"/>
        </w:rPr>
      </w:pPr>
    </w:p>
    <w:p w:rsidR="001A319E" w:rsidRPr="00196523" w:rsidRDefault="001A319E" w:rsidP="001C30E9">
      <w:pPr>
        <w:ind w:firstLine="420"/>
        <w:rPr>
          <w:rFonts w:ascii="Times New Roman" w:eastAsia="宋体" w:hAnsi="Times New Roman" w:cs="Times New Roman"/>
          <w:color w:val="000000" w:themeColor="text1"/>
        </w:rPr>
      </w:pPr>
    </w:p>
    <w:p w:rsidR="004D0DD9" w:rsidRPr="00196523" w:rsidRDefault="00132C1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r w:rsidR="004D0DD9" w:rsidRPr="00196523">
        <w:rPr>
          <w:rFonts w:ascii="Times New Roman" w:eastAsia="宋体" w:hAnsi="Times New Roman" w:cs="Times New Roman"/>
          <w:color w:val="000000" w:themeColor="text1"/>
        </w:rPr>
        <w:t>．</w:t>
      </w:r>
      <w:r w:rsidR="00B71682" w:rsidRPr="00196523">
        <w:rPr>
          <w:rFonts w:ascii="Times New Roman" w:eastAsia="宋体" w:hAnsi="Times New Roman" w:cs="Times New Roman" w:hint="eastAsia"/>
          <w:color w:val="000000" w:themeColor="text1"/>
        </w:rPr>
        <w:t>将图</w:t>
      </w:r>
      <w:r w:rsidR="00B71682"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12</w:t>
      </w:r>
      <w:r w:rsidR="00B71682" w:rsidRPr="00196523">
        <w:rPr>
          <w:rFonts w:ascii="Times New Roman" w:eastAsia="宋体" w:hAnsi="Times New Roman" w:cs="Times New Roman" w:hint="eastAsia"/>
          <w:color w:val="000000" w:themeColor="text1"/>
        </w:rPr>
        <w:t>（习题</w:t>
      </w:r>
      <w:r w:rsidR="00CE19D4" w:rsidRPr="00196523">
        <w:rPr>
          <w:rFonts w:ascii="Times New Roman" w:eastAsia="宋体" w:hAnsi="Times New Roman" w:cs="Times New Roman" w:hint="eastAsia"/>
          <w:color w:val="000000" w:themeColor="text1"/>
        </w:rPr>
        <w:t>6</w:t>
      </w:r>
      <w:r w:rsidR="00B71682" w:rsidRPr="00196523">
        <w:rPr>
          <w:rFonts w:ascii="Times New Roman" w:eastAsia="宋体" w:hAnsi="Times New Roman" w:cs="Times New Roman" w:hint="eastAsia"/>
          <w:color w:val="000000" w:themeColor="text1"/>
        </w:rPr>
        <w:t>）所示的二叉树</w:t>
      </w:r>
      <w:r w:rsidR="00B71682" w:rsidRPr="00196523">
        <w:rPr>
          <w:rFonts w:ascii="Times New Roman" w:eastAsia="宋体" w:hAnsi="Times New Roman" w:cs="Times New Roman"/>
          <w:color w:val="000000" w:themeColor="text1"/>
        </w:rPr>
        <w:t>还原为森林</w:t>
      </w:r>
      <w:r w:rsidR="00B71682" w:rsidRPr="00196523">
        <w:rPr>
          <w:rFonts w:ascii="Times New Roman" w:eastAsia="宋体" w:hAnsi="Times New Roman" w:cs="Times New Roman" w:hint="eastAsia"/>
          <w:color w:val="000000" w:themeColor="text1"/>
        </w:rPr>
        <w:t>。</w:t>
      </w:r>
    </w:p>
    <w:p w:rsidR="00B71682" w:rsidRPr="00196523" w:rsidRDefault="00B71682"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w:lastRenderedPageBreak/>
        <mc:AlternateContent>
          <mc:Choice Requires="wpg">
            <w:drawing>
              <wp:anchor distT="0" distB="0" distL="114300" distR="114300" simplePos="0" relativeHeight="251553792" behindDoc="0" locked="0" layoutInCell="1" allowOverlap="1">
                <wp:simplePos x="0" y="0"/>
                <wp:positionH relativeFrom="column">
                  <wp:posOffset>1905496</wp:posOffset>
                </wp:positionH>
                <wp:positionV relativeFrom="paragraph">
                  <wp:posOffset>359262</wp:posOffset>
                </wp:positionV>
                <wp:extent cx="1970118" cy="793411"/>
                <wp:effectExtent l="0" t="0" r="11430" b="26035"/>
                <wp:wrapTopAndBottom/>
                <wp:docPr id="189" name="组合 189"/>
                <wp:cNvGraphicFramePr/>
                <a:graphic xmlns:a="http://schemas.openxmlformats.org/drawingml/2006/main">
                  <a:graphicData uri="http://schemas.microsoft.com/office/word/2010/wordprocessingGroup">
                    <wpg:wgp>
                      <wpg:cNvGrpSpPr/>
                      <wpg:grpSpPr>
                        <a:xfrm>
                          <a:off x="0" y="0"/>
                          <a:ext cx="1970118" cy="793411"/>
                          <a:chOff x="0" y="0"/>
                          <a:chExt cx="1970118" cy="793411"/>
                        </a:xfrm>
                      </wpg:grpSpPr>
                      <wps:wsp>
                        <wps:cNvPr id="168" name="Freeform 7444"/>
                        <wps:cNvSpPr>
                          <a:spLocks/>
                        </wps:cNvSpPr>
                        <wps:spPr bwMode="auto">
                          <a:xfrm flipH="1">
                            <a:off x="1881410" y="197911"/>
                            <a:ext cx="0" cy="158400"/>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6" name="组合 186"/>
                        <wpg:cNvGrpSpPr/>
                        <wpg:grpSpPr>
                          <a:xfrm>
                            <a:off x="0" y="0"/>
                            <a:ext cx="1970118" cy="793411"/>
                            <a:chOff x="0" y="0"/>
                            <a:chExt cx="1970118" cy="793411"/>
                          </a:xfrm>
                        </wpg:grpSpPr>
                        <wps:wsp>
                          <wps:cNvPr id="166" name="Freeform 7442"/>
                          <wps:cNvSpPr>
                            <a:spLocks/>
                          </wps:cNvSpPr>
                          <wps:spPr bwMode="auto">
                            <a:xfrm>
                              <a:off x="150313" y="147807"/>
                              <a:ext cx="175260" cy="15875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7448"/>
                          <wps:cNvSpPr>
                            <a:spLocks/>
                          </wps:cNvSpPr>
                          <wps:spPr bwMode="auto">
                            <a:xfrm>
                              <a:off x="453442" y="150312"/>
                              <a:ext cx="146050" cy="150495"/>
                            </a:xfrm>
                            <a:custGeom>
                              <a:avLst/>
                              <a:gdLst>
                                <a:gd name="T0" fmla="*/ 0 w 660"/>
                                <a:gd name="T1" fmla="*/ 0 h 643"/>
                                <a:gd name="T2" fmla="*/ 660 w 660"/>
                                <a:gd name="T3" fmla="*/ 643 h 643"/>
                                <a:gd name="T4" fmla="*/ 660 w 660"/>
                                <a:gd name="T5" fmla="*/ 643 h 643"/>
                              </a:gdLst>
                              <a:ahLst/>
                              <a:cxnLst>
                                <a:cxn ang="0">
                                  <a:pos x="T0" y="T1"/>
                                </a:cxn>
                                <a:cxn ang="0">
                                  <a:pos x="T2" y="T3"/>
                                </a:cxn>
                                <a:cxn ang="0">
                                  <a:pos x="T4" y="T5"/>
                                </a:cxn>
                              </a:cxnLst>
                              <a:rect l="0" t="0" r="r" b="b"/>
                              <a:pathLst>
                                <a:path w="660" h="643">
                                  <a:moveTo>
                                    <a:pt x="0" y="0"/>
                                  </a:moveTo>
                                  <a:lnTo>
                                    <a:pt x="660" y="643"/>
                                  </a:lnTo>
                                  <a:lnTo>
                                    <a:pt x="66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Oval 7450"/>
                          <wps:cNvSpPr>
                            <a:spLocks noChangeArrowheads="1"/>
                          </wps:cNvSpPr>
                          <wps:spPr bwMode="auto">
                            <a:xfrm>
                              <a:off x="310646" y="0"/>
                              <a:ext cx="166456" cy="175226"/>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sz w:val="15"/>
                                    <w:szCs w:val="15"/>
                                  </w:rPr>
                                  <w:t>k</w:t>
                                </w:r>
                              </w:p>
                            </w:txbxContent>
                          </wps:txbx>
                          <wps:bodyPr rot="0" vert="horz" wrap="square" lIns="0" tIns="0" rIns="0" bIns="0" anchor="t" anchorCtr="0" upright="1">
                            <a:noAutofit/>
                          </wps:bodyPr>
                        </wps:wsp>
                        <wps:wsp>
                          <wps:cNvPr id="175" name="Oval 7451"/>
                          <wps:cNvSpPr>
                            <a:spLocks noChangeArrowheads="1"/>
                          </wps:cNvSpPr>
                          <wps:spPr bwMode="auto">
                            <a:xfrm>
                              <a:off x="1094775" y="40083"/>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n</w:t>
                                </w:r>
                              </w:p>
                            </w:txbxContent>
                          </wps:txbx>
                          <wps:bodyPr rot="0" vert="horz" wrap="square" lIns="0" tIns="0" rIns="0" bIns="0" anchor="t" anchorCtr="0" upright="1">
                            <a:noAutofit/>
                          </wps:bodyPr>
                        </wps:wsp>
                        <wps:wsp>
                          <wps:cNvPr id="176" name="Oval 7452"/>
                          <wps:cNvSpPr>
                            <a:spLocks noChangeArrowheads="1"/>
                          </wps:cNvSpPr>
                          <wps:spPr bwMode="auto">
                            <a:xfrm>
                              <a:off x="5011" y="290604"/>
                              <a:ext cx="166456" cy="175226"/>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c</w:t>
                                </w:r>
                              </w:p>
                            </w:txbxContent>
                          </wps:txbx>
                          <wps:bodyPr rot="0" vert="horz" wrap="square" lIns="0" tIns="0" rIns="0" bIns="0" anchor="t" anchorCtr="0" upright="1">
                            <a:noAutofit/>
                          </wps:bodyPr>
                        </wps:wsp>
                        <wps:wsp>
                          <wps:cNvPr id="177" name="Oval 7453"/>
                          <wps:cNvSpPr>
                            <a:spLocks noChangeArrowheads="1"/>
                          </wps:cNvSpPr>
                          <wps:spPr bwMode="auto">
                            <a:xfrm>
                              <a:off x="305635" y="290604"/>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e</w:t>
                                </w:r>
                              </w:p>
                            </w:txbxContent>
                          </wps:txbx>
                          <wps:bodyPr rot="0" vert="horz" wrap="square" lIns="0" tIns="0" rIns="0" bIns="0" anchor="t" anchorCtr="0" upright="1">
                            <a:noAutofit/>
                          </wps:bodyPr>
                        </wps:wsp>
                        <wps:wsp>
                          <wps:cNvPr id="178" name="Oval 7454"/>
                          <wps:cNvSpPr>
                            <a:spLocks noChangeArrowheads="1"/>
                          </wps:cNvSpPr>
                          <wps:spPr bwMode="auto">
                            <a:xfrm>
                              <a:off x="1798738" y="15031"/>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s</w:t>
                                </w:r>
                              </w:p>
                            </w:txbxContent>
                          </wps:txbx>
                          <wps:bodyPr rot="0" vert="horz" wrap="square" lIns="0" tIns="0" rIns="0" bIns="0" anchor="t" anchorCtr="0" upright="1">
                            <a:noAutofit/>
                          </wps:bodyPr>
                        </wps:wsp>
                        <wps:wsp>
                          <wps:cNvPr id="179" name="Oval 7455"/>
                          <wps:cNvSpPr>
                            <a:spLocks noChangeArrowheads="1"/>
                          </wps:cNvSpPr>
                          <wps:spPr bwMode="auto">
                            <a:xfrm>
                              <a:off x="583713" y="290604"/>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h</w:t>
                                </w:r>
                              </w:p>
                            </w:txbxContent>
                          </wps:txbx>
                          <wps:bodyPr rot="0" vert="horz" wrap="square" lIns="0" tIns="0" rIns="0" bIns="0" anchor="t" anchorCtr="0" upright="1">
                            <a:noAutofit/>
                          </wps:bodyPr>
                        </wps:wsp>
                        <wps:wsp>
                          <wps:cNvPr id="180" name="Oval 7456"/>
                          <wps:cNvSpPr>
                            <a:spLocks noChangeArrowheads="1"/>
                          </wps:cNvSpPr>
                          <wps:spPr bwMode="auto">
                            <a:xfrm>
                              <a:off x="1803748" y="370770"/>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p</w:t>
                                </w:r>
                              </w:p>
                            </w:txbxContent>
                          </wps:txbx>
                          <wps:bodyPr rot="0" vert="horz" wrap="square" lIns="0" tIns="0" rIns="0" bIns="0" anchor="t" anchorCtr="0" upright="1">
                            <a:noAutofit/>
                          </wps:bodyPr>
                        </wps:wsp>
                        <wps:wsp>
                          <wps:cNvPr id="181" name="Oval 7457"/>
                          <wps:cNvSpPr>
                            <a:spLocks noChangeArrowheads="1"/>
                          </wps:cNvSpPr>
                          <wps:spPr bwMode="auto">
                            <a:xfrm>
                              <a:off x="0" y="618786"/>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a</w:t>
                                </w:r>
                              </w:p>
                            </w:txbxContent>
                          </wps:txbx>
                          <wps:bodyPr rot="0" vert="horz" wrap="square" lIns="0" tIns="0" rIns="0" bIns="0" anchor="t" anchorCtr="0" upright="1">
                            <a:noAutofit/>
                          </wps:bodyPr>
                        </wps:wsp>
                        <wps:wsp>
                          <wps:cNvPr id="182" name="Oval 7458"/>
                          <wps:cNvSpPr>
                            <a:spLocks noChangeArrowheads="1"/>
                          </wps:cNvSpPr>
                          <wps:spPr bwMode="auto">
                            <a:xfrm>
                              <a:off x="295614" y="608765"/>
                              <a:ext cx="166370" cy="174625"/>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d</w:t>
                                </w:r>
                              </w:p>
                            </w:txbxContent>
                          </wps:txbx>
                          <wps:bodyPr rot="0" vert="horz" wrap="square" lIns="0" tIns="0" rIns="0" bIns="0" anchor="t" anchorCtr="0" upright="1">
                            <a:noAutofit/>
                          </wps:bodyPr>
                        </wps:wsp>
                      </wpg:grpSp>
                      <wps:wsp>
                        <wps:cNvPr id="183" name="Freeform 7444"/>
                        <wps:cNvSpPr>
                          <a:spLocks/>
                        </wps:cNvSpPr>
                        <wps:spPr bwMode="auto">
                          <a:xfrm>
                            <a:off x="388307" y="177869"/>
                            <a:ext cx="0" cy="126000"/>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7444"/>
                        <wps:cNvSpPr>
                          <a:spLocks/>
                        </wps:cNvSpPr>
                        <wps:spPr bwMode="auto">
                          <a:xfrm>
                            <a:off x="87682" y="480999"/>
                            <a:ext cx="0" cy="125730"/>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7444"/>
                        <wps:cNvSpPr>
                          <a:spLocks/>
                        </wps:cNvSpPr>
                        <wps:spPr bwMode="auto">
                          <a:xfrm>
                            <a:off x="383297" y="478494"/>
                            <a:ext cx="0" cy="125730"/>
                          </a:xfrm>
                          <a:custGeom>
                            <a:avLst/>
                            <a:gdLst>
                              <a:gd name="T0" fmla="*/ 661 w 661"/>
                              <a:gd name="T1" fmla="*/ 0 h 643"/>
                              <a:gd name="T2" fmla="*/ 0 w 661"/>
                              <a:gd name="T3" fmla="*/ 643 h 643"/>
                              <a:gd name="T4" fmla="*/ 0 w 661"/>
                              <a:gd name="T5" fmla="*/ 643 h 643"/>
                            </a:gdLst>
                            <a:ahLst/>
                            <a:cxnLst>
                              <a:cxn ang="0">
                                <a:pos x="T0" y="T1"/>
                              </a:cxn>
                              <a:cxn ang="0">
                                <a:pos x="T2" y="T3"/>
                              </a:cxn>
                              <a:cxn ang="0">
                                <a:pos x="T4" y="T5"/>
                              </a:cxn>
                            </a:cxnLst>
                            <a:rect l="0" t="0" r="r" b="b"/>
                            <a:pathLst>
                              <a:path w="661" h="643">
                                <a:moveTo>
                                  <a:pt x="661" y="0"/>
                                </a:moveTo>
                                <a:lnTo>
                                  <a:pt x="0" y="643"/>
                                </a:lnTo>
                                <a:lnTo>
                                  <a:pt x="0" y="643"/>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组合 189" o:spid="_x0000_s1619" style="position:absolute;left:0;text-align:left;margin-left:150.05pt;margin-top:28.3pt;width:155.15pt;height:62.45pt;z-index:251553792" coordsize="1970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">
                <v:shape id="Freeform 7444" o:spid="_x0000_s1620" style="position:absolute;left:18814;top:1979;width:0;height:1584;flip:x;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" path="m661,l,643r,e" filled="f" strokecolor="black [3213]" strokeweight="1pt">
                  <v:path arrowok="t" o:connecttype="custom" o:connectlocs="1,0;0,158400;0,158400" o:connectangles="0,0,0"/>
                </v:shape>
                <v:group id="组合 186" o:spid="_x0000_s1621" style="position:absolute;width:19701;height:7934" coordsize="19701,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7442" o:spid="_x0000_s1622" style="position:absolute;left:1503;top:1478;width:1752;height:1587;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" path="m1180,l,631r,e" filled="f" strokecolor="black [3213]" strokeweight="1pt">
                    <v:path arrowok="t" o:connecttype="custom" o:connectlocs="175260,0;0,158750;0,158750" o:connectangles="0,0,0"/>
                  </v:shape>
                  <v:shape id="Freeform 7448" o:spid="_x0000_s1623" style="position:absolute;left:4534;top:1503;width:1460;height:1505;visibility:visible;mso-wrap-style:square;v-text-anchor:top" coordsize="6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" path="m,l660,643r,e" filled="f" strokecolor="black [3213]" strokeweight="1pt">
                    <v:path arrowok="t" o:connecttype="custom" o:connectlocs="0,0;146050,150495;146050,150495" o:connectangles="0,0,0"/>
                  </v:shape>
                  <v:oval id="Oval 7450" o:spid="_x0000_s1624" style="position:absolute;left:3106;width:166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sz w:val="15"/>
                              <w:szCs w:val="15"/>
                            </w:rPr>
                            <w:t>k</w:t>
                          </w:r>
                        </w:p>
                      </w:txbxContent>
                    </v:textbox>
                  </v:oval>
                  <v:oval id="Oval 7451" o:spid="_x0000_s1625" style="position:absolute;left:10947;top:400;width:166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n</w:t>
                          </w:r>
                        </w:p>
                      </w:txbxContent>
                    </v:textbox>
                  </v:oval>
                  <v:oval id="Oval 7452" o:spid="_x0000_s1626" style="position:absolute;left:50;top:2906;width:166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c</w:t>
                          </w:r>
                        </w:p>
                      </w:txbxContent>
                    </v:textbox>
                  </v:oval>
                  <v:oval id="Oval 7453" o:spid="_x0000_s1627" style="position:absolute;left:3056;top:2906;width:166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e</w:t>
                          </w:r>
                        </w:p>
                      </w:txbxContent>
                    </v:textbox>
                  </v:oval>
                  <v:oval id="Oval 7454" o:spid="_x0000_s1628" style="position:absolute;left:17987;top:150;width:166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s</w:t>
                          </w:r>
                        </w:p>
                      </w:txbxContent>
                    </v:textbox>
                  </v:oval>
                  <v:oval id="Oval 7455" o:spid="_x0000_s1629" style="position:absolute;left:5837;top:2906;width:166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h</w:t>
                          </w:r>
                        </w:p>
                      </w:txbxContent>
                    </v:textbox>
                  </v:oval>
                  <v:oval id="Oval 7456" o:spid="_x0000_s1630" style="position:absolute;left:18037;top:3707;width:166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p</w:t>
                          </w:r>
                        </w:p>
                      </w:txbxContent>
                    </v:textbox>
                  </v:oval>
                  <v:oval id="Oval 7457" o:spid="_x0000_s1631" style="position:absolute;top:6187;width:1663;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a</w:t>
                          </w:r>
                        </w:p>
                      </w:txbxContent>
                    </v:textbox>
                  </v:oval>
                  <v:oval id="Oval 7458" o:spid="_x0000_s1632" style="position:absolute;left:2956;top:6087;width:166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" filled="f" strokecolor="black [3213]" strokeweight="1pt">
                    <v:textbox inset="0,0,0,0">
                      <w:txbxContent>
                        <w:p w:rsidR="008E537A" w:rsidRPr="003F7E60" w:rsidRDefault="008E537A" w:rsidP="00B71682">
                          <w:pPr>
                            <w:pStyle w:val="ab"/>
                            <w:ind w:firstLineChars="0" w:firstLine="0"/>
                            <w:rPr>
                              <w:rFonts w:ascii="Times New Roman" w:hAnsi="Times New Roman" w:cs="Times New Roman"/>
                              <w:sz w:val="15"/>
                              <w:szCs w:val="15"/>
                            </w:rPr>
                          </w:pPr>
                          <w:r w:rsidRPr="003F7E60">
                            <w:rPr>
                              <w:rFonts w:ascii="Times New Roman" w:hAnsi="Times New Roman" w:cs="Times New Roman" w:hint="eastAsia"/>
                              <w:sz w:val="15"/>
                              <w:szCs w:val="15"/>
                            </w:rPr>
                            <w:t>d</w:t>
                          </w:r>
                        </w:p>
                      </w:txbxContent>
                    </v:textbox>
                  </v:oval>
                </v:group>
                <v:shape id="Freeform 7444" o:spid="_x0000_s1633" style="position:absolute;left:3883;top:1778;width:0;height:1260;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" path="m661,l,643r,e" filled="f" strokecolor="black [3213]" strokeweight="1pt">
                  <v:path arrowok="t" o:connecttype="custom" o:connectlocs="1,0;0,126000;0,126000" o:connectangles="0,0,0"/>
                </v:shape>
                <v:shape id="Freeform 7444" o:spid="_x0000_s1634" style="position:absolute;left:876;top:4809;width:0;height:1258;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" path="m661,l,643r,e" filled="f" strokecolor="black [3213]" strokeweight="1pt">
                  <v:path arrowok="t" o:connecttype="custom" o:connectlocs="1,0;0,125730;0,125730" o:connectangles="0,0,0"/>
                </v:shape>
                <v:shape id="Freeform 7444" o:spid="_x0000_s1635" style="position:absolute;left:3832;top:4784;width:0;height:1258;visibility:visible;mso-wrap-style:square;v-text-anchor:top" coordsize="66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" path="m661,l,643r,e" filled="f" strokecolor="black [3213]" strokeweight="1pt">
                  <v:path arrowok="t" o:connecttype="custom" o:connectlocs="1,0;0,125730;0,125730" o:connectangles="0,0,0"/>
                </v:shape>
                <w10:wrap type="topAndBottom"/>
              </v:group>
            </w:pict>
          </mc:Fallback>
        </mc:AlternateContent>
      </w:r>
      <w:r w:rsidR="00514FEE" w:rsidRPr="00196523">
        <w:rPr>
          <w:rFonts w:ascii="Times New Roman" w:eastAsia="宋体" w:hAnsi="Times New Roman" w:cs="Times New Roman" w:hint="eastAsia"/>
          <w:color w:val="000000" w:themeColor="text1"/>
        </w:rPr>
        <w:t>【参考答案】</w:t>
      </w:r>
      <w:r w:rsidRPr="00196523">
        <w:rPr>
          <w:rFonts w:ascii="Times New Roman" w:eastAsia="宋体" w:hAnsi="Times New Roman" w:cs="Times New Roman" w:hint="eastAsia"/>
          <w:color w:val="000000" w:themeColor="text1"/>
        </w:rPr>
        <w:t>将图</w:t>
      </w:r>
      <w:r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12</w:t>
      </w:r>
      <w:r w:rsidRPr="00196523">
        <w:rPr>
          <w:rFonts w:ascii="Times New Roman" w:eastAsia="宋体" w:hAnsi="Times New Roman" w:cs="Times New Roman" w:hint="eastAsia"/>
          <w:color w:val="000000" w:themeColor="text1"/>
        </w:rPr>
        <w:t>所示的二叉树还原为森林，如图</w:t>
      </w:r>
      <w:r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所示。</w:t>
      </w:r>
    </w:p>
    <w:p w:rsidR="0083340F" w:rsidRPr="00196523" w:rsidRDefault="00793F19"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555840" behindDoc="0" locked="0" layoutInCell="1" allowOverlap="1" wp14:anchorId="3C35C730" wp14:editId="762745B7">
                <wp:simplePos x="0" y="0"/>
                <wp:positionH relativeFrom="column">
                  <wp:posOffset>1823822</wp:posOffset>
                </wp:positionH>
                <wp:positionV relativeFrom="paragraph">
                  <wp:posOffset>1024255</wp:posOffset>
                </wp:positionV>
                <wp:extent cx="2330983" cy="198120"/>
                <wp:effectExtent l="0" t="0" r="12700" b="11430"/>
                <wp:wrapNone/>
                <wp:docPr id="188"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983"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B71682">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 xml:space="preserve">-14 </w:t>
                            </w:r>
                            <w:r>
                              <w:rPr>
                                <w:rFonts w:ascii="Times New Roman" w:eastAsia="宋体" w:hAnsi="Times New Roman" w:cs="Times New Roman" w:hint="eastAsia"/>
                                <w:b w:val="0"/>
                              </w:rPr>
                              <w:t>图</w:t>
                            </w:r>
                            <w:r>
                              <w:rPr>
                                <w:rFonts w:ascii="Times New Roman" w:eastAsia="宋体" w:hAnsi="Times New Roman" w:cs="Times New Roman" w:hint="eastAsia"/>
                                <w:b w:val="0"/>
                              </w:rPr>
                              <w:t>5</w:t>
                            </w:r>
                            <w:r>
                              <w:rPr>
                                <w:rFonts w:ascii="Times New Roman" w:eastAsia="宋体" w:hAnsi="Times New Roman" w:cs="Times New Roman"/>
                                <w:b w:val="0"/>
                              </w:rPr>
                              <w:t>-12</w:t>
                            </w:r>
                            <w:r>
                              <w:rPr>
                                <w:rFonts w:ascii="Times New Roman" w:eastAsia="宋体" w:hAnsi="Times New Roman" w:cs="Times New Roman"/>
                                <w:b w:val="0"/>
                              </w:rPr>
                              <w:t>所</w:t>
                            </w:r>
                            <w:r>
                              <w:rPr>
                                <w:rFonts w:ascii="Times New Roman" w:eastAsia="宋体" w:hAnsi="Times New Roman" w:cs="Times New Roman" w:hint="eastAsia"/>
                                <w:b w:val="0"/>
                              </w:rPr>
                              <w:t>示的二叉树对应的森林</w:t>
                            </w:r>
                          </w:p>
                          <w:p w:rsidR="008E537A" w:rsidRPr="00616556" w:rsidRDefault="008E537A" w:rsidP="00B71682">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3C35C730" id="_x0000_s1636" type="#_x0000_t202" style="position:absolute;left:0;text-align:left;margin-left:143.6pt;margin-top:80.65pt;width:183.55pt;height:15.6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KOtwIAALY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" filled="f" stroked="f">
                <v:textbox inset="0,0,0,0">
                  <w:txbxContent>
                    <w:p w:rsidR="008E537A" w:rsidRPr="00473F6D" w:rsidRDefault="008E537A" w:rsidP="00B71682">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 xml:space="preserve">-14 </w:t>
                      </w:r>
                      <w:r>
                        <w:rPr>
                          <w:rFonts w:ascii="Times New Roman" w:eastAsia="宋体" w:hAnsi="Times New Roman" w:cs="Times New Roman" w:hint="eastAsia"/>
                          <w:b w:val="0"/>
                        </w:rPr>
                        <w:t>图</w:t>
                      </w:r>
                      <w:r>
                        <w:rPr>
                          <w:rFonts w:ascii="Times New Roman" w:eastAsia="宋体" w:hAnsi="Times New Roman" w:cs="Times New Roman" w:hint="eastAsia"/>
                          <w:b w:val="0"/>
                        </w:rPr>
                        <w:t>5</w:t>
                      </w:r>
                      <w:r>
                        <w:rPr>
                          <w:rFonts w:ascii="Times New Roman" w:eastAsia="宋体" w:hAnsi="Times New Roman" w:cs="Times New Roman"/>
                          <w:b w:val="0"/>
                        </w:rPr>
                        <w:t>-12</w:t>
                      </w:r>
                      <w:r>
                        <w:rPr>
                          <w:rFonts w:ascii="Times New Roman" w:eastAsia="宋体" w:hAnsi="Times New Roman" w:cs="Times New Roman"/>
                          <w:b w:val="0"/>
                        </w:rPr>
                        <w:t>所</w:t>
                      </w:r>
                      <w:r>
                        <w:rPr>
                          <w:rFonts w:ascii="Times New Roman" w:eastAsia="宋体" w:hAnsi="Times New Roman" w:cs="Times New Roman" w:hint="eastAsia"/>
                          <w:b w:val="0"/>
                        </w:rPr>
                        <w:t>示的二叉树对应的森林</w:t>
                      </w:r>
                    </w:p>
                    <w:p w:rsidR="008E537A" w:rsidRPr="00616556" w:rsidRDefault="008E537A" w:rsidP="00B71682">
                      <w:pPr>
                        <w:pStyle w:val="a6"/>
                        <w:ind w:firstLineChars="0" w:firstLine="0"/>
                        <w:rPr>
                          <w:rFonts w:ascii="Times New Roman" w:eastAsia="宋体" w:hAnsi="Times New Roman" w:cs="Times New Roman"/>
                          <w:b w:val="0"/>
                        </w:rPr>
                      </w:pPr>
                    </w:p>
                  </w:txbxContent>
                </v:textbox>
              </v:shape>
            </w:pict>
          </mc:Fallback>
        </mc:AlternateContent>
      </w:r>
    </w:p>
    <w:p w:rsidR="00231298" w:rsidRPr="000F684F" w:rsidRDefault="00465C9E" w:rsidP="00231298">
      <w:pPr>
        <w:snapToGrid w:val="0"/>
        <w:ind w:left="315" w:hangingChars="150" w:hanging="315"/>
        <w:rPr>
          <w:rFonts w:ascii="Times New Roman" w:eastAsia="宋体" w:hAnsi="Times New Roman" w:cs="Times New Roman"/>
          <w:noProof/>
        </w:rPr>
      </w:pPr>
      <w:r>
        <w:rPr>
          <w:rFonts w:ascii="Times New Roman" w:eastAsia="宋体" w:hAnsi="Times New Roman" w:cs="Times New Roman"/>
          <w:noProof/>
        </w:rPr>
        <w:t>9</w:t>
      </w:r>
      <w:r w:rsidRPr="00C813BA">
        <w:rPr>
          <w:rFonts w:ascii="Times New Roman" w:eastAsia="宋体" w:hAnsi="Times New Roman" w:cs="Times New Roman"/>
          <w:color w:val="000000"/>
        </w:rPr>
        <w:t>．</w:t>
      </w:r>
      <w:r w:rsidR="00231298">
        <w:rPr>
          <w:rFonts w:ascii="Times New Roman" w:eastAsia="宋体" w:hAnsi="Times New Roman" w:cs="Times New Roman" w:hint="eastAsia"/>
          <w:color w:val="000000"/>
        </w:rPr>
        <w:t>树的</w:t>
      </w:r>
      <w:r w:rsidR="00231298" w:rsidRPr="00C813BA">
        <w:rPr>
          <w:rFonts w:ascii="Times New Roman" w:eastAsia="宋体" w:hAnsi="Times New Roman" w:cs="Times New Roman" w:hint="eastAsia"/>
          <w:noProof/>
        </w:rPr>
        <w:t>集合表示法</w:t>
      </w:r>
      <w:r w:rsidR="00231298">
        <w:rPr>
          <w:rFonts w:ascii="Times New Roman" w:eastAsia="宋体" w:hAnsi="Times New Roman" w:cs="Times New Roman" w:hint="eastAsia"/>
          <w:noProof/>
        </w:rPr>
        <w:t>能用来表示二叉树吗？修改集合表示法，使之能表示二叉树，以图</w:t>
      </w:r>
      <w:r w:rsidR="00231298">
        <w:rPr>
          <w:rFonts w:ascii="Times New Roman" w:eastAsia="宋体" w:hAnsi="Times New Roman" w:cs="Times New Roman" w:hint="eastAsia"/>
          <w:noProof/>
        </w:rPr>
        <w:t>5</w:t>
      </w:r>
      <w:r w:rsidR="00231298">
        <w:rPr>
          <w:rFonts w:ascii="Times New Roman" w:eastAsia="宋体" w:hAnsi="Times New Roman" w:cs="Times New Roman"/>
          <w:noProof/>
        </w:rPr>
        <w:t>-43</w:t>
      </w:r>
      <w:r w:rsidR="00231298">
        <w:rPr>
          <w:rFonts w:ascii="Times New Roman" w:eastAsia="宋体" w:hAnsi="Times New Roman" w:cs="Times New Roman" w:hint="eastAsia"/>
          <w:noProof/>
        </w:rPr>
        <w:t>所示的二叉树为例，给出其集合表示。</w:t>
      </w:r>
    </w:p>
    <w:p w:rsidR="00333908" w:rsidRDefault="00333908" w:rsidP="00333908">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231298" w:rsidRDefault="00231298" w:rsidP="00333908">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树的集合表示法</w:t>
      </w:r>
      <w:r w:rsidR="0062265F">
        <w:rPr>
          <w:rFonts w:ascii="Times New Roman" w:eastAsia="宋体" w:hAnsi="Times New Roman" w:cs="Times New Roman" w:hint="eastAsia"/>
          <w:color w:val="000000" w:themeColor="text1"/>
        </w:rPr>
        <w:t>不</w:t>
      </w:r>
      <w:r>
        <w:rPr>
          <w:rFonts w:ascii="Times New Roman" w:eastAsia="宋体" w:hAnsi="Times New Roman" w:cs="Times New Roman"/>
          <w:color w:val="000000" w:themeColor="text1"/>
        </w:rPr>
        <w:t>能</w:t>
      </w:r>
      <w:r w:rsidR="0062265F">
        <w:rPr>
          <w:rFonts w:ascii="Times New Roman" w:eastAsia="宋体" w:hAnsi="Times New Roman" w:cs="Times New Roman" w:hint="eastAsia"/>
          <w:color w:val="000000" w:themeColor="text1"/>
        </w:rPr>
        <w:t>直接表示二叉树。</w:t>
      </w:r>
      <w:r w:rsidR="0062265F" w:rsidRPr="00C813BA">
        <w:rPr>
          <w:rFonts w:ascii="Times New Roman" w:eastAsia="宋体" w:hAnsi="Times New Roman" w:cs="Times New Roman" w:hint="eastAsia"/>
        </w:rPr>
        <w:t>使用集合表示法表示树的一般形式如下：</w:t>
      </w:r>
    </w:p>
    <w:p w:rsidR="0062265F" w:rsidRPr="00C813BA" w:rsidRDefault="0062265F" w:rsidP="0062265F">
      <w:pPr>
        <w:pStyle w:val="a3"/>
        <w:spacing w:line="240" w:lineRule="auto"/>
        <w:ind w:firstLine="420"/>
        <w:rPr>
          <w:rFonts w:ascii="Times New Roman" w:eastAsia="宋体" w:hAnsi="Times New Roman" w:cs="Times New Roman"/>
        </w:rPr>
      </w:pPr>
      <w:bookmarkStart w:id="80" w:name="_Hlk144641583"/>
      <w:r w:rsidRPr="00C813BA">
        <w:rPr>
          <w:rFonts w:ascii="Times New Roman" w:eastAsia="宋体" w:hAnsi="Times New Roman" w:cs="Times New Roman" w:hint="eastAsia"/>
        </w:rPr>
        <w:t>(</w:t>
      </w:r>
      <w:r w:rsidRPr="00C813BA">
        <w:rPr>
          <w:rFonts w:ascii="Times New Roman" w:eastAsia="宋体" w:hAnsi="Times New Roman" w:cs="Times New Roman" w:hint="eastAsia"/>
        </w:rPr>
        <w:t>根结点</w:t>
      </w:r>
      <w:r w:rsidRPr="00C813BA">
        <w:rPr>
          <w:rFonts w:ascii="宋体" w:eastAsia="宋体" w:hAnsi="宋体" w:cs="Times New Roman" w:hint="eastAsia"/>
        </w:rPr>
        <w:t>,</w:t>
      </w:r>
      <w:r w:rsidRPr="00C813BA">
        <w:rPr>
          <w:rFonts w:ascii="Times New Roman" w:eastAsia="宋体" w:hAnsi="Times New Roman" w:cs="Times New Roman"/>
        </w:rPr>
        <w:t>(</w:t>
      </w:r>
      <w:r w:rsidRPr="00C813BA">
        <w:rPr>
          <w:rFonts w:ascii="Times New Roman" w:eastAsia="宋体" w:hAnsi="Times New Roman" w:cs="Times New Roman" w:hint="eastAsia"/>
        </w:rPr>
        <w:t>子树</w:t>
      </w:r>
      <w:r w:rsidRPr="00C813BA">
        <w:rPr>
          <w:rFonts w:ascii="Times New Roman" w:eastAsia="宋体" w:hAnsi="Times New Roman" w:cs="Times New Roman" w:hint="eastAsia"/>
        </w:rPr>
        <w:t>1</w:t>
      </w:r>
      <w:r w:rsidRPr="00C813BA">
        <w:rPr>
          <w:rFonts w:ascii="Times New Roman" w:eastAsia="宋体" w:hAnsi="Times New Roman" w:cs="Times New Roman"/>
        </w:rPr>
        <w:t>)</w:t>
      </w:r>
      <w:r w:rsidRPr="00C813BA">
        <w:rPr>
          <w:rFonts w:ascii="宋体" w:eastAsia="宋体" w:hAnsi="宋体" w:cs="Times New Roman" w:hint="eastAsia"/>
        </w:rPr>
        <w:t>,</w:t>
      </w:r>
      <w:r w:rsidRPr="00C813BA">
        <w:rPr>
          <w:rFonts w:ascii="Times New Roman" w:eastAsia="宋体" w:hAnsi="Times New Roman" w:cs="Times New Roman"/>
        </w:rPr>
        <w:t>(</w:t>
      </w:r>
      <w:r w:rsidRPr="00C813BA">
        <w:rPr>
          <w:rFonts w:ascii="Times New Roman" w:eastAsia="宋体" w:hAnsi="Times New Roman" w:cs="Times New Roman" w:hint="eastAsia"/>
        </w:rPr>
        <w:t>子树</w:t>
      </w:r>
      <w:r w:rsidRPr="00C813BA">
        <w:rPr>
          <w:rFonts w:ascii="Times New Roman" w:eastAsia="宋体" w:hAnsi="Times New Roman" w:cs="Times New Roman" w:hint="eastAsia"/>
        </w:rPr>
        <w:t>2</w:t>
      </w:r>
      <w:r w:rsidRPr="00C813BA">
        <w:rPr>
          <w:rFonts w:ascii="Times New Roman" w:eastAsia="宋体" w:hAnsi="Times New Roman" w:cs="Times New Roman"/>
        </w:rPr>
        <w:t>)</w:t>
      </w:r>
      <w:r w:rsidRPr="00C813BA">
        <w:rPr>
          <w:rFonts w:ascii="宋体" w:eastAsia="宋体" w:hAnsi="宋体" w:cs="Times New Roman" w:hint="eastAsia"/>
        </w:rPr>
        <w:t>,</w:t>
      </w:r>
      <w:r w:rsidRPr="00C813BA">
        <w:rPr>
          <w:rFonts w:ascii="Times New Roman" w:eastAsia="宋体" w:hAnsi="Times New Roman" w:cs="Times New Roman" w:hint="eastAsia"/>
        </w:rPr>
        <w:t>…</w:t>
      </w:r>
      <w:r w:rsidRPr="00C813BA">
        <w:rPr>
          <w:rFonts w:ascii="宋体" w:eastAsia="宋体" w:hAnsi="宋体" w:cs="Times New Roman" w:hint="eastAsia"/>
        </w:rPr>
        <w:t>,</w:t>
      </w:r>
      <w:r w:rsidRPr="00C813BA">
        <w:rPr>
          <w:rFonts w:ascii="Times New Roman" w:eastAsia="宋体" w:hAnsi="Times New Roman" w:cs="Times New Roman"/>
        </w:rPr>
        <w:t>(</w:t>
      </w:r>
      <w:r w:rsidRPr="00C813BA">
        <w:rPr>
          <w:rFonts w:ascii="Times New Roman" w:eastAsia="宋体" w:hAnsi="Times New Roman" w:cs="Times New Roman" w:hint="eastAsia"/>
        </w:rPr>
        <w:t>子树</w:t>
      </w:r>
      <w:r w:rsidRPr="00C813BA">
        <w:rPr>
          <w:rFonts w:ascii="Times New Roman" w:eastAsia="宋体" w:hAnsi="Times New Roman" w:cs="Times New Roman" w:hint="eastAsia"/>
        </w:rPr>
        <w:t>n</w:t>
      </w:r>
      <w:r w:rsidRPr="00C813BA">
        <w:rPr>
          <w:rFonts w:ascii="Times New Roman" w:eastAsia="宋体" w:hAnsi="Times New Roman" w:cs="Times New Roman"/>
        </w:rPr>
        <w:t>))</w:t>
      </w:r>
    </w:p>
    <w:bookmarkEnd w:id="80"/>
    <w:p w:rsidR="0062265F" w:rsidRDefault="0062265F" w:rsidP="0062265F">
      <w:pPr>
        <w:pStyle w:val="a3"/>
        <w:spacing w:line="240" w:lineRule="auto"/>
        <w:ind w:firstLine="420"/>
        <w:rPr>
          <w:rFonts w:ascii="Times New Roman" w:eastAsia="宋体" w:hAnsi="Times New Roman" w:cs="Times New Roman"/>
        </w:rPr>
      </w:pPr>
      <w:proofErr w:type="gramStart"/>
      <w:r>
        <w:rPr>
          <w:rFonts w:ascii="Times New Roman" w:eastAsia="宋体" w:hAnsi="Times New Roman" w:cs="Times New Roman" w:hint="eastAsia"/>
          <w:color w:val="000000" w:themeColor="text1"/>
        </w:rPr>
        <w:t>当根只有</w:t>
      </w:r>
      <w:proofErr w:type="gramEnd"/>
      <w:r>
        <w:rPr>
          <w:rFonts w:ascii="Times New Roman" w:eastAsia="宋体" w:hAnsi="Times New Roman" w:cs="Times New Roman" w:hint="eastAsia"/>
          <w:color w:val="000000" w:themeColor="text1"/>
        </w:rPr>
        <w:t>一棵子树时，树可以表示为</w:t>
      </w:r>
      <w:r w:rsidRPr="00C813BA">
        <w:rPr>
          <w:rFonts w:ascii="Times New Roman" w:eastAsia="宋体" w:hAnsi="Times New Roman" w:cs="Times New Roman" w:hint="eastAsia"/>
        </w:rPr>
        <w:t>(</w:t>
      </w:r>
      <w:r w:rsidRPr="00C813BA">
        <w:rPr>
          <w:rFonts w:ascii="Times New Roman" w:eastAsia="宋体" w:hAnsi="Times New Roman" w:cs="Times New Roman" w:hint="eastAsia"/>
        </w:rPr>
        <w:t>根结点</w:t>
      </w:r>
      <w:r w:rsidRPr="00C813BA">
        <w:rPr>
          <w:rFonts w:ascii="宋体" w:eastAsia="宋体" w:hAnsi="宋体" w:cs="Times New Roman" w:hint="eastAsia"/>
        </w:rPr>
        <w:t>,</w:t>
      </w:r>
      <w:r w:rsidRPr="00C813BA">
        <w:rPr>
          <w:rFonts w:ascii="Times New Roman" w:eastAsia="宋体" w:hAnsi="Times New Roman" w:cs="Times New Roman"/>
        </w:rPr>
        <w:t>(</w:t>
      </w:r>
      <w:r w:rsidRPr="00C813BA">
        <w:rPr>
          <w:rFonts w:ascii="Times New Roman" w:eastAsia="宋体" w:hAnsi="Times New Roman" w:cs="Times New Roman" w:hint="eastAsia"/>
        </w:rPr>
        <w:t>子树</w:t>
      </w:r>
      <w:r w:rsidRPr="00C813BA">
        <w:rPr>
          <w:rFonts w:ascii="Times New Roman" w:eastAsia="宋体" w:hAnsi="Times New Roman" w:cs="Times New Roman" w:hint="eastAsia"/>
        </w:rPr>
        <w:t>1</w:t>
      </w:r>
      <w:r w:rsidRPr="00C813BA">
        <w:rPr>
          <w:rFonts w:ascii="Times New Roman" w:eastAsia="宋体" w:hAnsi="Times New Roman" w:cs="Times New Roman"/>
        </w:rPr>
        <w:t>))</w:t>
      </w:r>
      <w:r>
        <w:rPr>
          <w:rFonts w:ascii="Times New Roman" w:eastAsia="宋体" w:hAnsi="Times New Roman" w:cs="Times New Roman" w:hint="eastAsia"/>
        </w:rPr>
        <w:t>。但对于二叉树，</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棵子树既可能是左子树，也可能</w:t>
      </w:r>
      <w:proofErr w:type="gramStart"/>
      <w:r>
        <w:rPr>
          <w:rFonts w:ascii="Times New Roman" w:eastAsia="宋体" w:hAnsi="Times New Roman" w:cs="Times New Roman" w:hint="eastAsia"/>
        </w:rPr>
        <w:t>是右子</w:t>
      </w:r>
      <w:proofErr w:type="gramEnd"/>
      <w:r>
        <w:rPr>
          <w:rFonts w:ascii="Times New Roman" w:eastAsia="宋体" w:hAnsi="Times New Roman" w:cs="Times New Roman" w:hint="eastAsia"/>
        </w:rPr>
        <w:t>树，使用集合表示法</w:t>
      </w:r>
      <w:r w:rsidR="00170685">
        <w:rPr>
          <w:rFonts w:ascii="Times New Roman" w:eastAsia="宋体" w:hAnsi="Times New Roman" w:cs="Times New Roman" w:hint="eastAsia"/>
        </w:rPr>
        <w:t>区分不了这种差别。</w:t>
      </w:r>
    </w:p>
    <w:p w:rsidR="00170685" w:rsidRPr="00C813BA" w:rsidRDefault="00170685" w:rsidP="0062265F">
      <w:pPr>
        <w:pStyle w:val="a3"/>
        <w:spacing w:line="240" w:lineRule="auto"/>
        <w:ind w:firstLine="420"/>
        <w:rPr>
          <w:rFonts w:ascii="Times New Roman" w:eastAsia="宋体" w:hAnsi="Times New Roman" w:cs="Times New Roman"/>
        </w:rPr>
      </w:pPr>
      <w:r>
        <w:rPr>
          <w:rFonts w:ascii="Times New Roman" w:eastAsia="宋体" w:hAnsi="Times New Roman" w:cs="Times New Roman" w:hint="eastAsia"/>
        </w:rPr>
        <w:t>可以改进集合表示法，使用一个特殊符号作为占位符，表示空的子树。</w:t>
      </w:r>
      <w:r w:rsidRPr="00C813BA">
        <w:rPr>
          <w:rFonts w:ascii="Times New Roman" w:eastAsia="宋体" w:hAnsi="Times New Roman" w:cs="Times New Roman" w:hint="eastAsia"/>
        </w:rPr>
        <w:t>使用</w:t>
      </w:r>
      <w:r>
        <w:rPr>
          <w:rFonts w:ascii="Times New Roman" w:eastAsia="宋体" w:hAnsi="Times New Roman" w:cs="Times New Roman" w:hint="eastAsia"/>
        </w:rPr>
        <w:t>改进的</w:t>
      </w:r>
      <w:r w:rsidRPr="00C813BA">
        <w:rPr>
          <w:rFonts w:ascii="Times New Roman" w:eastAsia="宋体" w:hAnsi="Times New Roman" w:cs="Times New Roman" w:hint="eastAsia"/>
        </w:rPr>
        <w:t>集合表示法表示</w:t>
      </w:r>
      <w:r>
        <w:rPr>
          <w:rFonts w:ascii="Times New Roman" w:eastAsia="宋体" w:hAnsi="Times New Roman" w:cs="Times New Roman" w:hint="eastAsia"/>
        </w:rPr>
        <w:t>二叉树</w:t>
      </w:r>
      <w:r w:rsidRPr="00C813BA">
        <w:rPr>
          <w:rFonts w:ascii="Times New Roman" w:eastAsia="宋体" w:hAnsi="Times New Roman" w:cs="Times New Roman" w:hint="eastAsia"/>
        </w:rPr>
        <w:t>的一般形式如下：</w:t>
      </w:r>
    </w:p>
    <w:p w:rsidR="00170685" w:rsidRPr="00C813BA" w:rsidRDefault="00170685" w:rsidP="00170685">
      <w:pPr>
        <w:pStyle w:val="a3"/>
        <w:spacing w:line="240" w:lineRule="auto"/>
        <w:ind w:firstLine="420"/>
        <w:rPr>
          <w:rFonts w:ascii="Times New Roman" w:eastAsia="宋体" w:hAnsi="Times New Roman" w:cs="Times New Roman"/>
        </w:rPr>
      </w:pPr>
      <w:r w:rsidRPr="00C813BA">
        <w:rPr>
          <w:rFonts w:ascii="Times New Roman" w:eastAsia="宋体" w:hAnsi="Times New Roman" w:cs="Times New Roman" w:hint="eastAsia"/>
        </w:rPr>
        <w:t>(</w:t>
      </w:r>
      <w:r w:rsidRPr="00C813BA">
        <w:rPr>
          <w:rFonts w:ascii="Times New Roman" w:eastAsia="宋体" w:hAnsi="Times New Roman" w:cs="Times New Roman" w:hint="eastAsia"/>
        </w:rPr>
        <w:t>根结点</w:t>
      </w:r>
      <w:r w:rsidRPr="00C813BA">
        <w:rPr>
          <w:rFonts w:ascii="宋体" w:eastAsia="宋体" w:hAnsi="宋体" w:cs="Times New Roman" w:hint="eastAsia"/>
        </w:rPr>
        <w:t>,</w:t>
      </w:r>
      <w:r w:rsidRPr="00C813BA">
        <w:rPr>
          <w:rFonts w:ascii="Times New Roman" w:eastAsia="宋体" w:hAnsi="Times New Roman" w:cs="Times New Roman"/>
        </w:rPr>
        <w:t>(</w:t>
      </w:r>
      <w:r>
        <w:rPr>
          <w:rFonts w:ascii="Times New Roman" w:eastAsia="宋体" w:hAnsi="Times New Roman" w:cs="Times New Roman" w:hint="eastAsia"/>
        </w:rPr>
        <w:t>左</w:t>
      </w:r>
      <w:r w:rsidRPr="00C813BA">
        <w:rPr>
          <w:rFonts w:ascii="Times New Roman" w:eastAsia="宋体" w:hAnsi="Times New Roman" w:cs="Times New Roman" w:hint="eastAsia"/>
        </w:rPr>
        <w:t>子树</w:t>
      </w:r>
      <w:r w:rsidRPr="00C813BA">
        <w:rPr>
          <w:rFonts w:ascii="Times New Roman" w:eastAsia="宋体" w:hAnsi="Times New Roman" w:cs="Times New Roman"/>
        </w:rPr>
        <w:t>)</w:t>
      </w:r>
      <w:r w:rsidRPr="00C813BA">
        <w:rPr>
          <w:rFonts w:ascii="宋体" w:eastAsia="宋体" w:hAnsi="宋体" w:cs="Times New Roman" w:hint="eastAsia"/>
        </w:rPr>
        <w:t>,</w:t>
      </w:r>
      <w:r w:rsidRPr="00C813BA">
        <w:rPr>
          <w:rFonts w:ascii="Times New Roman" w:eastAsia="宋体" w:hAnsi="Times New Roman" w:cs="Times New Roman"/>
        </w:rPr>
        <w:t>(</w:t>
      </w:r>
      <w:proofErr w:type="gramStart"/>
      <w:r>
        <w:rPr>
          <w:rFonts w:ascii="Times New Roman" w:eastAsia="宋体" w:hAnsi="Times New Roman" w:cs="Times New Roman" w:hint="eastAsia"/>
        </w:rPr>
        <w:t>右</w:t>
      </w:r>
      <w:r w:rsidRPr="00C813BA">
        <w:rPr>
          <w:rFonts w:ascii="Times New Roman" w:eastAsia="宋体" w:hAnsi="Times New Roman" w:cs="Times New Roman" w:hint="eastAsia"/>
        </w:rPr>
        <w:t>子树</w:t>
      </w:r>
      <w:proofErr w:type="gramEnd"/>
      <w:r w:rsidRPr="00C813BA">
        <w:rPr>
          <w:rFonts w:ascii="Times New Roman" w:eastAsia="宋体" w:hAnsi="Times New Roman" w:cs="Times New Roman"/>
        </w:rPr>
        <w:t>))</w:t>
      </w:r>
    </w:p>
    <w:p w:rsidR="006E0398" w:rsidRDefault="006E0398" w:rsidP="00333908">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即使子树为空，也需要表示出来，即要占位。图</w:t>
      </w:r>
      <w:r>
        <w:rPr>
          <w:rFonts w:ascii="Times New Roman" w:eastAsia="宋体" w:hAnsi="Times New Roman" w:cs="Times New Roman" w:hint="eastAsia"/>
          <w:color w:val="000000" w:themeColor="text1"/>
        </w:rPr>
        <w:t>5</w:t>
      </w:r>
      <w:r>
        <w:rPr>
          <w:rFonts w:ascii="Times New Roman" w:eastAsia="宋体" w:hAnsi="Times New Roman" w:cs="Times New Roman"/>
          <w:color w:val="000000" w:themeColor="text1"/>
        </w:rPr>
        <w:t>-12</w:t>
      </w:r>
      <w:r>
        <w:rPr>
          <w:rFonts w:ascii="Times New Roman" w:eastAsia="宋体" w:hAnsi="Times New Roman" w:cs="Times New Roman" w:hint="eastAsia"/>
          <w:color w:val="000000" w:themeColor="text1"/>
        </w:rPr>
        <w:t>（习题</w:t>
      </w:r>
      <w:r>
        <w:rPr>
          <w:rFonts w:ascii="Times New Roman" w:eastAsia="宋体" w:hAnsi="Times New Roman" w:cs="Times New Roman" w:hint="eastAsia"/>
          <w:color w:val="000000" w:themeColor="text1"/>
        </w:rPr>
        <w:t>6</w:t>
      </w:r>
      <w:r>
        <w:rPr>
          <w:rFonts w:ascii="Times New Roman" w:eastAsia="宋体" w:hAnsi="Times New Roman" w:cs="Times New Roman" w:hint="eastAsia"/>
          <w:color w:val="000000" w:themeColor="text1"/>
        </w:rPr>
        <w:t>）所示二叉树的集合表示如下所示：</w:t>
      </w:r>
    </w:p>
    <w:p w:rsidR="006E0398" w:rsidRDefault="006E0398" w:rsidP="006E0398">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w:t>
      </w:r>
      <w:proofErr w:type="gramStart"/>
      <w:r>
        <w:rPr>
          <w:rFonts w:ascii="Times New Roman" w:eastAsia="宋体" w:hAnsi="Times New Roman" w:cs="Times New Roman"/>
          <w:color w:val="000000" w:themeColor="text1"/>
        </w:rPr>
        <w:t>k,(</w:t>
      </w:r>
      <w:proofErr w:type="gramEnd"/>
      <w:r>
        <w:rPr>
          <w:rFonts w:ascii="Times New Roman" w:eastAsia="宋体" w:hAnsi="Times New Roman" w:cs="Times New Roman"/>
          <w:color w:val="000000" w:themeColor="text1"/>
        </w:rPr>
        <w:t>c,(a</w:t>
      </w:r>
      <w:r w:rsidR="00F34FD6">
        <w:rPr>
          <w:rFonts w:ascii="Times New Roman" w:eastAsia="宋体" w:hAnsi="Times New Roman" w:cs="Times New Roman"/>
          <w:color w:val="000000" w:themeColor="text1"/>
        </w:rPr>
        <w:t>,(),()</w:t>
      </w:r>
      <w:r>
        <w:rPr>
          <w:rFonts w:ascii="Times New Roman" w:eastAsia="宋体" w:hAnsi="Times New Roman" w:cs="Times New Roman"/>
          <w:color w:val="000000" w:themeColor="text1"/>
        </w:rPr>
        <w:t>)(e,(d</w:t>
      </w:r>
      <w:r w:rsidR="00F34FD6">
        <w:rPr>
          <w:rFonts w:ascii="Times New Roman" w:eastAsia="宋体" w:hAnsi="Times New Roman" w:cs="Times New Roman"/>
          <w:color w:val="000000" w:themeColor="text1"/>
        </w:rPr>
        <w:t>,(),()</w:t>
      </w:r>
      <w:r>
        <w:rPr>
          <w:rFonts w:ascii="Times New Roman" w:eastAsia="宋体" w:hAnsi="Times New Roman" w:cs="Times New Roman"/>
          <w:color w:val="000000" w:themeColor="text1"/>
        </w:rPr>
        <w:t>)(h</w:t>
      </w:r>
      <w:r w:rsidR="00F34FD6">
        <w:rPr>
          <w:rFonts w:ascii="Times New Roman" w:eastAsia="宋体" w:hAnsi="Times New Roman" w:cs="Times New Roman"/>
          <w:color w:val="000000" w:themeColor="text1"/>
        </w:rPr>
        <w:t>,(),()</w:t>
      </w:r>
      <w:r>
        <w:rPr>
          <w:rFonts w:ascii="Times New Roman" w:eastAsia="宋体" w:hAnsi="Times New Roman" w:cs="Times New Roman"/>
          <w:color w:val="000000" w:themeColor="text1"/>
        </w:rPr>
        <w:t>))),(n,()</w:t>
      </w:r>
      <w:r>
        <w:rPr>
          <w:rFonts w:ascii="Times New Roman" w:eastAsia="宋体" w:hAnsi="Times New Roman" w:cs="Times New Roman" w:hint="eastAsia"/>
          <w:color w:val="000000" w:themeColor="text1"/>
        </w:rPr>
        <w:t>,</w:t>
      </w:r>
      <w:r>
        <w:rPr>
          <w:rFonts w:ascii="Times New Roman" w:eastAsia="宋体" w:hAnsi="Times New Roman" w:cs="Times New Roman"/>
          <w:color w:val="000000" w:themeColor="text1"/>
        </w:rPr>
        <w:t>(s,(p</w:t>
      </w:r>
      <w:r w:rsidR="00F34FD6">
        <w:rPr>
          <w:rFonts w:ascii="Times New Roman" w:eastAsia="宋体" w:hAnsi="Times New Roman" w:cs="Times New Roman"/>
          <w:color w:val="000000" w:themeColor="text1"/>
        </w:rPr>
        <w:t>,(),()</w:t>
      </w:r>
      <w:r>
        <w:rPr>
          <w:rFonts w:ascii="Times New Roman" w:eastAsia="宋体" w:hAnsi="Times New Roman" w:cs="Times New Roman"/>
          <w:color w:val="000000" w:themeColor="text1"/>
        </w:rPr>
        <w:t>),())))</w:t>
      </w:r>
    </w:p>
    <w:p w:rsidR="00211F1D" w:rsidRDefault="00331A33" w:rsidP="00211F1D">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可以再简化这个表示方法。当子树为空时，</w:t>
      </w:r>
      <w:r w:rsidR="006E0398">
        <w:rPr>
          <w:rFonts w:ascii="Times New Roman" w:eastAsia="宋体" w:hAnsi="Times New Roman" w:cs="Times New Roman" w:hint="eastAsia"/>
          <w:color w:val="000000" w:themeColor="text1"/>
        </w:rPr>
        <w:t>可以使用一个特殊符号表示，例如使用</w:t>
      </w:r>
      <w:r w:rsidR="00211F1D">
        <w:rPr>
          <w:rFonts w:ascii="Times New Roman" w:eastAsia="宋体" w:hAnsi="Times New Roman" w:cs="Times New Roman" w:hint="eastAsia"/>
          <w:color w:val="000000" w:themeColor="text1"/>
        </w:rPr>
        <w:t>#</w:t>
      </w:r>
      <w:r w:rsidR="00211F1D">
        <w:rPr>
          <w:rFonts w:ascii="Times New Roman" w:eastAsia="宋体" w:hAnsi="Times New Roman" w:cs="Times New Roman" w:hint="eastAsia"/>
          <w:color w:val="000000" w:themeColor="text1"/>
        </w:rPr>
        <w:t>替代</w:t>
      </w:r>
      <w:r w:rsidR="00211F1D">
        <w:rPr>
          <w:rFonts w:ascii="Times New Roman" w:eastAsia="宋体" w:hAnsi="Times New Roman" w:cs="Times New Roman" w:hint="eastAsia"/>
          <w:color w:val="000000" w:themeColor="text1"/>
        </w:rPr>
        <w:t>(</w:t>
      </w:r>
      <w:r w:rsidR="00211F1D">
        <w:rPr>
          <w:rFonts w:ascii="Times New Roman" w:eastAsia="宋体" w:hAnsi="Times New Roman" w:cs="Times New Roman"/>
          <w:color w:val="000000" w:themeColor="text1"/>
        </w:rPr>
        <w:t>)</w:t>
      </w:r>
      <w:r w:rsidR="006E0398">
        <w:rPr>
          <w:rFonts w:ascii="Times New Roman" w:eastAsia="宋体" w:hAnsi="Times New Roman" w:cs="Times New Roman" w:hint="eastAsia"/>
          <w:color w:val="000000" w:themeColor="text1"/>
        </w:rPr>
        <w:t>。</w:t>
      </w:r>
      <w:r w:rsidR="00211F1D">
        <w:rPr>
          <w:rFonts w:ascii="Times New Roman" w:eastAsia="宋体" w:hAnsi="Times New Roman" w:cs="Times New Roman" w:hint="eastAsia"/>
          <w:color w:val="000000" w:themeColor="text1"/>
        </w:rPr>
        <w:t>采用简化表示方式后，图</w:t>
      </w:r>
      <w:r w:rsidR="00211F1D">
        <w:rPr>
          <w:rFonts w:ascii="Times New Roman" w:eastAsia="宋体" w:hAnsi="Times New Roman" w:cs="Times New Roman" w:hint="eastAsia"/>
          <w:color w:val="000000" w:themeColor="text1"/>
        </w:rPr>
        <w:t>5</w:t>
      </w:r>
      <w:r w:rsidR="00211F1D">
        <w:rPr>
          <w:rFonts w:ascii="Times New Roman" w:eastAsia="宋体" w:hAnsi="Times New Roman" w:cs="Times New Roman"/>
          <w:color w:val="000000" w:themeColor="text1"/>
        </w:rPr>
        <w:t>-12</w:t>
      </w:r>
      <w:r w:rsidR="00211F1D">
        <w:rPr>
          <w:rFonts w:ascii="Times New Roman" w:eastAsia="宋体" w:hAnsi="Times New Roman" w:cs="Times New Roman" w:hint="eastAsia"/>
          <w:color w:val="000000" w:themeColor="text1"/>
        </w:rPr>
        <w:t>（习题</w:t>
      </w:r>
      <w:r w:rsidR="00211F1D">
        <w:rPr>
          <w:rFonts w:ascii="Times New Roman" w:eastAsia="宋体" w:hAnsi="Times New Roman" w:cs="Times New Roman" w:hint="eastAsia"/>
          <w:color w:val="000000" w:themeColor="text1"/>
        </w:rPr>
        <w:t>6</w:t>
      </w:r>
      <w:r w:rsidR="00211F1D">
        <w:rPr>
          <w:rFonts w:ascii="Times New Roman" w:eastAsia="宋体" w:hAnsi="Times New Roman" w:cs="Times New Roman" w:hint="eastAsia"/>
          <w:color w:val="000000" w:themeColor="text1"/>
        </w:rPr>
        <w:t>）所示二叉树的集合表示如下所示：</w:t>
      </w:r>
    </w:p>
    <w:p w:rsidR="00F34FD6" w:rsidRDefault="00F34FD6" w:rsidP="00F34FD6">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w:t>
      </w:r>
      <w:proofErr w:type="gramStart"/>
      <w:r>
        <w:rPr>
          <w:rFonts w:ascii="Times New Roman" w:eastAsia="宋体" w:hAnsi="Times New Roman" w:cs="Times New Roman"/>
          <w:color w:val="000000" w:themeColor="text1"/>
        </w:rPr>
        <w:t>k,(</w:t>
      </w:r>
      <w:proofErr w:type="gramEnd"/>
      <w:r>
        <w:rPr>
          <w:rFonts w:ascii="Times New Roman" w:eastAsia="宋体" w:hAnsi="Times New Roman" w:cs="Times New Roman"/>
          <w:color w:val="000000" w:themeColor="text1"/>
        </w:rPr>
        <w:t>c,(a,#,#)(e,(d,#,#)(h,#,#))),(n,#</w:t>
      </w:r>
      <w:r>
        <w:rPr>
          <w:rFonts w:ascii="Times New Roman" w:eastAsia="宋体" w:hAnsi="Times New Roman" w:cs="Times New Roman" w:hint="eastAsia"/>
          <w:color w:val="000000" w:themeColor="text1"/>
        </w:rPr>
        <w:t>,</w:t>
      </w:r>
      <w:r>
        <w:rPr>
          <w:rFonts w:ascii="Times New Roman" w:eastAsia="宋体" w:hAnsi="Times New Roman" w:cs="Times New Roman"/>
          <w:color w:val="000000" w:themeColor="text1"/>
        </w:rPr>
        <w:t>(s,(p,#,#),#)))</w:t>
      </w:r>
    </w:p>
    <w:p w:rsidR="004D0DD9" w:rsidRPr="00196523" w:rsidRDefault="00465C9E"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10</w:t>
      </w:r>
      <w:r w:rsidR="004D0DD9" w:rsidRPr="00196523">
        <w:rPr>
          <w:rFonts w:ascii="Times New Roman" w:eastAsia="宋体" w:hAnsi="Times New Roman" w:cs="Times New Roman"/>
          <w:color w:val="000000" w:themeColor="text1"/>
        </w:rPr>
        <w:t>．给定一组权值：</w:t>
      </w:r>
      <w:r w:rsidR="004D0DD9" w:rsidRPr="00196523">
        <w:rPr>
          <w:rFonts w:ascii="Times New Roman" w:eastAsia="宋体" w:hAnsi="Times New Roman" w:cs="Times New Roman"/>
          <w:color w:val="000000" w:themeColor="text1"/>
        </w:rPr>
        <w:t>15</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22</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14</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6</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7</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5</w:t>
      </w:r>
      <w:r w:rsidR="004D0DD9" w:rsidRPr="00196523">
        <w:rPr>
          <w:rFonts w:ascii="宋体" w:eastAsia="宋体" w:hAnsi="宋体" w:cs="Times New Roman"/>
          <w:color w:val="000000" w:themeColor="text1"/>
        </w:rPr>
        <w:t>,</w:t>
      </w:r>
      <w:r w:rsidR="004D0DD9" w:rsidRPr="00196523">
        <w:rPr>
          <w:rFonts w:ascii="Times New Roman" w:eastAsia="宋体" w:hAnsi="Times New Roman" w:cs="Times New Roman"/>
          <w:color w:val="000000" w:themeColor="text1"/>
        </w:rPr>
        <w:t>7</w:t>
      </w:r>
      <w:r w:rsidR="004D0DD9" w:rsidRPr="00196523">
        <w:rPr>
          <w:rFonts w:ascii="Times New Roman" w:eastAsia="宋体" w:hAnsi="Times New Roman" w:cs="Times New Roman"/>
          <w:color w:val="000000" w:themeColor="text1"/>
        </w:rPr>
        <w:t>，构造一棵哈夫曼树，</w:t>
      </w:r>
      <w:r w:rsidR="007535C9" w:rsidRPr="00196523">
        <w:rPr>
          <w:rFonts w:ascii="Times New Roman" w:eastAsia="宋体" w:hAnsi="Times New Roman" w:cs="Times New Roman"/>
          <w:color w:val="000000" w:themeColor="text1"/>
        </w:rPr>
        <w:t>并计算树的</w:t>
      </w:r>
      <w:r w:rsidR="007535C9" w:rsidRPr="00196523">
        <w:rPr>
          <w:rFonts w:ascii="Times New Roman" w:eastAsia="宋体" w:hAnsi="Times New Roman" w:cs="Times New Roman" w:hint="eastAsia"/>
          <w:color w:val="000000" w:themeColor="text1"/>
        </w:rPr>
        <w:t>外部</w:t>
      </w:r>
      <w:proofErr w:type="gramStart"/>
      <w:r w:rsidR="007535C9" w:rsidRPr="00196523">
        <w:rPr>
          <w:rFonts w:ascii="Times New Roman" w:eastAsia="宋体" w:hAnsi="Times New Roman" w:cs="Times New Roman" w:hint="eastAsia"/>
          <w:color w:val="000000" w:themeColor="text1"/>
        </w:rPr>
        <w:t>带权</w:t>
      </w:r>
      <w:r w:rsidR="007535C9" w:rsidRPr="00196523">
        <w:rPr>
          <w:rFonts w:ascii="Times New Roman" w:eastAsia="宋体" w:hAnsi="Times New Roman" w:cs="Times New Roman"/>
          <w:color w:val="000000" w:themeColor="text1"/>
        </w:rPr>
        <w:t>路径</w:t>
      </w:r>
      <w:proofErr w:type="gramEnd"/>
      <w:r w:rsidR="007535C9" w:rsidRPr="00196523">
        <w:rPr>
          <w:rFonts w:ascii="Times New Roman" w:eastAsia="宋体" w:hAnsi="Times New Roman" w:cs="Times New Roman"/>
          <w:color w:val="000000" w:themeColor="text1"/>
        </w:rPr>
        <w:t>长度</w:t>
      </w:r>
      <w:r w:rsidR="007535C9" w:rsidRPr="00196523">
        <w:rPr>
          <w:rFonts w:ascii="Times New Roman" w:eastAsia="宋体" w:hAnsi="Times New Roman" w:cs="Times New Roman" w:hint="eastAsia"/>
          <w:color w:val="000000" w:themeColor="text1"/>
        </w:rPr>
        <w:t>。</w:t>
      </w:r>
    </w:p>
    <w:p w:rsidR="00F86EED" w:rsidRPr="00196523" w:rsidRDefault="00514FEE" w:rsidP="001C30E9">
      <w:pPr>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【参考答案】</w:t>
      </w:r>
      <w:r w:rsidR="00F86EED" w:rsidRPr="00196523">
        <w:rPr>
          <w:rFonts w:ascii="Times New Roman" w:eastAsia="宋体" w:hAnsi="Times New Roman" w:cs="Times New Roman" w:hint="eastAsia"/>
          <w:color w:val="000000" w:themeColor="text1"/>
        </w:rPr>
        <w:t>初始时，如</w:t>
      </w:r>
      <w:r w:rsidR="00F86EED" w:rsidRPr="00196523">
        <w:rPr>
          <w:rFonts w:ascii="Times New Roman" w:eastAsia="宋体" w:hAnsi="Times New Roman" w:cs="Times New Roman" w:hint="eastAsia"/>
          <w:color w:val="000000" w:themeColor="text1"/>
          <w:szCs w:val="21"/>
        </w:rPr>
        <w:t>图</w:t>
      </w:r>
      <w:r w:rsidR="00F86EED" w:rsidRPr="00196523">
        <w:rPr>
          <w:rFonts w:ascii="Times New Roman" w:eastAsia="宋体" w:hAnsi="Times New Roman" w:cs="Times New Roman" w:hint="eastAsia"/>
          <w:color w:val="000000" w:themeColor="text1"/>
          <w:szCs w:val="21"/>
        </w:rPr>
        <w:t>5</w:t>
      </w:r>
      <w:r w:rsidR="00793F19">
        <w:rPr>
          <w:rFonts w:ascii="Times New Roman" w:eastAsia="宋体" w:hAnsi="Times New Roman" w:cs="Times New Roman"/>
          <w:color w:val="000000" w:themeColor="text1"/>
          <w:szCs w:val="21"/>
        </w:rPr>
        <w:t>-</w:t>
      </w:r>
      <w:r w:rsidR="00F86EED" w:rsidRPr="00196523">
        <w:rPr>
          <w:rFonts w:ascii="Times New Roman" w:eastAsia="宋体" w:hAnsi="Times New Roman" w:cs="Times New Roman" w:hint="eastAsia"/>
          <w:color w:val="000000" w:themeColor="text1"/>
          <w:szCs w:val="21"/>
        </w:rPr>
        <w:t>1</w:t>
      </w:r>
      <w:r w:rsidR="005C3F2D">
        <w:rPr>
          <w:rFonts w:ascii="Times New Roman" w:eastAsia="宋体" w:hAnsi="Times New Roman" w:cs="Times New Roman"/>
          <w:color w:val="000000" w:themeColor="text1"/>
          <w:szCs w:val="21"/>
        </w:rPr>
        <w:t>5</w:t>
      </w:r>
      <w:r w:rsidR="00F86EED" w:rsidRPr="00196523">
        <w:rPr>
          <w:rFonts w:ascii="Times New Roman" w:eastAsia="宋体" w:hAnsi="Times New Roman" w:cs="Times New Roman" w:hint="eastAsia"/>
          <w:color w:val="000000" w:themeColor="text1"/>
          <w:szCs w:val="21"/>
        </w:rPr>
        <w:t>所示。</w:t>
      </w:r>
    </w:p>
    <w:p w:rsidR="00F86EED" w:rsidRPr="00196523" w:rsidRDefault="00F86EED" w:rsidP="001C30E9">
      <w:pPr>
        <w:pStyle w:val="2"/>
        <w:rPr>
          <w:color w:val="000000" w:themeColor="text1"/>
        </w:rPr>
      </w:pPr>
      <w:r w:rsidRPr="00196523">
        <w:rPr>
          <w:noProof/>
          <w:color w:val="000000" w:themeColor="text1"/>
        </w:rPr>
        <mc:AlternateContent>
          <mc:Choice Requires="wpg">
            <w:drawing>
              <wp:anchor distT="0" distB="0" distL="114300" distR="114300" simplePos="0" relativeHeight="251568128" behindDoc="0" locked="0" layoutInCell="1" allowOverlap="1">
                <wp:simplePos x="0" y="0"/>
                <wp:positionH relativeFrom="column">
                  <wp:posOffset>961373</wp:posOffset>
                </wp:positionH>
                <wp:positionV relativeFrom="paragraph">
                  <wp:posOffset>69580</wp:posOffset>
                </wp:positionV>
                <wp:extent cx="3231971" cy="441056"/>
                <wp:effectExtent l="0" t="0" r="26035" b="16510"/>
                <wp:wrapNone/>
                <wp:docPr id="190" name="组合 190"/>
                <wp:cNvGraphicFramePr/>
                <a:graphic xmlns:a="http://schemas.openxmlformats.org/drawingml/2006/main">
                  <a:graphicData uri="http://schemas.microsoft.com/office/word/2010/wordprocessingGroup">
                    <wpg:wgp>
                      <wpg:cNvGrpSpPr/>
                      <wpg:grpSpPr>
                        <a:xfrm>
                          <a:off x="0" y="0"/>
                          <a:ext cx="3231971" cy="441056"/>
                          <a:chOff x="0" y="0"/>
                          <a:chExt cx="3231971" cy="441056"/>
                        </a:xfrm>
                      </wpg:grpSpPr>
                      <wps:wsp>
                        <wps:cNvPr id="9483" name="矩形 9483"/>
                        <wps:cNvSpPr/>
                        <wps:spPr>
                          <a:xfrm>
                            <a:off x="0" y="1252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86" name="矩形 9486"/>
                        <wps:cNvSpPr/>
                        <wps:spPr>
                          <a:xfrm>
                            <a:off x="1022123" y="1252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89" name="矩形 9489"/>
                        <wps:cNvSpPr/>
                        <wps:spPr>
                          <a:xfrm>
                            <a:off x="2044247" y="1252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92" name="矩形 9492"/>
                        <wps:cNvSpPr/>
                        <wps:spPr>
                          <a:xfrm>
                            <a:off x="2555309" y="1252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95" name="矩形 9495"/>
                        <wps:cNvSpPr/>
                        <wps:spPr>
                          <a:xfrm>
                            <a:off x="3066371" y="1252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矩形 511"/>
                        <wps:cNvSpPr/>
                        <wps:spPr>
                          <a:xfrm>
                            <a:off x="511062" y="751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2" name="矩形 512"/>
                        <wps:cNvSpPr/>
                        <wps:spPr>
                          <a:xfrm>
                            <a:off x="1533185"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79" name="文本框 9479"/>
                        <wps:cNvSpPr txBox="1">
                          <a:spLocks noChangeArrowheads="1"/>
                        </wps:cNvSpPr>
                        <wps:spPr bwMode="auto">
                          <a:xfrm>
                            <a:off x="222963" y="293109"/>
                            <a:ext cx="2529582" cy="147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8E537A" w:rsidRPr="001636E8" w:rsidRDefault="008E537A" w:rsidP="00F86EED">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-15</w:t>
                              </w:r>
                              <w:r w:rsidRPr="001636E8">
                                <w:rPr>
                                  <w:rFonts w:ascii="Times New Roman" w:eastAsia="宋体" w:hAnsi="Times New Roman" w:cs="Times New Roman"/>
                                  <w:b w:val="0"/>
                                </w:rPr>
                                <w:t xml:space="preserve"> </w:t>
                              </w:r>
                              <w:r>
                                <w:rPr>
                                  <w:rFonts w:ascii="Times New Roman" w:eastAsia="宋体" w:hAnsi="Times New Roman" w:cs="Times New Roman"/>
                                  <w:b w:val="0"/>
                                </w:rPr>
                                <w:t>构造</w:t>
                              </w:r>
                              <w:r w:rsidRPr="001636E8">
                                <w:rPr>
                                  <w:rFonts w:ascii="Times New Roman" w:eastAsia="宋体" w:hAnsi="Times New Roman" w:cs="Times New Roman"/>
                                  <w:b w:val="0"/>
                                </w:rPr>
                                <w:t>哈夫曼树</w:t>
                              </w:r>
                              <w:r>
                                <w:rPr>
                                  <w:rFonts w:ascii="Times New Roman" w:eastAsia="宋体" w:hAnsi="Times New Roman" w:cs="Times New Roman" w:hint="eastAsia"/>
                                  <w:b w:val="0"/>
                                </w:rPr>
                                <w:t>的初始步骤</w:t>
                              </w:r>
                            </w:p>
                          </w:txbxContent>
                        </wps:txbx>
                        <wps:bodyPr rot="0" vert="horz" wrap="square" lIns="0" tIns="0" rIns="0" bIns="0" anchor="t" anchorCtr="0" upright="1">
                          <a:spAutoFit/>
                        </wps:bodyPr>
                      </wps:wsp>
                    </wpg:wgp>
                  </a:graphicData>
                </a:graphic>
              </wp:anchor>
            </w:drawing>
          </mc:Choice>
          <mc:Fallback>
            <w:pict>
              <v:group id="组合 190" o:spid="_x0000_s1637" style="position:absolute;left:0;text-align:left;margin-left:75.7pt;margin-top:5.5pt;width:254.5pt;height:34.75pt;z-index:251568128" coordsize="32319,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">
                <v:rect id="矩形 9483" o:spid="_x0000_s1638" style="position:absolute;top:12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v:textbox>
                </v:rect>
                <v:rect id="矩形 9486" o:spid="_x0000_s1639" style="position:absolute;left:10221;top:12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rect id="矩形 9489" o:spid="_x0000_s1640" style="position:absolute;left:20442;top:12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v:textbox>
                </v:rect>
                <v:rect id="矩形 9492" o:spid="_x0000_s1641" style="position:absolute;left:25553;top:12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v:textbox>
                </v:rect>
                <v:rect id="矩形 9495" o:spid="_x0000_s1642" style="position:absolute;left:30663;top:12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v:textbox>
                </v:rect>
                <v:rect id="矩形 511" o:spid="_x0000_s1643" style="position:absolute;left:5110;top:75;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v:textbox>
                </v:rect>
                <v:rect id="矩形 512" o:spid="_x0000_s1644" style="position:absolute;left:15331;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shape id="文本框 9479" o:spid="_x0000_s1645" type="#_x0000_t202" style="position:absolute;left:2229;top:2931;width:25296;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" filled="f" stroked="f" strokecolor="red">
                  <v:textbox style="mso-fit-shape-to-text:t" inset="0,0,0,0">
                    <w:txbxContent>
                      <w:p w:rsidR="008E537A" w:rsidRPr="001636E8" w:rsidRDefault="008E537A" w:rsidP="00F86EED">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-15</w:t>
                        </w:r>
                        <w:r w:rsidRPr="001636E8">
                          <w:rPr>
                            <w:rFonts w:ascii="Times New Roman" w:eastAsia="宋体" w:hAnsi="Times New Roman" w:cs="Times New Roman"/>
                            <w:b w:val="0"/>
                          </w:rPr>
                          <w:t xml:space="preserve"> </w:t>
                        </w:r>
                        <w:r>
                          <w:rPr>
                            <w:rFonts w:ascii="Times New Roman" w:eastAsia="宋体" w:hAnsi="Times New Roman" w:cs="Times New Roman"/>
                            <w:b w:val="0"/>
                          </w:rPr>
                          <w:t>构造</w:t>
                        </w:r>
                        <w:r w:rsidRPr="001636E8">
                          <w:rPr>
                            <w:rFonts w:ascii="Times New Roman" w:eastAsia="宋体" w:hAnsi="Times New Roman" w:cs="Times New Roman"/>
                            <w:b w:val="0"/>
                          </w:rPr>
                          <w:t>哈夫曼树</w:t>
                        </w:r>
                        <w:r>
                          <w:rPr>
                            <w:rFonts w:ascii="Times New Roman" w:eastAsia="宋体" w:hAnsi="Times New Roman" w:cs="Times New Roman" w:hint="eastAsia"/>
                            <w:b w:val="0"/>
                          </w:rPr>
                          <w:t>的初始步骤</w:t>
                        </w:r>
                      </w:p>
                    </w:txbxContent>
                  </v:textbox>
                </v:shape>
              </v:group>
            </w:pict>
          </mc:Fallback>
        </mc:AlternateContent>
      </w:r>
    </w:p>
    <w:p w:rsidR="00F86EED" w:rsidRPr="00196523" w:rsidRDefault="00F86EED" w:rsidP="001C30E9">
      <w:pPr>
        <w:ind w:firstLine="420"/>
        <w:rPr>
          <w:rFonts w:ascii="Times New Roman" w:eastAsia="宋体" w:hAnsi="Times New Roman" w:cs="Times New Roman"/>
          <w:color w:val="000000" w:themeColor="text1"/>
        </w:rPr>
      </w:pPr>
    </w:p>
    <w:p w:rsidR="00F86EED" w:rsidRPr="00196523" w:rsidRDefault="00F86EED" w:rsidP="001C30E9">
      <w:pPr>
        <w:ind w:firstLine="420"/>
        <w:rPr>
          <w:rFonts w:ascii="Times New Roman" w:eastAsia="宋体" w:hAnsi="Times New Roman" w:cs="Times New Roman"/>
          <w:color w:val="000000" w:themeColor="text1"/>
        </w:rPr>
      </w:pPr>
    </w:p>
    <w:p w:rsidR="00F86EED" w:rsidRPr="00196523" w:rsidRDefault="00F86EED"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合并权值最小的两棵树，如图</w:t>
      </w:r>
      <w:r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6</w:t>
      </w:r>
      <w:r w:rsidRPr="00196523">
        <w:rPr>
          <w:rFonts w:ascii="Times New Roman" w:eastAsia="宋体" w:hAnsi="Times New Roman" w:cs="Times New Roman" w:hint="eastAsia"/>
          <w:color w:val="000000" w:themeColor="text1"/>
        </w:rPr>
        <w:t>所示。</w:t>
      </w:r>
    </w:p>
    <w:p w:rsidR="00F86EED" w:rsidRPr="00196523" w:rsidRDefault="00F86EED" w:rsidP="001C30E9">
      <w:pPr>
        <w:ind w:firstLineChars="0" w:firstLine="0"/>
        <w:rPr>
          <w:rFonts w:ascii="Times New Roman" w:eastAsia="宋体" w:hAnsi="Times New Roman" w:cs="Times New Roman"/>
          <w:color w:val="000000" w:themeColor="text1"/>
        </w:rPr>
      </w:pPr>
    </w:p>
    <w:p w:rsidR="00F86EED" w:rsidRPr="00196523" w:rsidRDefault="005B3D9F" w:rsidP="001C30E9">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583488" behindDoc="0" locked="0" layoutInCell="1" allowOverlap="1">
                <wp:simplePos x="0" y="0"/>
                <wp:positionH relativeFrom="column">
                  <wp:posOffset>1272018</wp:posOffset>
                </wp:positionH>
                <wp:positionV relativeFrom="paragraph">
                  <wp:posOffset>25948</wp:posOffset>
                </wp:positionV>
                <wp:extent cx="2735941" cy="741681"/>
                <wp:effectExtent l="0" t="0" r="26670" b="1270"/>
                <wp:wrapNone/>
                <wp:docPr id="11865" name="组合 11865"/>
                <wp:cNvGraphicFramePr/>
                <a:graphic xmlns:a="http://schemas.openxmlformats.org/drawingml/2006/main">
                  <a:graphicData uri="http://schemas.microsoft.com/office/word/2010/wordprocessingGroup">
                    <wpg:wgp>
                      <wpg:cNvGrpSpPr/>
                      <wpg:grpSpPr>
                        <a:xfrm>
                          <a:off x="0" y="0"/>
                          <a:ext cx="2735941" cy="741681"/>
                          <a:chOff x="0" y="0"/>
                          <a:chExt cx="2735941" cy="741681"/>
                        </a:xfrm>
                      </wpg:grpSpPr>
                      <wps:wsp>
                        <wps:cNvPr id="11856" name="文本框 11856"/>
                        <wps:cNvSpPr txBox="1">
                          <a:spLocks noChangeArrowheads="1"/>
                        </wps:cNvSpPr>
                        <wps:spPr bwMode="auto">
                          <a:xfrm>
                            <a:off x="102714" y="593734"/>
                            <a:ext cx="2529582" cy="147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8E537A" w:rsidRPr="001636E8" w:rsidRDefault="008E537A" w:rsidP="00F86EED">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-16</w:t>
                              </w:r>
                              <w:r w:rsidRPr="001636E8">
                                <w:rPr>
                                  <w:rFonts w:ascii="Times New Roman" w:eastAsia="宋体" w:hAnsi="Times New Roman" w:cs="Times New Roman"/>
                                  <w:b w:val="0"/>
                                </w:rPr>
                                <w:t xml:space="preserve"> </w:t>
                              </w:r>
                              <w:r>
                                <w:rPr>
                                  <w:rFonts w:ascii="Times New Roman" w:eastAsia="宋体" w:hAnsi="Times New Roman" w:cs="Times New Roman"/>
                                  <w:b w:val="0"/>
                                </w:rPr>
                                <w:t>合并权</w:t>
                              </w:r>
                              <w:r>
                                <w:rPr>
                                  <w:rFonts w:ascii="Times New Roman" w:eastAsia="宋体" w:hAnsi="Times New Roman" w:cs="Times New Roman" w:hint="eastAsia"/>
                                  <w:b w:val="0"/>
                                </w:rPr>
                                <w:t>值最小的两棵树</w:t>
                              </w:r>
                            </w:p>
                          </w:txbxContent>
                        </wps:txbx>
                        <wps:bodyPr rot="0" vert="horz" wrap="square" lIns="0" tIns="0" rIns="0" bIns="0" anchor="t" anchorCtr="0" upright="1">
                          <a:spAutoFit/>
                        </wps:bodyPr>
                      </wps:wsp>
                      <wpg:grpSp>
                        <wpg:cNvPr id="11864" name="组合 11864"/>
                        <wpg:cNvGrpSpPr/>
                        <wpg:grpSpPr>
                          <a:xfrm>
                            <a:off x="0" y="0"/>
                            <a:ext cx="2735941" cy="478751"/>
                            <a:chOff x="0" y="0"/>
                            <a:chExt cx="2735941" cy="478751"/>
                          </a:xfrm>
                        </wpg:grpSpPr>
                        <wps:wsp>
                          <wps:cNvPr id="11850" name="矩形 11850"/>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51" name="矩形 11851"/>
                          <wps:cNvSpPr/>
                          <wps:spPr>
                            <a:xfrm>
                              <a:off x="1668467"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52" name="矩形 11852"/>
                          <wps:cNvSpPr/>
                          <wps:spPr>
                            <a:xfrm>
                              <a:off x="2119404"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53" name="矩形 11853"/>
                          <wps:cNvSpPr/>
                          <wps:spPr>
                            <a:xfrm>
                              <a:off x="257034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55" name="矩形 11855"/>
                          <wps:cNvSpPr/>
                          <wps:spPr>
                            <a:xfrm>
                              <a:off x="450937" y="0"/>
                              <a:ext cx="165100" cy="165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862" name="组合 11862"/>
                          <wpg:cNvGrpSpPr/>
                          <wpg:grpSpPr>
                            <a:xfrm>
                              <a:off x="904379" y="0"/>
                              <a:ext cx="478751" cy="478751"/>
                              <a:chOff x="0" y="0"/>
                              <a:chExt cx="478751" cy="478751"/>
                            </a:xfrm>
                          </wpg:grpSpPr>
                          <wpg:grpSp>
                            <wpg:cNvPr id="11860" name="组合 11860"/>
                            <wpg:cNvGrpSpPr/>
                            <wpg:grpSpPr>
                              <a:xfrm>
                                <a:off x="0" y="313151"/>
                                <a:ext cx="478751" cy="165600"/>
                                <a:chOff x="0" y="0"/>
                                <a:chExt cx="478751" cy="165600"/>
                              </a:xfrm>
                            </wpg:grpSpPr>
                            <wps:wsp>
                              <wps:cNvPr id="11849" name="矩形 11849"/>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54" name="矩形 11854"/>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857"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86EED">
                                  <w:pPr>
                                    <w:pStyle w:val="ab"/>
                                    <w:ind w:firstLineChars="0" w:firstLine="0"/>
                                    <w:rPr>
                                      <w:rFonts w:ascii="Times New Roman" w:hAnsi="Times New Roman" w:cs="Times New Roman"/>
                                      <w:sz w:val="15"/>
                                      <w:szCs w:val="15"/>
                                    </w:rPr>
                                  </w:pPr>
                                  <w:r>
                                    <w:rPr>
                                      <w:rFonts w:ascii="Times New Roman" w:hAnsi="Times New Roman" w:cs="Times New Roman"/>
                                      <w:sz w:val="15"/>
                                      <w:szCs w:val="15"/>
                                    </w:rPr>
                                    <w:t>11</w:t>
                                  </w:r>
                                </w:p>
                              </w:txbxContent>
                            </wps:txbx>
                            <wps:bodyPr rot="0" vert="horz" wrap="square" lIns="0" tIns="0" rIns="0" bIns="0" anchor="t" anchorCtr="0" upright="1">
                              <a:noAutofit/>
                            </wps:bodyPr>
                          </wps:wsp>
                          <wpg:grpSp>
                            <wpg:cNvPr id="11861" name="组合 11861"/>
                            <wpg:cNvGrpSpPr/>
                            <wpg:grpSpPr>
                              <a:xfrm>
                                <a:off x="100208" y="162838"/>
                                <a:ext cx="277338" cy="150313"/>
                                <a:chOff x="0" y="0"/>
                                <a:chExt cx="277338" cy="150313"/>
                              </a:xfrm>
                            </wpg:grpSpPr>
                            <wps:wsp>
                              <wps:cNvPr id="11858"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9"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anchor>
            </w:drawing>
          </mc:Choice>
          <mc:Fallback>
            <w:pict>
              <v:group id="组合 11865" o:spid="_x0000_s1646" style="position:absolute;left:0;text-align:left;margin-left:100.15pt;margin-top:2.05pt;width:215.45pt;height:58.4pt;z-index:251583488" coordsize="27359,7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">
                <v:shape id="文本框 11856" o:spid="_x0000_s1647" type="#_x0000_t202" style="position:absolute;left:1027;top:5937;width:2529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" filled="f" stroked="f" strokecolor="red">
                  <v:textbox style="mso-fit-shape-to-text:t" inset="0,0,0,0">
                    <w:txbxContent>
                      <w:p w:rsidR="008E537A" w:rsidRPr="001636E8" w:rsidRDefault="008E537A" w:rsidP="00F86EED">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-16</w:t>
                        </w:r>
                        <w:r w:rsidRPr="001636E8">
                          <w:rPr>
                            <w:rFonts w:ascii="Times New Roman" w:eastAsia="宋体" w:hAnsi="Times New Roman" w:cs="Times New Roman"/>
                            <w:b w:val="0"/>
                          </w:rPr>
                          <w:t xml:space="preserve"> </w:t>
                        </w:r>
                        <w:r>
                          <w:rPr>
                            <w:rFonts w:ascii="Times New Roman" w:eastAsia="宋体" w:hAnsi="Times New Roman" w:cs="Times New Roman"/>
                            <w:b w:val="0"/>
                          </w:rPr>
                          <w:t>合并权</w:t>
                        </w:r>
                        <w:r>
                          <w:rPr>
                            <w:rFonts w:ascii="Times New Roman" w:eastAsia="宋体" w:hAnsi="Times New Roman" w:cs="Times New Roman" w:hint="eastAsia"/>
                            <w:b w:val="0"/>
                          </w:rPr>
                          <w:t>值最小的两棵树</w:t>
                        </w:r>
                      </w:p>
                    </w:txbxContent>
                  </v:textbox>
                </v:shape>
                <v:group id="组合 11864" o:spid="_x0000_s1648" style="position:absolute;width:27359;height:4787" coordsize="27359,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">
                  <v:rect id="矩形 11850" o:spid="_x0000_s1649" style="position:absolute;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rect id="矩形 11851" o:spid="_x0000_s1650" style="position:absolute;left:16684;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v:textbox>
                  </v:rect>
                  <v:rect id="矩形 11852" o:spid="_x0000_s1651" style="position:absolute;left:21194;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v:textbox>
                  </v:rect>
                  <v:rect id="矩形 11853" o:spid="_x0000_s1652" style="position:absolute;left:25703;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v:textbox>
                  </v:rect>
                  <v:rect id="矩形 11855" o:spid="_x0000_s1653" style="position:absolute;left:4509;width:165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group id="组合 11862" o:spid="_x0000_s1654" style="position:absolute;left:9043;width:4788;height:4787"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">
                    <v:group id="组合 11860" o:spid="_x0000_s1655"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">
                      <v:rect id="矩形 11849" o:spid="_x0000_s1656"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v:textbox>
                      </v:rect>
                      <v:rect id="矩形 11854" o:spid="_x0000_s1657"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" filled="f" strokecolor="black [3213]" strokeweight="1pt">
                        <v:textbox inset="0,0,0,0">
                          <w:txbxContent>
                            <w:p w:rsidR="008E537A" w:rsidRPr="001407AC" w:rsidRDefault="008E537A" w:rsidP="00F86EE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v:textbox>
                      </v:rect>
                    </v:group>
                    <v:oval id="Oval 7451" o:spid="_x0000_s1658"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" filled="f" strokecolor="black [3213]" strokeweight="1pt">
                      <v:textbox inset="0,0,0,0">
                        <w:txbxContent>
                          <w:p w:rsidR="008E537A" w:rsidRPr="003F7E60" w:rsidRDefault="008E537A" w:rsidP="00F86EED">
                            <w:pPr>
                              <w:pStyle w:val="ab"/>
                              <w:ind w:firstLineChars="0" w:firstLine="0"/>
                              <w:rPr>
                                <w:rFonts w:ascii="Times New Roman" w:hAnsi="Times New Roman" w:cs="Times New Roman"/>
                                <w:sz w:val="15"/>
                                <w:szCs w:val="15"/>
                              </w:rPr>
                            </w:pPr>
                            <w:r>
                              <w:rPr>
                                <w:rFonts w:ascii="Times New Roman" w:hAnsi="Times New Roman" w:cs="Times New Roman"/>
                                <w:sz w:val="15"/>
                                <w:szCs w:val="15"/>
                              </w:rPr>
                              <w:t>11</w:t>
                            </w:r>
                          </w:p>
                        </w:txbxContent>
                      </v:textbox>
                    </v:oval>
                    <v:group id="组合 11861" o:spid="_x0000_s1659"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">
                      <v:shape id="Freeform 7442" o:spid="_x0000_s1660"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" path="m1180,l,631r,e" filled="f" strokecolor="black [3213]" strokeweight="1pt">
                        <v:path arrowok="t" o:connecttype="custom" o:connectlocs="86943,0;0,150313;0,150313" o:connectangles="0,0,0"/>
                      </v:shape>
                      <v:shape id="Freeform 7442" o:spid="_x0000_s1661"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" path="m1180,l,631r,e" filled="f" strokecolor="black [3213]" strokeweight="1pt">
                        <v:path arrowok="t" o:connecttype="custom" o:connectlocs="86943,0;0,150313;0,150313" o:connectangles="0,0,0"/>
                      </v:shape>
                    </v:group>
                  </v:group>
                </v:group>
              </v:group>
            </w:pict>
          </mc:Fallback>
        </mc:AlternateContent>
      </w:r>
    </w:p>
    <w:p w:rsidR="00F86EED" w:rsidRPr="00196523" w:rsidRDefault="00F86EED" w:rsidP="001C30E9">
      <w:pPr>
        <w:ind w:firstLineChars="0" w:firstLine="0"/>
        <w:rPr>
          <w:rFonts w:ascii="Times New Roman" w:eastAsia="宋体" w:hAnsi="Times New Roman" w:cs="Times New Roman"/>
          <w:color w:val="000000" w:themeColor="text1"/>
        </w:rPr>
      </w:pPr>
    </w:p>
    <w:p w:rsidR="00F86EED" w:rsidRPr="00196523" w:rsidRDefault="00F86EED"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F86EED" w:rsidRPr="00196523" w:rsidRDefault="00F86EED" w:rsidP="001C30E9">
      <w:pPr>
        <w:ind w:firstLineChars="0" w:firstLine="0"/>
        <w:rPr>
          <w:rFonts w:ascii="Times New Roman" w:eastAsia="宋体" w:hAnsi="Times New Roman" w:cs="Times New Roman"/>
          <w:color w:val="000000" w:themeColor="text1"/>
        </w:rPr>
      </w:pPr>
    </w:p>
    <w:p w:rsidR="002A2213" w:rsidRPr="00196523" w:rsidRDefault="005B3D9F"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持续合并权值最小的两棵树，直到最终得到哈夫曼树，如图</w:t>
      </w:r>
      <w:r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7</w:t>
      </w:r>
      <w:r w:rsidRPr="00196523">
        <w:rPr>
          <w:rFonts w:ascii="Times New Roman" w:eastAsia="宋体" w:hAnsi="Times New Roman" w:cs="Times New Roman" w:hint="eastAsia"/>
          <w:color w:val="000000" w:themeColor="text1"/>
        </w:rPr>
        <w:t>所示。</w:t>
      </w:r>
      <w:r w:rsidR="002A2213" w:rsidRPr="00196523">
        <w:rPr>
          <w:rFonts w:ascii="Times New Roman" w:eastAsia="宋体" w:hAnsi="Times New Roman" w:cs="Times New Roman" w:hint="eastAsia"/>
          <w:color w:val="000000" w:themeColor="text1"/>
        </w:rPr>
        <w:t>注意所构造的哈夫曼树不是唯一的，但树的</w:t>
      </w:r>
      <w:r w:rsidR="002A2213" w:rsidRPr="00196523">
        <w:rPr>
          <w:rFonts w:ascii="Times New Roman" w:eastAsia="宋体" w:hAnsi="Times New Roman" w:cs="Times New Roman" w:hint="eastAsia"/>
          <w:color w:val="000000" w:themeColor="text1"/>
        </w:rPr>
        <w:t>W</w:t>
      </w:r>
      <w:r w:rsidR="002A2213" w:rsidRPr="00196523">
        <w:rPr>
          <w:rFonts w:ascii="Times New Roman" w:eastAsia="宋体" w:hAnsi="Times New Roman" w:cs="Times New Roman"/>
          <w:color w:val="000000" w:themeColor="text1"/>
        </w:rPr>
        <w:t>PL</w:t>
      </w:r>
      <w:r w:rsidR="002A2213" w:rsidRPr="00196523">
        <w:rPr>
          <w:rFonts w:ascii="Times New Roman" w:eastAsia="宋体" w:hAnsi="Times New Roman" w:cs="Times New Roman" w:hint="eastAsia"/>
          <w:color w:val="000000" w:themeColor="text1"/>
        </w:rPr>
        <w:t>是唯一的。</w:t>
      </w:r>
    </w:p>
    <w:p w:rsidR="005B3D9F" w:rsidRPr="00196523" w:rsidRDefault="002A2213"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18304" behindDoc="0" locked="0" layoutInCell="1" allowOverlap="1">
                <wp:simplePos x="0" y="0"/>
                <wp:positionH relativeFrom="column">
                  <wp:posOffset>1619701</wp:posOffset>
                </wp:positionH>
                <wp:positionV relativeFrom="paragraph">
                  <wp:posOffset>85918</wp:posOffset>
                </wp:positionV>
                <wp:extent cx="1691634" cy="1401787"/>
                <wp:effectExtent l="0" t="0" r="23495" b="27305"/>
                <wp:wrapNone/>
                <wp:docPr id="229" name="组合 229"/>
                <wp:cNvGraphicFramePr/>
                <a:graphic xmlns:a="http://schemas.openxmlformats.org/drawingml/2006/main">
                  <a:graphicData uri="http://schemas.microsoft.com/office/word/2010/wordprocessingGroup">
                    <wpg:wgp>
                      <wpg:cNvGrpSpPr/>
                      <wpg:grpSpPr>
                        <a:xfrm>
                          <a:off x="0" y="0"/>
                          <a:ext cx="1691634" cy="1401787"/>
                          <a:chOff x="0" y="0"/>
                          <a:chExt cx="1691634" cy="1401787"/>
                        </a:xfrm>
                      </wpg:grpSpPr>
                      <wps:wsp>
                        <wps:cNvPr id="11888" name="矩形 11888"/>
                        <wps:cNvSpPr/>
                        <wps:spPr>
                          <a:xfrm>
                            <a:off x="581208" y="633817"/>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5" name="组合 225"/>
                        <wpg:cNvGrpSpPr/>
                        <wpg:grpSpPr>
                          <a:xfrm>
                            <a:off x="666385" y="630635"/>
                            <a:ext cx="1025249" cy="771152"/>
                            <a:chOff x="0" y="4336"/>
                            <a:chExt cx="1025423" cy="771522"/>
                          </a:xfrm>
                        </wpg:grpSpPr>
                        <wpg:grpSp>
                          <wpg:cNvPr id="204" name="组合 204"/>
                          <wpg:cNvGrpSpPr/>
                          <wpg:grpSpPr>
                            <a:xfrm>
                              <a:off x="0" y="290603"/>
                              <a:ext cx="1025423" cy="485255"/>
                              <a:chOff x="0" y="0"/>
                              <a:chExt cx="1025423" cy="485255"/>
                            </a:xfrm>
                          </wpg:grpSpPr>
                          <wpg:grpSp>
                            <wpg:cNvPr id="11890" name="组合 11890"/>
                            <wpg:cNvGrpSpPr/>
                            <wpg:grpSpPr>
                              <a:xfrm>
                                <a:off x="0" y="0"/>
                                <a:ext cx="478751" cy="478751"/>
                                <a:chOff x="0" y="0"/>
                                <a:chExt cx="478751" cy="478751"/>
                              </a:xfrm>
                            </wpg:grpSpPr>
                            <wpg:grpSp>
                              <wpg:cNvPr id="11891" name="组合 11891"/>
                              <wpg:cNvGrpSpPr/>
                              <wpg:grpSpPr>
                                <a:xfrm>
                                  <a:off x="0" y="313151"/>
                                  <a:ext cx="478751" cy="165600"/>
                                  <a:chOff x="0" y="0"/>
                                  <a:chExt cx="478751" cy="165600"/>
                                </a:xfrm>
                              </wpg:grpSpPr>
                              <wps:wsp>
                                <wps:cNvPr id="11892" name="矩形 11892"/>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93" name="矩形 11893"/>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1894"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11</w:t>
                                    </w:r>
                                  </w:p>
                                </w:txbxContent>
                              </wps:txbx>
                              <wps:bodyPr rot="0" vert="horz" wrap="square" lIns="0" tIns="0" rIns="0" bIns="0" anchor="t" anchorCtr="0" upright="1">
                                <a:noAutofit/>
                              </wps:bodyPr>
                            </wps:wsp>
                            <wpg:grpSp>
                              <wpg:cNvPr id="11895" name="组合 11895"/>
                              <wpg:cNvGrpSpPr/>
                              <wpg:grpSpPr>
                                <a:xfrm>
                                  <a:off x="100208" y="162838"/>
                                  <a:ext cx="277338" cy="150313"/>
                                  <a:chOff x="0" y="0"/>
                                  <a:chExt cx="277338" cy="150313"/>
                                </a:xfrm>
                              </wpg:grpSpPr>
                              <wps:wsp>
                                <wps:cNvPr id="11896"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7"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95" name="组合 195"/>
                            <wpg:cNvGrpSpPr/>
                            <wpg:grpSpPr>
                              <a:xfrm>
                                <a:off x="546672" y="13008"/>
                                <a:ext cx="478751" cy="472247"/>
                                <a:chOff x="-77124" y="13008"/>
                                <a:chExt cx="478751" cy="472247"/>
                              </a:xfrm>
                            </wpg:grpSpPr>
                            <wpg:grpSp>
                              <wpg:cNvPr id="196" name="组合 196"/>
                              <wpg:cNvGrpSpPr/>
                              <wpg:grpSpPr>
                                <a:xfrm>
                                  <a:off x="-77124" y="319655"/>
                                  <a:ext cx="478751" cy="165600"/>
                                  <a:chOff x="-77124" y="6504"/>
                                  <a:chExt cx="478751" cy="165600"/>
                                </a:xfrm>
                              </wpg:grpSpPr>
                              <wps:wsp>
                                <wps:cNvPr id="197" name="矩形 197"/>
                                <wps:cNvSpPr/>
                                <wps:spPr>
                                  <a:xfrm>
                                    <a:off x="-77124" y="6504"/>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矩形 198"/>
                                <wps:cNvSpPr/>
                                <wps:spPr>
                                  <a:xfrm>
                                    <a:off x="236027" y="6504"/>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99" name="Oval 7451"/>
                              <wps:cNvSpPr>
                                <a:spLocks noChangeArrowheads="1"/>
                              </wps:cNvSpPr>
                              <wps:spPr bwMode="auto">
                                <a:xfrm>
                                  <a:off x="70983" y="13008"/>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14</w:t>
                                    </w:r>
                                  </w:p>
                                </w:txbxContent>
                              </wps:txbx>
                              <wps:bodyPr rot="0" vert="horz" wrap="square" lIns="0" tIns="0" rIns="0" bIns="0" anchor="t" anchorCtr="0" upright="1">
                                <a:noAutofit/>
                              </wps:bodyPr>
                            </wps:wsp>
                            <wpg:grpSp>
                              <wpg:cNvPr id="200" name="组合 200"/>
                              <wpg:cNvGrpSpPr/>
                              <wpg:grpSpPr>
                                <a:xfrm>
                                  <a:off x="23084" y="169342"/>
                                  <a:ext cx="277338" cy="150313"/>
                                  <a:chOff x="-77124" y="6504"/>
                                  <a:chExt cx="277338" cy="150313"/>
                                </a:xfrm>
                              </wpg:grpSpPr>
                              <wps:wsp>
                                <wps:cNvPr id="201" name="Freeform 7442"/>
                                <wps:cNvSpPr>
                                  <a:spLocks/>
                                </wps:cNvSpPr>
                                <wps:spPr bwMode="auto">
                                  <a:xfrm>
                                    <a:off x="-77124" y="6504"/>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7442"/>
                                <wps:cNvSpPr>
                                  <a:spLocks/>
                                </wps:cNvSpPr>
                                <wps:spPr bwMode="auto">
                                  <a:xfrm flipH="1">
                                    <a:off x="113271" y="6504"/>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203" name="Oval 7451"/>
                          <wps:cNvSpPr>
                            <a:spLocks noChangeArrowheads="1"/>
                          </wps:cNvSpPr>
                          <wps:spPr bwMode="auto">
                            <a:xfrm>
                              <a:off x="435227" y="4336"/>
                              <a:ext cx="166134" cy="174343"/>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25</w:t>
                                </w:r>
                              </w:p>
                            </w:txbxContent>
                          </wps:txbx>
                          <wps:bodyPr rot="0" vert="horz" wrap="square" lIns="0" tIns="0" rIns="0" bIns="0" anchor="t" anchorCtr="0" upright="1">
                            <a:noAutofit/>
                          </wps:bodyPr>
                        </wps:wsp>
                        <wps:wsp>
                          <wps:cNvPr id="205" name="Freeform 7442"/>
                          <wps:cNvSpPr>
                            <a:spLocks/>
                          </wps:cNvSpPr>
                          <wps:spPr bwMode="auto">
                            <a:xfrm>
                              <a:off x="290418" y="158165"/>
                              <a:ext cx="170024" cy="14223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7442"/>
                          <wps:cNvSpPr>
                            <a:spLocks/>
                          </wps:cNvSpPr>
                          <wps:spPr bwMode="auto">
                            <a:xfrm flipH="1">
                              <a:off x="573135" y="149494"/>
                              <a:ext cx="145331" cy="166695"/>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2" name="Oval 7451"/>
                        <wps:cNvSpPr>
                          <a:spLocks noChangeArrowheads="1"/>
                        </wps:cNvSpPr>
                        <wps:spPr bwMode="auto">
                          <a:xfrm>
                            <a:off x="813147" y="316268"/>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47</w:t>
                              </w:r>
                            </w:p>
                          </w:txbxContent>
                        </wps:txbx>
                        <wps:bodyPr rot="0" vert="horz" wrap="square" lIns="0" tIns="0" rIns="0" bIns="0" anchor="t" anchorCtr="0" upright="1">
                          <a:noAutofit/>
                        </wps:bodyPr>
                      </wps:wsp>
                      <wps:wsp>
                        <wps:cNvPr id="214" name="Freeform 7442"/>
                        <wps:cNvSpPr>
                          <a:spLocks/>
                        </wps:cNvSpPr>
                        <wps:spPr bwMode="auto">
                          <a:xfrm>
                            <a:off x="686323" y="465867"/>
                            <a:ext cx="145626" cy="160348"/>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7442"/>
                        <wps:cNvSpPr>
                          <a:spLocks/>
                        </wps:cNvSpPr>
                        <wps:spPr bwMode="auto">
                          <a:xfrm flipH="1">
                            <a:off x="957783" y="457201"/>
                            <a:ext cx="173172" cy="183282"/>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6" name="组合 216"/>
                        <wpg:cNvGrpSpPr/>
                        <wpg:grpSpPr>
                          <a:xfrm>
                            <a:off x="0" y="320666"/>
                            <a:ext cx="478751" cy="478751"/>
                            <a:chOff x="0" y="0"/>
                            <a:chExt cx="478751" cy="478751"/>
                          </a:xfrm>
                        </wpg:grpSpPr>
                        <wpg:grpSp>
                          <wpg:cNvPr id="218" name="组合 218"/>
                          <wpg:cNvGrpSpPr/>
                          <wpg:grpSpPr>
                            <a:xfrm>
                              <a:off x="0" y="313151"/>
                              <a:ext cx="478751" cy="165600"/>
                              <a:chOff x="0" y="0"/>
                              <a:chExt cx="478751" cy="165600"/>
                            </a:xfrm>
                          </wpg:grpSpPr>
                          <wps:wsp>
                            <wps:cNvPr id="219" name="矩形 219"/>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0" name="矩形 220"/>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21"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29</w:t>
                                </w:r>
                              </w:p>
                            </w:txbxContent>
                          </wps:txbx>
                          <wps:bodyPr rot="0" vert="horz" wrap="square" lIns="0" tIns="0" rIns="0" bIns="0" anchor="t" anchorCtr="0" upright="1">
                            <a:noAutofit/>
                          </wps:bodyPr>
                        </wps:wsp>
                        <wpg:grpSp>
                          <wpg:cNvPr id="222" name="组合 222"/>
                          <wpg:cNvGrpSpPr/>
                          <wpg:grpSpPr>
                            <a:xfrm>
                              <a:off x="100208" y="162838"/>
                              <a:ext cx="277338" cy="150313"/>
                              <a:chOff x="0" y="0"/>
                              <a:chExt cx="277338" cy="150313"/>
                            </a:xfrm>
                          </wpg:grpSpPr>
                          <wps:wsp>
                            <wps:cNvPr id="223"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26" name="Oval 7451"/>
                        <wps:cNvSpPr>
                          <a:spLocks noChangeArrowheads="1"/>
                        </wps:cNvSpPr>
                        <wps:spPr bwMode="auto">
                          <a:xfrm>
                            <a:off x="493526"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2A2213">
                              <w:pPr>
                                <w:pStyle w:val="a3"/>
                                <w:spacing w:line="0" w:lineRule="atLeast"/>
                                <w:ind w:firstLineChars="0" w:firstLine="0"/>
                                <w:rPr>
                                  <w:rFonts w:ascii="Times New Roman" w:hAnsi="Times New Roman" w:cs="Times New Roman"/>
                                  <w:sz w:val="15"/>
                                  <w:szCs w:val="15"/>
                                </w:rPr>
                              </w:pPr>
                              <w:r>
                                <w:rPr>
                                  <w:rFonts w:ascii="Times New Roman" w:hAnsi="Times New Roman" w:cs="Times New Roman"/>
                                  <w:sz w:val="15"/>
                                  <w:szCs w:val="15"/>
                                </w:rPr>
                                <w:t>76</w:t>
                              </w:r>
                            </w:p>
                          </w:txbxContent>
                        </wps:txbx>
                        <wps:bodyPr rot="0" vert="horz" wrap="square" lIns="0" tIns="0" rIns="0" bIns="0" anchor="t" anchorCtr="0" upright="1">
                          <a:noAutofit/>
                        </wps:bodyPr>
                      </wps:wsp>
                      <wps:wsp>
                        <wps:cNvPr id="227" name="Freeform 7442"/>
                        <wps:cNvSpPr>
                          <a:spLocks/>
                        </wps:cNvSpPr>
                        <wps:spPr bwMode="auto">
                          <a:xfrm>
                            <a:off x="263047" y="140291"/>
                            <a:ext cx="246145" cy="18288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7442"/>
                        <wps:cNvSpPr>
                          <a:spLocks/>
                        </wps:cNvSpPr>
                        <wps:spPr bwMode="auto">
                          <a:xfrm flipH="1">
                            <a:off x="633597" y="140238"/>
                            <a:ext cx="191964" cy="197786"/>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229" o:spid="_x0000_s1662" style="position:absolute;left:0;text-align:left;margin-left:127.55pt;margin-top:6.75pt;width:133.2pt;height:110.4pt;z-index:251618304;mso-width-relative:margin;mso-height-relative:margin" coordsize="16916,1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">
                <v:rect id="矩形 11888" o:spid="_x0000_s1663" style="position:absolute;left:5812;top:6338;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22</w:t>
                        </w:r>
                      </w:p>
                    </w:txbxContent>
                  </v:textbox>
                </v:rect>
                <v:group id="组合 225" o:spid="_x0000_s1664" style="position:absolute;left:6663;top:6306;width:10253;height:7711" coordorigin=",43" coordsize="10254,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组合 204" o:spid="_x0000_s1665" style="position:absolute;top:2906;width:10254;height:4852" coordsize="10254,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组合 11890" o:spid="_x0000_s1666" style="position:absolute;width:4787;height:4787"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">
                      <v:group id="组合 11891" o:spid="_x0000_s1667"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">
                        <v:rect id="矩形 11892" o:spid="_x0000_s1668"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5</w:t>
                                </w:r>
                              </w:p>
                            </w:txbxContent>
                          </v:textbox>
                        </v:rect>
                        <v:rect id="矩形 11893" o:spid="_x0000_s1669"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6</w:t>
                                </w:r>
                              </w:p>
                            </w:txbxContent>
                          </v:textbox>
                        </v:rect>
                      </v:group>
                      <v:oval id="Oval 7451" o:spid="_x0000_s1670"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" filled="f" strokecolor="black [3213]" strokeweight="1pt">
                        <v:textbox inset="0,0,0,0">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11</w:t>
                              </w:r>
                            </w:p>
                          </w:txbxContent>
                        </v:textbox>
                      </v:oval>
                      <v:group id="组合 11895" o:spid="_x0000_s1671"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">
                        <v:shape id="Freeform 7442" o:spid="_x0000_s1672"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" path="m1180,l,631r,e" filled="f" strokecolor="black [3213]" strokeweight="1pt">
                          <v:path arrowok="t" o:connecttype="custom" o:connectlocs="86943,0;0,150313;0,150313" o:connectangles="0,0,0"/>
                        </v:shape>
                        <v:shape id="Freeform 7442" o:spid="_x0000_s1673"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" path="m1180,l,631r,e" filled="f" strokecolor="black [3213]" strokeweight="1pt">
                          <v:path arrowok="t" o:connecttype="custom" o:connectlocs="86943,0;0,150313;0,150313" o:connectangles="0,0,0"/>
                        </v:shape>
                      </v:group>
                    </v:group>
                    <v:group id="组合 195" o:spid="_x0000_s1674" style="position:absolute;left:5466;top:130;width:4788;height:4722" coordorigin="-77124,13008" coordsize="478751,4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组合 196" o:spid="_x0000_s1675" style="position:absolute;left:-77124;top:319655;width:478751;height:165600" coordorigin="-77124,6504"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矩形 197" o:spid="_x0000_s1676" style="position:absolute;left:-77124;top:6504;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rect id="矩形 198" o:spid="_x0000_s1677" style="position:absolute;left:236027;top:6504;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7</w:t>
                                </w:r>
                              </w:p>
                            </w:txbxContent>
                          </v:textbox>
                        </v:rect>
                      </v:group>
                      <v:oval id="Oval 7451" o:spid="_x0000_s1678" style="position:absolute;left:70983;top:13008;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" filled="f" strokecolor="black [3213]" strokeweight="1pt">
                        <v:textbox inset="0,0,0,0">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14</w:t>
                              </w:r>
                            </w:p>
                          </w:txbxContent>
                        </v:textbox>
                      </v:oval>
                      <v:group id="组合 200" o:spid="_x0000_s1679" style="position:absolute;left:23084;top:169342;width:277338;height:150313" coordorigin="-77124,6504"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reeform 7442" o:spid="_x0000_s1680" style="position:absolute;left:-77124;top:6504;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" path="m1180,l,631r,e" filled="f" strokecolor="black [3213]" strokeweight="1pt">
                          <v:path arrowok="t" o:connecttype="custom" o:connectlocs="86943,0;0,150313;0,150313" o:connectangles="0,0,0"/>
                        </v:shape>
                        <v:shape id="Freeform 7442" o:spid="_x0000_s1681" style="position:absolute;left:113271;top:6504;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" path="m1180,l,631r,e" filled="f" strokecolor="black [3213]" strokeweight="1pt">
                          <v:path arrowok="t" o:connecttype="custom" o:connectlocs="86943,0;0,150313;0,150313" o:connectangles="0,0,0"/>
                        </v:shape>
                      </v:group>
                    </v:group>
                  </v:group>
                  <v:oval id="Oval 7451" o:spid="_x0000_s1682" style="position:absolute;left:4352;top:43;width:166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" filled="f" strokecolor="black [3213]" strokeweight="1pt">
                    <v:textbox inset="0,0,0,0">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25</w:t>
                          </w:r>
                        </w:p>
                      </w:txbxContent>
                    </v:textbox>
                  </v:oval>
                  <v:shape id="Freeform 7442" o:spid="_x0000_s1683" style="position:absolute;left:2904;top:1581;width:1700;height:1422;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" path="m1180,l,631r,e" filled="f" strokecolor="black [3213]" strokeweight="1pt">
                    <v:path arrowok="t" o:connecttype="custom" o:connectlocs="170024,0;0,142233;0,142233" o:connectangles="0,0,0"/>
                  </v:shape>
                  <v:shape id="Freeform 7442" o:spid="_x0000_s1684" style="position:absolute;left:5731;top:1494;width:1453;height:1667;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" path="m1180,l,631r,e" filled="f" strokecolor="black [3213]" strokeweight="1pt">
                    <v:path arrowok="t" o:connecttype="custom" o:connectlocs="145331,0;0,166695;0,166695" o:connectangles="0,0,0"/>
                  </v:shape>
                </v:group>
                <v:oval id="Oval 7451" o:spid="_x0000_s1685" style="position:absolute;left:8131;top:3162;width:166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" filled="f" strokecolor="black [3213]" strokeweight="1pt">
                  <v:textbox inset="0,0,0,0">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47</w:t>
                        </w:r>
                      </w:p>
                    </w:txbxContent>
                  </v:textbox>
                </v:oval>
                <v:shape id="Freeform 7442" o:spid="_x0000_s1686" style="position:absolute;left:6863;top:4658;width:1456;height:1604;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" path="m1180,l,631r,e" filled="f" strokecolor="black [3213]" strokeweight="1pt">
                  <v:path arrowok="t" o:connecttype="custom" o:connectlocs="145626,0;0,160348;0,160348" o:connectangles="0,0,0"/>
                </v:shape>
                <v:shape id="Freeform 7442" o:spid="_x0000_s1687" style="position:absolute;left:9577;top:4572;width:1732;height:1832;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" path="m1180,l,631r,e" filled="f" strokecolor="black [3213]" strokeweight="1pt">
                  <v:path arrowok="t" o:connecttype="custom" o:connectlocs="173172,0;0,183282;0,183282" o:connectangles="0,0,0"/>
                </v:shape>
                <v:group id="组合 216" o:spid="_x0000_s1688" style="position:absolute;top:3206;width:4787;height:4788"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组合 218" o:spid="_x0000_s1689"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矩形 219" o:spid="_x0000_s1690"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14</w:t>
                            </w:r>
                          </w:p>
                        </w:txbxContent>
                      </v:textbox>
                    </v:rect>
                    <v:rect id="矩形 220" o:spid="_x0000_s1691"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" filled="f" strokecolor="black [3213]" strokeweight="1pt">
                      <v:textbox inset="0,0,0,0">
                        <w:txbxContent>
                          <w:p w:rsidR="008E537A" w:rsidRPr="001407AC" w:rsidRDefault="008E537A" w:rsidP="005B3D9F">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15</w:t>
                            </w:r>
                          </w:p>
                        </w:txbxContent>
                      </v:textbox>
                    </v:rect>
                  </v:group>
                  <v:oval id="Oval 7451" o:spid="_x0000_s1692"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" filled="f" strokecolor="black [3213]" strokeweight="1pt">
                    <v:textbox inset="0,0,0,0">
                      <w:txbxContent>
                        <w:p w:rsidR="008E537A" w:rsidRPr="003F7E60" w:rsidRDefault="008E537A" w:rsidP="005B3D9F">
                          <w:pPr>
                            <w:pStyle w:val="ab"/>
                            <w:ind w:firstLineChars="0" w:firstLine="0"/>
                            <w:rPr>
                              <w:rFonts w:ascii="Times New Roman" w:hAnsi="Times New Roman" w:cs="Times New Roman"/>
                              <w:sz w:val="15"/>
                              <w:szCs w:val="15"/>
                            </w:rPr>
                          </w:pPr>
                          <w:r>
                            <w:rPr>
                              <w:rFonts w:ascii="Times New Roman" w:hAnsi="Times New Roman" w:cs="Times New Roman"/>
                              <w:sz w:val="15"/>
                              <w:szCs w:val="15"/>
                            </w:rPr>
                            <w:t>29</w:t>
                          </w:r>
                        </w:p>
                      </w:txbxContent>
                    </v:textbox>
                  </v:oval>
                  <v:group id="组合 222" o:spid="_x0000_s1693"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7442" o:spid="_x0000_s1694"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" path="m1180,l,631r,e" filled="f" strokecolor="black [3213]" strokeweight="1pt">
                      <v:path arrowok="t" o:connecttype="custom" o:connectlocs="86943,0;0,150313;0,150313" o:connectangles="0,0,0"/>
                    </v:shape>
                    <v:shape id="Freeform 7442" o:spid="_x0000_s1695"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" path="m1180,l,631r,e" filled="f" strokecolor="black [3213]" strokeweight="1pt">
                      <v:path arrowok="t" o:connecttype="custom" o:connectlocs="86943,0;0,150313;0,150313" o:connectangles="0,0,0"/>
                    </v:shape>
                  </v:group>
                </v:group>
                <v:oval id="Oval 7451" o:spid="_x0000_s1696" style="position:absolute;left:4935;width:166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" filled="f" strokecolor="black [3213]" strokeweight="1pt">
                  <v:textbox inset="0,0,0,0">
                    <w:txbxContent>
                      <w:p w:rsidR="008E537A" w:rsidRPr="003F7E60" w:rsidRDefault="008E537A" w:rsidP="002A2213">
                        <w:pPr>
                          <w:pStyle w:val="a3"/>
                          <w:spacing w:line="0" w:lineRule="atLeast"/>
                          <w:ind w:firstLineChars="0" w:firstLine="0"/>
                          <w:rPr>
                            <w:rFonts w:ascii="Times New Roman" w:hAnsi="Times New Roman" w:cs="Times New Roman"/>
                            <w:sz w:val="15"/>
                            <w:szCs w:val="15"/>
                          </w:rPr>
                        </w:pPr>
                        <w:r>
                          <w:rPr>
                            <w:rFonts w:ascii="Times New Roman" w:hAnsi="Times New Roman" w:cs="Times New Roman"/>
                            <w:sz w:val="15"/>
                            <w:szCs w:val="15"/>
                          </w:rPr>
                          <w:t>76</w:t>
                        </w:r>
                      </w:p>
                    </w:txbxContent>
                  </v:textbox>
                </v:oval>
                <v:shape id="Freeform 7442" o:spid="_x0000_s1697" style="position:absolute;left:2630;top:1402;width:2461;height:1829;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" path="m1180,l,631r,e" filled="f" strokecolor="black [3213]" strokeweight="1pt">
                  <v:path arrowok="t" o:connecttype="custom" o:connectlocs="246145,0;0,182880;0,182880" o:connectangles="0,0,0"/>
                </v:shape>
                <v:shape id="Freeform 7442" o:spid="_x0000_s1698" style="position:absolute;left:6335;top:1402;width:1920;height:1978;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" path="m1180,l,631r,e" filled="f" strokecolor="black [3213]" strokeweight="1pt">
                  <v:path arrowok="t" o:connecttype="custom" o:connectlocs="191964,0;0,197786;0,197786" o:connectangles="0,0,0"/>
                </v:shape>
              </v:group>
            </w:pict>
          </mc:Fallback>
        </mc:AlternateContent>
      </w:r>
    </w:p>
    <w:p w:rsidR="00F86EED" w:rsidRPr="00196523" w:rsidRDefault="00F86EED" w:rsidP="001C30E9">
      <w:pPr>
        <w:ind w:firstLineChars="0" w:firstLine="0"/>
        <w:rPr>
          <w:rFonts w:ascii="Times New Roman" w:eastAsia="宋体" w:hAnsi="Times New Roman" w:cs="Times New Roman"/>
          <w:color w:val="000000" w:themeColor="text1"/>
        </w:rPr>
      </w:pPr>
    </w:p>
    <w:p w:rsidR="00F86EED" w:rsidRPr="00196523" w:rsidRDefault="00F86EED"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5B3D9F" w:rsidRPr="00196523" w:rsidRDefault="005B3D9F" w:rsidP="001C30E9">
      <w:pPr>
        <w:ind w:firstLineChars="0" w:firstLine="0"/>
        <w:rPr>
          <w:rFonts w:ascii="Times New Roman" w:eastAsia="宋体" w:hAnsi="Times New Roman" w:cs="Times New Roman"/>
          <w:color w:val="000000" w:themeColor="text1"/>
        </w:rPr>
      </w:pPr>
    </w:p>
    <w:p w:rsidR="005B3D9F" w:rsidRPr="00196523" w:rsidRDefault="002A2213" w:rsidP="001C30E9">
      <w:pPr>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w:lastRenderedPageBreak/>
        <mc:AlternateContent>
          <mc:Choice Requires="wps">
            <w:drawing>
              <wp:anchor distT="0" distB="0" distL="114300" distR="114300" simplePos="0" relativeHeight="251593728" behindDoc="0" locked="0" layoutInCell="1" allowOverlap="1">
                <wp:simplePos x="0" y="0"/>
                <wp:positionH relativeFrom="column">
                  <wp:posOffset>1193774</wp:posOffset>
                </wp:positionH>
                <wp:positionV relativeFrom="paragraph">
                  <wp:posOffset>24757</wp:posOffset>
                </wp:positionV>
                <wp:extent cx="2529582" cy="147947"/>
                <wp:effectExtent l="0" t="0" r="4445" b="4445"/>
                <wp:wrapNone/>
                <wp:docPr id="11883" name="文本框 11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582" cy="147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8E537A" w:rsidRPr="001636E8" w:rsidRDefault="008E537A" w:rsidP="005B3D9F">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-17</w:t>
                            </w:r>
                            <w:r w:rsidRPr="001636E8">
                              <w:rPr>
                                <w:rFonts w:ascii="Times New Roman" w:eastAsia="宋体" w:hAnsi="Times New Roman" w:cs="Times New Roman"/>
                                <w:b w:val="0"/>
                              </w:rPr>
                              <w:t xml:space="preserve"> </w:t>
                            </w:r>
                            <w:r>
                              <w:rPr>
                                <w:rFonts w:ascii="Times New Roman" w:eastAsia="宋体" w:hAnsi="Times New Roman" w:cs="Times New Roman" w:hint="eastAsia"/>
                                <w:b w:val="0"/>
                              </w:rPr>
                              <w:t>哈夫曼树</w:t>
                            </w:r>
                          </w:p>
                        </w:txbxContent>
                      </wps:txbx>
                      <wps:bodyPr rot="0" vert="horz" wrap="square" lIns="0" tIns="0" rIns="0" bIns="0" anchor="t" anchorCtr="0" upright="1">
                        <a:spAutoFit/>
                      </wps:bodyPr>
                    </wps:wsp>
                  </a:graphicData>
                </a:graphic>
              </wp:anchor>
            </w:drawing>
          </mc:Choice>
          <mc:Fallback>
            <w:pict>
              <v:shape id="文本框 11883" o:spid="_x0000_s1699" type="#_x0000_t202" style="position:absolute;left:0;text-align:left;margin-left:94pt;margin-top:1.95pt;width:199.2pt;height:11.6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" filled="f" stroked="f" strokecolor="red">
                <v:textbox style="mso-fit-shape-to-text:t" inset="0,0,0,0">
                  <w:txbxContent>
                    <w:p w:rsidR="008E537A" w:rsidRPr="001636E8" w:rsidRDefault="008E537A" w:rsidP="005B3D9F">
                      <w:pPr>
                        <w:pStyle w:val="a6"/>
                        <w:ind w:firstLine="360"/>
                        <w:rPr>
                          <w:rFonts w:ascii="Times New Roman" w:eastAsia="宋体" w:hAnsi="Times New Roman" w:cs="Times New Roman"/>
                          <w:b w:val="0"/>
                        </w:rPr>
                      </w:pPr>
                      <w:r w:rsidRPr="00BD42A7">
                        <w:rPr>
                          <w:rFonts w:ascii="Times New Roman" w:eastAsia="宋体" w:hAnsi="Times New Roman" w:cs="Times New Roman"/>
                          <w:b w:val="0"/>
                        </w:rPr>
                        <w:t>图</w:t>
                      </w:r>
                      <w:r w:rsidRPr="00BD42A7">
                        <w:rPr>
                          <w:rFonts w:ascii="Times New Roman" w:eastAsia="宋体" w:hAnsi="Times New Roman" w:cs="Times New Roman"/>
                          <w:b w:val="0"/>
                        </w:rPr>
                        <w:t>5</w:t>
                      </w:r>
                      <w:r>
                        <w:rPr>
                          <w:rFonts w:ascii="Times New Roman" w:eastAsia="宋体" w:hAnsi="Times New Roman" w:cs="Times New Roman"/>
                          <w:b w:val="0"/>
                        </w:rPr>
                        <w:t>-17</w:t>
                      </w:r>
                      <w:r w:rsidRPr="001636E8">
                        <w:rPr>
                          <w:rFonts w:ascii="Times New Roman" w:eastAsia="宋体" w:hAnsi="Times New Roman" w:cs="Times New Roman"/>
                          <w:b w:val="0"/>
                        </w:rPr>
                        <w:t xml:space="preserve"> </w:t>
                      </w:r>
                      <w:r>
                        <w:rPr>
                          <w:rFonts w:ascii="Times New Roman" w:eastAsia="宋体" w:hAnsi="Times New Roman" w:cs="Times New Roman" w:hint="eastAsia"/>
                          <w:b w:val="0"/>
                        </w:rPr>
                        <w:t>哈夫曼树</w:t>
                      </w:r>
                    </w:p>
                  </w:txbxContent>
                </v:textbox>
              </v:shape>
            </w:pict>
          </mc:Fallback>
        </mc:AlternateContent>
      </w:r>
    </w:p>
    <w:p w:rsidR="00F86EED" w:rsidRPr="00196523" w:rsidRDefault="002A2213"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WPL=</w:t>
      </w:r>
      <w:r w:rsidRPr="00196523">
        <w:rPr>
          <w:rFonts w:ascii="Times New Roman" w:eastAsia="宋体" w:hAnsi="Times New Roman" w:cs="Times New Roman"/>
          <w:color w:val="000000" w:themeColor="text1"/>
        </w:rPr>
        <w:t>14</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2+15</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2+22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2+5</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4+6</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4+7</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4+7</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4=202</w:t>
      </w:r>
      <w:r w:rsidRPr="00196523">
        <w:rPr>
          <w:rFonts w:ascii="Times New Roman" w:eastAsia="宋体" w:hAnsi="Times New Roman" w:cs="Times New Roman" w:hint="eastAsia"/>
          <w:color w:val="000000" w:themeColor="text1"/>
        </w:rPr>
        <w:t>。</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65C9E">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．假设字符</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color w:val="000000" w:themeColor="text1"/>
        </w:rPr>
        <w:t>在某文本中出现的频率分别为</w:t>
      </w:r>
      <w:r w:rsidR="00CA6377"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00CA6377"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27</w:t>
      </w:r>
      <w:r w:rsidRPr="00196523">
        <w:rPr>
          <w:rFonts w:ascii="Times New Roman" w:eastAsia="宋体" w:hAnsi="Times New Roman" w:cs="Times New Roman"/>
          <w:color w:val="000000" w:themeColor="text1"/>
        </w:rPr>
        <w:t>，求这些字符的哈夫曼编码。</w:t>
      </w:r>
    </w:p>
    <w:p w:rsidR="004D0DD9" w:rsidRPr="00196523" w:rsidRDefault="00514FEE"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CA6377" w:rsidRPr="00196523">
        <w:rPr>
          <w:rFonts w:ascii="Times New Roman" w:eastAsia="宋体" w:hAnsi="Times New Roman" w:cs="Times New Roman" w:hint="eastAsia"/>
          <w:color w:val="000000" w:themeColor="text1"/>
        </w:rPr>
        <w:t>构造的哈夫曼树如图</w:t>
      </w:r>
      <w:r w:rsidR="00CA6377"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CA6377" w:rsidRPr="00196523">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8</w:t>
      </w:r>
      <w:r w:rsidR="00CA6377" w:rsidRPr="00196523">
        <w:rPr>
          <w:rFonts w:ascii="Times New Roman" w:eastAsia="宋体" w:hAnsi="Times New Roman" w:cs="Times New Roman" w:hint="eastAsia"/>
          <w:color w:val="000000" w:themeColor="text1"/>
        </w:rPr>
        <w:t>所示。</w:t>
      </w:r>
      <w:r w:rsidR="00EA38B9" w:rsidRPr="00196523">
        <w:rPr>
          <w:rFonts w:ascii="Times New Roman" w:eastAsia="宋体" w:hAnsi="Times New Roman" w:cs="Times New Roman" w:hint="eastAsia"/>
          <w:color w:val="000000" w:themeColor="text1"/>
        </w:rPr>
        <w:t>哈夫曼编码如表</w:t>
      </w:r>
      <w:r w:rsidR="00EA38B9"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00EA38B9" w:rsidRPr="00196523">
        <w:rPr>
          <w:rFonts w:ascii="Times New Roman" w:eastAsia="宋体" w:hAnsi="Times New Roman" w:cs="Times New Roman"/>
          <w:color w:val="000000" w:themeColor="text1"/>
        </w:rPr>
        <w:t>1</w:t>
      </w:r>
      <w:r w:rsidR="00EA38B9" w:rsidRPr="00196523">
        <w:rPr>
          <w:rFonts w:ascii="Times New Roman" w:eastAsia="宋体" w:hAnsi="Times New Roman" w:cs="Times New Roman" w:hint="eastAsia"/>
          <w:color w:val="000000" w:themeColor="text1"/>
        </w:rPr>
        <w:t>所示。</w:t>
      </w:r>
    </w:p>
    <w:p w:rsidR="00CA6377" w:rsidRPr="00196523" w:rsidRDefault="00F17560"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42880" behindDoc="0" locked="0" layoutInCell="1" allowOverlap="1" wp14:anchorId="2C676368" wp14:editId="155D698C">
                <wp:simplePos x="0" y="0"/>
                <wp:positionH relativeFrom="column">
                  <wp:posOffset>1432351</wp:posOffset>
                </wp:positionH>
                <wp:positionV relativeFrom="paragraph">
                  <wp:posOffset>170276</wp:posOffset>
                </wp:positionV>
                <wp:extent cx="1768745" cy="1415328"/>
                <wp:effectExtent l="0" t="0" r="22225" b="13970"/>
                <wp:wrapNone/>
                <wp:docPr id="291" name="组合 291"/>
                <wp:cNvGraphicFramePr/>
                <a:graphic xmlns:a="http://schemas.openxmlformats.org/drawingml/2006/main">
                  <a:graphicData uri="http://schemas.microsoft.com/office/word/2010/wordprocessingGroup">
                    <wpg:wgp>
                      <wpg:cNvGrpSpPr/>
                      <wpg:grpSpPr>
                        <a:xfrm>
                          <a:off x="0" y="0"/>
                          <a:ext cx="1768745" cy="1415328"/>
                          <a:chOff x="0" y="-20042"/>
                          <a:chExt cx="1768745" cy="1415328"/>
                        </a:xfrm>
                      </wpg:grpSpPr>
                      <wps:wsp>
                        <wps:cNvPr id="292" name="矩形 292"/>
                        <wps:cNvSpPr/>
                        <wps:spPr>
                          <a:xfrm>
                            <a:off x="581208" y="633817"/>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93" name="组合 293"/>
                        <wpg:cNvGrpSpPr/>
                        <wpg:grpSpPr>
                          <a:xfrm>
                            <a:off x="844003" y="626301"/>
                            <a:ext cx="924742" cy="768985"/>
                            <a:chOff x="177648" y="0"/>
                            <a:chExt cx="924899" cy="769354"/>
                          </a:xfrm>
                        </wpg:grpSpPr>
                        <wpg:grpSp>
                          <wpg:cNvPr id="294" name="组合 294"/>
                          <wpg:cNvGrpSpPr/>
                          <wpg:grpSpPr>
                            <a:xfrm>
                              <a:off x="177648" y="290603"/>
                              <a:ext cx="924899" cy="478751"/>
                              <a:chOff x="177648" y="0"/>
                              <a:chExt cx="924899" cy="478751"/>
                            </a:xfrm>
                          </wpg:grpSpPr>
                          <wps:wsp>
                            <wps:cNvPr id="297" name="矩形 297"/>
                            <wps:cNvSpPr/>
                            <wps:spPr>
                              <a:xfrm>
                                <a:off x="177648" y="14888"/>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03" name="组合 303"/>
                            <wpg:cNvGrpSpPr/>
                            <wpg:grpSpPr>
                              <a:xfrm>
                                <a:off x="623796" y="0"/>
                                <a:ext cx="478751" cy="478751"/>
                                <a:chOff x="0" y="0"/>
                                <a:chExt cx="478751" cy="478751"/>
                              </a:xfrm>
                            </wpg:grpSpPr>
                            <wpg:grpSp>
                              <wpg:cNvPr id="304" name="组合 304"/>
                              <wpg:cNvGrpSpPr/>
                              <wpg:grpSpPr>
                                <a:xfrm>
                                  <a:off x="0" y="313151"/>
                                  <a:ext cx="478751" cy="165600"/>
                                  <a:chOff x="0" y="0"/>
                                  <a:chExt cx="478751" cy="165600"/>
                                </a:xfrm>
                              </wpg:grpSpPr>
                              <wps:wsp>
                                <wps:cNvPr id="305" name="矩形 305"/>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6" name="矩形 306"/>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07"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16</w:t>
                                    </w:r>
                                  </w:p>
                                </w:txbxContent>
                              </wps:txbx>
                              <wps:bodyPr rot="0" vert="horz" wrap="square" lIns="0" tIns="0" rIns="0" bIns="0" anchor="t" anchorCtr="0" upright="1">
                                <a:noAutofit/>
                              </wps:bodyPr>
                            </wps:wsp>
                            <wpg:grpSp>
                              <wpg:cNvPr id="308" name="组合 308"/>
                              <wpg:cNvGrpSpPr/>
                              <wpg:grpSpPr>
                                <a:xfrm>
                                  <a:off x="100208" y="162838"/>
                                  <a:ext cx="277338" cy="150313"/>
                                  <a:chOff x="0" y="0"/>
                                  <a:chExt cx="277338" cy="150313"/>
                                </a:xfrm>
                              </wpg:grpSpPr>
                              <wps:wsp>
                                <wps:cNvPr id="309"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311" name="Oval 7451"/>
                          <wps:cNvSpPr>
                            <a:spLocks noChangeArrowheads="1"/>
                          </wps:cNvSpPr>
                          <wps:spPr bwMode="auto">
                            <a:xfrm>
                              <a:off x="468473" y="0"/>
                              <a:ext cx="166134" cy="174343"/>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28</w:t>
                                </w:r>
                              </w:p>
                            </w:txbxContent>
                          </wps:txbx>
                          <wps:bodyPr rot="0" vert="horz" wrap="square" lIns="0" tIns="0" rIns="0" bIns="0" anchor="t" anchorCtr="0" upright="1">
                            <a:noAutofit/>
                          </wps:bodyPr>
                        </wps:wsp>
                        <wps:wsp>
                          <wps:cNvPr id="312" name="Freeform 7442"/>
                          <wps:cNvSpPr>
                            <a:spLocks/>
                          </wps:cNvSpPr>
                          <wps:spPr bwMode="auto">
                            <a:xfrm>
                              <a:off x="290604" y="140291"/>
                              <a:ext cx="174040" cy="16033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7442"/>
                          <wps:cNvSpPr>
                            <a:spLocks/>
                          </wps:cNvSpPr>
                          <wps:spPr bwMode="auto">
                            <a:xfrm flipH="1">
                              <a:off x="631311" y="152817"/>
                              <a:ext cx="174040" cy="16033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4" name="Oval 7451"/>
                        <wps:cNvSpPr>
                          <a:spLocks noChangeArrowheads="1"/>
                        </wps:cNvSpPr>
                        <wps:spPr bwMode="auto">
                          <a:xfrm>
                            <a:off x="854275" y="288099"/>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55</w:t>
                              </w:r>
                            </w:p>
                          </w:txbxContent>
                        </wps:txbx>
                        <wps:bodyPr rot="0" vert="horz" wrap="square" lIns="0" tIns="0" rIns="0" bIns="0" anchor="t" anchorCtr="0" upright="1">
                          <a:noAutofit/>
                        </wps:bodyPr>
                      </wps:wsp>
                      <wps:wsp>
                        <wps:cNvPr id="315" name="Freeform 7442"/>
                        <wps:cNvSpPr>
                          <a:spLocks/>
                        </wps:cNvSpPr>
                        <wps:spPr bwMode="auto">
                          <a:xfrm>
                            <a:off x="686427" y="428390"/>
                            <a:ext cx="184077" cy="197911"/>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7442"/>
                        <wps:cNvSpPr>
                          <a:spLocks/>
                        </wps:cNvSpPr>
                        <wps:spPr bwMode="auto">
                          <a:xfrm flipH="1">
                            <a:off x="982041" y="455947"/>
                            <a:ext cx="190216" cy="18012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7" name="组合 317"/>
                        <wpg:cNvGrpSpPr/>
                        <wpg:grpSpPr>
                          <a:xfrm>
                            <a:off x="0" y="320666"/>
                            <a:ext cx="478751" cy="478751"/>
                            <a:chOff x="0" y="0"/>
                            <a:chExt cx="478751" cy="478751"/>
                          </a:xfrm>
                        </wpg:grpSpPr>
                        <wpg:grpSp>
                          <wpg:cNvPr id="318" name="组合 318"/>
                          <wpg:cNvGrpSpPr/>
                          <wpg:grpSpPr>
                            <a:xfrm>
                              <a:off x="0" y="313151"/>
                              <a:ext cx="478751" cy="165600"/>
                              <a:chOff x="0" y="0"/>
                              <a:chExt cx="478751" cy="165600"/>
                            </a:xfrm>
                          </wpg:grpSpPr>
                          <wps:wsp>
                            <wps:cNvPr id="319" name="矩形 319"/>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45" name="矩形 12045"/>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2046"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45</w:t>
                                </w:r>
                              </w:p>
                            </w:txbxContent>
                          </wps:txbx>
                          <wps:bodyPr rot="0" vert="horz" wrap="square" lIns="0" tIns="0" rIns="0" bIns="0" anchor="t" anchorCtr="0" upright="1">
                            <a:noAutofit/>
                          </wps:bodyPr>
                        </wps:wsp>
                        <wpg:grpSp>
                          <wpg:cNvPr id="12050" name="组合 12050"/>
                          <wpg:cNvGrpSpPr/>
                          <wpg:grpSpPr>
                            <a:xfrm>
                              <a:off x="100208" y="162838"/>
                              <a:ext cx="277338" cy="150313"/>
                              <a:chOff x="0" y="0"/>
                              <a:chExt cx="277338" cy="150313"/>
                            </a:xfrm>
                          </wpg:grpSpPr>
                          <wps:wsp>
                            <wps:cNvPr id="12051"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0"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061" name="Oval 7451"/>
                        <wps:cNvSpPr>
                          <a:spLocks noChangeArrowheads="1"/>
                        </wps:cNvSpPr>
                        <wps:spPr bwMode="auto">
                          <a:xfrm>
                            <a:off x="424148" y="-20042"/>
                            <a:ext cx="272962"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F17560">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100</w:t>
                              </w:r>
                            </w:p>
                          </w:txbxContent>
                        </wps:txbx>
                        <wps:bodyPr rot="0" vert="horz" wrap="square" lIns="0" tIns="0" rIns="0" bIns="0" anchor="t" anchorCtr="0" upright="1">
                          <a:noAutofit/>
                        </wps:bodyPr>
                      </wps:wsp>
                      <wps:wsp>
                        <wps:cNvPr id="12062" name="Freeform 7442"/>
                        <wps:cNvSpPr>
                          <a:spLocks/>
                        </wps:cNvSpPr>
                        <wps:spPr bwMode="auto">
                          <a:xfrm>
                            <a:off x="263047" y="140291"/>
                            <a:ext cx="246145" cy="18288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3" name="Freeform 7442"/>
                        <wps:cNvSpPr>
                          <a:spLocks/>
                        </wps:cNvSpPr>
                        <wps:spPr bwMode="auto">
                          <a:xfrm flipH="1">
                            <a:off x="633817" y="140291"/>
                            <a:ext cx="230479" cy="175365"/>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C676368" id="组合 291" o:spid="_x0000_s1700" style="position:absolute;left:0;text-align:left;margin-left:112.8pt;margin-top:13.4pt;width:139.25pt;height:111.45pt;z-index:251642880;mso-height-relative:margin" coordorigin=",-200" coordsize="17687,1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">
                <v:rect id="矩形 292" o:spid="_x0000_s1701" style="position:absolute;left:5812;top:6338;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w:t>
                        </w:r>
                      </w:p>
                    </w:txbxContent>
                  </v:textbox>
                </v:rect>
                <v:group id="组合 293" o:spid="_x0000_s1702" style="position:absolute;left:8440;top:6263;width:9247;height:7689" coordorigin="1776" coordsize="9248,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组合 294" o:spid="_x0000_s1703" style="position:absolute;left:1776;top:2906;width:9249;height:4787" coordorigin="1776" coordsize="9248,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矩形 297" o:spid="_x0000_s1704" style="position:absolute;left:1776;top:148;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w:t>
                            </w:r>
                          </w:p>
                        </w:txbxContent>
                      </v:textbox>
                    </v:rect>
                    <v:group id="组合 303" o:spid="_x0000_s1705" style="position:absolute;left:6237;width:4788;height:4787"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组合 304" o:spid="_x0000_s1706"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矩形 305" o:spid="_x0000_s1707"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w:t>
                                </w:r>
                              </w:p>
                            </w:txbxContent>
                          </v:textbox>
                        </v:rect>
                        <v:rect id="矩形 306" o:spid="_x0000_s1708"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b</w:t>
                                </w:r>
                              </w:p>
                            </w:txbxContent>
                          </v:textbox>
                        </v:rect>
                      </v:group>
                      <v:oval id="Oval 7451" o:spid="_x0000_s1709"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" filled="f" strokecolor="black [3213]" strokeweight="1pt">
                        <v:textbox inset="0,0,0,0">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16</w:t>
                              </w:r>
                            </w:p>
                          </w:txbxContent>
                        </v:textbox>
                      </v:oval>
                      <v:group id="组合 308" o:spid="_x0000_s1710"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7442" o:spid="_x0000_s1711"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" path="m1180,l,631r,e" filled="f" strokecolor="black [3213]" strokeweight="1pt">
                          <v:path arrowok="t" o:connecttype="custom" o:connectlocs="86943,0;0,150313;0,150313" o:connectangles="0,0,0"/>
                        </v:shape>
                        <v:shape id="Freeform 7442" o:spid="_x0000_s1712"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" path="m1180,l,631r,e" filled="f" strokecolor="black [3213]" strokeweight="1pt">
                          <v:path arrowok="t" o:connecttype="custom" o:connectlocs="86943,0;0,150313;0,150313" o:connectangles="0,0,0"/>
                        </v:shape>
                      </v:group>
                    </v:group>
                  </v:group>
                  <v:oval id="Oval 7451" o:spid="_x0000_s1713" style="position:absolute;left:4684;width:166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" filled="f" strokecolor="black [3213]" strokeweight="1pt">
                    <v:textbox inset="0,0,0,0">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28</w:t>
                          </w:r>
                        </w:p>
                      </w:txbxContent>
                    </v:textbox>
                  </v:oval>
                  <v:shape id="Freeform 7442" o:spid="_x0000_s1714" style="position:absolute;left:2906;top:1402;width:1740;height:1604;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" path="m1180,l,631r,e" filled="f" strokecolor="black [3213]" strokeweight="1pt">
                    <v:path arrowok="t" o:connecttype="custom" o:connectlocs="174040,0;0,160333;0,160333" o:connectangles="0,0,0"/>
                  </v:shape>
                  <v:shape id="Freeform 7442" o:spid="_x0000_s1715" style="position:absolute;left:6313;top:1528;width:1740;height:160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" path="m1180,l,631r,e" filled="f" strokecolor="black [3213]" strokeweight="1pt">
                    <v:path arrowok="t" o:connecttype="custom" o:connectlocs="174040,0;0,160333;0,160333" o:connectangles="0,0,0"/>
                  </v:shape>
                </v:group>
                <v:oval id="Oval 7451" o:spid="_x0000_s1716" style="position:absolute;left:8542;top:2880;width:166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" filled="f" strokecolor="black [3213]" strokeweight="1pt">
                  <v:textbox inset="0,0,0,0">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55</w:t>
                        </w:r>
                      </w:p>
                    </w:txbxContent>
                  </v:textbox>
                </v:oval>
                <v:shape id="Freeform 7442" o:spid="_x0000_s1717" style="position:absolute;left:6864;top:4283;width:1841;height:1980;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" path="m1180,l,631r,e" filled="f" strokecolor="black [3213]" strokeweight="1pt">
                  <v:path arrowok="t" o:connecttype="custom" o:connectlocs="184077,0;0,197911;0,197911" o:connectangles="0,0,0"/>
                </v:shape>
                <v:shape id="Freeform 7442" o:spid="_x0000_s1718" style="position:absolute;left:9820;top:4559;width:1902;height:1801;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" path="m1180,l,631r,e" filled="f" strokecolor="black [3213]" strokeweight="1pt">
                  <v:path arrowok="t" o:connecttype="custom" o:connectlocs="190216,0;0,180120;0,180120" o:connectangles="0,0,0"/>
                </v:shape>
                <v:group id="组合 317" o:spid="_x0000_s1719" style="position:absolute;top:3206;width:4787;height:4788"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组合 318" o:spid="_x0000_s1720"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矩形 319" o:spid="_x0000_s1721"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w:t>
                            </w:r>
                          </w:p>
                        </w:txbxContent>
                      </v:textbox>
                    </v:rect>
                    <v:rect id="矩形 12045" o:spid="_x0000_s1722"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" filled="f" strokecolor="black [3213]" strokeweight="1pt">
                      <v:textbox inset="0,0,0,0">
                        <w:txbxContent>
                          <w:p w:rsidR="008E537A" w:rsidRPr="001407AC" w:rsidRDefault="008E537A" w:rsidP="00F17560">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w:t>
                            </w:r>
                          </w:p>
                        </w:txbxContent>
                      </v:textbox>
                    </v:rect>
                  </v:group>
                  <v:oval id="Oval 7451" o:spid="_x0000_s1723"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" filled="f" strokecolor="black [3213]" strokeweight="1pt">
                    <v:textbox inset="0,0,0,0">
                      <w:txbxContent>
                        <w:p w:rsidR="008E537A" w:rsidRPr="003F7E60" w:rsidRDefault="008E537A" w:rsidP="00F17560">
                          <w:pPr>
                            <w:pStyle w:val="ab"/>
                            <w:ind w:firstLineChars="0" w:firstLine="0"/>
                            <w:rPr>
                              <w:rFonts w:ascii="Times New Roman" w:hAnsi="Times New Roman" w:cs="Times New Roman"/>
                              <w:sz w:val="15"/>
                              <w:szCs w:val="15"/>
                            </w:rPr>
                          </w:pPr>
                          <w:r>
                            <w:rPr>
                              <w:rFonts w:ascii="Times New Roman" w:hAnsi="Times New Roman" w:cs="Times New Roman"/>
                              <w:sz w:val="15"/>
                              <w:szCs w:val="15"/>
                            </w:rPr>
                            <w:t>45</w:t>
                          </w:r>
                        </w:p>
                      </w:txbxContent>
                    </v:textbox>
                  </v:oval>
                  <v:group id="组合 12050" o:spid="_x0000_s1724"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">
                    <v:shape id="Freeform 7442" o:spid="_x0000_s1725"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" path="m1180,l,631r,e" filled="f" strokecolor="black [3213]" strokeweight="1pt">
                      <v:path arrowok="t" o:connecttype="custom" o:connectlocs="86943,0;0,150313;0,150313" o:connectangles="0,0,0"/>
                    </v:shape>
                    <v:shape id="Freeform 7442" o:spid="_x0000_s1726"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" path="m1180,l,631r,e" filled="f" strokecolor="black [3213]" strokeweight="1pt">
                      <v:path arrowok="t" o:connecttype="custom" o:connectlocs="86943,0;0,150313;0,150313" o:connectangles="0,0,0"/>
                    </v:shape>
                  </v:group>
                </v:group>
                <v:oval id="Oval 7451" o:spid="_x0000_s1727" style="position:absolute;left:4241;top:-200;width:2730;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" filled="f" strokecolor="black [3213]" strokeweight="1pt">
                  <v:textbox inset="0,0,0,0">
                    <w:txbxContent>
                      <w:p w:rsidR="008E537A" w:rsidRPr="003F7E60" w:rsidRDefault="008E537A" w:rsidP="00F17560">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100</w:t>
                        </w:r>
                      </w:p>
                    </w:txbxContent>
                  </v:textbox>
                </v:oval>
                <v:shape id="Freeform 7442" o:spid="_x0000_s1728" style="position:absolute;left:2630;top:1402;width:2461;height:1829;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" path="m1180,l,631r,e" filled="f" strokecolor="black [3213]" strokeweight="1pt">
                  <v:path arrowok="t" o:connecttype="custom" o:connectlocs="246145,0;0,182880;0,182880" o:connectangles="0,0,0"/>
                </v:shape>
                <v:shape id="Freeform 7442" o:spid="_x0000_s1729" style="position:absolute;left:6338;top:1402;width:2304;height:1754;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" path="m1180,l,631r,e" filled="f" strokecolor="black [3213]" strokeweight="1pt">
                  <v:path arrowok="t" o:connecttype="custom" o:connectlocs="230479,0;0,175365;0,175365" o:connectangles="0,0,0"/>
                </v:shape>
              </v:group>
            </w:pict>
          </mc:Fallback>
        </mc:AlternateContent>
      </w: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EA38B9" w:rsidRPr="00196523" w:rsidRDefault="00EA38B9"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s">
            <w:drawing>
              <wp:anchor distT="0" distB="0" distL="114300" distR="114300" simplePos="0" relativeHeight="251640832" behindDoc="0" locked="0" layoutInCell="1" allowOverlap="1">
                <wp:simplePos x="0" y="0"/>
                <wp:positionH relativeFrom="column">
                  <wp:posOffset>1519573</wp:posOffset>
                </wp:positionH>
                <wp:positionV relativeFrom="paragraph">
                  <wp:posOffset>111342</wp:posOffset>
                </wp:positionV>
                <wp:extent cx="1868805" cy="198120"/>
                <wp:effectExtent l="0" t="0" r="17145" b="11430"/>
                <wp:wrapNone/>
                <wp:docPr id="231"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8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CA6377">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-18</w:t>
                            </w:r>
                            <w:r w:rsidRPr="00473F6D">
                              <w:rPr>
                                <w:rFonts w:ascii="Times New Roman" w:eastAsia="宋体" w:hAnsi="Times New Roman" w:cs="Times New Roman" w:hint="eastAsia"/>
                                <w:b w:val="0"/>
                              </w:rPr>
                              <w:t xml:space="preserve"> </w:t>
                            </w:r>
                            <w:r>
                              <w:rPr>
                                <w:rFonts w:ascii="Times New Roman" w:eastAsia="宋体" w:hAnsi="Times New Roman" w:cs="Times New Roman" w:hint="eastAsia"/>
                                <w:b w:val="0"/>
                              </w:rPr>
                              <w:t>哈夫曼</w:t>
                            </w:r>
                            <w:r w:rsidRPr="00473F6D">
                              <w:rPr>
                                <w:rFonts w:ascii="Times New Roman" w:eastAsia="宋体" w:hAnsi="Times New Roman" w:cs="Times New Roman" w:hint="eastAsia"/>
                                <w:b w:val="0"/>
                              </w:rPr>
                              <w:t>树</w:t>
                            </w:r>
                          </w:p>
                          <w:p w:rsidR="008E537A" w:rsidRPr="00616556" w:rsidRDefault="008E537A" w:rsidP="00CA6377">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id="_x0000_s1730" type="#_x0000_t202" style="position:absolute;left:0;text-align:left;margin-left:119.65pt;margin-top:8.75pt;width:147.15pt;height:15.6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aqtgIAALY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" filled="f" stroked="f">
                <v:textbox inset="0,0,0,0">
                  <w:txbxContent>
                    <w:p w:rsidR="008E537A" w:rsidRPr="00473F6D" w:rsidRDefault="008E537A" w:rsidP="00CA6377">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-18</w:t>
                      </w:r>
                      <w:r w:rsidRPr="00473F6D">
                        <w:rPr>
                          <w:rFonts w:ascii="Times New Roman" w:eastAsia="宋体" w:hAnsi="Times New Roman" w:cs="Times New Roman" w:hint="eastAsia"/>
                          <w:b w:val="0"/>
                        </w:rPr>
                        <w:t xml:space="preserve"> </w:t>
                      </w:r>
                      <w:r>
                        <w:rPr>
                          <w:rFonts w:ascii="Times New Roman" w:eastAsia="宋体" w:hAnsi="Times New Roman" w:cs="Times New Roman" w:hint="eastAsia"/>
                          <w:b w:val="0"/>
                        </w:rPr>
                        <w:t>哈夫曼</w:t>
                      </w:r>
                      <w:r w:rsidRPr="00473F6D">
                        <w:rPr>
                          <w:rFonts w:ascii="Times New Roman" w:eastAsia="宋体" w:hAnsi="Times New Roman" w:cs="Times New Roman" w:hint="eastAsia"/>
                          <w:b w:val="0"/>
                        </w:rPr>
                        <w:t>树</w:t>
                      </w:r>
                    </w:p>
                    <w:p w:rsidR="008E537A" w:rsidRPr="00616556" w:rsidRDefault="008E537A" w:rsidP="00CA6377">
                      <w:pPr>
                        <w:pStyle w:val="a6"/>
                        <w:ind w:firstLineChars="0" w:firstLine="0"/>
                        <w:rPr>
                          <w:rFonts w:ascii="Times New Roman" w:eastAsia="宋体" w:hAnsi="Times New Roman" w:cs="Times New Roman"/>
                          <w:b w:val="0"/>
                        </w:rPr>
                      </w:pPr>
                    </w:p>
                  </w:txbxContent>
                </v:textbox>
              </v:shape>
            </w:pict>
          </mc:Fallback>
        </mc:AlternateContent>
      </w:r>
    </w:p>
    <w:p w:rsidR="00EA38B9" w:rsidRPr="00196523" w:rsidRDefault="00EA38B9" w:rsidP="001C30E9">
      <w:pPr>
        <w:ind w:firstLine="420"/>
        <w:rPr>
          <w:rFonts w:ascii="Times New Roman" w:eastAsia="宋体" w:hAnsi="Times New Roman" w:cs="Times New Roman"/>
          <w:color w:val="000000" w:themeColor="text1"/>
        </w:rPr>
      </w:pPr>
    </w:p>
    <w:tbl>
      <w:tblPr>
        <w:tblStyle w:val="ac"/>
        <w:tblpPr w:leftFromText="180" w:rightFromText="180" w:vertAnchor="text" w:horzAnchor="margin" w:tblpXSpec="center" w:tblpY="53"/>
        <w:tblW w:w="0" w:type="auto"/>
        <w:tblLook w:val="04A0" w:firstRow="1" w:lastRow="0" w:firstColumn="1" w:lastColumn="0" w:noHBand="0" w:noVBand="1"/>
      </w:tblPr>
      <w:tblGrid>
        <w:gridCol w:w="829"/>
        <w:gridCol w:w="829"/>
        <w:gridCol w:w="829"/>
        <w:gridCol w:w="829"/>
        <w:gridCol w:w="830"/>
        <w:gridCol w:w="830"/>
        <w:gridCol w:w="830"/>
      </w:tblGrid>
      <w:tr w:rsidR="00EA38B9" w:rsidRPr="00196523" w:rsidTr="00EA38B9">
        <w:tc>
          <w:tcPr>
            <w:tcW w:w="5806" w:type="dxa"/>
            <w:gridSpan w:val="7"/>
            <w:tcBorders>
              <w:top w:val="nil"/>
              <w:left w:val="nil"/>
              <w:bottom w:val="single" w:sz="4" w:space="0" w:color="auto"/>
              <w:right w:val="nil"/>
            </w:tcBorders>
          </w:tcPr>
          <w:p w:rsidR="00EA38B9" w:rsidRPr="00196523" w:rsidRDefault="00EA38B9" w:rsidP="001C30E9">
            <w:pPr>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表</w:t>
            </w:r>
            <w:r w:rsidRPr="00196523">
              <w:rPr>
                <w:rFonts w:ascii="Times New Roman" w:eastAsia="宋体" w:hAnsi="Times New Roman" w:cs="Times New Roman" w:hint="eastAsia"/>
                <w:color w:val="000000" w:themeColor="text1"/>
                <w:sz w:val="18"/>
                <w:szCs w:val="18"/>
              </w:rPr>
              <w:t>5</w:t>
            </w:r>
            <w:r w:rsidR="00793F19">
              <w:rPr>
                <w:rFonts w:ascii="Times New Roman" w:eastAsia="宋体" w:hAnsi="Times New Roman" w:cs="Times New Roman"/>
                <w:color w:val="000000" w:themeColor="text1"/>
                <w:sz w:val="18"/>
                <w:szCs w:val="18"/>
              </w:rPr>
              <w:t>-</w:t>
            </w:r>
            <w:r w:rsidRPr="00196523">
              <w:rPr>
                <w:rFonts w:ascii="Times New Roman" w:eastAsia="宋体" w:hAnsi="Times New Roman" w:cs="Times New Roman"/>
                <w:color w:val="000000" w:themeColor="text1"/>
                <w:sz w:val="18"/>
                <w:szCs w:val="18"/>
              </w:rPr>
              <w:t xml:space="preserve">1 </w:t>
            </w:r>
            <w:r w:rsidRPr="00196523">
              <w:rPr>
                <w:rFonts w:ascii="Times New Roman" w:eastAsia="宋体" w:hAnsi="Times New Roman" w:cs="Times New Roman" w:hint="eastAsia"/>
                <w:color w:val="000000" w:themeColor="text1"/>
                <w:sz w:val="18"/>
                <w:szCs w:val="18"/>
              </w:rPr>
              <w:t>哈夫曼编码</w:t>
            </w:r>
          </w:p>
        </w:tc>
      </w:tr>
      <w:tr w:rsidR="00EA38B9" w:rsidRPr="00196523" w:rsidTr="00EA38B9">
        <w:tc>
          <w:tcPr>
            <w:tcW w:w="829"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字符</w:t>
            </w:r>
          </w:p>
        </w:tc>
        <w:tc>
          <w:tcPr>
            <w:tcW w:w="829"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a</w:t>
            </w:r>
          </w:p>
        </w:tc>
        <w:tc>
          <w:tcPr>
            <w:tcW w:w="829"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b</w:t>
            </w:r>
          </w:p>
        </w:tc>
        <w:tc>
          <w:tcPr>
            <w:tcW w:w="829"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c</w:t>
            </w:r>
          </w:p>
        </w:tc>
        <w:tc>
          <w:tcPr>
            <w:tcW w:w="830"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d</w:t>
            </w:r>
          </w:p>
        </w:tc>
        <w:tc>
          <w:tcPr>
            <w:tcW w:w="830"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e</w:t>
            </w:r>
          </w:p>
        </w:tc>
        <w:tc>
          <w:tcPr>
            <w:tcW w:w="830" w:type="dxa"/>
            <w:tcBorders>
              <w:top w:val="single" w:sz="4" w:space="0" w:color="auto"/>
            </w:tcBorders>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f</w:t>
            </w:r>
          </w:p>
        </w:tc>
      </w:tr>
      <w:tr w:rsidR="00EA38B9" w:rsidRPr="00196523" w:rsidTr="00EA38B9">
        <w:tc>
          <w:tcPr>
            <w:tcW w:w="829"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编码</w:t>
            </w:r>
          </w:p>
        </w:tc>
        <w:tc>
          <w:tcPr>
            <w:tcW w:w="829"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110</w:t>
            </w:r>
          </w:p>
        </w:tc>
        <w:tc>
          <w:tcPr>
            <w:tcW w:w="829"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111</w:t>
            </w:r>
          </w:p>
        </w:tc>
        <w:tc>
          <w:tcPr>
            <w:tcW w:w="829"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10</w:t>
            </w:r>
          </w:p>
        </w:tc>
        <w:tc>
          <w:tcPr>
            <w:tcW w:w="830"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color w:val="000000" w:themeColor="text1"/>
              </w:rPr>
              <w:t>0</w:t>
            </w:r>
          </w:p>
        </w:tc>
        <w:tc>
          <w:tcPr>
            <w:tcW w:w="830"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color w:val="000000" w:themeColor="text1"/>
              </w:rPr>
              <w:t>1</w:t>
            </w:r>
          </w:p>
        </w:tc>
        <w:tc>
          <w:tcPr>
            <w:tcW w:w="830" w:type="dxa"/>
          </w:tcPr>
          <w:p w:rsidR="00EA38B9" w:rsidRPr="00196523" w:rsidRDefault="00EA38B9" w:rsidP="001C30E9">
            <w:pPr>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0</w:t>
            </w:r>
          </w:p>
        </w:tc>
      </w:tr>
    </w:tbl>
    <w:p w:rsidR="00EA38B9" w:rsidRPr="00196523" w:rsidRDefault="00EA38B9"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CA6377" w:rsidRPr="00196523" w:rsidRDefault="00CA6377" w:rsidP="001C30E9">
      <w:pPr>
        <w:ind w:firstLine="420"/>
        <w:rPr>
          <w:rFonts w:ascii="Times New Roman" w:eastAsia="宋体" w:hAnsi="Times New Roman" w:cs="Times New Roman"/>
          <w:color w:val="000000" w:themeColor="text1"/>
        </w:rPr>
      </w:pPr>
    </w:p>
    <w:p w:rsidR="00EA38B9" w:rsidRPr="00196523" w:rsidRDefault="00EA38B9" w:rsidP="001C30E9">
      <w:pPr>
        <w:ind w:firstLine="420"/>
        <w:rPr>
          <w:rFonts w:ascii="Times New Roman" w:eastAsia="宋体" w:hAnsi="Times New Roman" w:cs="Times New Roman"/>
          <w:color w:val="000000" w:themeColor="text1"/>
        </w:rPr>
      </w:pPr>
    </w:p>
    <w:p w:rsidR="007535C9" w:rsidRPr="00196523" w:rsidRDefault="007B3405"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注意，</w:t>
      </w:r>
      <w:r w:rsidR="007535C9" w:rsidRPr="00196523">
        <w:rPr>
          <w:rFonts w:ascii="Times New Roman" w:eastAsia="宋体" w:hAnsi="Times New Roman" w:cs="Times New Roman" w:hint="eastAsia"/>
          <w:color w:val="000000" w:themeColor="text1"/>
        </w:rPr>
        <w:t>哈夫曼树和哈夫曼编码都不是唯一的。</w:t>
      </w:r>
    </w:p>
    <w:p w:rsidR="004D0DD9" w:rsidRPr="00196523" w:rsidRDefault="004D0DD9"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465C9E">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画出</w:t>
      </w:r>
      <w:r w:rsidRPr="00196523">
        <w:rPr>
          <w:rFonts w:ascii="Times New Roman" w:eastAsia="宋体" w:hAnsi="Times New Roman" w:cs="Times New Roman"/>
          <w:color w:val="000000" w:themeColor="text1"/>
          <w:szCs w:val="21"/>
        </w:rPr>
        <w:t>算术表达式</w:t>
      </w:r>
      <w:r w:rsidRPr="00196523">
        <w:rPr>
          <w:rFonts w:ascii="Times New Roman" w:eastAsia="宋体" w:hAnsi="Times New Roman" w:cs="Times New Roman"/>
          <w:color w:val="000000" w:themeColor="text1"/>
        </w:rPr>
        <w:t>((a+b)+c</w:t>
      </w:r>
      <w:r w:rsidR="00AE5C02"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(d+e)+f)</w:t>
      </w:r>
      <w:r w:rsidR="00AE5C02"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(g+h)</w:t>
      </w:r>
      <w:r w:rsidRPr="00196523">
        <w:rPr>
          <w:rFonts w:ascii="Times New Roman" w:eastAsia="宋体" w:hAnsi="Times New Roman" w:cs="Times New Roman"/>
          <w:color w:val="000000" w:themeColor="text1"/>
        </w:rPr>
        <w:t>的</w:t>
      </w:r>
      <w:r w:rsidRPr="00196523">
        <w:rPr>
          <w:rFonts w:ascii="Times New Roman" w:eastAsia="宋体" w:hAnsi="Times New Roman" w:cs="Times New Roman" w:hint="eastAsia"/>
          <w:color w:val="000000" w:themeColor="text1"/>
        </w:rPr>
        <w:t>表达式树</w:t>
      </w:r>
      <w:r w:rsidRPr="00196523">
        <w:rPr>
          <w:rFonts w:ascii="Times New Roman" w:eastAsia="宋体" w:hAnsi="Times New Roman" w:cs="Times New Roman"/>
          <w:color w:val="000000" w:themeColor="text1"/>
        </w:rPr>
        <w:t>。</w:t>
      </w:r>
    </w:p>
    <w:p w:rsidR="00CE19D4" w:rsidRPr="00196523" w:rsidRDefault="00CE19D4">
      <w:pPr>
        <w:widowControl/>
        <w:ind w:firstLineChars="0" w:firstLine="0"/>
        <w:jc w:val="left"/>
        <w:rPr>
          <w:rFonts w:ascii="Times New Roman" w:eastAsia="宋体" w:hAnsi="Times New Roman" w:cs="Times New Roman"/>
          <w:color w:val="000000" w:themeColor="text1"/>
        </w:rPr>
      </w:pPr>
    </w:p>
    <w:p w:rsidR="004D0DD9" w:rsidRPr="00196523" w:rsidRDefault="001429DD"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51072" behindDoc="0" locked="0" layoutInCell="1" allowOverlap="1" wp14:anchorId="10DF8154" wp14:editId="69712DE2">
                <wp:simplePos x="0" y="0"/>
                <wp:positionH relativeFrom="column">
                  <wp:posOffset>1624749</wp:posOffset>
                </wp:positionH>
                <wp:positionV relativeFrom="paragraph">
                  <wp:posOffset>183052</wp:posOffset>
                </wp:positionV>
                <wp:extent cx="1691005" cy="1708150"/>
                <wp:effectExtent l="0" t="0" r="23495" b="25400"/>
                <wp:wrapNone/>
                <wp:docPr id="129" name="组合 129"/>
                <wp:cNvGraphicFramePr/>
                <a:graphic xmlns:a="http://schemas.openxmlformats.org/drawingml/2006/main">
                  <a:graphicData uri="http://schemas.microsoft.com/office/word/2010/wordprocessingGroup">
                    <wpg:wgp>
                      <wpg:cNvGrpSpPr/>
                      <wpg:grpSpPr>
                        <a:xfrm flipH="1">
                          <a:off x="0" y="0"/>
                          <a:ext cx="1691005" cy="1708150"/>
                          <a:chOff x="0" y="0"/>
                          <a:chExt cx="1691634" cy="1708377"/>
                        </a:xfrm>
                      </wpg:grpSpPr>
                      <wps:wsp>
                        <wps:cNvPr id="134" name="矩形 134"/>
                        <wps:cNvSpPr/>
                        <wps:spPr>
                          <a:xfrm>
                            <a:off x="581208" y="633817"/>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50" name="组合 150"/>
                        <wpg:cNvGrpSpPr/>
                        <wpg:grpSpPr>
                          <a:xfrm>
                            <a:off x="497372" y="630635"/>
                            <a:ext cx="1194262" cy="1077742"/>
                            <a:chOff x="-169042" y="4336"/>
                            <a:chExt cx="1194465" cy="1078259"/>
                          </a:xfrm>
                        </wpg:grpSpPr>
                        <wpg:grpSp>
                          <wpg:cNvPr id="162" name="组合 162"/>
                          <wpg:cNvGrpSpPr/>
                          <wpg:grpSpPr>
                            <a:xfrm>
                              <a:off x="-169042" y="290603"/>
                              <a:ext cx="1194465" cy="791992"/>
                              <a:chOff x="-169042" y="0"/>
                              <a:chExt cx="1194465" cy="791992"/>
                            </a:xfrm>
                          </wpg:grpSpPr>
                          <wpg:grpSp>
                            <wpg:cNvPr id="163" name="组合 163"/>
                            <wpg:cNvGrpSpPr/>
                            <wpg:grpSpPr>
                              <a:xfrm>
                                <a:off x="-169042" y="0"/>
                                <a:ext cx="647793" cy="791992"/>
                                <a:chOff x="-169042" y="0"/>
                                <a:chExt cx="647793" cy="791992"/>
                              </a:xfrm>
                            </wpg:grpSpPr>
                            <wpg:grpSp>
                              <wpg:cNvPr id="164" name="组合 164"/>
                              <wpg:cNvGrpSpPr/>
                              <wpg:grpSpPr>
                                <a:xfrm>
                                  <a:off x="-169042" y="313151"/>
                                  <a:ext cx="647793" cy="478841"/>
                                  <a:chOff x="-169042" y="0"/>
                                  <a:chExt cx="647793" cy="478841"/>
                                </a:xfrm>
                              </wpg:grpSpPr>
                              <wps:wsp>
                                <wps:cNvPr id="165" name="矩形 165"/>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7" name="矩形 167"/>
                                <wps:cNvSpPr/>
                                <wps:spPr>
                                  <a:xfrm>
                                    <a:off x="-169042" y="313241"/>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矩形 169"/>
                                <wps:cNvSpPr/>
                                <wps:spPr>
                                  <a:xfrm>
                                    <a:off x="144109" y="313238"/>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70"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p w:rsidR="008E537A" w:rsidRPr="003F7E60" w:rsidRDefault="008E537A" w:rsidP="001429DD">
                                    <w:pPr>
                                      <w:pStyle w:val="ab"/>
                                      <w:ind w:firstLineChars="0" w:firstLine="0"/>
                                      <w:rPr>
                                        <w:rFonts w:ascii="Times New Roman" w:hAnsi="Times New Roman" w:cs="Times New Roman"/>
                                        <w:sz w:val="15"/>
                                        <w:szCs w:val="15"/>
                                      </w:rPr>
                                    </w:pPr>
                                  </w:p>
                                </w:txbxContent>
                              </wps:txbx>
                              <wps:bodyPr rot="0" vert="horz" wrap="square" lIns="0" tIns="0" rIns="0" bIns="0" anchor="t" anchorCtr="0" upright="1">
                                <a:noAutofit/>
                              </wps:bodyPr>
                            </wps:wsp>
                            <wpg:grpSp>
                              <wpg:cNvPr id="171" name="组合 171"/>
                              <wpg:cNvGrpSpPr/>
                              <wpg:grpSpPr>
                                <a:xfrm>
                                  <a:off x="-68834" y="162838"/>
                                  <a:ext cx="446380" cy="463551"/>
                                  <a:chOff x="-169042" y="0"/>
                                  <a:chExt cx="446380" cy="463551"/>
                                </a:xfrm>
                              </wpg:grpSpPr>
                              <wps:wsp>
                                <wps:cNvPr id="173"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7442"/>
                                <wps:cNvSpPr>
                                  <a:spLocks/>
                                </wps:cNvSpPr>
                                <wps:spPr bwMode="auto">
                                  <a:xfrm>
                                    <a:off x="-169042" y="313238"/>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7442"/>
                                <wps:cNvSpPr>
                                  <a:spLocks/>
                                </wps:cNvSpPr>
                                <wps:spPr bwMode="auto">
                                  <a:xfrm flipH="1">
                                    <a:off x="21353" y="313238"/>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93" name="Oval 7451"/>
                              <wps:cNvSpPr>
                                <a:spLocks noChangeArrowheads="1"/>
                              </wps:cNvSpPr>
                              <wps:spPr bwMode="auto">
                                <a:xfrm>
                                  <a:off x="-13720" y="313238"/>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p w:rsidR="008E537A" w:rsidRPr="003F7E60" w:rsidRDefault="008E537A" w:rsidP="001429DD">
                                    <w:pPr>
                                      <w:pStyle w:val="ab"/>
                                      <w:ind w:firstLineChars="0" w:firstLine="0"/>
                                      <w:rPr>
                                        <w:rFonts w:ascii="Times New Roman" w:hAnsi="Times New Roman" w:cs="Times New Roman"/>
                                        <w:sz w:val="15"/>
                                        <w:szCs w:val="15"/>
                                      </w:rPr>
                                    </w:pPr>
                                  </w:p>
                                </w:txbxContent>
                              </wps:txbx>
                              <wps:bodyPr rot="0" vert="horz" wrap="square" lIns="0" tIns="0" rIns="0" bIns="0" anchor="t" anchorCtr="0" upright="1">
                                <a:noAutofit/>
                              </wps:bodyPr>
                            </wps:wsp>
                          </wpg:grpSp>
                          <wpg:grpSp>
                            <wpg:cNvPr id="194" name="组合 194"/>
                            <wpg:cNvGrpSpPr/>
                            <wpg:grpSpPr>
                              <a:xfrm>
                                <a:off x="546672" y="13008"/>
                                <a:ext cx="478751" cy="472247"/>
                                <a:chOff x="-77124" y="13008"/>
                                <a:chExt cx="478751" cy="472247"/>
                              </a:xfrm>
                            </wpg:grpSpPr>
                            <wpg:grpSp>
                              <wpg:cNvPr id="207" name="组合 207"/>
                              <wpg:cNvGrpSpPr/>
                              <wpg:grpSpPr>
                                <a:xfrm>
                                  <a:off x="-77124" y="319655"/>
                                  <a:ext cx="478751" cy="165600"/>
                                  <a:chOff x="-77124" y="6504"/>
                                  <a:chExt cx="478751" cy="165600"/>
                                </a:xfrm>
                              </wpg:grpSpPr>
                              <wps:wsp>
                                <wps:cNvPr id="208" name="矩形 208"/>
                                <wps:cNvSpPr/>
                                <wps:spPr>
                                  <a:xfrm>
                                    <a:off x="-77124" y="6504"/>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9" name="矩形 209"/>
                                <wps:cNvSpPr/>
                                <wps:spPr>
                                  <a:xfrm>
                                    <a:off x="236027" y="6504"/>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10" name="Oval 7451"/>
                              <wps:cNvSpPr>
                                <a:spLocks noChangeArrowheads="1"/>
                              </wps:cNvSpPr>
                              <wps:spPr bwMode="auto">
                                <a:xfrm>
                                  <a:off x="70983" y="13008"/>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wps:txbx>
                              <wps:bodyPr rot="0" vert="horz" wrap="square" lIns="0" tIns="0" rIns="0" bIns="0" anchor="t" anchorCtr="0" upright="1">
                                <a:noAutofit/>
                              </wps:bodyPr>
                            </wps:wsp>
                            <wpg:grpSp>
                              <wpg:cNvPr id="211" name="组合 211"/>
                              <wpg:cNvGrpSpPr/>
                              <wpg:grpSpPr>
                                <a:xfrm>
                                  <a:off x="23084" y="169342"/>
                                  <a:ext cx="277338" cy="150313"/>
                                  <a:chOff x="-77124" y="6504"/>
                                  <a:chExt cx="277338" cy="150313"/>
                                </a:xfrm>
                              </wpg:grpSpPr>
                              <wps:wsp>
                                <wps:cNvPr id="213" name="Freeform 7442"/>
                                <wps:cNvSpPr>
                                  <a:spLocks/>
                                </wps:cNvSpPr>
                                <wps:spPr bwMode="auto">
                                  <a:xfrm>
                                    <a:off x="-77124" y="6504"/>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7442"/>
                                <wps:cNvSpPr>
                                  <a:spLocks/>
                                </wps:cNvSpPr>
                                <wps:spPr bwMode="auto">
                                  <a:xfrm flipH="1">
                                    <a:off x="113271" y="6504"/>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232" name="Oval 7451"/>
                          <wps:cNvSpPr>
                            <a:spLocks noChangeArrowheads="1"/>
                          </wps:cNvSpPr>
                          <wps:spPr bwMode="auto">
                            <a:xfrm>
                              <a:off x="435227" y="4336"/>
                              <a:ext cx="166134" cy="174343"/>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wps:txbx>
                          <wps:bodyPr rot="0" vert="horz" wrap="square" lIns="0" tIns="0" rIns="0" bIns="0" anchor="t" anchorCtr="0" upright="1">
                            <a:noAutofit/>
                          </wps:bodyPr>
                        </wps:wsp>
                        <wps:wsp>
                          <wps:cNvPr id="233" name="Freeform 7442"/>
                          <wps:cNvSpPr>
                            <a:spLocks/>
                          </wps:cNvSpPr>
                          <wps:spPr bwMode="auto">
                            <a:xfrm>
                              <a:off x="290418" y="158165"/>
                              <a:ext cx="170024" cy="14223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7442"/>
                          <wps:cNvSpPr>
                            <a:spLocks/>
                          </wps:cNvSpPr>
                          <wps:spPr bwMode="auto">
                            <a:xfrm flipH="1">
                              <a:off x="573135" y="149494"/>
                              <a:ext cx="145331" cy="166695"/>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35" name="Oval 7451"/>
                        <wps:cNvSpPr>
                          <a:spLocks noChangeArrowheads="1"/>
                        </wps:cNvSpPr>
                        <wps:spPr bwMode="auto">
                          <a:xfrm>
                            <a:off x="813147" y="316268"/>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wps:txbx>
                        <wps:bodyPr rot="0" vert="horz" wrap="square" lIns="0" tIns="0" rIns="0" bIns="0" anchor="t" anchorCtr="0" upright="1">
                          <a:noAutofit/>
                        </wps:bodyPr>
                      </wps:wsp>
                      <wps:wsp>
                        <wps:cNvPr id="236" name="Freeform 7442"/>
                        <wps:cNvSpPr>
                          <a:spLocks/>
                        </wps:cNvSpPr>
                        <wps:spPr bwMode="auto">
                          <a:xfrm>
                            <a:off x="686323" y="465867"/>
                            <a:ext cx="145626" cy="160348"/>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7442"/>
                        <wps:cNvSpPr>
                          <a:spLocks/>
                        </wps:cNvSpPr>
                        <wps:spPr bwMode="auto">
                          <a:xfrm flipH="1">
                            <a:off x="957783" y="457201"/>
                            <a:ext cx="173172" cy="183282"/>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38" name="组合 238"/>
                        <wpg:cNvGrpSpPr/>
                        <wpg:grpSpPr>
                          <a:xfrm>
                            <a:off x="0" y="320666"/>
                            <a:ext cx="478751" cy="478751"/>
                            <a:chOff x="0" y="0"/>
                            <a:chExt cx="478751" cy="478751"/>
                          </a:xfrm>
                        </wpg:grpSpPr>
                        <wpg:grpSp>
                          <wpg:cNvPr id="239" name="组合 239"/>
                          <wpg:cNvGrpSpPr/>
                          <wpg:grpSpPr>
                            <a:xfrm>
                              <a:off x="0" y="313151"/>
                              <a:ext cx="478751" cy="165600"/>
                              <a:chOff x="0" y="0"/>
                              <a:chExt cx="478751" cy="165600"/>
                            </a:xfrm>
                          </wpg:grpSpPr>
                          <wps:wsp>
                            <wps:cNvPr id="240" name="矩形 240"/>
                            <wps:cNvSpPr/>
                            <wps:spPr>
                              <a:xfrm>
                                <a:off x="0"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1" name="矩形 241"/>
                            <wps:cNvSpPr/>
                            <wps:spPr>
                              <a:xfrm>
                                <a:off x="313151" y="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42" name="Oval 7451"/>
                          <wps:cNvSpPr>
                            <a:spLocks noChangeArrowheads="1"/>
                          </wps:cNvSpPr>
                          <wps:spPr bwMode="auto">
                            <a:xfrm>
                              <a:off x="155323"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wps:txbx>
                          <wps:bodyPr rot="0" vert="horz" wrap="square" lIns="0" tIns="0" rIns="0" bIns="0" anchor="t" anchorCtr="0" upright="1">
                            <a:noAutofit/>
                          </wps:bodyPr>
                        </wps:wsp>
                        <wpg:grpSp>
                          <wpg:cNvPr id="243" name="组合 243"/>
                          <wpg:cNvGrpSpPr/>
                          <wpg:grpSpPr>
                            <a:xfrm>
                              <a:off x="100208" y="162838"/>
                              <a:ext cx="277338" cy="150313"/>
                              <a:chOff x="0" y="0"/>
                              <a:chExt cx="277338" cy="150313"/>
                            </a:xfrm>
                          </wpg:grpSpPr>
                          <wps:wsp>
                            <wps:cNvPr id="244" name="Freeform 7442"/>
                            <wps:cNvSpPr>
                              <a:spLocks/>
                            </wps:cNvSpPr>
                            <wps:spPr bwMode="auto">
                              <a:xfrm>
                                <a:off x="0"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7442"/>
                            <wps:cNvSpPr>
                              <a:spLocks/>
                            </wps:cNvSpPr>
                            <wps:spPr bwMode="auto">
                              <a:xfrm flipH="1">
                                <a:off x="190395" y="0"/>
                                <a:ext cx="86943" cy="150313"/>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46" name="Oval 7451"/>
                        <wps:cNvSpPr>
                          <a:spLocks noChangeArrowheads="1"/>
                        </wps:cNvSpPr>
                        <wps:spPr bwMode="auto">
                          <a:xfrm>
                            <a:off x="493526" y="0"/>
                            <a:ext cx="166341" cy="174560"/>
                          </a:xfrm>
                          <a:prstGeom prst="ellipse">
                            <a:avLst/>
                          </a:prstGeom>
                          <a:noFill/>
                          <a:ln w="12700">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txbxContent>
                        </wps:txbx>
                        <wps:bodyPr rot="0" vert="horz" wrap="square" lIns="0" tIns="0" rIns="0" bIns="0" anchor="t" anchorCtr="0" upright="1">
                          <a:noAutofit/>
                        </wps:bodyPr>
                      </wps:wsp>
                      <wps:wsp>
                        <wps:cNvPr id="247" name="Freeform 7442"/>
                        <wps:cNvSpPr>
                          <a:spLocks/>
                        </wps:cNvSpPr>
                        <wps:spPr bwMode="auto">
                          <a:xfrm>
                            <a:off x="263047" y="140291"/>
                            <a:ext cx="246145" cy="182880"/>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7442"/>
                        <wps:cNvSpPr>
                          <a:spLocks/>
                        </wps:cNvSpPr>
                        <wps:spPr bwMode="auto">
                          <a:xfrm flipH="1">
                            <a:off x="633597" y="140238"/>
                            <a:ext cx="191964" cy="197786"/>
                          </a:xfrm>
                          <a:custGeom>
                            <a:avLst/>
                            <a:gdLst>
                              <a:gd name="T0" fmla="*/ 1180 w 1180"/>
                              <a:gd name="T1" fmla="*/ 0 h 631"/>
                              <a:gd name="T2" fmla="*/ 0 w 1180"/>
                              <a:gd name="T3" fmla="*/ 631 h 631"/>
                              <a:gd name="T4" fmla="*/ 0 w 1180"/>
                              <a:gd name="T5" fmla="*/ 631 h 631"/>
                            </a:gdLst>
                            <a:ahLst/>
                            <a:cxnLst>
                              <a:cxn ang="0">
                                <a:pos x="T0" y="T1"/>
                              </a:cxn>
                              <a:cxn ang="0">
                                <a:pos x="T2" y="T3"/>
                              </a:cxn>
                              <a:cxn ang="0">
                                <a:pos x="T4" y="T5"/>
                              </a:cxn>
                            </a:cxnLst>
                            <a:rect l="0" t="0" r="r" b="b"/>
                            <a:pathLst>
                              <a:path w="1180" h="631">
                                <a:moveTo>
                                  <a:pt x="1180" y="0"/>
                                </a:moveTo>
                                <a:lnTo>
                                  <a:pt x="0" y="631"/>
                                </a:lnTo>
                                <a:lnTo>
                                  <a:pt x="0" y="631"/>
                                </a:lnTo>
                              </a:path>
                            </a:pathLst>
                          </a:custGeom>
                          <a:noFill/>
                          <a:ln w="127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DF8154" id="组合 129" o:spid="_x0000_s1731" style="position:absolute;left:0;text-align:left;margin-left:127.95pt;margin-top:14.4pt;width:133.15pt;height:134.5pt;flip:x;z-index:251651072;mso-width-relative:margin;mso-height-relative:margin" coordsize="16916,17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">
                <v:rect id="矩形 134" o:spid="_x0000_s1732" style="position:absolute;left:5812;top:6338;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w:t>
                        </w:r>
                      </w:p>
                    </w:txbxContent>
                  </v:textbox>
                </v:rect>
                <v:group id="组合 150" o:spid="_x0000_s1733" style="position:absolute;left:4973;top:6306;width:11943;height:10777" coordorigin="-1690,43" coordsize="11944,1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组合 162" o:spid="_x0000_s1734" style="position:absolute;left:-1690;top:2906;width:11944;height:7919" coordorigin="-1690" coordsize="11944,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group id="组合 163" o:spid="_x0000_s1735" style="position:absolute;left:-1690;width:6477;height:7919" coordorigin="-1690" coordsize="6477,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组合 164" o:spid="_x0000_s1736" style="position:absolute;left:-1690;top:3131;width:6477;height:4788" coordorigin="-1690" coordsize="6477,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矩形 165" o:spid="_x0000_s1737" style="position:absolute;left:3131;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w:t>
                                </w:r>
                              </w:p>
                            </w:txbxContent>
                          </v:textbox>
                        </v:rect>
                        <v:rect id="矩形 167" o:spid="_x0000_s1738" style="position:absolute;left:-1690;top:31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e</w:t>
                                </w:r>
                              </w:p>
                            </w:txbxContent>
                          </v:textbox>
                        </v:rect>
                        <v:rect id="矩形 169" o:spid="_x0000_s1739" style="position:absolute;left:1441;top:31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w:t>
                                </w:r>
                              </w:p>
                            </w:txbxContent>
                          </v:textbox>
                        </v:rect>
                      </v:group>
                      <v:oval id="Oval 7451" o:spid="_x0000_s1740" style="position:absolute;left:1553;width:166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" filled="f" strokecolor="black [3213]" strokeweight="1pt">
                        <v:textbox inset="0,0,0,0">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p w:rsidR="008E537A" w:rsidRPr="003F7E60" w:rsidRDefault="008E537A" w:rsidP="001429DD">
                              <w:pPr>
                                <w:pStyle w:val="ab"/>
                                <w:ind w:firstLineChars="0" w:firstLine="0"/>
                                <w:rPr>
                                  <w:rFonts w:ascii="Times New Roman" w:hAnsi="Times New Roman" w:cs="Times New Roman"/>
                                  <w:sz w:val="15"/>
                                  <w:szCs w:val="15"/>
                                </w:rPr>
                              </w:pPr>
                            </w:p>
                          </w:txbxContent>
                        </v:textbox>
                      </v:oval>
                      <v:group id="组合 171" o:spid="_x0000_s1741" style="position:absolute;left:-688;top:1628;width:4463;height:4635" coordorigin="-169042" coordsize="446380,46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7442" o:spid="_x0000_s1742"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" path="m1180,l,631r,e" filled="f" strokecolor="black [3213]" strokeweight="1pt">
                          <v:path arrowok="t" o:connecttype="custom" o:connectlocs="86943,0;0,150313;0,150313" o:connectangles="0,0,0"/>
                        </v:shape>
                        <v:shape id="Freeform 7442" o:spid="_x0000_s1743"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" path="m1180,l,631r,e" filled="f" strokecolor="black [3213]" strokeweight="1pt">
                          <v:path arrowok="t" o:connecttype="custom" o:connectlocs="86943,0;0,150313;0,150313" o:connectangles="0,0,0"/>
                        </v:shape>
                        <v:shape id="Freeform 7442" o:spid="_x0000_s1744" style="position:absolute;left:-169042;top:313238;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" path="m1180,l,631r,e" filled="f" strokecolor="black [3213]" strokeweight="1pt">
                          <v:path arrowok="t" o:connecttype="custom" o:connectlocs="86943,0;0,150313;0,150313" o:connectangles="0,0,0"/>
                        </v:shape>
                        <v:shape id="Freeform 7442" o:spid="_x0000_s1745" style="position:absolute;left:21353;top:313238;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" path="m1180,l,631r,e" filled="f" strokecolor="black [3213]" strokeweight="1pt">
                          <v:path arrowok="t" o:connecttype="custom" o:connectlocs="86943,0;0,150313;0,150313" o:connectangles="0,0,0"/>
                        </v:shape>
                      </v:group>
                      <v:oval id="Oval 7451" o:spid="_x0000_s1746" style="position:absolute;left:-137;top:3132;width:166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" filled="f" strokecolor="black [3213]" strokeweight="1pt">
                        <v:textbox inset="0,0,0,0">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p w:rsidR="008E537A" w:rsidRPr="003F7E60" w:rsidRDefault="008E537A" w:rsidP="001429DD">
                              <w:pPr>
                                <w:pStyle w:val="ab"/>
                                <w:ind w:firstLineChars="0" w:firstLine="0"/>
                                <w:rPr>
                                  <w:rFonts w:ascii="Times New Roman" w:hAnsi="Times New Roman" w:cs="Times New Roman"/>
                                  <w:sz w:val="15"/>
                                  <w:szCs w:val="15"/>
                                </w:rPr>
                              </w:pPr>
                            </w:p>
                          </w:txbxContent>
                        </v:textbox>
                      </v:oval>
                    </v:group>
                    <v:group id="组合 194" o:spid="_x0000_s1747" style="position:absolute;left:5466;top:130;width:4788;height:4722" coordorigin="-77124,13008" coordsize="478751,4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组合 207" o:spid="_x0000_s1748" style="position:absolute;left:-77124;top:319655;width:478751;height:165600" coordorigin="-77124,6504"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矩形 208" o:spid="_x0000_s1749" style="position:absolute;left:-77124;top:6504;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b</w:t>
                                </w:r>
                              </w:p>
                            </w:txbxContent>
                          </v:textbox>
                        </v:rect>
                        <v:rect id="矩形 209" o:spid="_x0000_s1750" style="position:absolute;left:236027;top:6504;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w:t>
                                </w:r>
                              </w:p>
                            </w:txbxContent>
                          </v:textbox>
                        </v:rect>
                      </v:group>
                      <v:oval id="Oval 7451" o:spid="_x0000_s1751" style="position:absolute;left:70983;top:13008;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" filled="f" strokecolor="black [3213]" strokeweight="1pt">
                        <v:textbox inset="0,0,0,0">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v:textbox>
                      </v:oval>
                      <v:group id="组合 211" o:spid="_x0000_s1752" style="position:absolute;left:23084;top:169342;width:277338;height:150313" coordorigin="-77124,6504"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7442" o:spid="_x0000_s1753" style="position:absolute;left:-77124;top:6504;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" path="m1180,l,631r,e" filled="f" strokecolor="black [3213]" strokeweight="1pt">
                          <v:path arrowok="t" o:connecttype="custom" o:connectlocs="86943,0;0,150313;0,150313" o:connectangles="0,0,0"/>
                        </v:shape>
                        <v:shape id="Freeform 7442" o:spid="_x0000_s1754" style="position:absolute;left:113271;top:6504;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" path="m1180,l,631r,e" filled="f" strokecolor="black [3213]" strokeweight="1pt">
                          <v:path arrowok="t" o:connecttype="custom" o:connectlocs="86943,0;0,150313;0,150313" o:connectangles="0,0,0"/>
                        </v:shape>
                      </v:group>
                    </v:group>
                  </v:group>
                  <v:oval id="Oval 7451" o:spid="_x0000_s1755" style="position:absolute;left:4352;top:43;width:166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" filled="f" strokecolor="black [3213]" strokeweight="1pt">
                    <v:textbox inset="0,0,0,0">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v:textbox>
                  </v:oval>
                  <v:shape id="Freeform 7442" o:spid="_x0000_s1756" style="position:absolute;left:2904;top:1581;width:1700;height:1422;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" path="m1180,l,631r,e" filled="f" strokecolor="black [3213]" strokeweight="1pt">
                    <v:path arrowok="t" o:connecttype="custom" o:connectlocs="170024,0;0,142233;0,142233" o:connectangles="0,0,0"/>
                  </v:shape>
                  <v:shape id="Freeform 7442" o:spid="_x0000_s1757" style="position:absolute;left:5731;top:1494;width:1453;height:1667;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" path="m1180,l,631r,e" filled="f" strokecolor="black [3213]" strokeweight="1pt">
                    <v:path arrowok="t" o:connecttype="custom" o:connectlocs="145331,0;0,166695;0,166695" o:connectangles="0,0,0"/>
                  </v:shape>
                </v:group>
                <v:oval id="Oval 7451" o:spid="_x0000_s1758" style="position:absolute;left:8131;top:3162;width:166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" filled="f" strokecolor="black [3213]" strokeweight="1pt">
                  <v:textbox inset="0,0,0,0">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v:textbox>
                </v:oval>
                <v:shape id="Freeform 7442" o:spid="_x0000_s1759" style="position:absolute;left:6863;top:4658;width:1456;height:1604;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" path="m1180,l,631r,e" filled="f" strokecolor="black [3213]" strokeweight="1pt">
                  <v:path arrowok="t" o:connecttype="custom" o:connectlocs="145626,0;0,160348;0,160348" o:connectangles="0,0,0"/>
                </v:shape>
                <v:shape id="Freeform 7442" o:spid="_x0000_s1760" style="position:absolute;left:9577;top:4572;width:1732;height:1832;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" path="m1180,l,631r,e" filled="f" strokecolor="black [3213]" strokeweight="1pt">
                  <v:path arrowok="t" o:connecttype="custom" o:connectlocs="173172,0;0,183282;0,183282" o:connectangles="0,0,0"/>
                </v:shape>
                <v:group id="组合 238" o:spid="_x0000_s1761" style="position:absolute;top:3206;width:4787;height:4788" coordsize="478751,47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组合 239" o:spid="_x0000_s1762" style="position:absolute;top:313151;width:478751;height:165600" coordsize="478751,1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矩形 240" o:spid="_x0000_s1763" style="position:absolute;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w:t>
                            </w:r>
                          </w:p>
                        </w:txbxContent>
                      </v:textbox>
                    </v:rect>
                    <v:rect id="矩形 241" o:spid="_x0000_s1764" style="position:absolute;left:313151;width:16560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" filled="f" strokecolor="black [3213]" strokeweight="1pt">
                      <v:textbox inset="0,0,0,0">
                        <w:txbxContent>
                          <w:p w:rsidR="008E537A" w:rsidRPr="001407AC" w:rsidRDefault="008E537A" w:rsidP="001429DD">
                            <w:pPr>
                              <w:spacing w:line="0" w:lineRule="atLeast"/>
                              <w:ind w:firstLineChars="0" w:firstLine="0"/>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g</w:t>
                            </w:r>
                          </w:p>
                        </w:txbxContent>
                      </v:textbox>
                    </v:rect>
                  </v:group>
                  <v:oval id="Oval 7451" o:spid="_x0000_s1765" style="position:absolute;left:155323;width:166341;height:17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" filled="f" strokecolor="black [3213]" strokeweight="1pt">
                    <v:textbox inset="0,0,0,0">
                      <w:txbxContent>
                        <w:p w:rsidR="008E537A" w:rsidRPr="003F7E60" w:rsidRDefault="008E537A" w:rsidP="001429DD">
                          <w:pPr>
                            <w:pStyle w:val="ab"/>
                            <w:ind w:firstLineChars="0" w:firstLine="0"/>
                            <w:rPr>
                              <w:rFonts w:ascii="Times New Roman" w:hAnsi="Times New Roman" w:cs="Times New Roman"/>
                              <w:sz w:val="15"/>
                              <w:szCs w:val="15"/>
                            </w:rPr>
                          </w:pPr>
                          <w:r>
                            <w:rPr>
                              <w:rFonts w:ascii="Times New Roman" w:hAnsi="Times New Roman" w:cs="Times New Roman"/>
                              <w:sz w:val="15"/>
                              <w:szCs w:val="15"/>
                            </w:rPr>
                            <w:t>+</w:t>
                          </w:r>
                        </w:p>
                      </w:txbxContent>
                    </v:textbox>
                  </v:oval>
                  <v:group id="组合 243" o:spid="_x0000_s1766" style="position:absolute;left:100208;top:162838;width:277338;height:150313" coordsize="277338,15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7442" o:spid="_x0000_s1767" style="position:absolute;width:86943;height:150313;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" path="m1180,l,631r,e" filled="f" strokecolor="black [3213]" strokeweight="1pt">
                      <v:path arrowok="t" o:connecttype="custom" o:connectlocs="86943,0;0,150313;0,150313" o:connectangles="0,0,0"/>
                    </v:shape>
                    <v:shape id="Freeform 7442" o:spid="_x0000_s1768" style="position:absolute;left:190395;width:86943;height:150313;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" path="m1180,l,631r,e" filled="f" strokecolor="black [3213]" strokeweight="1pt">
                      <v:path arrowok="t" o:connecttype="custom" o:connectlocs="86943,0;0,150313;0,150313" o:connectangles="0,0,0"/>
                    </v:shape>
                  </v:group>
                </v:group>
                <v:oval id="Oval 7451" o:spid="_x0000_s1769" style="position:absolute;left:4935;width:166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" filled="f" strokecolor="black [3213]" strokeweight="1pt">
                  <v:textbox inset="0,0,0,0">
                    <w:txbxContent>
                      <w:p w:rsidR="008E537A" w:rsidRPr="003F7E60" w:rsidRDefault="008E537A" w:rsidP="001429DD">
                        <w:pPr>
                          <w:pStyle w:val="a3"/>
                          <w:spacing w:line="0" w:lineRule="atLeast"/>
                          <w:ind w:firstLineChars="0" w:firstLine="0"/>
                          <w:jc w:val="center"/>
                          <w:rPr>
                            <w:rFonts w:ascii="Times New Roman" w:hAnsi="Times New Roman" w:cs="Times New Roman"/>
                            <w:sz w:val="15"/>
                            <w:szCs w:val="15"/>
                          </w:rPr>
                        </w:pPr>
                        <w:r>
                          <w:rPr>
                            <w:rFonts w:ascii="Times New Roman" w:hAnsi="Times New Roman" w:cs="Times New Roman"/>
                            <w:sz w:val="15"/>
                            <w:szCs w:val="15"/>
                          </w:rPr>
                          <w:t>*</w:t>
                        </w:r>
                      </w:p>
                    </w:txbxContent>
                  </v:textbox>
                </v:oval>
                <v:shape id="Freeform 7442" o:spid="_x0000_s1770" style="position:absolute;left:2630;top:1402;width:2461;height:1829;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" path="m1180,l,631r,e" filled="f" strokecolor="black [3213]" strokeweight="1pt">
                  <v:path arrowok="t" o:connecttype="custom" o:connectlocs="246145,0;0,182880;0,182880" o:connectangles="0,0,0"/>
                </v:shape>
                <v:shape id="Freeform 7442" o:spid="_x0000_s1771" style="position:absolute;left:6335;top:1402;width:1920;height:1978;flip:x;visibility:visible;mso-wrap-style:square;v-text-anchor:top" coordsize="118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" path="m1180,l,631r,e" filled="f" strokecolor="black [3213]" strokeweight="1pt">
                  <v:path arrowok="t" o:connecttype="custom" o:connectlocs="191964,0;0,197786;0,197786" o:connectangles="0,0,0"/>
                </v:shape>
              </v:group>
            </w:pict>
          </mc:Fallback>
        </mc:AlternateContent>
      </w:r>
      <w:r w:rsidR="00514FEE" w:rsidRPr="00196523">
        <w:rPr>
          <w:rFonts w:ascii="Times New Roman" w:eastAsia="宋体" w:hAnsi="Times New Roman" w:cs="Times New Roman" w:hint="eastAsia"/>
          <w:color w:val="000000" w:themeColor="text1"/>
        </w:rPr>
        <w:t>【参考答案】</w:t>
      </w:r>
      <w:r w:rsidRPr="00196523">
        <w:rPr>
          <w:rFonts w:ascii="Times New Roman" w:eastAsia="宋体" w:hAnsi="Times New Roman" w:cs="Times New Roman" w:hint="eastAsia"/>
          <w:color w:val="000000" w:themeColor="text1"/>
        </w:rPr>
        <w:t>表达式树如图</w:t>
      </w:r>
      <w:r w:rsidRPr="00196523">
        <w:rPr>
          <w:rFonts w:ascii="Times New Roman" w:eastAsia="宋体" w:hAnsi="Times New Roman" w:cs="Times New Roman" w:hint="eastAsia"/>
          <w:color w:val="000000" w:themeColor="text1"/>
        </w:rPr>
        <w:t>5</w:t>
      </w:r>
      <w:r w:rsidR="00793F19">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005C3F2D">
        <w:rPr>
          <w:rFonts w:ascii="Times New Roman" w:eastAsia="宋体" w:hAnsi="Times New Roman" w:cs="Times New Roman"/>
          <w:color w:val="000000" w:themeColor="text1"/>
        </w:rPr>
        <w:t>9</w:t>
      </w:r>
      <w:r w:rsidRPr="00196523">
        <w:rPr>
          <w:rFonts w:ascii="Times New Roman" w:eastAsia="宋体" w:hAnsi="Times New Roman" w:cs="Times New Roman" w:hint="eastAsia"/>
          <w:color w:val="000000" w:themeColor="text1"/>
        </w:rPr>
        <w:t>所示。</w:t>
      </w: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p>
    <w:p w:rsidR="001429DD" w:rsidRPr="00196523" w:rsidRDefault="001429DD" w:rsidP="001C30E9">
      <w:pPr>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s">
            <w:drawing>
              <wp:anchor distT="0" distB="0" distL="114300" distR="114300" simplePos="0" relativeHeight="251653120" behindDoc="0" locked="0" layoutInCell="1" allowOverlap="1" wp14:anchorId="3BA2BF4E" wp14:editId="6D91D86B">
                <wp:simplePos x="0" y="0"/>
                <wp:positionH relativeFrom="column">
                  <wp:posOffset>1633316</wp:posOffset>
                </wp:positionH>
                <wp:positionV relativeFrom="paragraph">
                  <wp:posOffset>23717</wp:posOffset>
                </wp:positionV>
                <wp:extent cx="1868805" cy="198120"/>
                <wp:effectExtent l="0" t="0" r="17145" b="11430"/>
                <wp:wrapNone/>
                <wp:docPr id="249"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8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1429DD">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-19</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hint="eastAsia"/>
                                <w:b w:val="0"/>
                              </w:rPr>
                              <w:t>1</w:t>
                            </w:r>
                            <w:r>
                              <w:rPr>
                                <w:rFonts w:ascii="Times New Roman" w:eastAsia="宋体" w:hAnsi="Times New Roman" w:cs="Times New Roman"/>
                                <w:b w:val="0"/>
                              </w:rPr>
                              <w:t>1</w:t>
                            </w:r>
                            <w:r>
                              <w:rPr>
                                <w:rFonts w:ascii="Times New Roman" w:eastAsia="宋体" w:hAnsi="Times New Roman" w:cs="Times New Roman"/>
                                <w:b w:val="0"/>
                              </w:rPr>
                              <w:t>的表达式</w:t>
                            </w:r>
                            <w:r w:rsidRPr="00473F6D">
                              <w:rPr>
                                <w:rFonts w:ascii="Times New Roman" w:eastAsia="宋体" w:hAnsi="Times New Roman" w:cs="Times New Roman" w:hint="eastAsia"/>
                                <w:b w:val="0"/>
                              </w:rPr>
                              <w:t>树</w:t>
                            </w:r>
                          </w:p>
                          <w:p w:rsidR="008E537A" w:rsidRPr="00616556" w:rsidRDefault="008E537A" w:rsidP="001429DD">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3BA2BF4E" id="_x0000_s1772" type="#_x0000_t202" style="position:absolute;left:0;text-align:left;margin-left:128.6pt;margin-top:1.85pt;width:147.15pt;height:15.6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9DtwIAALY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" filled="f" stroked="f">
                <v:textbox inset="0,0,0,0">
                  <w:txbxContent>
                    <w:p w:rsidR="008E537A" w:rsidRPr="00473F6D" w:rsidRDefault="008E537A" w:rsidP="001429DD">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sidRPr="00C30498">
                        <w:rPr>
                          <w:rFonts w:ascii="Times New Roman" w:eastAsia="宋体" w:hAnsi="Times New Roman" w:cs="Times New Roman" w:hint="eastAsia"/>
                          <w:b w:val="0"/>
                        </w:rPr>
                        <w:t>5</w:t>
                      </w:r>
                      <w:r>
                        <w:rPr>
                          <w:rFonts w:ascii="Times New Roman" w:eastAsia="宋体" w:hAnsi="Times New Roman" w:cs="Times New Roman"/>
                          <w:b w:val="0"/>
                        </w:rPr>
                        <w:t>-19</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hint="eastAsia"/>
                          <w:b w:val="0"/>
                        </w:rPr>
                        <w:t>1</w:t>
                      </w:r>
                      <w:r>
                        <w:rPr>
                          <w:rFonts w:ascii="Times New Roman" w:eastAsia="宋体" w:hAnsi="Times New Roman" w:cs="Times New Roman"/>
                          <w:b w:val="0"/>
                        </w:rPr>
                        <w:t>1</w:t>
                      </w:r>
                      <w:r>
                        <w:rPr>
                          <w:rFonts w:ascii="Times New Roman" w:eastAsia="宋体" w:hAnsi="Times New Roman" w:cs="Times New Roman"/>
                          <w:b w:val="0"/>
                        </w:rPr>
                        <w:t>的表达式</w:t>
                      </w:r>
                      <w:r w:rsidRPr="00473F6D">
                        <w:rPr>
                          <w:rFonts w:ascii="Times New Roman" w:eastAsia="宋体" w:hAnsi="Times New Roman" w:cs="Times New Roman" w:hint="eastAsia"/>
                          <w:b w:val="0"/>
                        </w:rPr>
                        <w:t>树</w:t>
                      </w:r>
                    </w:p>
                    <w:p w:rsidR="008E537A" w:rsidRPr="00616556" w:rsidRDefault="008E537A" w:rsidP="001429DD">
                      <w:pPr>
                        <w:pStyle w:val="a6"/>
                        <w:ind w:firstLineChars="0" w:firstLine="0"/>
                        <w:rPr>
                          <w:rFonts w:ascii="Times New Roman" w:eastAsia="宋体" w:hAnsi="Times New Roman" w:cs="Times New Roman"/>
                          <w:b w:val="0"/>
                        </w:rPr>
                      </w:pPr>
                    </w:p>
                  </w:txbxContent>
                </v:textbox>
              </v:shape>
            </w:pict>
          </mc:Fallback>
        </mc:AlternateContent>
      </w:r>
    </w:p>
    <w:p w:rsidR="00881689" w:rsidRPr="0063405D" w:rsidRDefault="00881689" w:rsidP="00881689">
      <w:pPr>
        <w:snapToGrid w:val="0"/>
        <w:ind w:left="315" w:hangingChars="150" w:hanging="315"/>
        <w:rPr>
          <w:rFonts w:ascii="Times New Roman" w:eastAsia="宋体" w:hAnsi="Times New Roman" w:cs="Times New Roman"/>
          <w:color w:val="000000"/>
        </w:rPr>
      </w:pPr>
      <w:bookmarkStart w:id="81" w:name="_Hlk125477548"/>
      <w:r w:rsidRPr="00C813BA">
        <w:rPr>
          <w:rFonts w:ascii="Times New Roman" w:eastAsia="宋体" w:hAnsi="Times New Roman" w:cs="Times New Roman"/>
          <w:color w:val="000000"/>
        </w:rPr>
        <w:t>1</w:t>
      </w:r>
      <w:r w:rsidR="00465C9E">
        <w:rPr>
          <w:rFonts w:ascii="Times New Roman" w:eastAsia="宋体" w:hAnsi="Times New Roman" w:cs="Times New Roman"/>
          <w:color w:val="000000"/>
        </w:rPr>
        <w:t>3</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已知</w:t>
      </w:r>
      <w:r w:rsidRPr="0063405D">
        <w:rPr>
          <w:rFonts w:ascii="Times New Roman" w:eastAsia="宋体" w:hAnsi="Times New Roman" w:cs="Times New Roman"/>
          <w:color w:val="000000"/>
        </w:rPr>
        <w:t>一棵二叉树</w:t>
      </w:r>
      <w:r>
        <w:rPr>
          <w:rFonts w:ascii="Times New Roman" w:eastAsia="宋体" w:hAnsi="Times New Roman" w:cs="Times New Roman" w:hint="eastAsia"/>
          <w:color w:val="000000"/>
        </w:rPr>
        <w:t>T</w:t>
      </w:r>
      <w:r w:rsidRPr="0063405D">
        <w:rPr>
          <w:rFonts w:ascii="Times New Roman" w:eastAsia="宋体" w:hAnsi="Times New Roman" w:cs="Times New Roman"/>
          <w:color w:val="000000"/>
        </w:rPr>
        <w:t>，请</w:t>
      </w:r>
      <w:r>
        <w:rPr>
          <w:rFonts w:ascii="Times New Roman" w:eastAsia="宋体" w:hAnsi="Times New Roman" w:cs="Times New Roman" w:hint="eastAsia"/>
          <w:color w:val="000000"/>
        </w:rPr>
        <w:t>回答下列问题。</w:t>
      </w:r>
    </w:p>
    <w:p w:rsidR="00881689" w:rsidRPr="0063405D" w:rsidRDefault="00881689" w:rsidP="00881689">
      <w:pPr>
        <w:snapToGrid w:val="0"/>
        <w:ind w:left="315" w:hangingChars="150" w:hanging="315"/>
        <w:rPr>
          <w:rFonts w:ascii="Times New Roman" w:eastAsia="宋体" w:hAnsi="Times New Roman" w:cs="Times New Roman"/>
          <w:color w:val="000000"/>
        </w:rPr>
      </w:pPr>
      <w:r w:rsidRPr="0063405D">
        <w:rPr>
          <w:rFonts w:ascii="Times New Roman" w:eastAsia="宋体" w:hAnsi="Times New Roman" w:cs="Times New Roman"/>
          <w:color w:val="000000"/>
        </w:rPr>
        <w:t>（</w:t>
      </w:r>
      <w:r w:rsidRPr="0063405D">
        <w:rPr>
          <w:rFonts w:ascii="Times New Roman" w:eastAsia="宋体" w:hAnsi="Times New Roman" w:cs="Times New Roman"/>
          <w:color w:val="000000"/>
        </w:rPr>
        <w:t>1</w:t>
      </w:r>
      <w:r w:rsidRPr="0063405D">
        <w:rPr>
          <w:rFonts w:ascii="Times New Roman" w:eastAsia="宋体" w:hAnsi="Times New Roman" w:cs="Times New Roman"/>
          <w:color w:val="000000"/>
        </w:rPr>
        <w:t>）如果知道</w:t>
      </w:r>
      <w:r>
        <w:rPr>
          <w:rFonts w:ascii="Times New Roman" w:eastAsia="宋体" w:hAnsi="Times New Roman" w:cs="Times New Roman" w:hint="eastAsia"/>
          <w:color w:val="000000"/>
        </w:rPr>
        <w:t>T</w:t>
      </w:r>
      <w:proofErr w:type="gramStart"/>
      <w:r w:rsidRPr="0063405D">
        <w:rPr>
          <w:rFonts w:ascii="Times New Roman" w:eastAsia="宋体" w:hAnsi="Times New Roman" w:cs="Times New Roman"/>
          <w:color w:val="000000"/>
        </w:rPr>
        <w:t>的先序遍历</w:t>
      </w:r>
      <w:proofErr w:type="gramEnd"/>
      <w:r w:rsidRPr="0063405D">
        <w:rPr>
          <w:rFonts w:ascii="Times New Roman" w:eastAsia="宋体" w:hAnsi="Times New Roman" w:cs="Times New Roman"/>
          <w:color w:val="000000"/>
        </w:rPr>
        <w:t>序列和层</w:t>
      </w:r>
      <w:r>
        <w:rPr>
          <w:rFonts w:ascii="Times New Roman" w:eastAsia="宋体" w:hAnsi="Times New Roman" w:cs="Times New Roman" w:hint="eastAsia"/>
          <w:color w:val="000000"/>
        </w:rPr>
        <w:t>序</w:t>
      </w:r>
      <w:r w:rsidRPr="0063405D">
        <w:rPr>
          <w:rFonts w:ascii="Times New Roman" w:eastAsia="宋体" w:hAnsi="Times New Roman" w:cs="Times New Roman"/>
          <w:color w:val="000000"/>
        </w:rPr>
        <w:t>遍历序列，是否可以唯一还原</w:t>
      </w:r>
      <w:r>
        <w:rPr>
          <w:rFonts w:ascii="Times New Roman" w:eastAsia="宋体" w:hAnsi="Times New Roman" w:cs="Times New Roman" w:hint="eastAsia"/>
          <w:color w:val="000000"/>
        </w:rPr>
        <w:t>T</w:t>
      </w:r>
      <w:r w:rsidRPr="0063405D">
        <w:rPr>
          <w:rFonts w:ascii="Times New Roman" w:eastAsia="宋体" w:hAnsi="Times New Roman" w:cs="Times New Roman"/>
          <w:color w:val="000000"/>
        </w:rPr>
        <w:t>？为什么？</w:t>
      </w:r>
    </w:p>
    <w:p w:rsidR="00881689" w:rsidRDefault="00881689" w:rsidP="00881689">
      <w:pPr>
        <w:snapToGrid w:val="0"/>
        <w:ind w:left="315" w:hangingChars="150" w:hanging="315"/>
        <w:rPr>
          <w:rFonts w:ascii="Times New Roman" w:eastAsia="宋体" w:hAnsi="Times New Roman" w:cs="Times New Roman"/>
          <w:color w:val="000000"/>
        </w:rPr>
      </w:pPr>
      <w:r w:rsidRPr="0063405D">
        <w:rPr>
          <w:rFonts w:ascii="Times New Roman" w:eastAsia="宋体" w:hAnsi="Times New Roman" w:cs="Times New Roman"/>
          <w:color w:val="000000"/>
        </w:rPr>
        <w:t>（</w:t>
      </w:r>
      <w:r w:rsidRPr="0063405D">
        <w:rPr>
          <w:rFonts w:ascii="Times New Roman" w:eastAsia="宋体" w:hAnsi="Times New Roman" w:cs="Times New Roman"/>
          <w:color w:val="000000"/>
        </w:rPr>
        <w:t>2</w:t>
      </w:r>
      <w:r w:rsidRPr="0063405D">
        <w:rPr>
          <w:rFonts w:ascii="Times New Roman" w:eastAsia="宋体" w:hAnsi="Times New Roman" w:cs="Times New Roman"/>
          <w:color w:val="000000"/>
        </w:rPr>
        <w:t>）如果知道</w:t>
      </w:r>
      <w:r>
        <w:rPr>
          <w:rFonts w:ascii="Times New Roman" w:eastAsia="宋体" w:hAnsi="Times New Roman" w:cs="Times New Roman" w:hint="eastAsia"/>
          <w:color w:val="000000"/>
        </w:rPr>
        <w:t>T</w:t>
      </w:r>
      <w:proofErr w:type="gramStart"/>
      <w:r w:rsidRPr="0063405D">
        <w:rPr>
          <w:rFonts w:ascii="Times New Roman" w:eastAsia="宋体" w:hAnsi="Times New Roman" w:cs="Times New Roman"/>
          <w:color w:val="000000"/>
        </w:rPr>
        <w:t>的中序遍历</w:t>
      </w:r>
      <w:proofErr w:type="gramEnd"/>
      <w:r w:rsidRPr="0063405D">
        <w:rPr>
          <w:rFonts w:ascii="Times New Roman" w:eastAsia="宋体" w:hAnsi="Times New Roman" w:cs="Times New Roman"/>
          <w:color w:val="000000"/>
        </w:rPr>
        <w:t>序列和层</w:t>
      </w:r>
      <w:r>
        <w:rPr>
          <w:rFonts w:ascii="Times New Roman" w:eastAsia="宋体" w:hAnsi="Times New Roman" w:cs="Times New Roman" w:hint="eastAsia"/>
          <w:color w:val="000000"/>
        </w:rPr>
        <w:t>序</w:t>
      </w:r>
      <w:r w:rsidRPr="0063405D">
        <w:rPr>
          <w:rFonts w:ascii="Times New Roman" w:eastAsia="宋体" w:hAnsi="Times New Roman" w:cs="Times New Roman"/>
          <w:color w:val="000000"/>
        </w:rPr>
        <w:t>遍历序列，是否可以唯一还原</w:t>
      </w:r>
      <w:r>
        <w:rPr>
          <w:rFonts w:ascii="Times New Roman" w:eastAsia="宋体" w:hAnsi="Times New Roman" w:cs="Times New Roman" w:hint="eastAsia"/>
          <w:color w:val="000000"/>
        </w:rPr>
        <w:t>T</w:t>
      </w:r>
      <w:r w:rsidRPr="0063405D">
        <w:rPr>
          <w:rFonts w:ascii="Times New Roman" w:eastAsia="宋体" w:hAnsi="Times New Roman" w:cs="Times New Roman"/>
          <w:color w:val="000000"/>
        </w:rPr>
        <w:t>？为什么？</w:t>
      </w:r>
    </w:p>
    <w:p w:rsidR="00881689" w:rsidRDefault="00881689" w:rsidP="00793F19">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793F19" w:rsidRPr="00793F19" w:rsidRDefault="00793F19" w:rsidP="00793F19">
      <w:pPr>
        <w:ind w:firstLine="420"/>
        <w:rPr>
          <w:rFonts w:ascii="Times New Roman" w:eastAsia="宋体" w:hAnsi="Times New Roman" w:cs="Times New Roman"/>
          <w:color w:val="000000" w:themeColor="text1"/>
        </w:rPr>
      </w:pPr>
      <w:r w:rsidRPr="00793F19">
        <w:rPr>
          <w:rFonts w:ascii="Times New Roman" w:eastAsia="宋体" w:hAnsi="Times New Roman" w:cs="Times New Roman" w:hint="eastAsia"/>
          <w:color w:val="000000" w:themeColor="text1"/>
        </w:rPr>
        <w:t>（</w:t>
      </w:r>
      <w:r w:rsidRPr="00793F19">
        <w:rPr>
          <w:rFonts w:ascii="Times New Roman" w:eastAsia="宋体" w:hAnsi="Times New Roman" w:cs="Times New Roman" w:hint="eastAsia"/>
          <w:color w:val="000000" w:themeColor="text1"/>
        </w:rPr>
        <w:t>1</w:t>
      </w:r>
      <w:r w:rsidRPr="00793F19">
        <w:rPr>
          <w:rFonts w:ascii="Times New Roman" w:eastAsia="宋体" w:hAnsi="Times New Roman" w:cs="Times New Roman" w:hint="eastAsia"/>
          <w:color w:val="000000" w:themeColor="text1"/>
        </w:rPr>
        <w:t>）</w:t>
      </w:r>
      <w:r w:rsidRPr="00793F19">
        <w:rPr>
          <w:rFonts w:ascii="Times New Roman" w:eastAsia="宋体" w:hAnsi="Times New Roman" w:cs="Times New Roman"/>
          <w:color w:val="000000" w:themeColor="text1"/>
        </w:rPr>
        <w:t>如果知道</w:t>
      </w:r>
      <w:r w:rsidR="00881689">
        <w:rPr>
          <w:rFonts w:ascii="Times New Roman" w:eastAsia="宋体" w:hAnsi="Times New Roman" w:cs="Times New Roman" w:hint="eastAsia"/>
          <w:color w:val="000000" w:themeColor="text1"/>
        </w:rPr>
        <w:t>T</w:t>
      </w:r>
      <w:proofErr w:type="gramStart"/>
      <w:r w:rsidRPr="00793F19">
        <w:rPr>
          <w:rFonts w:ascii="Times New Roman" w:eastAsia="宋体" w:hAnsi="Times New Roman" w:cs="Times New Roman"/>
          <w:color w:val="000000" w:themeColor="text1"/>
        </w:rPr>
        <w:t>的先序遍历</w:t>
      </w:r>
      <w:proofErr w:type="gramEnd"/>
      <w:r w:rsidRPr="00793F19">
        <w:rPr>
          <w:rFonts w:ascii="Times New Roman" w:eastAsia="宋体" w:hAnsi="Times New Roman" w:cs="Times New Roman"/>
          <w:color w:val="000000" w:themeColor="text1"/>
        </w:rPr>
        <w:t>序列和层</w:t>
      </w:r>
      <w:r w:rsidR="00881689">
        <w:rPr>
          <w:rFonts w:ascii="Times New Roman" w:eastAsia="宋体" w:hAnsi="Times New Roman" w:cs="Times New Roman" w:hint="eastAsia"/>
          <w:color w:val="000000" w:themeColor="text1"/>
        </w:rPr>
        <w:t>序</w:t>
      </w:r>
      <w:r w:rsidRPr="00793F19">
        <w:rPr>
          <w:rFonts w:ascii="Times New Roman" w:eastAsia="宋体" w:hAnsi="Times New Roman" w:cs="Times New Roman"/>
          <w:color w:val="000000" w:themeColor="text1"/>
        </w:rPr>
        <w:t>遍历序列，不能唯一还原二叉树</w:t>
      </w:r>
      <w:r w:rsidR="00881689">
        <w:rPr>
          <w:rFonts w:ascii="Times New Roman" w:eastAsia="宋体" w:hAnsi="Times New Roman" w:cs="Times New Roman" w:hint="eastAsia"/>
          <w:color w:val="000000" w:themeColor="text1"/>
        </w:rPr>
        <w:t>T</w:t>
      </w:r>
      <w:r w:rsidRPr="00793F19">
        <w:rPr>
          <w:rFonts w:ascii="Times New Roman" w:eastAsia="宋体" w:hAnsi="Times New Roman" w:cs="Times New Roman"/>
          <w:color w:val="000000" w:themeColor="text1"/>
        </w:rPr>
        <w:t>。</w:t>
      </w:r>
    </w:p>
    <w:p w:rsidR="00793F19" w:rsidRDefault="00881689" w:rsidP="00793F19">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图</w:t>
      </w:r>
      <w:r>
        <w:rPr>
          <w:rFonts w:ascii="Times New Roman" w:eastAsia="宋体" w:hAnsi="Times New Roman" w:cs="Times New Roman" w:hint="eastAsia"/>
          <w:color w:val="000000" w:themeColor="text1"/>
        </w:rPr>
        <w:t>5</w:t>
      </w:r>
      <w:r>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20</w:t>
      </w:r>
      <w:r>
        <w:rPr>
          <w:rFonts w:ascii="Times New Roman" w:eastAsia="宋体" w:hAnsi="Times New Roman" w:cs="Times New Roman"/>
          <w:color w:val="000000" w:themeColor="text1"/>
        </w:rPr>
        <w:t>a</w:t>
      </w:r>
      <w:r>
        <w:rPr>
          <w:rFonts w:ascii="Times New Roman" w:eastAsia="宋体" w:hAnsi="Times New Roman" w:cs="Times New Roman" w:hint="eastAsia"/>
          <w:color w:val="000000" w:themeColor="text1"/>
        </w:rPr>
        <w:t>和图</w:t>
      </w:r>
      <w:r>
        <w:rPr>
          <w:rFonts w:ascii="Times New Roman" w:eastAsia="宋体" w:hAnsi="Times New Roman" w:cs="Times New Roman" w:hint="eastAsia"/>
          <w:color w:val="000000" w:themeColor="text1"/>
        </w:rPr>
        <w:t>5</w:t>
      </w:r>
      <w:r>
        <w:rPr>
          <w:rFonts w:ascii="Times New Roman" w:eastAsia="宋体" w:hAnsi="Times New Roman" w:cs="Times New Roman"/>
          <w:color w:val="000000" w:themeColor="text1"/>
        </w:rPr>
        <w:t>-</w:t>
      </w:r>
      <w:r w:rsidR="005C3F2D">
        <w:rPr>
          <w:rFonts w:ascii="Times New Roman" w:eastAsia="宋体" w:hAnsi="Times New Roman" w:cs="Times New Roman"/>
          <w:color w:val="000000" w:themeColor="text1"/>
        </w:rPr>
        <w:t>20</w:t>
      </w:r>
      <w:r>
        <w:rPr>
          <w:rFonts w:ascii="Times New Roman" w:eastAsia="宋体" w:hAnsi="Times New Roman" w:cs="Times New Roman" w:hint="eastAsia"/>
          <w:color w:val="000000" w:themeColor="text1"/>
        </w:rPr>
        <w:t>b</w:t>
      </w:r>
      <w:r>
        <w:rPr>
          <w:rFonts w:ascii="Times New Roman" w:eastAsia="宋体" w:hAnsi="Times New Roman" w:cs="Times New Roman" w:hint="eastAsia"/>
          <w:color w:val="000000" w:themeColor="text1"/>
        </w:rPr>
        <w:t>是两棵不同的二叉树，但它们</w:t>
      </w:r>
      <w:proofErr w:type="gramStart"/>
      <w:r>
        <w:rPr>
          <w:rFonts w:ascii="Times New Roman" w:eastAsia="宋体" w:hAnsi="Times New Roman" w:cs="Times New Roman" w:hint="eastAsia"/>
          <w:color w:val="000000" w:themeColor="text1"/>
        </w:rPr>
        <w:t>的</w:t>
      </w:r>
      <w:r w:rsidRPr="0063405D">
        <w:rPr>
          <w:rFonts w:ascii="Times New Roman" w:eastAsia="宋体" w:hAnsi="Times New Roman" w:cs="Times New Roman"/>
          <w:color w:val="000000"/>
        </w:rPr>
        <w:t>先序遍历</w:t>
      </w:r>
      <w:proofErr w:type="gramEnd"/>
      <w:r w:rsidRPr="0063405D">
        <w:rPr>
          <w:rFonts w:ascii="Times New Roman" w:eastAsia="宋体" w:hAnsi="Times New Roman" w:cs="Times New Roman"/>
          <w:color w:val="000000"/>
        </w:rPr>
        <w:t>序列</w:t>
      </w:r>
      <w:r>
        <w:rPr>
          <w:rFonts w:ascii="Times New Roman" w:eastAsia="宋体" w:hAnsi="Times New Roman" w:cs="Times New Roman" w:hint="eastAsia"/>
          <w:color w:val="000000"/>
        </w:rPr>
        <w:t>相同，</w:t>
      </w:r>
      <w:r w:rsidRPr="0063405D">
        <w:rPr>
          <w:rFonts w:ascii="Times New Roman" w:eastAsia="宋体" w:hAnsi="Times New Roman" w:cs="Times New Roman"/>
          <w:color w:val="000000"/>
        </w:rPr>
        <w:t>层</w:t>
      </w:r>
      <w:r>
        <w:rPr>
          <w:rFonts w:ascii="Times New Roman" w:eastAsia="宋体" w:hAnsi="Times New Roman" w:cs="Times New Roman" w:hint="eastAsia"/>
          <w:color w:val="000000"/>
        </w:rPr>
        <w:t>序</w:t>
      </w:r>
      <w:r w:rsidRPr="0063405D">
        <w:rPr>
          <w:rFonts w:ascii="Times New Roman" w:eastAsia="宋体" w:hAnsi="Times New Roman" w:cs="Times New Roman"/>
          <w:color w:val="000000"/>
        </w:rPr>
        <w:t>遍历序列</w:t>
      </w:r>
      <w:r>
        <w:rPr>
          <w:rFonts w:ascii="Times New Roman" w:eastAsia="宋体" w:hAnsi="Times New Roman" w:cs="Times New Roman" w:hint="eastAsia"/>
          <w:color w:val="000000"/>
        </w:rPr>
        <w:t>也相同</w:t>
      </w:r>
      <w:r w:rsidR="00793F19" w:rsidRPr="00793F19">
        <w:rPr>
          <w:rFonts w:ascii="Times New Roman" w:eastAsia="宋体" w:hAnsi="Times New Roman" w:cs="Times New Roman"/>
          <w:color w:val="000000" w:themeColor="text1"/>
        </w:rPr>
        <w:t>。</w:t>
      </w:r>
    </w:p>
    <w:p w:rsidR="00881689" w:rsidRDefault="00881689" w:rsidP="00793F19">
      <w:pPr>
        <w:ind w:firstLine="420"/>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mc:AlternateContent>
          <mc:Choice Requires="wpg">
            <w:drawing>
              <wp:anchor distT="0" distB="0" distL="114300" distR="114300" simplePos="0" relativeHeight="252082176" behindDoc="0" locked="0" layoutInCell="1" allowOverlap="1">
                <wp:simplePos x="0" y="0"/>
                <wp:positionH relativeFrom="column">
                  <wp:posOffset>1092200</wp:posOffset>
                </wp:positionH>
                <wp:positionV relativeFrom="paragraph">
                  <wp:posOffset>81280</wp:posOffset>
                </wp:positionV>
                <wp:extent cx="2759710" cy="1027403"/>
                <wp:effectExtent l="0" t="0" r="2540" b="1905"/>
                <wp:wrapNone/>
                <wp:docPr id="1177" name="组合 1177"/>
                <wp:cNvGraphicFramePr/>
                <a:graphic xmlns:a="http://schemas.openxmlformats.org/drawingml/2006/main">
                  <a:graphicData uri="http://schemas.microsoft.com/office/word/2010/wordprocessingGroup">
                    <wpg:wgp>
                      <wpg:cNvGrpSpPr/>
                      <wpg:grpSpPr>
                        <a:xfrm>
                          <a:off x="0" y="0"/>
                          <a:ext cx="2759710" cy="1027403"/>
                          <a:chOff x="0" y="0"/>
                          <a:chExt cx="2759710" cy="1027403"/>
                        </a:xfrm>
                      </wpg:grpSpPr>
                      <wpg:grpSp>
                        <wpg:cNvPr id="10261" name="组合 10261"/>
                        <wpg:cNvGrpSpPr/>
                        <wpg:grpSpPr>
                          <a:xfrm flipH="1">
                            <a:off x="0" y="0"/>
                            <a:ext cx="1251585" cy="778616"/>
                            <a:chOff x="19050" y="0"/>
                            <a:chExt cx="1251585" cy="778616"/>
                          </a:xfrm>
                        </wpg:grpSpPr>
                        <wps:wsp>
                          <wps:cNvPr id="10262" name="Text Box 6979"/>
                          <wps:cNvSpPr txBox="1">
                            <a:spLocks noChangeArrowheads="1"/>
                          </wps:cNvSpPr>
                          <wps:spPr bwMode="auto">
                            <a:xfrm>
                              <a:off x="19050" y="630668"/>
                              <a:ext cx="1251585"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6186A" w:rsidRDefault="008E537A" w:rsidP="00881689">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a</w:t>
                                </w:r>
                                <w:r>
                                  <w:rPr>
                                    <w:rFonts w:ascii="Times New Roman" w:eastAsia="宋体" w:hAnsi="Times New Roman" w:cs="Times New Roman"/>
                                    <w:b w:val="0"/>
                                  </w:rPr>
                                  <w:t>)</w:t>
                                </w:r>
                                <w:r w:rsidRPr="00F6186A">
                                  <w:rPr>
                                    <w:rFonts w:ascii="Times New Roman" w:eastAsia="宋体" w:hAnsi="Times New Roman" w:cs="Times New Roman"/>
                                    <w:b w:val="0"/>
                                  </w:rPr>
                                  <w:t>二叉树</w:t>
                                </w:r>
                                <w:r>
                                  <w:rPr>
                                    <w:rFonts w:ascii="Times New Roman" w:eastAsia="宋体" w:hAnsi="Times New Roman" w:cs="Times New Roman" w:hint="eastAsia"/>
                                    <w:b w:val="0"/>
                                  </w:rPr>
                                  <w:t>1</w:t>
                                </w:r>
                              </w:p>
                            </w:txbxContent>
                          </wps:txbx>
                          <wps:bodyPr rot="0" vert="horz" wrap="square" lIns="0" tIns="0" rIns="0" bIns="0" anchor="t" anchorCtr="0" upright="1">
                            <a:spAutoFit/>
                          </wps:bodyPr>
                        </wps:wsp>
                        <wpg:grpSp>
                          <wpg:cNvPr id="10263" name="组合 10263"/>
                          <wpg:cNvGrpSpPr/>
                          <wpg:grpSpPr>
                            <a:xfrm>
                              <a:off x="601249" y="0"/>
                              <a:ext cx="560600" cy="497962"/>
                              <a:chOff x="548640" y="0"/>
                              <a:chExt cx="560600" cy="497962"/>
                            </a:xfrm>
                          </wpg:grpSpPr>
                          <wps:wsp>
                            <wps:cNvPr id="10264"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A</w:t>
                                  </w:r>
                                </w:p>
                              </w:txbxContent>
                            </wps:txbx>
                            <wps:bodyPr rot="0" vert="horz" wrap="square" lIns="0" tIns="0" rIns="0" bIns="0" anchor="t" anchorCtr="0" upright="1">
                              <a:noAutofit/>
                            </wps:bodyPr>
                          </wps:wsp>
                          <wps:wsp>
                            <wps:cNvPr id="10275" name="Oval 6969"/>
                            <wps:cNvSpPr>
                              <a:spLocks noChangeArrowheads="1"/>
                            </wps:cNvSpPr>
                            <wps:spPr bwMode="auto">
                              <a:xfrm flipH="1">
                                <a:off x="921915" y="310645"/>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B</w:t>
                                  </w:r>
                                </w:p>
                              </w:txbxContent>
                            </wps:txbx>
                            <wps:bodyPr rot="0" vert="horz" wrap="square" lIns="0" tIns="0" rIns="0" bIns="0" anchor="t" anchorCtr="0" upright="1">
                              <a:noAutofit/>
                            </wps:bodyPr>
                          </wps:wsp>
                          <wps:wsp>
                            <wps:cNvPr id="10278"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70" name="组合 1170"/>
                        <wpg:cNvGrpSpPr/>
                        <wpg:grpSpPr>
                          <a:xfrm>
                            <a:off x="1508125" y="0"/>
                            <a:ext cx="1251585" cy="778616"/>
                            <a:chOff x="19050" y="0"/>
                            <a:chExt cx="1251585" cy="778616"/>
                          </a:xfrm>
                        </wpg:grpSpPr>
                        <wps:wsp>
                          <wps:cNvPr id="1171" name="Text Box 6979"/>
                          <wps:cNvSpPr txBox="1">
                            <a:spLocks noChangeArrowheads="1"/>
                          </wps:cNvSpPr>
                          <wps:spPr bwMode="auto">
                            <a:xfrm>
                              <a:off x="19050" y="630668"/>
                              <a:ext cx="1251585" cy="14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6186A" w:rsidRDefault="008E537A" w:rsidP="00881689">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b</w:t>
                                </w:r>
                                <w:r>
                                  <w:rPr>
                                    <w:rFonts w:ascii="Times New Roman" w:eastAsia="宋体" w:hAnsi="Times New Roman" w:cs="Times New Roman"/>
                                    <w:b w:val="0"/>
                                  </w:rPr>
                                  <w:t>)</w:t>
                                </w:r>
                                <w:r w:rsidRPr="00F6186A">
                                  <w:rPr>
                                    <w:rFonts w:ascii="Times New Roman" w:eastAsia="宋体" w:hAnsi="Times New Roman" w:cs="Times New Roman"/>
                                    <w:b w:val="0"/>
                                  </w:rPr>
                                  <w:t>二叉树</w:t>
                                </w:r>
                                <w:r>
                                  <w:rPr>
                                    <w:rFonts w:ascii="Times New Roman" w:eastAsia="宋体" w:hAnsi="Times New Roman" w:cs="Times New Roman" w:hint="eastAsia"/>
                                    <w:b w:val="0"/>
                                  </w:rPr>
                                  <w:t>1</w:t>
                                </w:r>
                              </w:p>
                            </w:txbxContent>
                          </wps:txbx>
                          <wps:bodyPr rot="0" vert="horz" wrap="square" lIns="0" tIns="0" rIns="0" bIns="0" anchor="t" anchorCtr="0" upright="1">
                            <a:spAutoFit/>
                          </wps:bodyPr>
                        </wps:wsp>
                        <wpg:grpSp>
                          <wpg:cNvPr id="1172" name="组合 1172"/>
                          <wpg:cNvGrpSpPr/>
                          <wpg:grpSpPr>
                            <a:xfrm>
                              <a:off x="601249" y="0"/>
                              <a:ext cx="560600" cy="497962"/>
                              <a:chOff x="548640" y="0"/>
                              <a:chExt cx="560600" cy="497962"/>
                            </a:xfrm>
                          </wpg:grpSpPr>
                          <wps:wsp>
                            <wps:cNvPr id="1173" name="Oval 6967"/>
                            <wps:cNvSpPr>
                              <a:spLocks noChangeArrowheads="1"/>
                            </wps:cNvSpPr>
                            <wps:spPr bwMode="auto">
                              <a:xfrm>
                                <a:off x="548640" y="0"/>
                                <a:ext cx="187325" cy="18669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A</w:t>
                                  </w:r>
                                </w:p>
                              </w:txbxContent>
                            </wps:txbx>
                            <wps:bodyPr rot="0" vert="horz" wrap="square" lIns="0" tIns="0" rIns="0" bIns="0" anchor="t" anchorCtr="0" upright="1">
                              <a:noAutofit/>
                            </wps:bodyPr>
                          </wps:wsp>
                          <wps:wsp>
                            <wps:cNvPr id="1174" name="Oval 6969"/>
                            <wps:cNvSpPr>
                              <a:spLocks noChangeArrowheads="1"/>
                            </wps:cNvSpPr>
                            <wps:spPr bwMode="auto">
                              <a:xfrm flipH="1">
                                <a:off x="921915" y="310645"/>
                                <a:ext cx="187325" cy="18731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B</w:t>
                                  </w:r>
                                </w:p>
                              </w:txbxContent>
                            </wps:txbx>
                            <wps:bodyPr rot="0" vert="horz" wrap="square" lIns="0" tIns="0" rIns="0" bIns="0" anchor="t" anchorCtr="0" upright="1">
                              <a:noAutofit/>
                            </wps:bodyPr>
                          </wps:wsp>
                          <wps:wsp>
                            <wps:cNvPr id="1175" name="Freeform 6976"/>
                            <wps:cNvSpPr>
                              <a:spLocks/>
                            </wps:cNvSpPr>
                            <wps:spPr bwMode="auto">
                              <a:xfrm flipH="1">
                                <a:off x="732772" y="144049"/>
                                <a:ext cx="210437" cy="183593"/>
                              </a:xfrm>
                              <a:custGeom>
                                <a:avLst/>
                                <a:gdLst>
                                  <a:gd name="T0" fmla="*/ 198 w 198"/>
                                  <a:gd name="T1" fmla="*/ 0 h 216"/>
                                  <a:gd name="T2" fmla="*/ 0 w 198"/>
                                  <a:gd name="T3" fmla="*/ 216 h 216"/>
                                </a:gdLst>
                                <a:ahLst/>
                                <a:cxnLst>
                                  <a:cxn ang="0">
                                    <a:pos x="T0" y="T1"/>
                                  </a:cxn>
                                  <a:cxn ang="0">
                                    <a:pos x="T2" y="T3"/>
                                  </a:cxn>
                                </a:cxnLst>
                                <a:rect l="0" t="0" r="r" b="b"/>
                                <a:pathLst>
                                  <a:path w="198" h="216">
                                    <a:moveTo>
                                      <a:pt x="198" y="0"/>
                                    </a:moveTo>
                                    <a:lnTo>
                                      <a:pt x="0" y="216"/>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176" name="Text Box 6979"/>
                        <wps:cNvSpPr txBox="1">
                          <a:spLocks noChangeArrowheads="1"/>
                        </wps:cNvSpPr>
                        <wps:spPr bwMode="auto">
                          <a:xfrm flipH="1">
                            <a:off x="749300" y="879475"/>
                            <a:ext cx="1251585" cy="147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6186A" w:rsidRDefault="008E537A" w:rsidP="00881689">
                              <w:pPr>
                                <w:pStyle w:val="a6"/>
                                <w:ind w:firstLineChars="0" w:firstLine="0"/>
                                <w:rPr>
                                  <w:rFonts w:ascii="Times New Roman" w:eastAsia="宋体" w:hAnsi="Times New Roman" w:cs="Times New Roman"/>
                                  <w:b w:val="0"/>
                                </w:rPr>
                              </w:pPr>
                              <w:r w:rsidRPr="00F6186A">
                                <w:rPr>
                                  <w:rFonts w:ascii="Times New Roman" w:eastAsia="宋体" w:hAnsi="Times New Roman" w:cs="Times New Roman"/>
                                  <w:b w:val="0"/>
                                </w:rPr>
                                <w:t>图</w:t>
                              </w:r>
                              <w:r w:rsidRPr="00F6186A">
                                <w:rPr>
                                  <w:rFonts w:ascii="Times New Roman" w:eastAsia="宋体" w:hAnsi="Times New Roman" w:cs="Times New Roman"/>
                                  <w:b w:val="0"/>
                                </w:rPr>
                                <w:t>5-</w:t>
                              </w:r>
                              <w:r>
                                <w:rPr>
                                  <w:rFonts w:ascii="Times New Roman" w:eastAsia="宋体" w:hAnsi="Times New Roman" w:cs="Times New Roman"/>
                                  <w:b w:val="0"/>
                                </w:rPr>
                                <w:t>20</w:t>
                              </w:r>
                              <w:r>
                                <w:rPr>
                                  <w:rFonts w:ascii="Times New Roman" w:eastAsia="宋体" w:hAnsi="Times New Roman" w:cs="Times New Roman"/>
                                  <w:b w:val="0"/>
                                </w:rPr>
                                <w:t>两</w:t>
                              </w:r>
                              <w:r>
                                <w:rPr>
                                  <w:rFonts w:ascii="Times New Roman" w:eastAsia="宋体" w:hAnsi="Times New Roman" w:cs="Times New Roman" w:hint="eastAsia"/>
                                  <w:b w:val="0"/>
                                </w:rPr>
                                <w:t>棵</w:t>
                              </w:r>
                              <w:r w:rsidRPr="00F6186A">
                                <w:rPr>
                                  <w:rFonts w:ascii="Times New Roman" w:eastAsia="宋体" w:hAnsi="Times New Roman" w:cs="Times New Roman"/>
                                  <w:b w:val="0"/>
                                </w:rPr>
                                <w:t>二叉树</w:t>
                              </w:r>
                            </w:p>
                          </w:txbxContent>
                        </wps:txbx>
                        <wps:bodyPr rot="0" vert="horz" wrap="square" lIns="0" tIns="0" rIns="0" bIns="0" anchor="t" anchorCtr="0" upright="1">
                          <a:spAutoFit/>
                        </wps:bodyPr>
                      </wps:wsp>
                    </wpg:wgp>
                  </a:graphicData>
                </a:graphic>
                <wp14:sizeRelV relativeFrom="margin">
                  <wp14:pctHeight>0</wp14:pctHeight>
                </wp14:sizeRelV>
              </wp:anchor>
            </w:drawing>
          </mc:Choice>
          <mc:Fallback>
            <w:pict>
              <v:group id="组合 1177" o:spid="_x0000_s1773" style="position:absolute;left:0;text-align:left;margin-left:86pt;margin-top:6.4pt;width:217.3pt;height:80.9pt;z-index:252082176;mso-height-relative:margin" coordsize="27597,1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">
                <v:group id="组合 10261" o:spid="_x0000_s1774" style="position:absolute;width:12515;height:7786;flip:x" coordorigin="190" coordsize="12515,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">
                  <v:shape id="_x0000_s1775" type="#_x0000_t202" style="position:absolute;left:190;top:6306;width:12516;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" filled="f" stroked="f">
                    <v:textbox style="mso-fit-shape-to-text:t" inset="0,0,0,0">
                      <w:txbxContent>
                        <w:p w:rsidR="008E537A" w:rsidRPr="00F6186A" w:rsidRDefault="008E537A" w:rsidP="00881689">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a</w:t>
                          </w:r>
                          <w:r>
                            <w:rPr>
                              <w:rFonts w:ascii="Times New Roman" w:eastAsia="宋体" w:hAnsi="Times New Roman" w:cs="Times New Roman"/>
                              <w:b w:val="0"/>
                            </w:rPr>
                            <w:t>)</w:t>
                          </w:r>
                          <w:r w:rsidRPr="00F6186A">
                            <w:rPr>
                              <w:rFonts w:ascii="Times New Roman" w:eastAsia="宋体" w:hAnsi="Times New Roman" w:cs="Times New Roman"/>
                              <w:b w:val="0"/>
                            </w:rPr>
                            <w:t>二叉树</w:t>
                          </w:r>
                          <w:r>
                            <w:rPr>
                              <w:rFonts w:ascii="Times New Roman" w:eastAsia="宋体" w:hAnsi="Times New Roman" w:cs="Times New Roman" w:hint="eastAsia"/>
                              <w:b w:val="0"/>
                            </w:rPr>
                            <w:t>1</w:t>
                          </w:r>
                        </w:p>
                      </w:txbxContent>
                    </v:textbox>
                  </v:shape>
                  <v:group id="组合 10263" o:spid="_x0000_s1776" style="position:absolute;left:6012;width:5606;height:4979" coordorigin="5486" coordsize="5606,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">
                    <v:oval id="Oval 6967" o:spid="_x0000_s1777"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" filled="f" strokeweight="1pt">
                      <v:textbox inset="0,0,0,0">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A</w:t>
                            </w:r>
                          </w:p>
                        </w:txbxContent>
                      </v:textbox>
                    </v:oval>
                    <v:oval id="Oval 6969" o:spid="_x0000_s1778" style="position:absolute;left:9219;top:3106;width:1873;height:187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" filled="f" strokeweight="1pt">
                      <v:textbox inset="0,0,0,0">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B</w:t>
                            </w:r>
                          </w:p>
                        </w:txbxContent>
                      </v:textbox>
                    </v:oval>
                    <v:shape id="Freeform 6976" o:spid="_x0000_s1779"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" path="m198,l,216e" filled="f" strokeweight="1pt">
                      <v:path arrowok="t" o:connecttype="custom" o:connectlocs="210437,0;0,183593" o:connectangles="0,0"/>
                    </v:shape>
                  </v:group>
                </v:group>
                <v:group id="组合 1170" o:spid="_x0000_s1780" style="position:absolute;left:15081;width:12516;height:7786" coordorigin="190" coordsize="12515,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shape id="_x0000_s1781" type="#_x0000_t202" style="position:absolute;left:190;top:6306;width:12516;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" filled="f" stroked="f">
                    <v:textbox style="mso-fit-shape-to-text:t" inset="0,0,0,0">
                      <w:txbxContent>
                        <w:p w:rsidR="008E537A" w:rsidRPr="00F6186A" w:rsidRDefault="008E537A" w:rsidP="00881689">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b</w:t>
                          </w:r>
                          <w:r>
                            <w:rPr>
                              <w:rFonts w:ascii="Times New Roman" w:eastAsia="宋体" w:hAnsi="Times New Roman" w:cs="Times New Roman"/>
                              <w:b w:val="0"/>
                            </w:rPr>
                            <w:t>)</w:t>
                          </w:r>
                          <w:r w:rsidRPr="00F6186A">
                            <w:rPr>
                              <w:rFonts w:ascii="Times New Roman" w:eastAsia="宋体" w:hAnsi="Times New Roman" w:cs="Times New Roman"/>
                              <w:b w:val="0"/>
                            </w:rPr>
                            <w:t>二叉树</w:t>
                          </w:r>
                          <w:r>
                            <w:rPr>
                              <w:rFonts w:ascii="Times New Roman" w:eastAsia="宋体" w:hAnsi="Times New Roman" w:cs="Times New Roman" w:hint="eastAsia"/>
                              <w:b w:val="0"/>
                            </w:rPr>
                            <w:t>1</w:t>
                          </w:r>
                        </w:p>
                      </w:txbxContent>
                    </v:textbox>
                  </v:shape>
                  <v:group id="组合 1172" o:spid="_x0000_s1782" style="position:absolute;left:6012;width:5606;height:4979" coordorigin="5486" coordsize="5606,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v:oval id="Oval 6967" o:spid="_x0000_s1783" style="position:absolute;left:5486;width:187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" filled="f" strokeweight="1pt">
                      <v:textbox inset="0,0,0,0">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A</w:t>
                            </w:r>
                          </w:p>
                        </w:txbxContent>
                      </v:textbox>
                    </v:oval>
                    <v:oval id="Oval 6969" o:spid="_x0000_s1784" style="position:absolute;left:9219;top:3106;width:1873;height:187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" filled="f" strokeweight="1pt">
                      <v:textbox inset="0,0,0,0">
                        <w:txbxContent>
                          <w:p w:rsidR="008E537A" w:rsidRPr="00F6186A" w:rsidRDefault="008E537A" w:rsidP="00881689">
                            <w:pPr>
                              <w:pStyle w:val="ab"/>
                              <w:ind w:firstLineChars="0" w:firstLine="0"/>
                              <w:rPr>
                                <w:rFonts w:ascii="Times New Roman" w:hAnsi="Times New Roman" w:cs="Times New Roman"/>
                              </w:rPr>
                            </w:pPr>
                            <w:r>
                              <w:rPr>
                                <w:rFonts w:ascii="Times New Roman" w:hAnsi="Times New Roman" w:cs="Times New Roman"/>
                              </w:rPr>
                              <w:t>B</w:t>
                            </w:r>
                          </w:p>
                        </w:txbxContent>
                      </v:textbox>
                    </v:oval>
                    <v:shape id="Freeform 6976" o:spid="_x0000_s1785" style="position:absolute;left:7327;top:1440;width:2105;height:1836;flip:x;visibility:visible;mso-wrap-style:square;v-text-anchor:top" coordsize="19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" path="m198,l,216e" filled="f" strokeweight="1pt">
                      <v:path arrowok="t" o:connecttype="custom" o:connectlocs="210437,0;0,183593" o:connectangles="0,0"/>
                    </v:shape>
                  </v:group>
                </v:group>
                <v:shape id="_x0000_s1786" type="#_x0000_t202" style="position:absolute;left:7493;top:8794;width:12515;height:14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" filled="f" stroked="f">
                  <v:textbox style="mso-fit-shape-to-text:t" inset="0,0,0,0">
                    <w:txbxContent>
                      <w:p w:rsidR="008E537A" w:rsidRPr="00F6186A" w:rsidRDefault="008E537A" w:rsidP="00881689">
                        <w:pPr>
                          <w:pStyle w:val="a6"/>
                          <w:ind w:firstLineChars="0" w:firstLine="0"/>
                          <w:rPr>
                            <w:rFonts w:ascii="Times New Roman" w:eastAsia="宋体" w:hAnsi="Times New Roman" w:cs="Times New Roman"/>
                            <w:b w:val="0"/>
                          </w:rPr>
                        </w:pPr>
                        <w:r w:rsidRPr="00F6186A">
                          <w:rPr>
                            <w:rFonts w:ascii="Times New Roman" w:eastAsia="宋体" w:hAnsi="Times New Roman" w:cs="Times New Roman"/>
                            <w:b w:val="0"/>
                          </w:rPr>
                          <w:t>图</w:t>
                        </w:r>
                        <w:r w:rsidRPr="00F6186A">
                          <w:rPr>
                            <w:rFonts w:ascii="Times New Roman" w:eastAsia="宋体" w:hAnsi="Times New Roman" w:cs="Times New Roman"/>
                            <w:b w:val="0"/>
                          </w:rPr>
                          <w:t>5-</w:t>
                        </w:r>
                        <w:r>
                          <w:rPr>
                            <w:rFonts w:ascii="Times New Roman" w:eastAsia="宋体" w:hAnsi="Times New Roman" w:cs="Times New Roman"/>
                            <w:b w:val="0"/>
                          </w:rPr>
                          <w:t>20</w:t>
                        </w:r>
                        <w:r>
                          <w:rPr>
                            <w:rFonts w:ascii="Times New Roman" w:eastAsia="宋体" w:hAnsi="Times New Roman" w:cs="Times New Roman"/>
                            <w:b w:val="0"/>
                          </w:rPr>
                          <w:t>两</w:t>
                        </w:r>
                        <w:r>
                          <w:rPr>
                            <w:rFonts w:ascii="Times New Roman" w:eastAsia="宋体" w:hAnsi="Times New Roman" w:cs="Times New Roman" w:hint="eastAsia"/>
                            <w:b w:val="0"/>
                          </w:rPr>
                          <w:t>棵</w:t>
                        </w:r>
                        <w:r w:rsidRPr="00F6186A">
                          <w:rPr>
                            <w:rFonts w:ascii="Times New Roman" w:eastAsia="宋体" w:hAnsi="Times New Roman" w:cs="Times New Roman"/>
                            <w:b w:val="0"/>
                          </w:rPr>
                          <w:t>二叉树</w:t>
                        </w:r>
                      </w:p>
                    </w:txbxContent>
                  </v:textbox>
                </v:shape>
              </v:group>
            </w:pict>
          </mc:Fallback>
        </mc:AlternateContent>
      </w:r>
    </w:p>
    <w:p w:rsidR="00881689" w:rsidRDefault="00881689" w:rsidP="00793F19">
      <w:pPr>
        <w:ind w:firstLine="420"/>
        <w:rPr>
          <w:rFonts w:ascii="Times New Roman" w:eastAsia="宋体" w:hAnsi="Times New Roman" w:cs="Times New Roman"/>
          <w:color w:val="000000" w:themeColor="text1"/>
        </w:rPr>
      </w:pPr>
    </w:p>
    <w:p w:rsidR="00881689" w:rsidRPr="00AE48B2" w:rsidRDefault="00881689" w:rsidP="00793F19">
      <w:pPr>
        <w:ind w:firstLine="420"/>
        <w:rPr>
          <w:rFonts w:ascii="Times New Roman" w:eastAsia="宋体" w:hAnsi="Times New Roman" w:cs="Times New Roman"/>
          <w:color w:val="000000" w:themeColor="text1"/>
        </w:rPr>
      </w:pPr>
    </w:p>
    <w:p w:rsidR="00881689" w:rsidRDefault="00881689" w:rsidP="00793F19">
      <w:pPr>
        <w:ind w:firstLine="420"/>
        <w:rPr>
          <w:rFonts w:ascii="Times New Roman" w:eastAsia="宋体" w:hAnsi="Times New Roman" w:cs="Times New Roman"/>
          <w:color w:val="000000" w:themeColor="text1"/>
        </w:rPr>
      </w:pPr>
    </w:p>
    <w:p w:rsidR="00881689" w:rsidRDefault="00881689" w:rsidP="00793F19">
      <w:pPr>
        <w:ind w:firstLine="420"/>
        <w:rPr>
          <w:rFonts w:ascii="Times New Roman" w:eastAsia="宋体" w:hAnsi="Times New Roman" w:cs="Times New Roman"/>
          <w:color w:val="000000" w:themeColor="text1"/>
        </w:rPr>
      </w:pPr>
    </w:p>
    <w:p w:rsidR="00881689" w:rsidRDefault="00881689" w:rsidP="00793F19">
      <w:pPr>
        <w:ind w:firstLine="420"/>
        <w:rPr>
          <w:rFonts w:ascii="Times New Roman" w:eastAsia="宋体" w:hAnsi="Times New Roman" w:cs="Times New Roman"/>
          <w:color w:val="000000" w:themeColor="text1"/>
        </w:rPr>
      </w:pPr>
    </w:p>
    <w:p w:rsidR="00793F19" w:rsidRPr="00793F19" w:rsidRDefault="00793F19" w:rsidP="00793F19">
      <w:pPr>
        <w:ind w:firstLine="420"/>
        <w:rPr>
          <w:rFonts w:ascii="Times New Roman" w:eastAsia="宋体" w:hAnsi="Times New Roman" w:cs="Times New Roman"/>
          <w:color w:val="000000" w:themeColor="text1"/>
        </w:rPr>
      </w:pPr>
      <w:r w:rsidRPr="00793F19">
        <w:rPr>
          <w:rFonts w:ascii="Times New Roman" w:eastAsia="宋体" w:hAnsi="Times New Roman" w:cs="Times New Roman" w:hint="eastAsia"/>
          <w:color w:val="000000" w:themeColor="text1"/>
        </w:rPr>
        <w:t>（</w:t>
      </w:r>
      <w:r w:rsidRPr="00793F19">
        <w:rPr>
          <w:rFonts w:ascii="Times New Roman" w:eastAsia="宋体" w:hAnsi="Times New Roman" w:cs="Times New Roman" w:hint="eastAsia"/>
          <w:color w:val="000000" w:themeColor="text1"/>
        </w:rPr>
        <w:t>2</w:t>
      </w:r>
      <w:r w:rsidRPr="00793F19">
        <w:rPr>
          <w:rFonts w:ascii="Times New Roman" w:eastAsia="宋体" w:hAnsi="Times New Roman" w:cs="Times New Roman" w:hint="eastAsia"/>
          <w:color w:val="000000" w:themeColor="text1"/>
        </w:rPr>
        <w:t>）</w:t>
      </w:r>
      <w:r w:rsidRPr="00793F19">
        <w:rPr>
          <w:rFonts w:ascii="Times New Roman" w:eastAsia="宋体" w:hAnsi="Times New Roman" w:cs="Times New Roman"/>
          <w:color w:val="000000" w:themeColor="text1"/>
        </w:rPr>
        <w:t>如果知道</w:t>
      </w:r>
      <w:r w:rsidR="00881689">
        <w:rPr>
          <w:rFonts w:ascii="Times New Roman" w:eastAsia="宋体" w:hAnsi="Times New Roman" w:cs="Times New Roman" w:hint="eastAsia"/>
          <w:color w:val="000000" w:themeColor="text1"/>
        </w:rPr>
        <w:t>T</w:t>
      </w:r>
      <w:proofErr w:type="gramStart"/>
      <w:r w:rsidRPr="00793F19">
        <w:rPr>
          <w:rFonts w:ascii="Times New Roman" w:eastAsia="宋体" w:hAnsi="Times New Roman" w:cs="Times New Roman"/>
          <w:color w:val="000000" w:themeColor="text1"/>
        </w:rPr>
        <w:t>的中序遍历</w:t>
      </w:r>
      <w:proofErr w:type="gramEnd"/>
      <w:r w:rsidRPr="00793F19">
        <w:rPr>
          <w:rFonts w:ascii="Times New Roman" w:eastAsia="宋体" w:hAnsi="Times New Roman" w:cs="Times New Roman"/>
          <w:color w:val="000000" w:themeColor="text1"/>
        </w:rPr>
        <w:t>序列和层</w:t>
      </w:r>
      <w:r w:rsidR="00881689">
        <w:rPr>
          <w:rFonts w:ascii="Times New Roman" w:eastAsia="宋体" w:hAnsi="Times New Roman" w:cs="Times New Roman" w:hint="eastAsia"/>
          <w:color w:val="000000" w:themeColor="text1"/>
        </w:rPr>
        <w:t>序</w:t>
      </w:r>
      <w:r w:rsidRPr="00793F19">
        <w:rPr>
          <w:rFonts w:ascii="Times New Roman" w:eastAsia="宋体" w:hAnsi="Times New Roman" w:cs="Times New Roman"/>
          <w:color w:val="000000" w:themeColor="text1"/>
        </w:rPr>
        <w:t>遍历序列，可以唯一还原一棵二叉树。</w:t>
      </w:r>
    </w:p>
    <w:p w:rsidR="00D866A2" w:rsidRDefault="00D866A2" w:rsidP="00793F19">
      <w:pPr>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层序</w:t>
      </w:r>
      <w:r w:rsidR="005E34FC">
        <w:rPr>
          <w:rFonts w:ascii="Times New Roman" w:eastAsia="宋体" w:hAnsi="Times New Roman" w:cs="Times New Roman" w:hint="eastAsia"/>
          <w:color w:val="000000" w:themeColor="text1"/>
        </w:rPr>
        <w:t>遍历的第一个结点是根，</w:t>
      </w:r>
      <w:proofErr w:type="gramStart"/>
      <w:r w:rsidR="005E34FC">
        <w:rPr>
          <w:rFonts w:ascii="Times New Roman" w:eastAsia="宋体" w:hAnsi="Times New Roman" w:cs="Times New Roman" w:hint="eastAsia"/>
          <w:color w:val="000000" w:themeColor="text1"/>
        </w:rPr>
        <w:t>在中序遍历</w:t>
      </w:r>
      <w:proofErr w:type="gramEnd"/>
      <w:r w:rsidR="005E34FC">
        <w:rPr>
          <w:rFonts w:ascii="Times New Roman" w:eastAsia="宋体" w:hAnsi="Times New Roman" w:cs="Times New Roman" w:hint="eastAsia"/>
          <w:color w:val="000000" w:themeColor="text1"/>
        </w:rPr>
        <w:t>序列中，根的前面是左子树中的全部结点，后面</w:t>
      </w:r>
      <w:proofErr w:type="gramStart"/>
      <w:r w:rsidR="005E34FC">
        <w:rPr>
          <w:rFonts w:ascii="Times New Roman" w:eastAsia="宋体" w:hAnsi="Times New Roman" w:cs="Times New Roman" w:hint="eastAsia"/>
          <w:color w:val="000000" w:themeColor="text1"/>
        </w:rPr>
        <w:t>是右子树</w:t>
      </w:r>
      <w:proofErr w:type="gramEnd"/>
      <w:r w:rsidR="005E34FC">
        <w:rPr>
          <w:rFonts w:ascii="Times New Roman" w:eastAsia="宋体" w:hAnsi="Times New Roman" w:cs="Times New Roman" w:hint="eastAsia"/>
          <w:color w:val="000000" w:themeColor="text1"/>
        </w:rPr>
        <w:t>中的全部结点。根据这些结点的信息，将层序遍历序列中除根以外的全部结点分为两组，一组是由左子树中的全部结点组成的，这个即是左子树的层序遍历序列，另一组是</w:t>
      </w:r>
      <w:proofErr w:type="gramStart"/>
      <w:r w:rsidR="005E34FC">
        <w:rPr>
          <w:rFonts w:ascii="Times New Roman" w:eastAsia="宋体" w:hAnsi="Times New Roman" w:cs="Times New Roman" w:hint="eastAsia"/>
          <w:color w:val="000000" w:themeColor="text1"/>
        </w:rPr>
        <w:t>由右子树中</w:t>
      </w:r>
      <w:proofErr w:type="gramEnd"/>
      <w:r w:rsidR="005E34FC">
        <w:rPr>
          <w:rFonts w:ascii="Times New Roman" w:eastAsia="宋体" w:hAnsi="Times New Roman" w:cs="Times New Roman" w:hint="eastAsia"/>
          <w:color w:val="000000" w:themeColor="text1"/>
        </w:rPr>
        <w:t>的全部结点组成的，这个即</w:t>
      </w:r>
      <w:proofErr w:type="gramStart"/>
      <w:r w:rsidR="005E34FC">
        <w:rPr>
          <w:rFonts w:ascii="Times New Roman" w:eastAsia="宋体" w:hAnsi="Times New Roman" w:cs="Times New Roman" w:hint="eastAsia"/>
          <w:color w:val="000000" w:themeColor="text1"/>
        </w:rPr>
        <w:t>是右子</w:t>
      </w:r>
      <w:proofErr w:type="gramEnd"/>
      <w:r w:rsidR="005E34FC">
        <w:rPr>
          <w:rFonts w:ascii="Times New Roman" w:eastAsia="宋体" w:hAnsi="Times New Roman" w:cs="Times New Roman" w:hint="eastAsia"/>
          <w:color w:val="000000" w:themeColor="text1"/>
        </w:rPr>
        <w:t>树的层序遍历序列。原问题划分为规模更小的两个问题，使用递归方法即可求解。</w:t>
      </w:r>
    </w:p>
    <w:p w:rsidR="00FC7554" w:rsidRDefault="00FC7554" w:rsidP="00FC7554">
      <w:pPr>
        <w:snapToGrid w:val="0"/>
        <w:ind w:left="315" w:hangingChars="150" w:hanging="315"/>
        <w:rPr>
          <w:rFonts w:ascii="Times New Roman" w:eastAsia="宋体" w:hAnsi="Times New Roman" w:cs="Times New Roman"/>
        </w:rPr>
      </w:pPr>
      <w:r w:rsidRPr="004C0B43">
        <w:rPr>
          <w:rFonts w:ascii="Times New Roman" w:eastAsia="宋体" w:hAnsi="Times New Roman" w:cs="Times New Roman"/>
        </w:rPr>
        <w:t>1</w:t>
      </w:r>
      <w:r w:rsidR="00465C9E">
        <w:rPr>
          <w:rFonts w:ascii="Times New Roman" w:eastAsia="宋体" w:hAnsi="Times New Roman" w:cs="Times New Roman"/>
        </w:rPr>
        <w:t>4</w:t>
      </w:r>
      <w:r w:rsidRPr="004C0B43">
        <w:rPr>
          <w:rFonts w:ascii="Times New Roman" w:eastAsia="宋体" w:hAnsi="Times New Roman" w:cs="Times New Roman" w:hint="eastAsia"/>
        </w:rPr>
        <w:t>．</w:t>
      </w:r>
      <w:r>
        <w:rPr>
          <w:rFonts w:ascii="Times New Roman" w:eastAsia="宋体" w:hAnsi="Times New Roman" w:cs="Times New Roman" w:hint="eastAsia"/>
        </w:rPr>
        <w:t>将</w:t>
      </w:r>
      <w:r w:rsidRPr="004C0B43">
        <w:rPr>
          <w:rFonts w:ascii="Times New Roman" w:eastAsia="宋体" w:hAnsi="Times New Roman" w:cs="Times New Roman"/>
        </w:rPr>
        <w:t>图</w:t>
      </w:r>
      <w:r w:rsidRPr="004C0B43">
        <w:rPr>
          <w:rFonts w:ascii="Times New Roman" w:eastAsia="宋体" w:hAnsi="Times New Roman" w:cs="Times New Roman" w:hint="eastAsia"/>
        </w:rPr>
        <w:t>5</w:t>
      </w:r>
      <w:r w:rsidRPr="004C0B43">
        <w:rPr>
          <w:rFonts w:ascii="Times New Roman" w:eastAsia="宋体" w:hAnsi="Times New Roman" w:cs="Times New Roman"/>
        </w:rPr>
        <w:t>-27</w:t>
      </w:r>
      <w:r>
        <w:rPr>
          <w:rFonts w:ascii="Times New Roman" w:eastAsia="宋体" w:hAnsi="Times New Roman" w:cs="Times New Roman" w:hint="eastAsia"/>
        </w:rPr>
        <w:t>所示的</w:t>
      </w:r>
      <w:r w:rsidRPr="004C0B43">
        <w:rPr>
          <w:rFonts w:ascii="Times New Roman" w:eastAsia="宋体" w:hAnsi="Times New Roman" w:cs="Times New Roman"/>
        </w:rPr>
        <w:t>两</w:t>
      </w:r>
      <w:r w:rsidRPr="004C0B43">
        <w:rPr>
          <w:rFonts w:ascii="Times New Roman" w:eastAsia="宋体" w:hAnsi="Times New Roman" w:cs="Times New Roman" w:hint="eastAsia"/>
        </w:rPr>
        <w:t>棵</w:t>
      </w:r>
      <w:r w:rsidRPr="004C0B43">
        <w:rPr>
          <w:rFonts w:ascii="Times New Roman" w:eastAsia="宋体" w:hAnsi="Times New Roman" w:cs="Times New Roman"/>
        </w:rPr>
        <w:t>树</w:t>
      </w:r>
      <w:r>
        <w:rPr>
          <w:rFonts w:ascii="Times New Roman" w:eastAsia="宋体" w:hAnsi="Times New Roman" w:cs="Times New Roman" w:hint="eastAsia"/>
        </w:rPr>
        <w:t>合并为一棵树，令</w:t>
      </w:r>
      <w:r>
        <w:rPr>
          <w:rFonts w:ascii="Times New Roman" w:eastAsia="宋体" w:hAnsi="Times New Roman" w:cs="Times New Roman" w:hint="eastAsia"/>
        </w:rPr>
        <w:t>W</w:t>
      </w:r>
      <w:r>
        <w:rPr>
          <w:rFonts w:ascii="Times New Roman" w:eastAsia="宋体" w:hAnsi="Times New Roman" w:cs="Times New Roman" w:hint="eastAsia"/>
        </w:rPr>
        <w:t>为</w:t>
      </w:r>
      <w:r>
        <w:rPr>
          <w:rFonts w:ascii="Times New Roman" w:eastAsia="宋体" w:hAnsi="Times New Roman" w:cs="Times New Roman" w:hint="eastAsia"/>
        </w:rPr>
        <w:t>R</w:t>
      </w:r>
      <w:r>
        <w:rPr>
          <w:rFonts w:ascii="Times New Roman" w:eastAsia="宋体" w:hAnsi="Times New Roman" w:cs="Times New Roman" w:hint="eastAsia"/>
        </w:rPr>
        <w:t>的第三个子结点，画出保存该树的存储结构。</w:t>
      </w:r>
    </w:p>
    <w:p w:rsidR="00FC7554" w:rsidRDefault="00FC7554" w:rsidP="00FC7554">
      <w:pPr>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FC7554" w:rsidRDefault="00FC7554" w:rsidP="00FC7554">
      <w:pPr>
        <w:ind w:firstLine="420"/>
        <w:rPr>
          <w:rFonts w:ascii="Times New Roman" w:eastAsia="宋体" w:hAnsi="Times New Roman" w:cs="Times New Roman"/>
        </w:rPr>
      </w:pPr>
      <w:r>
        <w:rPr>
          <w:rFonts w:ascii="Times New Roman" w:eastAsia="宋体" w:hAnsi="Times New Roman" w:cs="Times New Roman" w:hint="eastAsia"/>
        </w:rPr>
        <w:t>保存两棵树的存储结构是：</w:t>
      </w:r>
    </w:p>
    <w:tbl>
      <w:tblPr>
        <w:tblStyle w:val="ac"/>
        <w:tblpPr w:leftFromText="180" w:rightFromText="180" w:vertAnchor="text" w:horzAnchor="page" w:tblpX="2986" w:tblpY="211"/>
        <w:tblW w:w="0" w:type="auto"/>
        <w:tblLayout w:type="fixed"/>
        <w:tblLook w:val="04A0" w:firstRow="1" w:lastRow="0" w:firstColumn="1" w:lastColumn="0" w:noHBand="0" w:noVBand="1"/>
      </w:tblPr>
      <w:tblGrid>
        <w:gridCol w:w="719"/>
        <w:gridCol w:w="425"/>
        <w:gridCol w:w="425"/>
        <w:gridCol w:w="425"/>
        <w:gridCol w:w="425"/>
        <w:gridCol w:w="425"/>
        <w:gridCol w:w="425"/>
        <w:gridCol w:w="425"/>
        <w:gridCol w:w="425"/>
        <w:gridCol w:w="425"/>
        <w:gridCol w:w="425"/>
        <w:gridCol w:w="425"/>
      </w:tblGrid>
      <w:tr w:rsidR="00FC7554" w:rsidTr="00FC7554">
        <w:tc>
          <w:tcPr>
            <w:tcW w:w="719" w:type="dxa"/>
            <w:tcBorders>
              <w:top w:val="nil"/>
              <w:left w:val="nil"/>
              <w:bottom w:val="nil"/>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下标</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1</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2</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3</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4</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5</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6</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8</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9</w:t>
            </w:r>
          </w:p>
        </w:tc>
        <w:tc>
          <w:tcPr>
            <w:tcW w:w="425" w:type="dxa"/>
            <w:tcBorders>
              <w:top w:val="nil"/>
              <w:left w:val="nil"/>
              <w:bottom w:val="single" w:sz="4" w:space="0" w:color="auto"/>
              <w:right w:val="nil"/>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10</w:t>
            </w:r>
          </w:p>
        </w:tc>
      </w:tr>
      <w:tr w:rsidR="00FC7554" w:rsidTr="00FC7554">
        <w:tc>
          <w:tcPr>
            <w:tcW w:w="719" w:type="dxa"/>
            <w:tcBorders>
              <w:top w:val="nil"/>
              <w:left w:val="nil"/>
              <w:bottom w:val="nil"/>
              <w:right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sz w:val="18"/>
                <w:szCs w:val="18"/>
              </w:rPr>
              <w:t>data</w:t>
            </w:r>
          </w:p>
        </w:tc>
        <w:tc>
          <w:tcPr>
            <w:tcW w:w="425" w:type="dxa"/>
            <w:tcBorders>
              <w:top w:val="single" w:sz="4" w:space="0" w:color="auto"/>
              <w:left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R</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A</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B</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C</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D</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E</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X</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Y</w:t>
            </w:r>
          </w:p>
        </w:tc>
        <w:tc>
          <w:tcPr>
            <w:tcW w:w="425" w:type="dxa"/>
            <w:tcBorders>
              <w:top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Z</w:t>
            </w:r>
          </w:p>
        </w:tc>
      </w:tr>
      <w:tr w:rsidR="00FC7554" w:rsidTr="00FC7554">
        <w:tc>
          <w:tcPr>
            <w:tcW w:w="719" w:type="dxa"/>
            <w:tcBorders>
              <w:top w:val="nil"/>
              <w:left w:val="nil"/>
              <w:bottom w:val="nil"/>
              <w:right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sz w:val="18"/>
                <w:szCs w:val="18"/>
              </w:rPr>
              <w:t>parent</w:t>
            </w:r>
          </w:p>
        </w:tc>
        <w:tc>
          <w:tcPr>
            <w:tcW w:w="425" w:type="dxa"/>
            <w:tcBorders>
              <w:left w:val="single" w:sz="4" w:space="0" w:color="auto"/>
            </w:tcBorders>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w:t>
            </w:r>
            <w:r>
              <w:rPr>
                <w:rFonts w:ascii="Times New Roman" w:eastAsia="宋体" w:hAnsi="Times New Roman" w:cs="Times New Roman"/>
                <w:sz w:val="18"/>
                <w:szCs w:val="18"/>
              </w:rPr>
              <w:t>7</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Pr>
          <w:p w:rsidR="00FC7554" w:rsidRPr="008571D2" w:rsidRDefault="00FC7554" w:rsidP="00FC7554">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r>
    </w:tbl>
    <w:p w:rsidR="00FC7554" w:rsidRDefault="00FC7554" w:rsidP="00FC7554">
      <w:pPr>
        <w:snapToGrid w:val="0"/>
        <w:ind w:left="315" w:hangingChars="150" w:hanging="315"/>
        <w:rPr>
          <w:rFonts w:ascii="Times New Roman" w:eastAsia="宋体" w:hAnsi="Times New Roman" w:cs="Times New Roman"/>
        </w:rPr>
      </w:pPr>
    </w:p>
    <w:p w:rsidR="00FC7554" w:rsidRPr="004C0B43" w:rsidRDefault="00FC7554" w:rsidP="00FC7554">
      <w:pPr>
        <w:snapToGrid w:val="0"/>
        <w:ind w:left="315" w:hangingChars="150" w:hanging="315"/>
        <w:rPr>
          <w:rFonts w:ascii="Times New Roman" w:eastAsia="宋体" w:hAnsi="Times New Roman" w:cs="Times New Roman"/>
        </w:rPr>
      </w:pPr>
    </w:p>
    <w:p w:rsidR="00FC7554" w:rsidRPr="004C0B43" w:rsidRDefault="00FC7554" w:rsidP="00FC7554">
      <w:pPr>
        <w:snapToGrid w:val="0"/>
        <w:ind w:left="315" w:hangingChars="150" w:hanging="315"/>
        <w:rPr>
          <w:rFonts w:ascii="Times New Roman" w:eastAsia="宋体" w:hAnsi="Times New Roman" w:cs="Times New Roman"/>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r>
        <w:rPr>
          <w:rFonts w:ascii="Times New Roman" w:eastAsia="宋体" w:hAnsi="Times New Roman" w:cs="Times New Roman" w:hint="eastAsia"/>
          <w:color w:val="000000"/>
        </w:rPr>
        <w:t>合并后的存储结构是：</w:t>
      </w:r>
    </w:p>
    <w:p w:rsidR="00FC7554" w:rsidRDefault="00FC7554" w:rsidP="00FC7554">
      <w:pPr>
        <w:snapToGrid w:val="0"/>
        <w:ind w:left="315" w:hangingChars="150" w:hanging="315"/>
        <w:rPr>
          <w:rFonts w:ascii="Times New Roman" w:eastAsia="宋体" w:hAnsi="Times New Roman" w:cs="Times New Roman"/>
          <w:color w:val="000000"/>
        </w:rPr>
      </w:pPr>
    </w:p>
    <w:tbl>
      <w:tblPr>
        <w:tblStyle w:val="ac"/>
        <w:tblpPr w:leftFromText="180" w:rightFromText="180" w:vertAnchor="text" w:horzAnchor="page" w:tblpX="2986" w:tblpY="211"/>
        <w:tblW w:w="0" w:type="auto"/>
        <w:tblLayout w:type="fixed"/>
        <w:tblLook w:val="04A0" w:firstRow="1" w:lastRow="0" w:firstColumn="1" w:lastColumn="0" w:noHBand="0" w:noVBand="1"/>
      </w:tblPr>
      <w:tblGrid>
        <w:gridCol w:w="719"/>
        <w:gridCol w:w="699"/>
        <w:gridCol w:w="425"/>
        <w:gridCol w:w="425"/>
        <w:gridCol w:w="425"/>
        <w:gridCol w:w="425"/>
        <w:gridCol w:w="425"/>
        <w:gridCol w:w="425"/>
        <w:gridCol w:w="425"/>
        <w:gridCol w:w="425"/>
        <w:gridCol w:w="425"/>
        <w:gridCol w:w="425"/>
      </w:tblGrid>
      <w:tr w:rsidR="00FC7554" w:rsidTr="00FC7554">
        <w:tc>
          <w:tcPr>
            <w:tcW w:w="719" w:type="dxa"/>
            <w:tcBorders>
              <w:top w:val="nil"/>
              <w:left w:val="nil"/>
              <w:bottom w:val="nil"/>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下标</w:t>
            </w:r>
          </w:p>
        </w:tc>
        <w:tc>
          <w:tcPr>
            <w:tcW w:w="699"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1</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2</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3</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4</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5</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6</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8</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9</w:t>
            </w:r>
          </w:p>
        </w:tc>
        <w:tc>
          <w:tcPr>
            <w:tcW w:w="425" w:type="dxa"/>
            <w:tcBorders>
              <w:top w:val="nil"/>
              <w:left w:val="nil"/>
              <w:bottom w:val="single" w:sz="4" w:space="0" w:color="auto"/>
              <w:right w:val="nil"/>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10</w:t>
            </w:r>
          </w:p>
        </w:tc>
      </w:tr>
      <w:tr w:rsidR="00FC7554" w:rsidTr="00FC7554">
        <w:tc>
          <w:tcPr>
            <w:tcW w:w="719" w:type="dxa"/>
            <w:tcBorders>
              <w:top w:val="nil"/>
              <w:left w:val="nil"/>
              <w:bottom w:val="nil"/>
              <w:right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sz w:val="18"/>
                <w:szCs w:val="18"/>
              </w:rPr>
              <w:t>data</w:t>
            </w:r>
          </w:p>
        </w:tc>
        <w:tc>
          <w:tcPr>
            <w:tcW w:w="699" w:type="dxa"/>
            <w:tcBorders>
              <w:top w:val="single" w:sz="4" w:space="0" w:color="auto"/>
              <w:left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R</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A</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B</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C</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D</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E</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X</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Y</w:t>
            </w:r>
          </w:p>
        </w:tc>
        <w:tc>
          <w:tcPr>
            <w:tcW w:w="425" w:type="dxa"/>
            <w:tcBorders>
              <w:top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Z</w:t>
            </w:r>
          </w:p>
        </w:tc>
      </w:tr>
      <w:tr w:rsidR="00FC7554" w:rsidTr="00FC7554">
        <w:tc>
          <w:tcPr>
            <w:tcW w:w="719" w:type="dxa"/>
            <w:tcBorders>
              <w:top w:val="nil"/>
              <w:left w:val="nil"/>
              <w:bottom w:val="nil"/>
              <w:right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sz w:val="18"/>
                <w:szCs w:val="18"/>
              </w:rPr>
              <w:t>parent</w:t>
            </w:r>
          </w:p>
        </w:tc>
        <w:tc>
          <w:tcPr>
            <w:tcW w:w="699" w:type="dxa"/>
            <w:tcBorders>
              <w:left w:val="single" w:sz="4" w:space="0" w:color="auto"/>
            </w:tcBorders>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w:t>
            </w:r>
            <w:r>
              <w:rPr>
                <w:rFonts w:ascii="Times New Roman" w:eastAsia="宋体" w:hAnsi="Times New Roman" w:cs="Times New Roman"/>
                <w:sz w:val="18"/>
                <w:szCs w:val="18"/>
              </w:rPr>
              <w:t>11</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sidRPr="008571D2">
              <w:rPr>
                <w:rFonts w:ascii="Times New Roman" w:eastAsia="宋体" w:hAnsi="Times New Roman" w:cs="Times New Roman" w:hint="eastAsia"/>
                <w:sz w:val="18"/>
                <w:szCs w:val="18"/>
              </w:rPr>
              <w:t>0</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0</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425" w:type="dxa"/>
          </w:tcPr>
          <w:p w:rsidR="00FC7554" w:rsidRPr="008571D2" w:rsidRDefault="00FC7554" w:rsidP="00303C95">
            <w:pPr>
              <w:pStyle w:val="a3"/>
              <w:spacing w:line="240" w:lineRule="auto"/>
              <w:ind w:firstLineChars="0" w:firstLine="0"/>
              <w:jc w:val="center"/>
              <w:rPr>
                <w:rFonts w:ascii="Times New Roman" w:eastAsia="宋体" w:hAnsi="Times New Roman" w:cs="Times New Roman"/>
                <w:sz w:val="18"/>
                <w:szCs w:val="18"/>
              </w:rPr>
            </w:pPr>
            <w:r>
              <w:rPr>
                <w:rFonts w:ascii="Times New Roman" w:eastAsia="宋体" w:hAnsi="Times New Roman" w:cs="Times New Roman"/>
                <w:sz w:val="18"/>
                <w:szCs w:val="18"/>
              </w:rPr>
              <w:t>7</w:t>
            </w:r>
          </w:p>
        </w:tc>
      </w:tr>
    </w:tbl>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FC7554" w:rsidRDefault="00FC7554" w:rsidP="00FC7554">
      <w:pPr>
        <w:snapToGrid w:val="0"/>
        <w:ind w:left="315" w:hangingChars="150" w:hanging="315"/>
        <w:rPr>
          <w:rFonts w:ascii="Times New Roman" w:eastAsia="宋体" w:hAnsi="Times New Roman" w:cs="Times New Roman"/>
          <w:color w:val="000000"/>
        </w:rPr>
      </w:pPr>
    </w:p>
    <w:p w:rsidR="005E34FC" w:rsidRDefault="005E34FC" w:rsidP="00793F19">
      <w:pPr>
        <w:ind w:firstLine="420"/>
        <w:rPr>
          <w:rFonts w:ascii="Times New Roman" w:eastAsia="宋体" w:hAnsi="Times New Roman" w:cs="Times New Roman"/>
          <w:color w:val="000000" w:themeColor="text1"/>
        </w:rPr>
      </w:pPr>
    </w:p>
    <w:p w:rsidR="00A90DFC" w:rsidRPr="00196523" w:rsidRDefault="00A90DFC"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四、算法</w:t>
      </w:r>
      <w:r w:rsidR="00CE19D4" w:rsidRPr="00196523">
        <w:rPr>
          <w:rFonts w:ascii="Times New Roman" w:eastAsia="宋体" w:hAnsi="Times New Roman" w:cs="Times New Roman" w:hint="eastAsia"/>
          <w:color w:val="000000" w:themeColor="text1"/>
        </w:rPr>
        <w:t>阅读</w:t>
      </w:r>
      <w:r w:rsidRPr="00196523">
        <w:rPr>
          <w:rFonts w:ascii="Times New Roman" w:eastAsia="宋体" w:hAnsi="Times New Roman" w:cs="Times New Roman" w:hint="eastAsia"/>
          <w:color w:val="000000" w:themeColor="text1"/>
        </w:rPr>
        <w:t>题</w:t>
      </w:r>
    </w:p>
    <w:p w:rsidR="00667FE3" w:rsidRPr="00196523" w:rsidRDefault="00667FE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二叉链表中结点类的定义及二叉树的定义如下所示。</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int ELEMType;</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 BNode</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二叉树结点</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ELEMType data;</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数据域</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struct BNode *left,*right;</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指向左子</w:t>
      </w:r>
      <w:r w:rsidR="0057130E">
        <w:rPr>
          <w:rFonts w:ascii="Courier New" w:eastAsia="宋体" w:hAnsi="Courier New" w:cs="Courier New" w:hint="eastAsia"/>
          <w:color w:val="000000" w:themeColor="text1"/>
        </w:rPr>
        <w:t>结点</w:t>
      </w:r>
      <w:r w:rsidRPr="00196523">
        <w:rPr>
          <w:rFonts w:ascii="Courier New" w:eastAsia="宋体" w:hAnsi="Courier New" w:cs="Courier New" w:hint="eastAsia"/>
          <w:color w:val="000000" w:themeColor="text1"/>
        </w:rPr>
        <w:t>、</w:t>
      </w:r>
      <w:proofErr w:type="gramStart"/>
      <w:r w:rsidRPr="00196523">
        <w:rPr>
          <w:rFonts w:ascii="Courier New" w:eastAsia="宋体" w:hAnsi="Courier New" w:cs="Courier New" w:hint="eastAsia"/>
          <w:color w:val="000000" w:themeColor="text1"/>
        </w:rPr>
        <w:t>右子</w:t>
      </w:r>
      <w:r w:rsidR="0057130E">
        <w:rPr>
          <w:rFonts w:ascii="Courier New" w:eastAsia="宋体" w:hAnsi="Courier New" w:cs="Courier New" w:hint="eastAsia"/>
          <w:color w:val="000000" w:themeColor="text1"/>
        </w:rPr>
        <w:t>结点</w:t>
      </w:r>
      <w:proofErr w:type="gramEnd"/>
      <w:r w:rsidRPr="00196523">
        <w:rPr>
          <w:rFonts w:ascii="Courier New" w:eastAsia="宋体" w:hAnsi="Courier New" w:cs="Courier New" w:hint="eastAsia"/>
          <w:color w:val="000000" w:themeColor="text1"/>
        </w:rPr>
        <w:t>的指针</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}BinTNode;</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BinTNode *BTree;</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w:t>
      </w:r>
    </w:p>
    <w:p w:rsidR="00667FE3" w:rsidRPr="00196523" w:rsidRDefault="00667FE3"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以下程序实现了二叉树的若干基本操作，</w:t>
      </w:r>
      <w:r w:rsidRPr="00196523">
        <w:rPr>
          <w:rFonts w:ascii="Times New Roman" w:eastAsia="宋体" w:hAnsi="Times New Roman" w:cs="Times New Roman"/>
          <w:color w:val="000000" w:themeColor="text1"/>
        </w:rPr>
        <w:t>请在空白处填上适当内容将算法补充完整。</w:t>
      </w:r>
    </w:p>
    <w:p w:rsidR="00667FE3" w:rsidRPr="00196523" w:rsidRDefault="00667FE3"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返回二叉树的高度。</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high(BTree root)</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t>int i,j;</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w:t>
      </w:r>
      <w:r w:rsidR="00C07D45" w:rsidRPr="00196523">
        <w:rPr>
          <w:rFonts w:eastAsia="宋体"/>
          <w:color w:val="000000" w:themeColor="text1"/>
          <w:u w:val="single"/>
        </w:rPr>
        <w:t xml:space="preserve">   </w:t>
      </w:r>
      <w:r w:rsidR="00C07D45" w:rsidRPr="00196523">
        <w:rPr>
          <w:rFonts w:eastAsia="宋体"/>
          <w:color w:val="000000" w:themeColor="text1"/>
          <w:u w:val="single"/>
        </w:rPr>
        <w:t>（</w:t>
      </w:r>
      <w:r w:rsidR="00C07D45" w:rsidRPr="00196523">
        <w:rPr>
          <w:rFonts w:eastAsia="宋体"/>
          <w:color w:val="000000" w:themeColor="text1"/>
          <w:u w:val="single"/>
        </w:rPr>
        <w:t>1</w:t>
      </w:r>
      <w:r w:rsidR="00C07D45" w:rsidRPr="00196523">
        <w:rPr>
          <w:rFonts w:eastAsia="宋体"/>
          <w:color w:val="000000" w:themeColor="text1"/>
          <w:u w:val="single"/>
        </w:rPr>
        <w:t>）</w:t>
      </w:r>
      <w:r w:rsidR="00C07D45" w:rsidRPr="00196523">
        <w:rPr>
          <w:rFonts w:eastAsia="宋体"/>
          <w:color w:val="000000" w:themeColor="text1"/>
          <w:u w:val="single"/>
        </w:rPr>
        <w:t xml:space="preserve">   </w:t>
      </w:r>
      <w:r w:rsidRPr="00196523">
        <w:rPr>
          <w:rFonts w:ascii="Courier New" w:eastAsia="宋体" w:hAnsi="Courier New" w:cs="Courier New"/>
          <w:color w:val="000000" w:themeColor="text1"/>
        </w:rPr>
        <w:t>) return 0;</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w:t>
      </w:r>
      <w:r w:rsidR="00F74C8C" w:rsidRPr="00196523">
        <w:rPr>
          <w:rFonts w:eastAsia="宋体"/>
          <w:color w:val="000000" w:themeColor="text1"/>
          <w:u w:val="single"/>
        </w:rPr>
        <w:t xml:space="preserve">   </w:t>
      </w:r>
      <w:r w:rsidR="00F74C8C" w:rsidRPr="00196523">
        <w:rPr>
          <w:rFonts w:eastAsia="宋体"/>
          <w:color w:val="000000" w:themeColor="text1"/>
          <w:u w:val="single"/>
        </w:rPr>
        <w:t>（</w:t>
      </w:r>
      <w:r w:rsidR="00C07D45" w:rsidRPr="00196523">
        <w:rPr>
          <w:rFonts w:eastAsia="宋体" w:hint="eastAsia"/>
          <w:color w:val="000000" w:themeColor="text1"/>
          <w:u w:val="single"/>
        </w:rPr>
        <w:t>2</w:t>
      </w:r>
      <w:r w:rsidR="00F74C8C" w:rsidRPr="00196523">
        <w:rPr>
          <w:rFonts w:eastAsia="宋体"/>
          <w:color w:val="000000" w:themeColor="text1"/>
          <w:u w:val="single"/>
        </w:rPr>
        <w:t>）</w:t>
      </w:r>
      <w:r w:rsidR="00F74C8C"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j=</w:t>
      </w:r>
      <w:r w:rsidR="00F74C8C" w:rsidRPr="00196523">
        <w:rPr>
          <w:rFonts w:eastAsia="宋体"/>
          <w:color w:val="000000" w:themeColor="text1"/>
          <w:u w:val="single"/>
        </w:rPr>
        <w:t xml:space="preserve">   </w:t>
      </w:r>
      <w:r w:rsidR="00F74C8C" w:rsidRPr="00196523">
        <w:rPr>
          <w:rFonts w:eastAsia="宋体"/>
          <w:color w:val="000000" w:themeColor="text1"/>
          <w:u w:val="single"/>
        </w:rPr>
        <w:t>（</w:t>
      </w:r>
      <w:r w:rsidR="00C07D45" w:rsidRPr="00196523">
        <w:rPr>
          <w:rFonts w:eastAsia="宋体" w:hint="eastAsia"/>
          <w:color w:val="000000" w:themeColor="text1"/>
          <w:u w:val="single"/>
        </w:rPr>
        <w:t>3</w:t>
      </w:r>
      <w:r w:rsidR="00F74C8C" w:rsidRPr="00196523">
        <w:rPr>
          <w:rFonts w:eastAsia="宋体"/>
          <w:color w:val="000000" w:themeColor="text1"/>
          <w:u w:val="single"/>
        </w:rPr>
        <w:t>）</w:t>
      </w:r>
      <w:r w:rsidR="00F74C8C"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if(i&gt;=j) return i+1;</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return j+1;</w:t>
      </w:r>
    </w:p>
    <w:p w:rsidR="00667FE3" w:rsidRPr="00196523" w:rsidRDefault="00667FE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F74C8C"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p>
    <w:p w:rsidR="00C07D45" w:rsidRPr="00196523" w:rsidRDefault="00C07D45"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Courier New" w:eastAsia="宋体" w:hAnsi="Courier New" w:cs="Courier New"/>
          <w:color w:val="000000" w:themeColor="text1"/>
        </w:rPr>
        <w:t>root==NULL</w:t>
      </w:r>
    </w:p>
    <w:p w:rsidR="00F74C8C" w:rsidRPr="00196523" w:rsidRDefault="00F74C8C"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00C07D45" w:rsidRPr="00196523">
        <w:rPr>
          <w:rFonts w:ascii="Times New Roman" w:eastAsia="宋体" w:hAnsi="Times New Roman" w:cs="Times New Roman" w:hint="eastAsia"/>
          <w:color w:val="000000" w:themeColor="text1"/>
          <w:sz w:val="21"/>
          <w:szCs w:val="21"/>
        </w:rPr>
        <w:t>2</w:t>
      </w:r>
      <w:r w:rsidRPr="00196523">
        <w:rPr>
          <w:rFonts w:ascii="Times New Roman" w:eastAsia="宋体" w:hAnsi="Times New Roman" w:cs="Times New Roman"/>
          <w:color w:val="000000" w:themeColor="text1"/>
          <w:sz w:val="21"/>
          <w:szCs w:val="21"/>
        </w:rPr>
        <w:t>）</w:t>
      </w:r>
      <w:r w:rsidR="00C07D45" w:rsidRPr="00196523">
        <w:rPr>
          <w:rFonts w:ascii="Courier New" w:eastAsia="宋体" w:hAnsi="Courier New" w:cs="Courier New"/>
          <w:color w:val="000000" w:themeColor="text1"/>
        </w:rPr>
        <w:t>high(root-&gt;left)</w:t>
      </w:r>
    </w:p>
    <w:p w:rsidR="00F74C8C" w:rsidRPr="00196523" w:rsidRDefault="00F74C8C"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 w:val="21"/>
          <w:szCs w:val="21"/>
        </w:rPr>
      </w:pPr>
      <w:r w:rsidRPr="00196523">
        <w:rPr>
          <w:rFonts w:ascii="Times New Roman" w:eastAsia="宋体" w:hAnsi="Times New Roman" w:cs="Times New Roman"/>
          <w:color w:val="000000" w:themeColor="text1"/>
          <w:sz w:val="21"/>
          <w:szCs w:val="21"/>
        </w:rPr>
        <w:t>（</w:t>
      </w:r>
      <w:r w:rsidR="00C07D45" w:rsidRPr="00196523">
        <w:rPr>
          <w:rFonts w:ascii="Times New Roman" w:eastAsia="宋体" w:hAnsi="Times New Roman" w:cs="Times New Roman" w:hint="eastAsia"/>
          <w:color w:val="000000" w:themeColor="text1"/>
          <w:sz w:val="21"/>
          <w:szCs w:val="21"/>
        </w:rPr>
        <w:t>3</w:t>
      </w:r>
      <w:r w:rsidRPr="00196523">
        <w:rPr>
          <w:rFonts w:ascii="Times New Roman" w:eastAsia="宋体" w:hAnsi="Times New Roman" w:cs="Times New Roman"/>
          <w:color w:val="000000" w:themeColor="text1"/>
          <w:sz w:val="21"/>
          <w:szCs w:val="21"/>
        </w:rPr>
        <w:t>）</w:t>
      </w:r>
      <w:r w:rsidR="00C07D45" w:rsidRPr="00196523">
        <w:rPr>
          <w:rFonts w:ascii="Courier New" w:eastAsia="宋体" w:hAnsi="Courier New" w:cs="Courier New"/>
          <w:color w:val="000000" w:themeColor="text1"/>
        </w:rPr>
        <w:t>high(root-&gt;right)</w:t>
      </w:r>
    </w:p>
    <w:p w:rsidR="00C07D45" w:rsidRPr="00196523" w:rsidRDefault="00C07D45"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返回二叉树</w:t>
      </w:r>
      <w:r w:rsidR="00F544BF" w:rsidRPr="00196523">
        <w:rPr>
          <w:rFonts w:ascii="Times New Roman" w:eastAsia="宋体" w:hAnsi="Times New Roman" w:cs="Times New Roman" w:hint="eastAsia"/>
          <w:color w:val="000000" w:themeColor="text1"/>
        </w:rPr>
        <w:t>中度为</w:t>
      </w:r>
      <w:r w:rsidR="00F544BF" w:rsidRPr="00196523">
        <w:rPr>
          <w:rFonts w:ascii="Times New Roman" w:eastAsia="宋体" w:hAnsi="Times New Roman" w:cs="Times New Roman" w:hint="eastAsia"/>
          <w:color w:val="000000" w:themeColor="text1"/>
        </w:rPr>
        <w:t>1</w:t>
      </w:r>
      <w:r w:rsidR="00F544BF" w:rsidRPr="00196523">
        <w:rPr>
          <w:rFonts w:ascii="Times New Roman" w:eastAsia="宋体" w:hAnsi="Times New Roman" w:cs="Times New Roman" w:hint="eastAsia"/>
          <w:color w:val="000000" w:themeColor="text1"/>
        </w:rPr>
        <w:t>的结点个数</w:t>
      </w:r>
      <w:r w:rsidRPr="00196523">
        <w:rPr>
          <w:rFonts w:ascii="Times New Roman" w:eastAsia="宋体" w:hAnsi="Times New Roman" w:cs="Times New Roman" w:hint="eastAsia"/>
          <w:color w:val="000000" w:themeColor="text1"/>
        </w:rPr>
        <w:t>。</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oneDNodeNumber(BTree root)</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if(root==NULL) </w:t>
      </w:r>
      <w:r w:rsidR="00551C17" w:rsidRPr="00196523">
        <w:rPr>
          <w:rFonts w:eastAsia="宋体"/>
          <w:color w:val="000000" w:themeColor="text1"/>
          <w:u w:val="single"/>
        </w:rPr>
        <w:t xml:space="preserve">   </w:t>
      </w:r>
      <w:r w:rsidR="00551C17" w:rsidRPr="00196523">
        <w:rPr>
          <w:rFonts w:eastAsia="宋体"/>
          <w:color w:val="000000" w:themeColor="text1"/>
          <w:u w:val="single"/>
        </w:rPr>
        <w:t>（</w:t>
      </w:r>
      <w:r w:rsidR="00551C17" w:rsidRPr="00196523">
        <w:rPr>
          <w:rFonts w:eastAsia="宋体"/>
          <w:color w:val="000000" w:themeColor="text1"/>
          <w:u w:val="single"/>
        </w:rPr>
        <w:t>1</w:t>
      </w:r>
      <w:r w:rsidR="00551C17" w:rsidRPr="00196523">
        <w:rPr>
          <w:rFonts w:eastAsia="宋体"/>
          <w:color w:val="000000" w:themeColor="text1"/>
          <w:u w:val="single"/>
        </w:rPr>
        <w:t>）</w:t>
      </w:r>
      <w:r w:rsidR="00551C17"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w:t>
      </w:r>
      <w:r w:rsidR="00551C17" w:rsidRPr="00196523">
        <w:rPr>
          <w:rFonts w:eastAsia="宋体"/>
          <w:color w:val="000000" w:themeColor="text1"/>
          <w:u w:val="single"/>
        </w:rPr>
        <w:t xml:space="preserve">   </w:t>
      </w:r>
      <w:r w:rsidR="00551C17" w:rsidRPr="00196523">
        <w:rPr>
          <w:rFonts w:eastAsia="宋体"/>
          <w:color w:val="000000" w:themeColor="text1"/>
          <w:u w:val="single"/>
        </w:rPr>
        <w:t>（</w:t>
      </w:r>
      <w:r w:rsidR="00551C17" w:rsidRPr="00196523">
        <w:rPr>
          <w:rFonts w:eastAsia="宋体" w:hint="eastAsia"/>
          <w:color w:val="000000" w:themeColor="text1"/>
          <w:u w:val="single"/>
        </w:rPr>
        <w:t>2</w:t>
      </w:r>
      <w:r w:rsidR="00551C17" w:rsidRPr="00196523">
        <w:rPr>
          <w:rFonts w:eastAsia="宋体"/>
          <w:color w:val="000000" w:themeColor="text1"/>
          <w:u w:val="single"/>
        </w:rPr>
        <w:t>）</w:t>
      </w:r>
      <w:r w:rsidR="00551C17" w:rsidRPr="00196523">
        <w:rPr>
          <w:rFonts w:eastAsia="宋体"/>
          <w:color w:val="000000" w:themeColor="text1"/>
          <w:u w:val="single"/>
        </w:rPr>
        <w:t xml:space="preserve">   </w:t>
      </w:r>
      <w:r w:rsidRPr="00196523">
        <w:rPr>
          <w:rFonts w:ascii="Courier New" w:eastAsia="宋体" w:hAnsi="Courier New" w:cs="Courier New"/>
          <w:color w:val="000000" w:themeColor="text1"/>
        </w:rPr>
        <w:t>)||(root-&gt;left!=NULL &amp;&amp; root-&gt;right==NULL))</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r w:rsidR="00551C17" w:rsidRPr="00196523">
        <w:rPr>
          <w:rFonts w:ascii="Courier New" w:eastAsia="宋体" w:hAnsi="Courier New" w:cs="Courier New"/>
          <w:color w:val="000000" w:themeColor="text1"/>
        </w:rPr>
        <w:t xml:space="preserve"> </w:t>
      </w:r>
      <w:r w:rsidR="00551C17" w:rsidRPr="00196523">
        <w:rPr>
          <w:rFonts w:eastAsia="宋体"/>
          <w:color w:val="000000" w:themeColor="text1"/>
          <w:u w:val="single"/>
        </w:rPr>
        <w:t xml:space="preserve">   </w:t>
      </w:r>
      <w:r w:rsidR="00551C17" w:rsidRPr="00196523">
        <w:rPr>
          <w:rFonts w:eastAsia="宋体"/>
          <w:color w:val="000000" w:themeColor="text1"/>
          <w:u w:val="single"/>
        </w:rPr>
        <w:t>（</w:t>
      </w:r>
      <w:r w:rsidR="00551C17" w:rsidRPr="00196523">
        <w:rPr>
          <w:rFonts w:eastAsia="宋体" w:hint="eastAsia"/>
          <w:color w:val="000000" w:themeColor="text1"/>
          <w:u w:val="single"/>
        </w:rPr>
        <w:t>3</w:t>
      </w:r>
      <w:r w:rsidR="00551C17" w:rsidRPr="00196523">
        <w:rPr>
          <w:rFonts w:eastAsia="宋体"/>
          <w:color w:val="000000" w:themeColor="text1"/>
          <w:u w:val="single"/>
        </w:rPr>
        <w:t>）</w:t>
      </w:r>
      <w:r w:rsidR="00551C17"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F544BF"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return oneDNodeNumber(root-&gt;left)+oneDNodeNumber(root-&gt;right);</w:t>
      </w:r>
    </w:p>
    <w:p w:rsidR="00A90DFC" w:rsidRPr="00196523" w:rsidRDefault="00F544BF"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551C17"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p>
    <w:p w:rsidR="00551C17" w:rsidRPr="00196523" w:rsidRDefault="00551C17" w:rsidP="001C30E9">
      <w:pPr>
        <w:pStyle w:val="a3"/>
        <w:spacing w:line="240" w:lineRule="auto"/>
        <w:ind w:firstLineChars="0" w:firstLine="0"/>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w:t>
      </w:r>
      <w:r w:rsidRPr="00196523">
        <w:rPr>
          <w:rFonts w:ascii="Courier New" w:eastAsia="宋体" w:hAnsi="Courier New" w:cs="Courier New"/>
          <w:color w:val="000000" w:themeColor="text1"/>
          <w:sz w:val="18"/>
          <w:szCs w:val="18"/>
        </w:rPr>
        <w:t>return 0</w:t>
      </w:r>
    </w:p>
    <w:p w:rsidR="00551C17" w:rsidRPr="00196523" w:rsidRDefault="00551C17"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w:t>
      </w:r>
      <w:r w:rsidRPr="00196523">
        <w:rPr>
          <w:rFonts w:ascii="Times New Roman" w:eastAsia="宋体" w:hAnsi="Times New Roman" w:cs="Times New Roman" w:hint="eastAsia"/>
          <w:color w:val="000000" w:themeColor="text1"/>
          <w:szCs w:val="18"/>
        </w:rPr>
        <w:t>2</w:t>
      </w:r>
      <w:r w:rsidRPr="00196523">
        <w:rPr>
          <w:rFonts w:ascii="Times New Roman" w:eastAsia="宋体" w:hAnsi="Times New Roman" w:cs="Times New Roman"/>
          <w:color w:val="000000" w:themeColor="text1"/>
          <w:szCs w:val="18"/>
        </w:rPr>
        <w:t>）</w:t>
      </w:r>
      <w:r w:rsidRPr="00196523">
        <w:rPr>
          <w:rFonts w:ascii="Courier New" w:eastAsia="宋体" w:hAnsi="Courier New" w:cs="Courier New"/>
          <w:color w:val="000000" w:themeColor="text1"/>
          <w:szCs w:val="18"/>
        </w:rPr>
        <w:t>root-&gt;left==NULL &amp;&amp; root-&gt;right!=NULL</w:t>
      </w:r>
    </w:p>
    <w:p w:rsidR="00551C17" w:rsidRPr="00196523" w:rsidRDefault="00551C17" w:rsidP="001C30E9">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w:t>
      </w:r>
      <w:r w:rsidRPr="00196523">
        <w:rPr>
          <w:rFonts w:ascii="Times New Roman" w:eastAsia="宋体" w:hAnsi="Times New Roman" w:cs="Times New Roman" w:hint="eastAsia"/>
          <w:color w:val="000000" w:themeColor="text1"/>
          <w:szCs w:val="18"/>
        </w:rPr>
        <w:t>3</w:t>
      </w:r>
      <w:r w:rsidRPr="00196523">
        <w:rPr>
          <w:rFonts w:ascii="Times New Roman" w:eastAsia="宋体" w:hAnsi="Times New Roman" w:cs="Times New Roman"/>
          <w:color w:val="000000" w:themeColor="text1"/>
          <w:szCs w:val="18"/>
        </w:rPr>
        <w:t>）</w:t>
      </w:r>
      <w:r w:rsidRPr="00196523">
        <w:rPr>
          <w:rFonts w:ascii="Courier New" w:eastAsia="宋体" w:hAnsi="Courier New" w:cs="Courier New"/>
          <w:color w:val="000000" w:themeColor="text1"/>
          <w:szCs w:val="18"/>
        </w:rPr>
        <w:t>oneDNodeNumber(root-&gt;left)+oneDNodeNumber(root-&gt;right)+1</w:t>
      </w:r>
    </w:p>
    <w:p w:rsidR="00122986" w:rsidRPr="00196523" w:rsidRDefault="00CE19D4" w:rsidP="00CE19D4">
      <w:pPr>
        <w:pStyle w:val="a3"/>
        <w:spacing w:line="240" w:lineRule="auto"/>
        <w:ind w:firstLineChars="0" w:firstLine="0"/>
        <w:rPr>
          <w:rFonts w:ascii="Times New Roman" w:eastAsia="宋体" w:hAnsi="Times New Roman" w:cs="Times New Roman"/>
          <w:color w:val="000000" w:themeColor="text1"/>
        </w:rPr>
      </w:pPr>
      <w:bookmarkStart w:id="82" w:name="_Hlk125492429"/>
      <w:bookmarkEnd w:id="81"/>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w:t>
      </w:r>
      <w:r w:rsidR="00122986" w:rsidRPr="00196523">
        <w:rPr>
          <w:rFonts w:ascii="Times New Roman" w:eastAsia="宋体" w:hAnsi="Times New Roman" w:cs="Times New Roman" w:hint="eastAsia"/>
          <w:color w:val="000000" w:themeColor="text1"/>
        </w:rPr>
        <w:t>二叉链表中结点类的定义及二叉树的定义如下所示。</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int ELEMType;</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 BNode</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二叉树结点</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ELEMType data;</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数据域</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struct BNode *left,*right;</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指向左子</w:t>
      </w:r>
      <w:r w:rsidR="0057130E">
        <w:rPr>
          <w:rFonts w:ascii="Courier New" w:eastAsia="宋体" w:hAnsi="Courier New" w:cs="Courier New" w:hint="eastAsia"/>
          <w:color w:val="000000" w:themeColor="text1"/>
        </w:rPr>
        <w:t>结点</w:t>
      </w:r>
      <w:r w:rsidRPr="00196523">
        <w:rPr>
          <w:rFonts w:ascii="Courier New" w:eastAsia="宋体" w:hAnsi="Courier New" w:cs="Courier New" w:hint="eastAsia"/>
          <w:color w:val="000000" w:themeColor="text1"/>
        </w:rPr>
        <w:t>、</w:t>
      </w:r>
      <w:proofErr w:type="gramStart"/>
      <w:r w:rsidRPr="00196523">
        <w:rPr>
          <w:rFonts w:ascii="Courier New" w:eastAsia="宋体" w:hAnsi="Courier New" w:cs="Courier New" w:hint="eastAsia"/>
          <w:color w:val="000000" w:themeColor="text1"/>
        </w:rPr>
        <w:t>右子</w:t>
      </w:r>
      <w:r w:rsidR="0057130E">
        <w:rPr>
          <w:rFonts w:ascii="Courier New" w:eastAsia="宋体" w:hAnsi="Courier New" w:cs="Courier New" w:hint="eastAsia"/>
          <w:color w:val="000000" w:themeColor="text1"/>
        </w:rPr>
        <w:t>结点</w:t>
      </w:r>
      <w:proofErr w:type="gramEnd"/>
      <w:r w:rsidRPr="00196523">
        <w:rPr>
          <w:rFonts w:ascii="Courier New" w:eastAsia="宋体" w:hAnsi="Courier New" w:cs="Courier New" w:hint="eastAsia"/>
          <w:color w:val="000000" w:themeColor="text1"/>
        </w:rPr>
        <w:t>的指针</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}BinTNode;</w:t>
      </w:r>
    </w:p>
    <w:p w:rsidR="00122986" w:rsidRPr="00196523" w:rsidRDefault="00122986"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BinTNode *BTree;</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w:t>
      </w:r>
    </w:p>
    <w:p w:rsidR="00122986" w:rsidRPr="00196523" w:rsidRDefault="00122986"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说明</w:t>
      </w:r>
      <w:r w:rsidRPr="00196523">
        <w:rPr>
          <w:rFonts w:ascii="Times New Roman" w:eastAsia="宋体" w:hAnsi="Times New Roman" w:cs="Times New Roman"/>
          <w:color w:val="000000" w:themeColor="text1"/>
        </w:rPr>
        <w:t>change</w:t>
      </w:r>
      <w:r w:rsidRPr="00196523">
        <w:rPr>
          <w:rFonts w:ascii="Times New Roman" w:eastAsia="宋体" w:hAnsi="Times New Roman" w:cs="Times New Roman" w:hint="eastAsia"/>
          <w:color w:val="000000" w:themeColor="text1"/>
        </w:rPr>
        <w:t>函数的功能。</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change(BTree root){</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BinTNode *temp;</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if(root==NULL) return;</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change(root-&gt;left);</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change(root-&gt;right);</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temp=root-&gt;left;</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root-&gt;left=root-&gt;right;</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root-&gt;right=temp;</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p>
    <w:p w:rsidR="005D0E64" w:rsidRPr="00196523" w:rsidRDefault="005D0E6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bookmarkEnd w:id="82"/>
    <w:p w:rsidR="00122986"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00122986" w:rsidRPr="00196523">
        <w:rPr>
          <w:rFonts w:ascii="Times New Roman" w:eastAsia="宋体" w:hAnsi="Times New Roman" w:cs="Times New Roman"/>
          <w:color w:val="000000" w:themeColor="text1"/>
        </w:rPr>
        <w:t>change</w:t>
      </w:r>
      <w:r w:rsidR="00122986" w:rsidRPr="00196523">
        <w:rPr>
          <w:rFonts w:ascii="Times New Roman" w:eastAsia="宋体" w:hAnsi="Times New Roman" w:cs="Times New Roman" w:hint="eastAsia"/>
          <w:color w:val="000000" w:themeColor="text1"/>
        </w:rPr>
        <w:t>函数的功能是</w:t>
      </w:r>
      <w:r w:rsidR="00122986" w:rsidRPr="00196523">
        <w:rPr>
          <w:rFonts w:ascii="Times New Roman" w:eastAsia="宋体" w:hAnsi="Times New Roman" w:cs="Times New Roman"/>
          <w:color w:val="000000" w:themeColor="text1"/>
        </w:rPr>
        <w:t>将二叉树中所有结点的左、右子树相互交换</w:t>
      </w:r>
      <w:r w:rsidR="00122986" w:rsidRPr="00196523">
        <w:rPr>
          <w:rFonts w:ascii="Times New Roman" w:eastAsia="宋体" w:hAnsi="Times New Roman" w:cs="Times New Roman" w:hint="eastAsia"/>
          <w:color w:val="000000" w:themeColor="text1"/>
        </w:rPr>
        <w:t>。</w:t>
      </w:r>
    </w:p>
    <w:p w:rsidR="005E34FC" w:rsidRDefault="005E34FC" w:rsidP="005E34FC">
      <w:pPr>
        <w:pStyle w:val="a3"/>
        <w:spacing w:line="240" w:lineRule="auto"/>
        <w:ind w:firstLineChars="0" w:firstLine="0"/>
        <w:rPr>
          <w:rFonts w:ascii="Times New Roman" w:eastAsia="宋体" w:hAnsi="Times New Roman" w:cs="Times New Roman"/>
          <w:color w:val="000000"/>
        </w:rPr>
      </w:pPr>
      <w:r>
        <w:rPr>
          <w:rFonts w:ascii="Times New Roman" w:eastAsia="宋体" w:hAnsi="Times New Roman" w:cs="Times New Roman"/>
          <w:color w:val="000000"/>
        </w:rPr>
        <w:t>4</w:t>
      </w:r>
      <w:r>
        <w:rPr>
          <w:rFonts w:ascii="Times New Roman" w:eastAsia="宋体" w:hAnsi="Times New Roman" w:cs="Times New Roman" w:hint="eastAsia"/>
          <w:color w:val="000000"/>
        </w:rPr>
        <w:t>．函数</w:t>
      </w:r>
      <w:r>
        <w:rPr>
          <w:rFonts w:ascii="Times New Roman" w:eastAsia="宋体" w:hAnsi="Times New Roman" w:cs="Times New Roman"/>
          <w:color w:val="000000"/>
        </w:rPr>
        <w:t>CountLeave</w:t>
      </w:r>
      <w:r>
        <w:rPr>
          <w:rFonts w:ascii="Times New Roman" w:eastAsia="宋体" w:hAnsi="Times New Roman" w:cs="Times New Roman" w:hint="eastAsia"/>
          <w:color w:val="000000"/>
        </w:rPr>
        <w:t>的功能是计算二叉树中叶结点的数量。</w:t>
      </w:r>
    </w:p>
    <w:p w:rsidR="005E34FC" w:rsidRPr="005E34FC"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t>typedef struct BiTNode</w:t>
      </w:r>
    </w:p>
    <w:p w:rsidR="0057130E"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lastRenderedPageBreak/>
        <w:t>{</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ElemType data;</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struct BiTNode *</w:t>
      </w:r>
      <w:proofErr w:type="gramStart"/>
      <w:r w:rsidR="005E34FC" w:rsidRPr="005E34FC">
        <w:rPr>
          <w:rFonts w:ascii="Courier New" w:eastAsia="宋体" w:hAnsi="Courier New" w:cs="Courier New"/>
          <w:color w:val="000000" w:themeColor="text1"/>
        </w:rPr>
        <w:t>lchild,*</w:t>
      </w:r>
      <w:proofErr w:type="gramEnd"/>
      <w:r w:rsidR="005E34FC" w:rsidRPr="005E34FC">
        <w:rPr>
          <w:rFonts w:ascii="Courier New" w:eastAsia="宋体" w:hAnsi="Courier New" w:cs="Courier New"/>
          <w:color w:val="000000" w:themeColor="text1"/>
        </w:rPr>
        <w:t>rchild;</w:t>
      </w:r>
    </w:p>
    <w:p w:rsidR="005E34FC" w:rsidRPr="005E34FC"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t>}*BiTree;</w:t>
      </w:r>
      <w:r w:rsidR="0057130E">
        <w:rPr>
          <w:rFonts w:ascii="Courier New" w:eastAsia="宋体" w:hAnsi="Courier New" w:cs="Courier New"/>
          <w:color w:val="000000" w:themeColor="text1"/>
        </w:rPr>
        <w:tab/>
      </w:r>
      <w:r w:rsidRPr="005E34FC">
        <w:rPr>
          <w:rFonts w:ascii="Courier New" w:eastAsia="宋体" w:hAnsi="Courier New" w:cs="Courier New"/>
          <w:color w:val="000000" w:themeColor="text1"/>
        </w:rPr>
        <w:tab/>
      </w:r>
      <w:r w:rsidRPr="005E34FC">
        <w:rPr>
          <w:rFonts w:ascii="Courier New" w:eastAsia="宋体" w:hAnsi="Courier New" w:cs="Courier New"/>
          <w:color w:val="000000" w:themeColor="text1"/>
        </w:rPr>
        <w:tab/>
      </w:r>
      <w:r w:rsidRPr="005E34FC">
        <w:rPr>
          <w:rFonts w:ascii="Courier New" w:eastAsia="宋体" w:hAnsi="Courier New" w:cs="Courier New"/>
          <w:color w:val="000000" w:themeColor="text1"/>
        </w:rPr>
        <w:tab/>
      </w:r>
      <w:r w:rsidRPr="005E34FC">
        <w:rPr>
          <w:rFonts w:ascii="Courier New" w:eastAsia="宋体" w:hAnsi="Courier New" w:cs="Courier New"/>
          <w:color w:val="000000" w:themeColor="text1"/>
        </w:rPr>
        <w:tab/>
        <w:t>//</w:t>
      </w:r>
      <w:r w:rsidRPr="005E34FC">
        <w:rPr>
          <w:rFonts w:ascii="Courier New" w:eastAsia="宋体" w:hAnsi="Courier New" w:cs="Courier New" w:hint="eastAsia"/>
          <w:color w:val="000000" w:themeColor="text1"/>
        </w:rPr>
        <w:t>二叉树结点定义</w:t>
      </w:r>
    </w:p>
    <w:p w:rsidR="005E34FC" w:rsidRPr="005E34FC"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t>int CountLeave(BiTree T)</w:t>
      </w:r>
      <w:r w:rsidR="0057130E">
        <w:rPr>
          <w:rFonts w:ascii="Courier New" w:eastAsia="宋体" w:hAnsi="Courier New" w:cs="Courier New"/>
          <w:color w:val="000000" w:themeColor="text1"/>
        </w:rPr>
        <w:tab/>
      </w:r>
      <w:r w:rsidRPr="005E34FC">
        <w:rPr>
          <w:rFonts w:ascii="Courier New" w:eastAsia="宋体" w:hAnsi="Courier New" w:cs="Courier New"/>
          <w:color w:val="000000" w:themeColor="text1"/>
        </w:rPr>
        <w:t>//</w:t>
      </w:r>
      <w:r w:rsidRPr="005E34FC">
        <w:rPr>
          <w:rFonts w:ascii="Courier New" w:eastAsia="宋体" w:hAnsi="Courier New" w:cs="Courier New" w:hint="eastAsia"/>
          <w:color w:val="000000" w:themeColor="text1"/>
        </w:rPr>
        <w:t>返回值为二叉树</w:t>
      </w:r>
      <w:r w:rsidRPr="005E34FC">
        <w:rPr>
          <w:rFonts w:ascii="Courier New" w:eastAsia="宋体" w:hAnsi="Courier New" w:cs="Courier New"/>
          <w:color w:val="000000" w:themeColor="text1"/>
        </w:rPr>
        <w:t>T</w:t>
      </w:r>
      <w:r w:rsidRPr="005E34FC">
        <w:rPr>
          <w:rFonts w:ascii="Courier New" w:eastAsia="宋体" w:hAnsi="Courier New" w:cs="Courier New" w:hint="eastAsia"/>
          <w:color w:val="000000" w:themeColor="text1"/>
        </w:rPr>
        <w:t>中叶结点的个数</w:t>
      </w:r>
    </w:p>
    <w:p w:rsidR="0057130E"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t>{</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if</w:t>
      </w:r>
      <w:proofErr w:type="gramStart"/>
      <w:r w:rsidR="005E34FC" w:rsidRPr="005E34FC">
        <w:rPr>
          <w:rFonts w:ascii="Courier New" w:eastAsia="宋体" w:hAnsi="Courier New" w:cs="Courier New"/>
          <w:color w:val="000000" w:themeColor="text1"/>
        </w:rPr>
        <w:t>(!T</w:t>
      </w:r>
      <w:proofErr w:type="gramEnd"/>
      <w:r w:rsidR="005E34FC" w:rsidRPr="005E34FC">
        <w:rPr>
          <w:rFonts w:ascii="Courier New" w:eastAsia="宋体" w:hAnsi="Courier New" w:cs="Courier New"/>
          <w:color w:val="000000" w:themeColor="text1"/>
        </w:rPr>
        <w:t xml:space="preserve">)  return </w:t>
      </w:r>
      <w:r w:rsidR="005E34FC" w:rsidRPr="00196523">
        <w:rPr>
          <w:rFonts w:eastAsia="宋体"/>
          <w:color w:val="000000" w:themeColor="text1"/>
          <w:u w:val="single"/>
        </w:rPr>
        <w:t xml:space="preserve">   </w:t>
      </w:r>
      <w:r w:rsidR="005E34FC" w:rsidRPr="00196523">
        <w:rPr>
          <w:rFonts w:eastAsia="宋体"/>
          <w:color w:val="000000" w:themeColor="text1"/>
          <w:u w:val="single"/>
        </w:rPr>
        <w:t>（</w:t>
      </w:r>
      <w:r w:rsidR="005E34FC" w:rsidRPr="00196523">
        <w:rPr>
          <w:rFonts w:eastAsia="宋体"/>
          <w:color w:val="000000" w:themeColor="text1"/>
          <w:u w:val="single"/>
        </w:rPr>
        <w:t>1</w:t>
      </w:r>
      <w:r w:rsidR="005E34FC" w:rsidRPr="00196523">
        <w:rPr>
          <w:rFonts w:eastAsia="宋体"/>
          <w:color w:val="000000" w:themeColor="text1"/>
          <w:u w:val="single"/>
        </w:rPr>
        <w:t>）</w:t>
      </w:r>
      <w:r w:rsidR="005E34FC" w:rsidRPr="00196523">
        <w:rPr>
          <w:rFonts w:eastAsia="宋体"/>
          <w:color w:val="000000" w:themeColor="text1"/>
          <w:u w:val="single"/>
        </w:rPr>
        <w:t xml:space="preserve">   </w:t>
      </w:r>
      <w:r w:rsidR="005E34FC" w:rsidRPr="005E34FC">
        <w:rPr>
          <w:rFonts w:ascii="Courier New" w:eastAsia="宋体" w:hAnsi="Courier New" w:cs="Courier New"/>
          <w:color w:val="000000" w:themeColor="text1"/>
        </w:rPr>
        <w:t xml:space="preserve"> ;  </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 xml:space="preserve">if </w:t>
      </w:r>
      <w:proofErr w:type="gramStart"/>
      <w:r w:rsidR="005E34FC" w:rsidRPr="005E34FC">
        <w:rPr>
          <w:rFonts w:ascii="Courier New" w:eastAsia="宋体" w:hAnsi="Courier New" w:cs="Courier New"/>
          <w:color w:val="000000" w:themeColor="text1"/>
        </w:rPr>
        <w:t>( T</w:t>
      </w:r>
      <w:proofErr w:type="gramEnd"/>
      <w:r w:rsidR="005E34FC" w:rsidRPr="005E34FC">
        <w:rPr>
          <w:rFonts w:ascii="Courier New" w:eastAsia="宋体" w:hAnsi="Courier New" w:cs="Courier New"/>
          <w:color w:val="000000" w:themeColor="text1"/>
        </w:rPr>
        <w:t>-&gt;lchild==NULL &amp;&amp; T-&gt;rchild==NULL )</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 xml:space="preserve">return  </w:t>
      </w:r>
      <w:r w:rsidR="005E34FC" w:rsidRPr="00196523">
        <w:rPr>
          <w:rFonts w:eastAsia="宋体"/>
          <w:color w:val="000000" w:themeColor="text1"/>
          <w:u w:val="single"/>
        </w:rPr>
        <w:t xml:space="preserve">   </w:t>
      </w:r>
      <w:r w:rsidR="005E34FC" w:rsidRPr="00196523">
        <w:rPr>
          <w:rFonts w:eastAsia="宋体"/>
          <w:color w:val="000000" w:themeColor="text1"/>
          <w:u w:val="single"/>
        </w:rPr>
        <w:t>（</w:t>
      </w:r>
      <w:r w:rsidR="005E34FC">
        <w:rPr>
          <w:rFonts w:eastAsia="宋体" w:hint="eastAsia"/>
          <w:color w:val="000000" w:themeColor="text1"/>
          <w:u w:val="single"/>
        </w:rPr>
        <w:t>2</w:t>
      </w:r>
      <w:r w:rsidR="005E34FC" w:rsidRPr="00196523">
        <w:rPr>
          <w:rFonts w:eastAsia="宋体"/>
          <w:color w:val="000000" w:themeColor="text1"/>
          <w:u w:val="single"/>
        </w:rPr>
        <w:t>）</w:t>
      </w:r>
      <w:r w:rsidR="005E34FC" w:rsidRPr="00196523">
        <w:rPr>
          <w:rFonts w:eastAsia="宋体"/>
          <w:color w:val="000000" w:themeColor="text1"/>
          <w:u w:val="single"/>
        </w:rPr>
        <w:t xml:space="preserve">   </w:t>
      </w:r>
      <w:r w:rsidR="005E34FC" w:rsidRPr="005E34FC">
        <w:rPr>
          <w:rFonts w:ascii="Courier New" w:eastAsia="宋体" w:hAnsi="Courier New" w:cs="Courier New"/>
          <w:color w:val="000000" w:themeColor="text1"/>
        </w:rPr>
        <w:t>;</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else</w:t>
      </w:r>
    </w:p>
    <w:p w:rsidR="005E34FC" w:rsidRPr="005E34FC" w:rsidRDefault="0057130E"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Pr>
          <w:rFonts w:ascii="Courier New" w:eastAsia="宋体" w:hAnsi="Courier New" w:cs="Courier New"/>
          <w:color w:val="000000" w:themeColor="text1"/>
        </w:rPr>
        <w:tab/>
      </w:r>
      <w:r w:rsidR="005E34FC" w:rsidRPr="005E34FC">
        <w:rPr>
          <w:rFonts w:ascii="Courier New" w:eastAsia="宋体" w:hAnsi="Courier New" w:cs="Courier New"/>
          <w:color w:val="000000" w:themeColor="text1"/>
        </w:rPr>
        <w:t xml:space="preserve">return </w:t>
      </w:r>
      <w:r w:rsidR="005E34FC" w:rsidRPr="00196523">
        <w:rPr>
          <w:rFonts w:eastAsia="宋体"/>
          <w:color w:val="000000" w:themeColor="text1"/>
          <w:u w:val="single"/>
        </w:rPr>
        <w:t xml:space="preserve">   </w:t>
      </w:r>
      <w:r w:rsidR="005E34FC" w:rsidRPr="00196523">
        <w:rPr>
          <w:rFonts w:eastAsia="宋体"/>
          <w:color w:val="000000" w:themeColor="text1"/>
          <w:u w:val="single"/>
        </w:rPr>
        <w:t>（</w:t>
      </w:r>
      <w:r w:rsidR="005E34FC">
        <w:rPr>
          <w:rFonts w:eastAsia="宋体" w:hint="eastAsia"/>
          <w:color w:val="000000" w:themeColor="text1"/>
          <w:u w:val="single"/>
        </w:rPr>
        <w:t>3</w:t>
      </w:r>
      <w:r w:rsidR="005E34FC" w:rsidRPr="00196523">
        <w:rPr>
          <w:rFonts w:eastAsia="宋体"/>
          <w:color w:val="000000" w:themeColor="text1"/>
          <w:u w:val="single"/>
        </w:rPr>
        <w:t>）</w:t>
      </w:r>
      <w:r w:rsidR="005E34FC" w:rsidRPr="00196523">
        <w:rPr>
          <w:rFonts w:eastAsia="宋体"/>
          <w:color w:val="000000" w:themeColor="text1"/>
          <w:u w:val="single"/>
        </w:rPr>
        <w:t xml:space="preserve">   </w:t>
      </w:r>
      <w:r w:rsidR="005E34FC" w:rsidRPr="005E34FC">
        <w:rPr>
          <w:rFonts w:ascii="Courier New" w:eastAsia="宋体" w:hAnsi="Courier New" w:cs="Courier New"/>
          <w:color w:val="000000" w:themeColor="text1"/>
        </w:rPr>
        <w:t>;</w:t>
      </w:r>
    </w:p>
    <w:p w:rsidR="005E34FC" w:rsidRPr="005E34FC" w:rsidRDefault="005E34FC" w:rsidP="005E34FC">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5E34FC">
        <w:rPr>
          <w:rFonts w:ascii="Courier New" w:eastAsia="宋体" w:hAnsi="Courier New" w:cs="Courier New"/>
          <w:color w:val="000000" w:themeColor="text1"/>
        </w:rPr>
        <w:t>}</w:t>
      </w:r>
    </w:p>
    <w:p w:rsidR="005E34FC" w:rsidRDefault="005E34FC" w:rsidP="005E34FC">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hint="eastAsia"/>
        </w:rPr>
        <w:t>为使函数能够完成指定的功能，请在程序中的横线处填入适当的内容。</w:t>
      </w:r>
    </w:p>
    <w:p w:rsidR="0057130E" w:rsidRPr="00196523" w:rsidRDefault="0057130E" w:rsidP="0057130E">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p>
    <w:p w:rsidR="0057130E" w:rsidRPr="0057130E" w:rsidRDefault="0057130E" w:rsidP="0057130E">
      <w:pPr>
        <w:pStyle w:val="a3"/>
        <w:spacing w:line="240" w:lineRule="auto"/>
        <w:ind w:firstLineChars="0" w:firstLine="0"/>
        <w:rPr>
          <w:rFonts w:ascii="Times New Roman" w:eastAsia="宋体" w:hAnsi="Times New Roman" w:cs="Times New Roman"/>
        </w:rPr>
      </w:pPr>
      <w:r w:rsidRPr="00196523">
        <w:rPr>
          <w:rFonts w:ascii="Times New Roman" w:eastAsia="宋体" w:hAnsi="Times New Roman" w:cs="Times New Roman"/>
          <w:color w:val="000000" w:themeColor="text1"/>
          <w:sz w:val="18"/>
          <w:szCs w:val="18"/>
        </w:rPr>
        <w:t>（</w:t>
      </w: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w:t>
      </w:r>
      <w:r w:rsidRPr="0057130E">
        <w:rPr>
          <w:rFonts w:ascii="Times New Roman" w:eastAsia="宋体" w:hAnsi="Times New Roman" w:cs="Times New Roman"/>
        </w:rPr>
        <w:t>0</w:t>
      </w:r>
    </w:p>
    <w:p w:rsidR="0057130E" w:rsidRPr="0057130E" w:rsidRDefault="0057130E" w:rsidP="0057130E">
      <w:pPr>
        <w:pStyle w:val="a4"/>
        <w:tabs>
          <w:tab w:val="clear" w:pos="840"/>
          <w:tab w:val="clear" w:pos="1320"/>
          <w:tab w:val="clear" w:pos="4320"/>
          <w:tab w:val="left" w:pos="426"/>
          <w:tab w:val="left" w:pos="709"/>
          <w:tab w:val="left" w:pos="4111"/>
        </w:tabs>
        <w:spacing w:line="240" w:lineRule="auto"/>
        <w:ind w:firstLineChars="0" w:firstLine="0"/>
        <w:rPr>
          <w:rFonts w:ascii="Times New Roman" w:eastAsia="宋体" w:hAnsi="Times New Roman" w:cs="Times New Roman"/>
          <w:color w:val="auto"/>
          <w:kern w:val="2"/>
          <w:sz w:val="21"/>
          <w:szCs w:val="24"/>
        </w:rPr>
      </w:pPr>
      <w:r w:rsidRPr="00196523">
        <w:rPr>
          <w:rFonts w:ascii="Times New Roman" w:eastAsia="宋体" w:hAnsi="Times New Roman" w:cs="Times New Roman"/>
          <w:color w:val="000000" w:themeColor="text1"/>
          <w:szCs w:val="18"/>
        </w:rPr>
        <w:t>（</w:t>
      </w:r>
      <w:r w:rsidRPr="00196523">
        <w:rPr>
          <w:rFonts w:ascii="Times New Roman" w:eastAsia="宋体" w:hAnsi="Times New Roman" w:cs="Times New Roman" w:hint="eastAsia"/>
          <w:color w:val="000000" w:themeColor="text1"/>
          <w:szCs w:val="18"/>
        </w:rPr>
        <w:t>2</w:t>
      </w:r>
      <w:r w:rsidRPr="00196523">
        <w:rPr>
          <w:rFonts w:ascii="Times New Roman" w:eastAsia="宋体" w:hAnsi="Times New Roman" w:cs="Times New Roman"/>
          <w:color w:val="000000" w:themeColor="text1"/>
          <w:szCs w:val="18"/>
        </w:rPr>
        <w:t>）</w:t>
      </w:r>
      <w:r w:rsidRPr="0057130E">
        <w:rPr>
          <w:rFonts w:ascii="Times New Roman" w:eastAsia="宋体" w:hAnsi="Times New Roman" w:cs="Times New Roman" w:hint="eastAsia"/>
          <w:color w:val="auto"/>
          <w:kern w:val="2"/>
          <w:sz w:val="21"/>
          <w:szCs w:val="24"/>
        </w:rPr>
        <w:t>1</w:t>
      </w:r>
    </w:p>
    <w:p w:rsidR="005E34FC" w:rsidRDefault="0057130E" w:rsidP="0057130E">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szCs w:val="18"/>
        </w:rPr>
        <w:t>（</w:t>
      </w:r>
      <w:r w:rsidRPr="00196523">
        <w:rPr>
          <w:rFonts w:ascii="Times New Roman" w:eastAsia="宋体" w:hAnsi="Times New Roman" w:cs="Times New Roman" w:hint="eastAsia"/>
          <w:color w:val="000000" w:themeColor="text1"/>
          <w:szCs w:val="18"/>
        </w:rPr>
        <w:t>3</w:t>
      </w:r>
      <w:r w:rsidRPr="00196523">
        <w:rPr>
          <w:rFonts w:ascii="Times New Roman" w:eastAsia="宋体" w:hAnsi="Times New Roman" w:cs="Times New Roman"/>
          <w:color w:val="000000" w:themeColor="text1"/>
          <w:szCs w:val="18"/>
        </w:rPr>
        <w:t>）</w:t>
      </w:r>
      <w:r>
        <w:rPr>
          <w:rFonts w:ascii="Times New Roman" w:eastAsia="宋体" w:hAnsi="Times New Roman" w:cs="Times New Roman"/>
        </w:rPr>
        <w:t>CountLeave( T-&gt;lchild ) + CountLeave( T-&gt;rchild )</w:t>
      </w:r>
    </w:p>
    <w:p w:rsidR="005E34FC" w:rsidRDefault="005E34FC" w:rsidP="001C30E9">
      <w:pPr>
        <w:pStyle w:val="a3"/>
        <w:spacing w:line="240" w:lineRule="auto"/>
        <w:ind w:firstLineChars="0" w:firstLine="0"/>
        <w:rPr>
          <w:rFonts w:ascii="Times New Roman" w:eastAsia="宋体" w:hAnsi="Times New Roman" w:cs="Times New Roman"/>
          <w:color w:val="000000" w:themeColor="text1"/>
        </w:rPr>
      </w:pPr>
    </w:p>
    <w:p w:rsidR="004D0DD9" w:rsidRPr="00196523" w:rsidRDefault="00CE19D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五</w:t>
      </w:r>
      <w:r w:rsidR="004D0DD9" w:rsidRPr="00196523">
        <w:rPr>
          <w:rFonts w:ascii="Times New Roman" w:eastAsia="宋体" w:hAnsi="Times New Roman" w:cs="Times New Roman"/>
          <w:color w:val="000000" w:themeColor="text1"/>
        </w:rPr>
        <w:t>、</w:t>
      </w:r>
      <w:r w:rsidR="004D0DD9" w:rsidRPr="00196523">
        <w:rPr>
          <w:rFonts w:ascii="Times New Roman" w:eastAsia="宋体" w:hAnsi="Times New Roman" w:cs="Times New Roman" w:hint="eastAsia"/>
          <w:color w:val="000000" w:themeColor="text1"/>
        </w:rPr>
        <w:t>算法设计题</w:t>
      </w:r>
    </w:p>
    <w:p w:rsidR="004D0DD9" w:rsidRPr="00196523" w:rsidRDefault="00551C17" w:rsidP="001C30E9">
      <w:pPr>
        <w:pStyle w:val="a3"/>
        <w:spacing w:line="240" w:lineRule="auto"/>
        <w:ind w:firstLineChars="0" w:firstLine="0"/>
        <w:rPr>
          <w:rFonts w:ascii="Times New Roman" w:eastAsia="宋体" w:hAnsi="Times New Roman" w:cs="Times New Roman"/>
          <w:color w:val="000000" w:themeColor="text1"/>
        </w:rPr>
      </w:pPr>
      <w:bookmarkStart w:id="83" w:name="_Hlk125480306"/>
      <w:r w:rsidRPr="00196523">
        <w:rPr>
          <w:rFonts w:ascii="Times New Roman" w:eastAsia="宋体" w:hAnsi="Times New Roman" w:cs="Times New Roman" w:hint="eastAsia"/>
          <w:color w:val="000000" w:themeColor="text1"/>
        </w:rPr>
        <w:t>1</w:t>
      </w:r>
      <w:r w:rsidR="004D0DD9" w:rsidRPr="00196523">
        <w:rPr>
          <w:rFonts w:ascii="Times New Roman" w:eastAsia="宋体" w:hAnsi="Times New Roman" w:cs="Times New Roman"/>
          <w:color w:val="000000" w:themeColor="text1"/>
        </w:rPr>
        <w:t>．设二叉树以二叉链表的形式存储，试设计算法，返回二叉树中度为</w:t>
      </w:r>
      <w:r w:rsidRPr="00196523">
        <w:rPr>
          <w:rFonts w:ascii="Times New Roman" w:eastAsia="宋体" w:hAnsi="Times New Roman" w:cs="Times New Roman" w:hint="eastAsia"/>
          <w:color w:val="000000" w:themeColor="text1"/>
        </w:rPr>
        <w:t>2</w:t>
      </w:r>
      <w:r w:rsidR="004D0DD9" w:rsidRPr="00196523">
        <w:rPr>
          <w:rFonts w:ascii="Times New Roman" w:eastAsia="宋体" w:hAnsi="Times New Roman" w:cs="Times New Roman"/>
          <w:color w:val="000000" w:themeColor="text1"/>
        </w:rPr>
        <w:t>结点的个数。</w:t>
      </w:r>
    </w:p>
    <w:p w:rsidR="00445E81"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007E4A8E" w:rsidRPr="00196523">
        <w:rPr>
          <w:rFonts w:ascii="Courier New" w:eastAsia="宋体" w:hAnsi="Courier New" w:cs="Courier New" w:hint="eastAsia"/>
          <w:color w:val="000000" w:themeColor="text1"/>
          <w:szCs w:val="21"/>
        </w:rPr>
        <w:t>程序实现如下所示。</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int ELEMType;</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struct BNode</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二叉树结点</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ELEMType data;</w:t>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数据域</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struct BNode *left,*right;</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指向左子</w:t>
      </w:r>
      <w:r w:rsidR="0057130E">
        <w:rPr>
          <w:rFonts w:ascii="Courier New" w:eastAsia="宋体" w:hAnsi="Courier New" w:cs="Courier New" w:hint="eastAsia"/>
          <w:color w:val="000000" w:themeColor="text1"/>
        </w:rPr>
        <w:t>结点</w:t>
      </w:r>
      <w:r w:rsidRPr="00196523">
        <w:rPr>
          <w:rFonts w:ascii="Courier New" w:eastAsia="宋体" w:hAnsi="Courier New" w:cs="Courier New" w:hint="eastAsia"/>
          <w:color w:val="000000" w:themeColor="text1"/>
        </w:rPr>
        <w:t>、</w:t>
      </w:r>
      <w:proofErr w:type="gramStart"/>
      <w:r w:rsidRPr="00196523">
        <w:rPr>
          <w:rFonts w:ascii="Courier New" w:eastAsia="宋体" w:hAnsi="Courier New" w:cs="Courier New" w:hint="eastAsia"/>
          <w:color w:val="000000" w:themeColor="text1"/>
        </w:rPr>
        <w:t>右子</w:t>
      </w:r>
      <w:r w:rsidR="0057130E">
        <w:rPr>
          <w:rFonts w:ascii="Courier New" w:eastAsia="宋体" w:hAnsi="Courier New" w:cs="Courier New" w:hint="eastAsia"/>
          <w:color w:val="000000" w:themeColor="text1"/>
        </w:rPr>
        <w:t>结点</w:t>
      </w:r>
      <w:proofErr w:type="gramEnd"/>
      <w:r w:rsidRPr="00196523">
        <w:rPr>
          <w:rFonts w:ascii="Courier New" w:eastAsia="宋体" w:hAnsi="Courier New" w:cs="Courier New" w:hint="eastAsia"/>
          <w:color w:val="000000" w:themeColor="text1"/>
        </w:rPr>
        <w:t>的指针</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}BinTNode;</w:t>
      </w:r>
    </w:p>
    <w:p w:rsidR="00445E81" w:rsidRPr="00196523" w:rsidRDefault="00445E81"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typedef BinTNode *BTree;</w:t>
      </w:r>
      <w:r w:rsidRPr="00196523">
        <w:rPr>
          <w:rFonts w:ascii="Courier New" w:eastAsia="宋体" w:hAnsi="Courier New" w:cs="Courier New"/>
          <w:color w:val="000000" w:themeColor="text1"/>
        </w:rPr>
        <w:tab/>
        <w:t>//</w:t>
      </w:r>
      <w:r w:rsidRPr="00196523">
        <w:rPr>
          <w:rFonts w:ascii="Courier New" w:eastAsia="宋体" w:hAnsi="Courier New" w:cs="Courier New" w:hint="eastAsia"/>
          <w:color w:val="000000" w:themeColor="text1"/>
        </w:rPr>
        <w:t>二叉树</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twoDNodeNumber(BTree root)</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if(root==NULL) return 0;</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if ((root-&gt;left!=NULL &amp;&amp; root-&gt;right!=NULL)) </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twoDNodeNumber(root-&gt;left)+twoDNodeNumber(root-&gt;right)+1;</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return twoDNodeNumber(root-&gt;left)+twoDNodeNumber(root-&gt;right);</w:t>
      </w:r>
    </w:p>
    <w:p w:rsidR="00AA3DAE" w:rsidRPr="00196523" w:rsidRDefault="00AA3DA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D0DD9" w:rsidRPr="00196523" w:rsidRDefault="00551C17"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004D0DD9" w:rsidRPr="00196523">
        <w:rPr>
          <w:rFonts w:ascii="Times New Roman" w:eastAsia="宋体" w:hAnsi="Times New Roman" w:cs="Times New Roman"/>
          <w:color w:val="000000" w:themeColor="text1"/>
        </w:rPr>
        <w:t>．设二叉树以二叉链表的形式存储，每个结点的数据域中存放一个整数。试设计算法，求二叉树中所有结点中所保存的整数之和。</w:t>
      </w:r>
    </w:p>
    <w:p w:rsidR="00795E03"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007E4A8E" w:rsidRPr="00196523">
        <w:rPr>
          <w:rFonts w:ascii="Courier New" w:eastAsia="宋体" w:hAnsi="Courier New" w:cs="Courier New" w:hint="eastAsia"/>
          <w:color w:val="000000" w:themeColor="text1"/>
          <w:szCs w:val="21"/>
        </w:rPr>
        <w:t>程序实现如下所示。</w:t>
      </w:r>
    </w:p>
    <w:p w:rsidR="00795E03" w:rsidRPr="00196523" w:rsidRDefault="00795E0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sumofTree(BTree root)</w:t>
      </w:r>
    </w:p>
    <w:p w:rsidR="00795E03" w:rsidRPr="00196523" w:rsidRDefault="00795E0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795E03" w:rsidRPr="00196523" w:rsidRDefault="00795E0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if(root==NULL) return 0;</w:t>
      </w:r>
    </w:p>
    <w:p w:rsidR="00795E03" w:rsidRPr="00196523" w:rsidRDefault="00795E0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sumofTree(root-&gt;left)+sumofTree(root-&gt;right)+root-&gt;data; </w:t>
      </w:r>
    </w:p>
    <w:p w:rsidR="00795E03" w:rsidRPr="00196523" w:rsidRDefault="00795E03"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bookmarkEnd w:id="83"/>
    <w:p w:rsidR="00EB157E" w:rsidRPr="00196523" w:rsidRDefault="00EB157E" w:rsidP="001C30E9">
      <w:pPr>
        <w:pStyle w:val="a3"/>
        <w:spacing w:line="240" w:lineRule="auto"/>
        <w:ind w:firstLineChars="0" w:firstLine="0"/>
        <w:rPr>
          <w:rFonts w:ascii="Times New Roman" w:eastAsia="宋体" w:hAnsi="Times New Roman" w:cs="Times New Roman"/>
          <w:color w:val="000000" w:themeColor="text1"/>
        </w:rPr>
      </w:pPr>
    </w:p>
    <w:p w:rsidR="0032708E" w:rsidRDefault="0032708E" w:rsidP="0032708E">
      <w:pPr>
        <w:snapToGrid w:val="0"/>
        <w:ind w:left="315" w:hangingChars="150" w:hanging="315"/>
        <w:rPr>
          <w:rFonts w:ascii="Times New Roman" w:eastAsia="宋体" w:hAnsi="Times New Roman" w:cs="Times New Roman"/>
        </w:rPr>
      </w:pPr>
      <w:r>
        <w:rPr>
          <w:rFonts w:ascii="Times New Roman" w:eastAsia="宋体" w:hAnsi="Times New Roman" w:cs="Times New Roman" w:hint="eastAsia"/>
          <w:color w:val="000000"/>
        </w:rPr>
        <w:t>3</w:t>
      </w:r>
      <w:r w:rsidRPr="00C813BA">
        <w:rPr>
          <w:rFonts w:ascii="Times New Roman" w:eastAsia="宋体" w:hAnsi="Times New Roman" w:cs="Times New Roman" w:hint="eastAsia"/>
          <w:color w:val="000000"/>
        </w:rPr>
        <w:t>．</w:t>
      </w:r>
      <w:r>
        <w:rPr>
          <w:rFonts w:ascii="Times New Roman" w:eastAsia="宋体" w:hAnsi="Times New Roman" w:cs="Times New Roman" w:hint="eastAsia"/>
          <w:color w:val="000000"/>
        </w:rPr>
        <w:t>将</w:t>
      </w:r>
      <w:r w:rsidRPr="0019069D">
        <w:rPr>
          <w:rFonts w:ascii="Times New Roman" w:eastAsia="宋体" w:hAnsi="Times New Roman" w:cs="Times New Roman" w:hint="eastAsia"/>
        </w:rPr>
        <w:t>二叉树</w:t>
      </w:r>
      <w:r>
        <w:rPr>
          <w:rFonts w:ascii="Times New Roman" w:eastAsia="宋体" w:hAnsi="Times New Roman" w:cs="Times New Roman" w:hint="eastAsia"/>
          <w:color w:val="000000"/>
        </w:rPr>
        <w:t>中每层的结点个数定义为该层的宽度，各层最宽的宽度定义为二叉树的宽度。</w:t>
      </w:r>
      <w:r w:rsidRPr="00C813BA">
        <w:rPr>
          <w:rFonts w:ascii="Times New Roman" w:eastAsia="宋体" w:hAnsi="Times New Roman" w:cs="Times New Roman" w:hint="eastAsia"/>
        </w:rPr>
        <w:lastRenderedPageBreak/>
        <w:t>设二叉树</w:t>
      </w:r>
      <w:proofErr w:type="gramStart"/>
      <w:r w:rsidRPr="00C813BA">
        <w:rPr>
          <w:rFonts w:ascii="Times New Roman" w:eastAsia="宋体" w:hAnsi="Times New Roman" w:cs="Times New Roman" w:hint="eastAsia"/>
        </w:rPr>
        <w:t>以二叉链表</w:t>
      </w:r>
      <w:proofErr w:type="gramEnd"/>
      <w:r w:rsidRPr="00C813BA">
        <w:rPr>
          <w:rFonts w:ascii="Times New Roman" w:eastAsia="宋体" w:hAnsi="Times New Roman" w:cs="Times New Roman" w:hint="eastAsia"/>
        </w:rPr>
        <w:t>的形式存储，试设计算法，</w:t>
      </w:r>
      <w:r>
        <w:rPr>
          <w:rFonts w:ascii="Times New Roman" w:eastAsia="宋体" w:hAnsi="Times New Roman" w:cs="Times New Roman" w:hint="eastAsia"/>
        </w:rPr>
        <w:t>返回二叉树的宽度。</w:t>
      </w:r>
    </w:p>
    <w:p w:rsidR="0032708E" w:rsidRPr="00196523" w:rsidRDefault="0032708E" w:rsidP="0032708E">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Pr="00196523">
        <w:rPr>
          <w:rFonts w:ascii="Courier New" w:eastAsia="宋体" w:hAnsi="Courier New" w:cs="Courier New" w:hint="eastAsia"/>
          <w:color w:val="000000" w:themeColor="text1"/>
          <w:szCs w:val="21"/>
        </w:rPr>
        <w:t>程序实现如下所示。</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 xml:space="preserve">int </w:t>
      </w:r>
      <w:proofErr w:type="gramStart"/>
      <w:r w:rsidRPr="0032708E">
        <w:rPr>
          <w:rFonts w:ascii="Courier New" w:eastAsia="宋体" w:hAnsi="Courier New" w:cs="Courier New"/>
          <w:color w:val="000000" w:themeColor="text1"/>
        </w:rPr>
        <w:t>WidthofTree(</w:t>
      </w:r>
      <w:proofErr w:type="gramEnd"/>
      <w:r w:rsidRPr="0032708E">
        <w:rPr>
          <w:rFonts w:ascii="Courier New" w:eastAsia="宋体" w:hAnsi="Courier New" w:cs="Courier New"/>
          <w:color w:val="000000" w:themeColor="text1"/>
        </w:rPr>
        <w:t>BTree root)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 xml:space="preserve">BinTNode </w:t>
      </w:r>
      <w:proofErr w:type="gramStart"/>
      <w:r w:rsidRPr="0032708E">
        <w:rPr>
          <w:rFonts w:ascii="Courier New" w:eastAsia="宋体" w:hAnsi="Courier New" w:cs="Courier New"/>
          <w:color w:val="000000" w:themeColor="text1"/>
        </w:rPr>
        <w:t>temp,interval</w:t>
      </w:r>
      <w:proofErr w:type="gramEnd"/>
      <w:r w:rsidRPr="0032708E">
        <w:rPr>
          <w:rFonts w:ascii="Courier New" w:eastAsia="宋体" w:hAnsi="Courier New" w:cs="Courier New"/>
          <w:color w:val="000000" w:themeColor="text1"/>
        </w:rPr>
        <w: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hint="eastAsia"/>
          <w:color w:val="000000" w:themeColor="text1"/>
        </w:rPr>
        <w:tab/>
        <w:t>SeqBTreeQueue myq;</w:t>
      </w:r>
      <w:r w:rsidRPr="0032708E">
        <w:rPr>
          <w:rFonts w:ascii="Courier New" w:eastAsia="宋体" w:hAnsi="Courier New" w:cs="Courier New" w:hint="eastAsia"/>
          <w:color w:val="000000" w:themeColor="text1"/>
        </w:rPr>
        <w:tab/>
        <w:t>//</w:t>
      </w:r>
      <w:r w:rsidRPr="0032708E">
        <w:rPr>
          <w:rFonts w:ascii="Courier New" w:eastAsia="宋体" w:hAnsi="Courier New" w:cs="Courier New" w:hint="eastAsia"/>
          <w:color w:val="000000" w:themeColor="text1"/>
        </w:rPr>
        <w:t>使用第三章实现的队列</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int treewidth=-</w:t>
      </w:r>
      <w:proofErr w:type="gramStart"/>
      <w:r w:rsidRPr="0032708E">
        <w:rPr>
          <w:rFonts w:ascii="Courier New" w:eastAsia="宋体" w:hAnsi="Courier New" w:cs="Courier New"/>
          <w:color w:val="000000" w:themeColor="text1"/>
        </w:rPr>
        <w:t>1,count</w:t>
      </w:r>
      <w:proofErr w:type="gramEnd"/>
      <w:r w:rsidRPr="0032708E">
        <w:rPr>
          <w:rFonts w:ascii="Courier New" w:eastAsia="宋体" w:hAnsi="Courier New" w:cs="Courier New"/>
          <w:color w:val="000000" w:themeColor="text1"/>
        </w:rPr>
        <w:t>=0;</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printf("\nwidth\n");</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hint="eastAsia"/>
          <w:color w:val="000000" w:themeColor="text1"/>
        </w:rPr>
        <w:tab/>
        <w:t>initQueue(&amp;myq);</w:t>
      </w:r>
      <w:r w:rsidRPr="0032708E">
        <w:rPr>
          <w:rFonts w:ascii="Courier New" w:eastAsia="宋体" w:hAnsi="Courier New" w:cs="Courier New" w:hint="eastAsia"/>
          <w:color w:val="000000" w:themeColor="text1"/>
        </w:rPr>
        <w:tab/>
        <w:t>//</w:t>
      </w:r>
      <w:r w:rsidRPr="0032708E">
        <w:rPr>
          <w:rFonts w:ascii="Courier New" w:eastAsia="宋体" w:hAnsi="Courier New" w:cs="Courier New" w:hint="eastAsia"/>
          <w:color w:val="000000" w:themeColor="text1"/>
        </w:rPr>
        <w:t>初始化队列</w:t>
      </w:r>
      <w:r w:rsidRPr="0032708E">
        <w:rPr>
          <w:rFonts w:ascii="Courier New" w:eastAsia="宋体" w:hAnsi="Courier New" w:cs="Courier New" w:hint="eastAsia"/>
          <w:color w:val="000000" w:themeColor="text1"/>
        </w:rPr>
        <w:t>myq</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interval.data=NA;</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if(root==NULL) return 0;</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hint="eastAsia"/>
          <w:color w:val="000000" w:themeColor="text1"/>
        </w:rPr>
        <w:tab/>
        <w:t>enqueue(&amp;myq,root);</w:t>
      </w:r>
      <w:r w:rsidRPr="0032708E">
        <w:rPr>
          <w:rFonts w:ascii="Courier New" w:eastAsia="宋体" w:hAnsi="Courier New" w:cs="Courier New" w:hint="eastAsia"/>
          <w:color w:val="000000" w:themeColor="text1"/>
        </w:rPr>
        <w:tab/>
        <w:t>//</w:t>
      </w:r>
      <w:proofErr w:type="gramStart"/>
      <w:r w:rsidRPr="0032708E">
        <w:rPr>
          <w:rFonts w:ascii="Courier New" w:eastAsia="宋体" w:hAnsi="Courier New" w:cs="Courier New" w:hint="eastAsia"/>
          <w:color w:val="000000" w:themeColor="text1"/>
        </w:rPr>
        <w:t>根入队列</w:t>
      </w:r>
      <w:proofErr w:type="gramEnd"/>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enqueue(&amp;</w:t>
      </w:r>
      <w:proofErr w:type="gramStart"/>
      <w:r w:rsidRPr="0032708E">
        <w:rPr>
          <w:rFonts w:ascii="Courier New" w:eastAsia="宋体" w:hAnsi="Courier New" w:cs="Courier New"/>
          <w:color w:val="000000" w:themeColor="text1"/>
        </w:rPr>
        <w:t>myq,&amp;</w:t>
      </w:r>
      <w:proofErr w:type="gramEnd"/>
      <w:r w:rsidRPr="0032708E">
        <w:rPr>
          <w:rFonts w:ascii="Courier New" w:eastAsia="宋体" w:hAnsi="Courier New" w:cs="Courier New"/>
          <w:color w:val="000000" w:themeColor="text1"/>
        </w:rPr>
        <w:t>interval);</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//treewidth=1;</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printf("width1\n");</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hint="eastAsia"/>
          <w:color w:val="000000" w:themeColor="text1"/>
        </w:rPr>
        <w:tab/>
        <w:t>while</w:t>
      </w:r>
      <w:proofErr w:type="gramStart"/>
      <w:r w:rsidRPr="0032708E">
        <w:rPr>
          <w:rFonts w:ascii="Courier New" w:eastAsia="宋体" w:hAnsi="Courier New" w:cs="Courier New" w:hint="eastAsia"/>
          <w:color w:val="000000" w:themeColor="text1"/>
        </w:rPr>
        <w:t>(!isEmptyQ</w:t>
      </w:r>
      <w:proofErr w:type="gramEnd"/>
      <w:r w:rsidRPr="0032708E">
        <w:rPr>
          <w:rFonts w:ascii="Courier New" w:eastAsia="宋体" w:hAnsi="Courier New" w:cs="Courier New" w:hint="eastAsia"/>
          <w:color w:val="000000" w:themeColor="text1"/>
        </w:rPr>
        <w:t>(&amp;myq)){//</w:t>
      </w:r>
      <w:r w:rsidRPr="0032708E">
        <w:rPr>
          <w:rFonts w:ascii="Courier New" w:eastAsia="宋体" w:hAnsi="Courier New" w:cs="Courier New" w:hint="eastAsia"/>
          <w:color w:val="000000" w:themeColor="text1"/>
        </w:rPr>
        <w:t>队列不空，意味着还有结点待遍历</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dequeue(&amp;</w:t>
      </w:r>
      <w:proofErr w:type="gramStart"/>
      <w:r w:rsidRPr="0032708E">
        <w:rPr>
          <w:rFonts w:ascii="Courier New" w:eastAsia="宋体" w:hAnsi="Courier New" w:cs="Courier New"/>
          <w:color w:val="000000" w:themeColor="text1"/>
        </w:rPr>
        <w:t>myq,&amp;</w:t>
      </w:r>
      <w:proofErr w:type="gramEnd"/>
      <w:r w:rsidRPr="0032708E">
        <w:rPr>
          <w:rFonts w:ascii="Courier New" w:eastAsia="宋体" w:hAnsi="Courier New" w:cs="Courier New"/>
          <w:color w:val="000000" w:themeColor="text1"/>
        </w:rPr>
        <w:t>temp);</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if(temp.</w:t>
      </w:r>
      <w:proofErr w:type="gramStart"/>
      <w:r w:rsidRPr="0032708E">
        <w:rPr>
          <w:rFonts w:ascii="Courier New" w:eastAsia="宋体" w:hAnsi="Courier New" w:cs="Courier New"/>
          <w:color w:val="000000" w:themeColor="text1"/>
        </w:rPr>
        <w:t>data!=</w:t>
      </w:r>
      <w:proofErr w:type="gramEnd"/>
      <w:r w:rsidRPr="0032708E">
        <w:rPr>
          <w:rFonts w:ascii="Courier New" w:eastAsia="宋体" w:hAnsi="Courier New" w:cs="Courier New"/>
          <w:color w:val="000000" w:themeColor="text1"/>
        </w:rPr>
        <w:t>NA){</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printf ("%d \t</w:t>
      </w:r>
      <w:proofErr w:type="gramStart"/>
      <w:r w:rsidRPr="0032708E">
        <w:rPr>
          <w:rFonts w:ascii="Courier New" w:eastAsia="宋体" w:hAnsi="Courier New" w:cs="Courier New"/>
          <w:color w:val="000000" w:themeColor="text1"/>
        </w:rPr>
        <w:t>",temp</w:t>
      </w:r>
      <w:proofErr w:type="gramEnd"/>
      <w:r w:rsidRPr="0032708E">
        <w:rPr>
          <w:rFonts w:ascii="Courier New" w:eastAsia="宋体" w:hAnsi="Courier New" w:cs="Courier New"/>
          <w:color w:val="000000" w:themeColor="text1"/>
        </w:rPr>
        <w:t>.data);</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count++;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if(</w:t>
      </w:r>
      <w:proofErr w:type="gramStart"/>
      <w:r w:rsidRPr="0032708E">
        <w:rPr>
          <w:rFonts w:ascii="Courier New" w:eastAsia="宋体" w:hAnsi="Courier New" w:cs="Courier New"/>
          <w:color w:val="000000" w:themeColor="text1"/>
        </w:rPr>
        <w:t>temp.left</w:t>
      </w:r>
      <w:proofErr w:type="gramEnd"/>
      <w:r w:rsidRPr="0032708E">
        <w:rPr>
          <w:rFonts w:ascii="Courier New" w:eastAsia="宋体" w:hAnsi="Courier New" w:cs="Courier New"/>
          <w:color w:val="000000" w:themeColor="text1"/>
        </w:rPr>
        <w:t>!=NULL) enqueue(&amp;myq,temp.left);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if(</w:t>
      </w:r>
      <w:proofErr w:type="gramStart"/>
      <w:r w:rsidRPr="0032708E">
        <w:rPr>
          <w:rFonts w:ascii="Courier New" w:eastAsia="宋体" w:hAnsi="Courier New" w:cs="Courier New"/>
          <w:color w:val="000000" w:themeColor="text1"/>
        </w:rPr>
        <w:t>temp.right</w:t>
      </w:r>
      <w:proofErr w:type="gramEnd"/>
      <w:r w:rsidRPr="0032708E">
        <w:rPr>
          <w:rFonts w:ascii="Courier New" w:eastAsia="宋体" w:hAnsi="Courier New" w:cs="Courier New"/>
          <w:color w:val="000000" w:themeColor="text1"/>
        </w:rPr>
        <w:t>!=NULL) enqueue(&amp;myq,temp.right);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else if</w:t>
      </w:r>
      <w:proofErr w:type="gramStart"/>
      <w:r w:rsidRPr="0032708E">
        <w:rPr>
          <w:rFonts w:ascii="Courier New" w:eastAsia="宋体" w:hAnsi="Courier New" w:cs="Courier New"/>
          <w:color w:val="000000" w:themeColor="text1"/>
        </w:rPr>
        <w:t>(!isEmptyQ</w:t>
      </w:r>
      <w:proofErr w:type="gramEnd"/>
      <w:r w:rsidRPr="0032708E">
        <w:rPr>
          <w:rFonts w:ascii="Courier New" w:eastAsia="宋体" w:hAnsi="Courier New" w:cs="Courier New"/>
          <w:color w:val="000000" w:themeColor="text1"/>
        </w:rPr>
        <w:t>(&amp;myq)){</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if(count&gt;treewidth)</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treewidth=count;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count=0;</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enqueue(&amp;</w:t>
      </w:r>
      <w:proofErr w:type="gramStart"/>
      <w:r w:rsidRPr="0032708E">
        <w:rPr>
          <w:rFonts w:ascii="Courier New" w:eastAsia="宋体" w:hAnsi="Courier New" w:cs="Courier New"/>
          <w:color w:val="000000" w:themeColor="text1"/>
        </w:rPr>
        <w:t>myq,&amp;</w:t>
      </w:r>
      <w:proofErr w:type="gramEnd"/>
      <w:r w:rsidRPr="0032708E">
        <w:rPr>
          <w:rFonts w:ascii="Courier New" w:eastAsia="宋体" w:hAnsi="Courier New" w:cs="Courier New"/>
          <w:color w:val="000000" w:themeColor="text1"/>
        </w:rPr>
        <w:t>interval);</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r>
      <w:r w:rsidRPr="0032708E">
        <w:rPr>
          <w:rFonts w:ascii="Courier New" w:eastAsia="宋体" w:hAnsi="Courier New" w:cs="Courier New"/>
          <w:color w:val="000000" w:themeColor="text1"/>
        </w:rPr>
        <w:tab/>
        <w: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ab/>
        <w:t>return treewidth;</w:t>
      </w:r>
    </w:p>
    <w:p w:rsidR="0032708E" w:rsidRPr="0032708E" w:rsidRDefault="0032708E" w:rsidP="0032708E">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32708E">
        <w:rPr>
          <w:rFonts w:ascii="Courier New" w:eastAsia="宋体" w:hAnsi="Courier New" w:cs="Courier New"/>
          <w:color w:val="000000" w:themeColor="text1"/>
        </w:rPr>
        <w:t>}</w:t>
      </w:r>
    </w:p>
    <w:p w:rsidR="0032708E" w:rsidRPr="0032708E" w:rsidRDefault="0032708E" w:rsidP="0032708E">
      <w:pPr>
        <w:snapToGrid w:val="0"/>
        <w:ind w:left="315" w:hangingChars="150" w:hanging="315"/>
        <w:rPr>
          <w:rFonts w:ascii="Times New Roman" w:eastAsia="宋体" w:hAnsi="Times New Roman" w:cs="Times New Roman"/>
          <w:color w:val="000000"/>
        </w:rPr>
      </w:pPr>
    </w:p>
    <w:p w:rsidR="003042F2" w:rsidRPr="00196523" w:rsidRDefault="003042F2"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br w:type="page"/>
      </w:r>
    </w:p>
    <w:p w:rsidR="003042F2" w:rsidRPr="00196523" w:rsidRDefault="003042F2" w:rsidP="001C30E9">
      <w:pPr>
        <w:pStyle w:val="1"/>
        <w:spacing w:line="240" w:lineRule="auto"/>
        <w:ind w:firstLineChars="0" w:firstLine="0"/>
        <w:rPr>
          <w:rFonts w:ascii="宋体" w:eastAsia="宋体" w:hAnsi="宋体" w:cs="Times New Roman"/>
          <w:color w:val="000000" w:themeColor="text1"/>
        </w:rPr>
      </w:pPr>
      <w:r w:rsidRPr="00196523">
        <w:rPr>
          <w:rFonts w:ascii="宋体" w:eastAsia="宋体" w:hAnsi="宋体" w:cs="Times New Roman" w:hint="eastAsia"/>
          <w:color w:val="000000" w:themeColor="text1"/>
        </w:rPr>
        <w:lastRenderedPageBreak/>
        <w:t>第</w:t>
      </w:r>
      <w:r w:rsidRPr="00196523">
        <w:rPr>
          <w:rFonts w:ascii="宋体" w:eastAsia="宋体" w:hAnsi="宋体" w:cs="Times New Roman"/>
          <w:color w:val="000000" w:themeColor="text1"/>
        </w:rPr>
        <w:t>六</w:t>
      </w:r>
      <w:r w:rsidRPr="00196523">
        <w:rPr>
          <w:rFonts w:ascii="宋体" w:eastAsia="宋体" w:hAnsi="宋体" w:cs="Times New Roman" w:hint="eastAsia"/>
          <w:color w:val="000000" w:themeColor="text1"/>
        </w:rPr>
        <w:t>章</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图结构</w:t>
      </w:r>
    </w:p>
    <w:p w:rsidR="003042F2" w:rsidRPr="00196523" w:rsidRDefault="003042F2"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一、单项选择题</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．设无向图的顶点个数为</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，则该图所含的边数最多是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w:t>
      </w:r>
      <w:smartTag w:uri="urn:schemas-microsoft-com:office:smarttags" w:element="chmetcnv">
        <w:smartTagPr>
          <w:attr w:name="UnitName" w:val="C"/>
          <w:attr w:name="SourceValue" w:val="2"/>
          <w:attr w:name="HasSpace" w:val="False"/>
          <w:attr w:name="Negative" w:val="False"/>
          <w:attr w:name="NumberType" w:val="1"/>
          <w:attr w:name="TCSC" w:val="0"/>
        </w:smartTagP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r>
      </w:smartTag>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+1)/2</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vertAlign w:val="superscript"/>
        </w:rPr>
        <w:t>2</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A97CF1" w:rsidRPr="00196523">
        <w:rPr>
          <w:rFonts w:ascii="Times New Roman" w:eastAsia="宋体" w:hAnsi="Times New Roman" w:cs="Times New Roman" w:hint="eastAsia"/>
          <w:color w:val="000000" w:themeColor="text1"/>
        </w:rPr>
        <w:t>B</w:t>
      </w:r>
      <w:r w:rsidR="00A97CF1" w:rsidRPr="00196523">
        <w:rPr>
          <w:rFonts w:ascii="Times New Roman" w:eastAsia="宋体" w:hAnsi="Times New Roman" w:cs="Times New Roman" w:hint="eastAsia"/>
          <w:color w:val="000000" w:themeColor="text1"/>
        </w:rPr>
        <w:t>。</w:t>
      </w:r>
    </w:p>
    <w:p w:rsidR="00A97CF1" w:rsidRPr="00196523" w:rsidRDefault="00A97CF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完全图所含的边数最多</w:t>
      </w:r>
      <w:r w:rsidR="00BD0D58" w:rsidRPr="00196523">
        <w:rPr>
          <w:rFonts w:ascii="Times New Roman" w:eastAsia="宋体" w:hAnsi="Times New Roman" w:cs="Times New Roman" w:hint="eastAsia"/>
          <w:color w:val="000000" w:themeColor="text1"/>
        </w:rPr>
        <w:t>。对于无向图，每个顶点都和其他顶点之间有边相连，不含有顶点到自己的边。每对顶点之间仅能有一条边。</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．含</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个顶点的连通无向图中，边数至少是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log</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hint="eastAsia"/>
          <w:color w:val="000000" w:themeColor="text1"/>
          <w:szCs w:val="21"/>
        </w:rPr>
        <w:t>；</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D0D58" w:rsidRPr="00196523">
        <w:rPr>
          <w:rFonts w:ascii="Times New Roman" w:eastAsia="宋体" w:hAnsi="Times New Roman" w:cs="Times New Roman" w:hint="eastAsia"/>
          <w:color w:val="000000" w:themeColor="text1"/>
        </w:rPr>
        <w:t>A</w:t>
      </w:r>
      <w:r w:rsidR="00BD0D58" w:rsidRPr="00196523">
        <w:rPr>
          <w:rFonts w:ascii="Times New Roman" w:eastAsia="宋体" w:hAnsi="Times New Roman" w:cs="Times New Roman" w:hint="eastAsia"/>
          <w:color w:val="000000" w:themeColor="text1"/>
        </w:rPr>
        <w:t>。</w:t>
      </w:r>
    </w:p>
    <w:p w:rsidR="00BD0D58" w:rsidRPr="00196523" w:rsidRDefault="00BD0D5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含</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个顶点的无向图中，如果边数少于</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，则必定是不连通的。边数等于</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时，可以构</w:t>
      </w:r>
      <w:r w:rsidR="00AE573A" w:rsidRPr="00196523">
        <w:rPr>
          <w:rFonts w:ascii="Times New Roman" w:eastAsia="宋体" w:hAnsi="Times New Roman" w:cs="Times New Roman" w:hint="eastAsia"/>
          <w:color w:val="000000" w:themeColor="text1"/>
        </w:rPr>
        <w:t>成</w:t>
      </w:r>
      <w:r w:rsidRPr="00196523">
        <w:rPr>
          <w:rFonts w:ascii="Times New Roman" w:eastAsia="宋体" w:hAnsi="Times New Roman" w:cs="Times New Roman" w:hint="eastAsia"/>
          <w:color w:val="000000" w:themeColor="text1"/>
        </w:rPr>
        <w:t>一个连通图。边数多于</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时，不仅能构</w:t>
      </w:r>
      <w:r w:rsidR="00AE573A" w:rsidRPr="00196523">
        <w:rPr>
          <w:rFonts w:ascii="Times New Roman" w:eastAsia="宋体" w:hAnsi="Times New Roman" w:cs="Times New Roman" w:hint="eastAsia"/>
          <w:color w:val="000000" w:themeColor="text1"/>
        </w:rPr>
        <w:t>成</w:t>
      </w:r>
      <w:r w:rsidRPr="00196523">
        <w:rPr>
          <w:rFonts w:ascii="Times New Roman" w:eastAsia="宋体" w:hAnsi="Times New Roman" w:cs="Times New Roman" w:hint="eastAsia"/>
          <w:color w:val="000000" w:themeColor="text1"/>
        </w:rPr>
        <w:t>连通图，还一定会出现回路。所以</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条边是最少的。</w:t>
      </w:r>
    </w:p>
    <w:p w:rsidR="007F7913" w:rsidRPr="00196523" w:rsidRDefault="00301BA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但并不是至少含有</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条边的图一定是连通图。</w:t>
      </w:r>
      <w:r w:rsidR="00183F20" w:rsidRPr="00196523">
        <w:rPr>
          <w:rFonts w:ascii="Times New Roman" w:eastAsia="宋体" w:hAnsi="Times New Roman" w:cs="Times New Roman" w:hint="eastAsia"/>
          <w:color w:val="000000" w:themeColor="text1"/>
        </w:rPr>
        <w:t>比如，</w:t>
      </w:r>
      <w:r w:rsidR="007F7913" w:rsidRPr="00196523">
        <w:rPr>
          <w:rFonts w:ascii="Times New Roman" w:eastAsia="宋体" w:hAnsi="Times New Roman" w:cs="Times New Roman" w:hint="eastAsia"/>
          <w:color w:val="000000" w:themeColor="text1"/>
        </w:rPr>
        <w:t>一个三角形加一个孤立点构成的图中，</w:t>
      </w:r>
      <w:r w:rsidR="005E0E1E" w:rsidRPr="00196523">
        <w:rPr>
          <w:rFonts w:ascii="Times New Roman" w:eastAsia="宋体" w:hAnsi="Times New Roman" w:cs="Times New Roman" w:hint="eastAsia"/>
          <w:color w:val="000000" w:themeColor="text1"/>
        </w:rPr>
        <w:t>顶</w:t>
      </w:r>
      <w:r w:rsidR="007F7913" w:rsidRPr="00196523">
        <w:rPr>
          <w:rFonts w:ascii="Times New Roman" w:eastAsia="宋体" w:hAnsi="Times New Roman" w:cs="Times New Roman" w:hint="eastAsia"/>
          <w:color w:val="000000" w:themeColor="text1"/>
        </w:rPr>
        <w:t>点个数为</w:t>
      </w:r>
      <w:r w:rsidR="007F7913" w:rsidRPr="00196523">
        <w:rPr>
          <w:rFonts w:ascii="Times New Roman" w:eastAsia="宋体" w:hAnsi="Times New Roman" w:cs="Times New Roman" w:hint="eastAsia"/>
          <w:i/>
          <w:color w:val="000000" w:themeColor="text1"/>
        </w:rPr>
        <w:t>n</w:t>
      </w:r>
      <w:r w:rsidR="007F7913" w:rsidRPr="00196523">
        <w:rPr>
          <w:rFonts w:ascii="Times New Roman" w:eastAsia="宋体" w:hAnsi="Times New Roman" w:cs="Times New Roman"/>
          <w:color w:val="000000" w:themeColor="text1"/>
        </w:rPr>
        <w:t>=</w:t>
      </w:r>
      <w:r w:rsidR="007F7913" w:rsidRPr="00196523">
        <w:rPr>
          <w:rFonts w:ascii="Times New Roman" w:eastAsia="宋体" w:hAnsi="Times New Roman" w:cs="Times New Roman" w:hint="eastAsia"/>
          <w:color w:val="000000" w:themeColor="text1"/>
        </w:rPr>
        <w:t>4</w:t>
      </w:r>
      <w:r w:rsidR="007F7913" w:rsidRPr="00196523">
        <w:rPr>
          <w:rFonts w:ascii="Times New Roman" w:eastAsia="宋体" w:hAnsi="Times New Roman" w:cs="Times New Roman" w:hint="eastAsia"/>
          <w:color w:val="000000" w:themeColor="text1"/>
        </w:rPr>
        <w:t>，边数为</w:t>
      </w:r>
      <w:r w:rsidR="007F7913" w:rsidRPr="00196523">
        <w:rPr>
          <w:rFonts w:ascii="Times New Roman" w:eastAsia="宋体" w:hAnsi="Times New Roman" w:cs="Times New Roman" w:hint="eastAsia"/>
          <w:color w:val="000000" w:themeColor="text1"/>
        </w:rPr>
        <w:t>3</w:t>
      </w:r>
      <w:r w:rsidR="007F7913" w:rsidRPr="00196523">
        <w:rPr>
          <w:rFonts w:ascii="Times New Roman" w:eastAsia="宋体" w:hAnsi="Times New Roman" w:cs="Times New Roman"/>
          <w:color w:val="000000" w:themeColor="text1"/>
        </w:rPr>
        <w:t>=</w:t>
      </w:r>
      <w:r w:rsidR="007F7913" w:rsidRPr="00196523">
        <w:rPr>
          <w:rFonts w:ascii="Times New Roman" w:eastAsia="宋体" w:hAnsi="Times New Roman" w:cs="Times New Roman"/>
          <w:i/>
          <w:color w:val="000000" w:themeColor="text1"/>
        </w:rPr>
        <w:t>n</w:t>
      </w:r>
      <w:r w:rsidR="007F7913" w:rsidRPr="00196523">
        <w:rPr>
          <w:rFonts w:ascii="Times New Roman" w:eastAsia="宋体" w:hAnsi="Times New Roman" w:cs="Times New Roman"/>
          <w:color w:val="000000" w:themeColor="text1"/>
        </w:rPr>
        <w:t>-1</w:t>
      </w:r>
      <w:r w:rsidR="007F7913" w:rsidRPr="00196523">
        <w:rPr>
          <w:rFonts w:ascii="Times New Roman" w:eastAsia="宋体" w:hAnsi="Times New Roman" w:cs="Times New Roman" w:hint="eastAsia"/>
          <w:color w:val="000000" w:themeColor="text1"/>
        </w:rPr>
        <w:t>，但图是不连通的。</w:t>
      </w:r>
      <w:r w:rsidR="00AE573A" w:rsidRPr="00196523">
        <w:rPr>
          <w:rFonts w:ascii="Times New Roman" w:eastAsia="宋体" w:hAnsi="Times New Roman" w:cs="Times New Roman" w:hint="eastAsia"/>
          <w:color w:val="000000" w:themeColor="text1"/>
        </w:rPr>
        <w:t>含有至少</w:t>
      </w:r>
      <w:r w:rsidR="00AE573A" w:rsidRPr="00196523">
        <w:rPr>
          <w:rFonts w:ascii="Times New Roman" w:eastAsia="宋体" w:hAnsi="Times New Roman" w:cs="Times New Roman" w:hint="eastAsia"/>
          <w:i/>
          <w:color w:val="000000" w:themeColor="text1"/>
        </w:rPr>
        <w:t>n</w:t>
      </w:r>
      <w:r w:rsidR="00AE573A" w:rsidRPr="00196523">
        <w:rPr>
          <w:rFonts w:ascii="Times New Roman" w:eastAsia="宋体" w:hAnsi="Times New Roman" w:cs="Times New Roman"/>
          <w:color w:val="000000" w:themeColor="text1"/>
        </w:rPr>
        <w:t>-1</w:t>
      </w:r>
      <w:r w:rsidR="00AE573A" w:rsidRPr="00196523">
        <w:rPr>
          <w:rFonts w:ascii="Times New Roman" w:eastAsia="宋体" w:hAnsi="Times New Roman" w:cs="Times New Roman" w:hint="eastAsia"/>
          <w:color w:val="000000" w:themeColor="text1"/>
        </w:rPr>
        <w:t>条边的图，要看边</w:t>
      </w:r>
      <w:r w:rsidR="005E0E1E" w:rsidRPr="00196523">
        <w:rPr>
          <w:rFonts w:ascii="Times New Roman" w:eastAsia="宋体" w:hAnsi="Times New Roman" w:cs="Times New Roman" w:hint="eastAsia"/>
          <w:color w:val="000000" w:themeColor="text1"/>
        </w:rPr>
        <w:t>与顶点</w:t>
      </w:r>
      <w:r w:rsidR="00AE573A" w:rsidRPr="00196523">
        <w:rPr>
          <w:rFonts w:ascii="Times New Roman" w:eastAsia="宋体" w:hAnsi="Times New Roman" w:cs="Times New Roman" w:hint="eastAsia"/>
          <w:color w:val="000000" w:themeColor="text1"/>
        </w:rPr>
        <w:t>的</w:t>
      </w:r>
      <w:r w:rsidR="001013E6" w:rsidRPr="00196523">
        <w:rPr>
          <w:rFonts w:ascii="Times New Roman" w:eastAsia="宋体" w:hAnsi="Times New Roman" w:cs="Times New Roman" w:hint="eastAsia"/>
          <w:color w:val="000000" w:themeColor="text1"/>
        </w:rPr>
        <w:t>关联</w:t>
      </w:r>
      <w:r w:rsidR="00AE573A" w:rsidRPr="00196523">
        <w:rPr>
          <w:rFonts w:ascii="Times New Roman" w:eastAsia="宋体" w:hAnsi="Times New Roman" w:cs="Times New Roman" w:hint="eastAsia"/>
          <w:color w:val="000000" w:themeColor="text1"/>
        </w:rPr>
        <w:t>情况，才能知道是不是构成连通图。</w:t>
      </w:r>
      <w:r w:rsidR="001013E6" w:rsidRPr="00196523">
        <w:rPr>
          <w:rFonts w:ascii="Times New Roman" w:eastAsia="宋体" w:hAnsi="Times New Roman" w:cs="Times New Roman" w:hint="eastAsia"/>
          <w:color w:val="000000" w:themeColor="text1"/>
        </w:rPr>
        <w:t>当边数足够多时，比如，含</w:t>
      </w:r>
      <w:r w:rsidR="001013E6" w:rsidRPr="00196523">
        <w:rPr>
          <w:rFonts w:ascii="Times New Roman" w:eastAsia="宋体" w:hAnsi="Times New Roman" w:cs="Times New Roman" w:hint="eastAsia"/>
          <w:i/>
          <w:color w:val="000000" w:themeColor="text1"/>
        </w:rPr>
        <w:t>n</w:t>
      </w:r>
      <w:r w:rsidR="001013E6" w:rsidRPr="00196523">
        <w:rPr>
          <w:rFonts w:ascii="Times New Roman" w:eastAsia="宋体" w:hAnsi="Times New Roman" w:cs="Times New Roman" w:hint="eastAsia"/>
          <w:color w:val="000000" w:themeColor="text1"/>
        </w:rPr>
        <w:t>个顶点的图中至少有</w:t>
      </w:r>
      <w:r w:rsidR="001013E6" w:rsidRPr="00196523">
        <w:rPr>
          <w:rFonts w:ascii="Times New Roman" w:eastAsia="宋体" w:hAnsi="Times New Roman" w:cs="Times New Roman" w:hint="eastAsia"/>
          <w:color w:val="000000" w:themeColor="text1"/>
        </w:rPr>
        <w:t>(</w:t>
      </w:r>
      <w:r w:rsidR="001013E6" w:rsidRPr="00196523">
        <w:rPr>
          <w:rFonts w:ascii="Times New Roman" w:eastAsia="宋体" w:hAnsi="Times New Roman" w:cs="Times New Roman"/>
          <w:i/>
          <w:color w:val="000000" w:themeColor="text1"/>
        </w:rPr>
        <w:t>n</w:t>
      </w:r>
      <w:r w:rsidR="001013E6" w:rsidRPr="00196523">
        <w:rPr>
          <w:rFonts w:ascii="Times New Roman" w:eastAsia="宋体" w:hAnsi="Times New Roman" w:cs="Times New Roman"/>
          <w:color w:val="000000" w:themeColor="text1"/>
        </w:rPr>
        <w:t>-1)</w:t>
      </w:r>
      <w:r w:rsidR="001013E6" w:rsidRPr="00196523">
        <w:rPr>
          <w:rFonts w:ascii="Times New Roman" w:eastAsia="宋体" w:hAnsi="Times New Roman" w:cs="Times New Roman"/>
          <w:color w:val="000000" w:themeColor="text1"/>
        </w:rPr>
        <w:sym w:font="Symbol" w:char="F0B4"/>
      </w:r>
      <w:r w:rsidR="001013E6" w:rsidRPr="00196523">
        <w:rPr>
          <w:rFonts w:ascii="Times New Roman" w:eastAsia="宋体" w:hAnsi="Times New Roman" w:cs="Times New Roman"/>
          <w:color w:val="000000" w:themeColor="text1"/>
        </w:rPr>
        <w:t>(</w:t>
      </w:r>
      <w:r w:rsidR="001013E6" w:rsidRPr="00196523">
        <w:rPr>
          <w:rFonts w:ascii="Times New Roman" w:eastAsia="宋体" w:hAnsi="Times New Roman" w:cs="Times New Roman"/>
          <w:i/>
          <w:color w:val="000000" w:themeColor="text1"/>
        </w:rPr>
        <w:t>n</w:t>
      </w:r>
      <w:r w:rsidR="001013E6" w:rsidRPr="00196523">
        <w:rPr>
          <w:rFonts w:ascii="Times New Roman" w:eastAsia="宋体" w:hAnsi="Times New Roman" w:cs="Times New Roman"/>
          <w:color w:val="000000" w:themeColor="text1"/>
        </w:rPr>
        <w:t>-2)/2</w:t>
      </w:r>
      <w:r w:rsidR="001013E6" w:rsidRPr="00196523">
        <w:rPr>
          <w:rFonts w:ascii="Times New Roman" w:eastAsia="宋体" w:hAnsi="Times New Roman" w:cs="Times New Roman" w:hint="eastAsia"/>
          <w:color w:val="000000" w:themeColor="text1"/>
        </w:rPr>
        <w:t>+1</w:t>
      </w:r>
      <w:r w:rsidR="001013E6" w:rsidRPr="00196523">
        <w:rPr>
          <w:rFonts w:ascii="Times New Roman" w:eastAsia="宋体" w:hAnsi="Times New Roman" w:cs="Times New Roman" w:hint="eastAsia"/>
          <w:color w:val="000000" w:themeColor="text1"/>
        </w:rPr>
        <w:t>条边时，图一定是连通图。</w:t>
      </w:r>
      <w:r w:rsidR="00E71051" w:rsidRPr="00196523">
        <w:rPr>
          <w:rFonts w:ascii="Times New Roman" w:eastAsia="宋体" w:hAnsi="Times New Roman" w:cs="Times New Roman" w:hint="eastAsia"/>
          <w:color w:val="000000" w:themeColor="text1"/>
        </w:rPr>
        <w:t>(</w:t>
      </w:r>
      <w:r w:rsidR="00E71051" w:rsidRPr="00196523">
        <w:rPr>
          <w:rFonts w:ascii="Times New Roman" w:eastAsia="宋体" w:hAnsi="Times New Roman" w:cs="Times New Roman"/>
          <w:i/>
          <w:color w:val="000000" w:themeColor="text1"/>
        </w:rPr>
        <w:t>n</w:t>
      </w:r>
      <w:r w:rsidR="00E71051" w:rsidRPr="00196523">
        <w:rPr>
          <w:rFonts w:ascii="Times New Roman" w:eastAsia="宋体" w:hAnsi="Times New Roman" w:cs="Times New Roman"/>
          <w:color w:val="000000" w:themeColor="text1"/>
        </w:rPr>
        <w:t>-1)</w:t>
      </w:r>
      <w:r w:rsidR="00E71051" w:rsidRPr="00196523">
        <w:rPr>
          <w:rFonts w:ascii="Times New Roman" w:eastAsia="宋体" w:hAnsi="Times New Roman" w:cs="Times New Roman"/>
          <w:color w:val="000000" w:themeColor="text1"/>
        </w:rPr>
        <w:sym w:font="Symbol" w:char="F0B4"/>
      </w:r>
      <w:r w:rsidR="00E71051" w:rsidRPr="00196523">
        <w:rPr>
          <w:rFonts w:ascii="Times New Roman" w:eastAsia="宋体" w:hAnsi="Times New Roman" w:cs="Times New Roman"/>
          <w:color w:val="000000" w:themeColor="text1"/>
        </w:rPr>
        <w:t>(</w:t>
      </w:r>
      <w:r w:rsidR="00E71051" w:rsidRPr="00196523">
        <w:rPr>
          <w:rFonts w:ascii="Times New Roman" w:eastAsia="宋体" w:hAnsi="Times New Roman" w:cs="Times New Roman"/>
          <w:i/>
          <w:color w:val="000000" w:themeColor="text1"/>
        </w:rPr>
        <w:t>n</w:t>
      </w:r>
      <w:r w:rsidR="00E71051" w:rsidRPr="00196523">
        <w:rPr>
          <w:rFonts w:ascii="Times New Roman" w:eastAsia="宋体" w:hAnsi="Times New Roman" w:cs="Times New Roman"/>
          <w:color w:val="000000" w:themeColor="text1"/>
        </w:rPr>
        <w:t>-2)/2</w:t>
      </w:r>
      <w:r w:rsidR="00E71051" w:rsidRPr="00196523">
        <w:rPr>
          <w:rFonts w:ascii="Times New Roman" w:eastAsia="宋体" w:hAnsi="Times New Roman" w:cs="Times New Roman" w:hint="eastAsia"/>
          <w:color w:val="000000" w:themeColor="text1"/>
        </w:rPr>
        <w:t>条边使得</w:t>
      </w:r>
      <w:r w:rsidR="00E71051" w:rsidRPr="00196523">
        <w:rPr>
          <w:rFonts w:ascii="Times New Roman" w:eastAsia="宋体" w:hAnsi="Times New Roman" w:cs="Times New Roman" w:hint="eastAsia"/>
          <w:i/>
          <w:color w:val="000000" w:themeColor="text1"/>
        </w:rPr>
        <w:t>n</w:t>
      </w:r>
      <w:r w:rsidR="00E71051" w:rsidRPr="00196523">
        <w:rPr>
          <w:rFonts w:ascii="Times New Roman" w:eastAsia="宋体" w:hAnsi="Times New Roman" w:cs="Times New Roman"/>
          <w:color w:val="000000" w:themeColor="text1"/>
        </w:rPr>
        <w:t>-1</w:t>
      </w:r>
      <w:r w:rsidR="00E71051" w:rsidRPr="00196523">
        <w:rPr>
          <w:rFonts w:ascii="Times New Roman" w:eastAsia="宋体" w:hAnsi="Times New Roman" w:cs="Times New Roman" w:hint="eastAsia"/>
          <w:color w:val="000000" w:themeColor="text1"/>
        </w:rPr>
        <w:t>个顶点的</w:t>
      </w:r>
      <w:r w:rsidR="00DF4F72" w:rsidRPr="00196523">
        <w:rPr>
          <w:rFonts w:ascii="Times New Roman" w:eastAsia="宋体" w:hAnsi="Times New Roman" w:cs="Times New Roman" w:hint="eastAsia"/>
          <w:color w:val="000000" w:themeColor="text1"/>
        </w:rPr>
        <w:t>子</w:t>
      </w:r>
      <w:r w:rsidR="00E71051" w:rsidRPr="00196523">
        <w:rPr>
          <w:rFonts w:ascii="Times New Roman" w:eastAsia="宋体" w:hAnsi="Times New Roman" w:cs="Times New Roman" w:hint="eastAsia"/>
          <w:color w:val="000000" w:themeColor="text1"/>
        </w:rPr>
        <w:t>图成为完全图，</w:t>
      </w:r>
      <w:r w:rsidR="00DF4F72" w:rsidRPr="00196523">
        <w:rPr>
          <w:rFonts w:ascii="Times New Roman" w:eastAsia="宋体" w:hAnsi="Times New Roman" w:cs="Times New Roman" w:hint="eastAsia"/>
          <w:color w:val="000000" w:themeColor="text1"/>
        </w:rPr>
        <w:t>现在得到两个连通分量，还剩余</w:t>
      </w:r>
      <w:r w:rsidR="00E71051" w:rsidRPr="00196523">
        <w:rPr>
          <w:rFonts w:ascii="Times New Roman" w:eastAsia="宋体" w:hAnsi="Times New Roman" w:cs="Times New Roman" w:hint="eastAsia"/>
          <w:color w:val="000000" w:themeColor="text1"/>
        </w:rPr>
        <w:t>一条边，</w:t>
      </w:r>
      <w:r w:rsidR="00DF4F72" w:rsidRPr="00196523">
        <w:rPr>
          <w:rFonts w:ascii="Times New Roman" w:eastAsia="宋体" w:hAnsi="Times New Roman" w:cs="Times New Roman" w:hint="eastAsia"/>
          <w:color w:val="000000" w:themeColor="text1"/>
        </w:rPr>
        <w:t>在含</w:t>
      </w:r>
      <w:r w:rsidR="00DF4F72" w:rsidRPr="00196523">
        <w:rPr>
          <w:rFonts w:ascii="Times New Roman" w:eastAsia="宋体" w:hAnsi="Times New Roman" w:cs="Times New Roman" w:hint="eastAsia"/>
          <w:color w:val="000000" w:themeColor="text1"/>
        </w:rPr>
        <w:t>n</w:t>
      </w:r>
      <w:r w:rsidR="00DF4F72" w:rsidRPr="00196523">
        <w:rPr>
          <w:rFonts w:ascii="Times New Roman" w:eastAsia="宋体" w:hAnsi="Times New Roman" w:cs="Times New Roman"/>
          <w:color w:val="000000" w:themeColor="text1"/>
        </w:rPr>
        <w:t>-1</w:t>
      </w:r>
      <w:r w:rsidR="00DF4F72" w:rsidRPr="00196523">
        <w:rPr>
          <w:rFonts w:ascii="Times New Roman" w:eastAsia="宋体" w:hAnsi="Times New Roman" w:cs="Times New Roman" w:hint="eastAsia"/>
          <w:color w:val="000000" w:themeColor="text1"/>
        </w:rPr>
        <w:t>个顶点的连通分量中不能再增加边了，所以这条边只能是连接</w:t>
      </w:r>
      <w:r w:rsidR="00DF4F72" w:rsidRPr="00196523">
        <w:rPr>
          <w:rFonts w:ascii="Times New Roman" w:eastAsia="宋体" w:hAnsi="Times New Roman" w:cs="Times New Roman" w:hint="eastAsia"/>
          <w:color w:val="000000" w:themeColor="text1"/>
        </w:rPr>
        <w:t>n</w:t>
      </w:r>
      <w:r w:rsidR="00DF4F72" w:rsidRPr="00196523">
        <w:rPr>
          <w:rFonts w:ascii="Times New Roman" w:eastAsia="宋体" w:hAnsi="Times New Roman" w:cs="Times New Roman"/>
          <w:color w:val="000000" w:themeColor="text1"/>
        </w:rPr>
        <w:t>-1</w:t>
      </w:r>
      <w:r w:rsidR="00DF4F72" w:rsidRPr="00196523">
        <w:rPr>
          <w:rFonts w:ascii="Times New Roman" w:eastAsia="宋体" w:hAnsi="Times New Roman" w:cs="Times New Roman" w:hint="eastAsia"/>
          <w:color w:val="000000" w:themeColor="text1"/>
        </w:rPr>
        <w:t>个顶点中的任一个与唯一的孤立顶点，</w:t>
      </w:r>
      <w:r w:rsidR="00E71051" w:rsidRPr="00196523">
        <w:rPr>
          <w:rFonts w:ascii="Times New Roman" w:eastAsia="宋体" w:hAnsi="Times New Roman" w:cs="Times New Roman" w:hint="eastAsia"/>
          <w:color w:val="000000" w:themeColor="text1"/>
        </w:rPr>
        <w:t>使得</w:t>
      </w:r>
      <w:r w:rsidR="00DF4F72" w:rsidRPr="00196523">
        <w:rPr>
          <w:rFonts w:ascii="Times New Roman" w:eastAsia="宋体" w:hAnsi="Times New Roman" w:cs="Times New Roman" w:hint="eastAsia"/>
          <w:color w:val="000000" w:themeColor="text1"/>
        </w:rPr>
        <w:t>孤立顶</w:t>
      </w:r>
      <w:r w:rsidR="00E71051" w:rsidRPr="00196523">
        <w:rPr>
          <w:rFonts w:ascii="Times New Roman" w:eastAsia="宋体" w:hAnsi="Times New Roman" w:cs="Times New Roman" w:hint="eastAsia"/>
          <w:color w:val="000000" w:themeColor="text1"/>
        </w:rPr>
        <w:t>点与这个完全</w:t>
      </w:r>
      <w:r w:rsidR="00EE1DE7" w:rsidRPr="00196523">
        <w:rPr>
          <w:rFonts w:ascii="Times New Roman" w:eastAsia="宋体" w:hAnsi="Times New Roman" w:cs="Times New Roman" w:hint="eastAsia"/>
          <w:color w:val="000000" w:themeColor="text1"/>
        </w:rPr>
        <w:t>子</w:t>
      </w:r>
      <w:r w:rsidR="00E71051" w:rsidRPr="00196523">
        <w:rPr>
          <w:rFonts w:ascii="Times New Roman" w:eastAsia="宋体" w:hAnsi="Times New Roman" w:cs="Times New Roman" w:hint="eastAsia"/>
          <w:color w:val="000000" w:themeColor="text1"/>
        </w:rPr>
        <w:t>图连通</w:t>
      </w:r>
      <w:r w:rsidR="00DF4F72" w:rsidRPr="00196523">
        <w:rPr>
          <w:rFonts w:ascii="Times New Roman" w:eastAsia="宋体" w:hAnsi="Times New Roman" w:cs="Times New Roman" w:hint="eastAsia"/>
          <w:color w:val="000000" w:themeColor="text1"/>
        </w:rPr>
        <w:t>，图成为连通图</w:t>
      </w:r>
      <w:r w:rsidR="00E71051" w:rsidRPr="00196523">
        <w:rPr>
          <w:rFonts w:ascii="Times New Roman" w:eastAsia="宋体" w:hAnsi="Times New Roman" w:cs="Times New Roman" w:hint="eastAsia"/>
          <w:color w:val="000000" w:themeColor="text1"/>
        </w:rPr>
        <w:t>。</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．下列叙述中错误的是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A</w:t>
      </w:r>
      <w:r w:rsidRPr="00196523">
        <w:rPr>
          <w:rFonts w:ascii="Times New Roman" w:eastAsia="宋体" w:hAnsi="Times New Roman" w:cs="Times New Roman" w:hint="eastAsia"/>
          <w:color w:val="000000" w:themeColor="text1"/>
          <w:szCs w:val="21"/>
        </w:rPr>
        <w:t>．图的深度优先搜索遍历是一个递归过程</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hint="eastAsia"/>
          <w:color w:val="000000" w:themeColor="text1"/>
          <w:szCs w:val="21"/>
        </w:rPr>
        <w:t>．图的深度优先搜索遍历不适用于有向图</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hint="eastAsia"/>
          <w:color w:val="000000" w:themeColor="text1"/>
          <w:szCs w:val="21"/>
        </w:rPr>
        <w:t>．深度优先遍历和广度优先遍历是图遍历的两种基本算法</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hint="eastAsia"/>
          <w:color w:val="000000" w:themeColor="text1"/>
          <w:szCs w:val="21"/>
        </w:rPr>
        <w:t>．图的遍历是从给定的顶点出发每一个顶点仅被访问一次</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E04276" w:rsidRPr="00196523">
        <w:rPr>
          <w:rFonts w:ascii="Times New Roman" w:eastAsia="宋体" w:hAnsi="Times New Roman" w:cs="Times New Roman" w:hint="eastAsia"/>
          <w:color w:val="000000" w:themeColor="text1"/>
        </w:rPr>
        <w:t>B</w:t>
      </w:r>
      <w:r w:rsidR="00E04276" w:rsidRPr="00196523">
        <w:rPr>
          <w:rFonts w:ascii="Times New Roman" w:eastAsia="宋体" w:hAnsi="Times New Roman" w:cs="Times New Roman" w:hint="eastAsia"/>
          <w:color w:val="000000" w:themeColor="text1"/>
        </w:rPr>
        <w:t>。</w:t>
      </w:r>
    </w:p>
    <w:p w:rsidR="00E04276" w:rsidRPr="00196523" w:rsidRDefault="00C37BC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图的深度优先搜索和广度优先搜索是图遍历的两种基本策略（选项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正确）。深度优先搜索通常采用递归方式实现（选项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正确），既适用于对无向图的遍历，也适用于对有向图的遍历（选项</w:t>
      </w:r>
      <w:r w:rsidRPr="00196523">
        <w:rPr>
          <w:rFonts w:ascii="Times New Roman" w:eastAsia="宋体" w:hAnsi="Times New Roman" w:cs="Times New Roman" w:hint="eastAsia"/>
          <w:color w:val="000000" w:themeColor="text1"/>
        </w:rPr>
        <w:t>B</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是图遍历的定义。</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．无向图</w:t>
      </w:r>
      <w:r w:rsidRPr="00196523">
        <w:rPr>
          <w:rFonts w:ascii="Times New Roman" w:eastAsia="宋体" w:hAnsi="Times New Roman" w:cs="Times New Roman"/>
          <w:color w:val="000000" w:themeColor="text1"/>
        </w:rPr>
        <w:t>G=(V</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Times New Roman" w:eastAsia="宋体" w:hAnsi="Times New Roman" w:cs="Times New Roman" w:hint="eastAsia"/>
          <w:color w:val="000000" w:themeColor="text1"/>
        </w:rPr>
        <w:t>，其中</w:t>
      </w:r>
      <w:r w:rsidR="00C37BCE"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V={a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f}</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E={(a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，对该图进行深度优先遍历，得到的顶点序列是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2F4E81" w:rsidRPr="00196523" w:rsidRDefault="002F4E81"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2F4E81" w:rsidRPr="00196523">
        <w:rPr>
          <w:rFonts w:ascii="Times New Roman" w:eastAsia="宋体" w:hAnsi="Times New Roman" w:cs="Times New Roman"/>
          <w:color w:val="000000" w:themeColor="text1"/>
        </w:rPr>
        <w:t>D</w:t>
      </w:r>
      <w:r w:rsidR="00BD64F5" w:rsidRPr="00196523">
        <w:rPr>
          <w:rFonts w:ascii="Times New Roman" w:eastAsia="宋体" w:hAnsi="Times New Roman" w:cs="Times New Roman" w:hint="eastAsia"/>
          <w:color w:val="000000" w:themeColor="text1"/>
        </w:rPr>
        <w:t>。</w:t>
      </w:r>
    </w:p>
    <w:p w:rsidR="00BD64F5" w:rsidRPr="00196523" w:rsidRDefault="00BF71D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要完成这个题，</w:t>
      </w:r>
      <w:r w:rsidR="007E7C09" w:rsidRPr="00196523">
        <w:rPr>
          <w:rFonts w:ascii="Times New Roman" w:eastAsia="宋体" w:hAnsi="Times New Roman" w:cs="Times New Roman" w:hint="eastAsia"/>
          <w:color w:val="000000" w:themeColor="text1"/>
        </w:rPr>
        <w:t>可以</w:t>
      </w:r>
      <w:r w:rsidRPr="00196523">
        <w:rPr>
          <w:rFonts w:ascii="Times New Roman" w:eastAsia="宋体" w:hAnsi="Times New Roman" w:cs="Times New Roman" w:hint="eastAsia"/>
          <w:color w:val="000000" w:themeColor="text1"/>
        </w:rPr>
        <w:t>先</w:t>
      </w:r>
      <w:r w:rsidR="00BD64F5" w:rsidRPr="00196523">
        <w:rPr>
          <w:rFonts w:ascii="Times New Roman" w:eastAsia="宋体" w:hAnsi="Times New Roman" w:cs="Times New Roman" w:hint="eastAsia"/>
          <w:color w:val="000000" w:themeColor="text1"/>
        </w:rPr>
        <w:t>画出题目中所给的图，如图</w:t>
      </w:r>
      <w:r w:rsidR="00BD64F5"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00BD64F5" w:rsidRPr="00196523">
        <w:rPr>
          <w:rFonts w:ascii="Times New Roman" w:eastAsia="宋体" w:hAnsi="Times New Roman" w:cs="Times New Roman"/>
          <w:color w:val="000000" w:themeColor="text1"/>
        </w:rPr>
        <w:t>1</w:t>
      </w:r>
      <w:r w:rsidR="00BD64F5" w:rsidRPr="00196523">
        <w:rPr>
          <w:rFonts w:ascii="Times New Roman" w:eastAsia="宋体" w:hAnsi="Times New Roman" w:cs="Times New Roman" w:hint="eastAsia"/>
          <w:color w:val="000000" w:themeColor="text1"/>
        </w:rPr>
        <w:t>所示。</w:t>
      </w:r>
    </w:p>
    <w:p w:rsidR="00C37BCE" w:rsidRPr="00196523" w:rsidRDefault="003C1D65" w:rsidP="001C30E9">
      <w:pPr>
        <w:ind w:left="315" w:hangingChars="150" w:hanging="315"/>
        <w:rPr>
          <w:rFonts w:ascii="Times New Roman" w:eastAsia="宋体" w:hAnsi="Times New Roman" w:cs="Times New Roman"/>
          <w:color w:val="000000" w:themeColor="text1"/>
        </w:rPr>
      </w:pPr>
      <w:r w:rsidRPr="00196523">
        <w:rPr>
          <w:rFonts w:hint="eastAsia"/>
          <w:noProof/>
          <w:color w:val="000000" w:themeColor="text1"/>
        </w:rPr>
        <mc:AlternateContent>
          <mc:Choice Requires="wpg">
            <w:drawing>
              <wp:anchor distT="0" distB="0" distL="114300" distR="114300" simplePos="0" relativeHeight="251673600" behindDoc="0" locked="0" layoutInCell="1" allowOverlap="1" wp14:anchorId="19E7FD04" wp14:editId="73E24656">
                <wp:simplePos x="0" y="0"/>
                <wp:positionH relativeFrom="column">
                  <wp:posOffset>1800535</wp:posOffset>
                </wp:positionH>
                <wp:positionV relativeFrom="paragraph">
                  <wp:posOffset>104947</wp:posOffset>
                </wp:positionV>
                <wp:extent cx="1154405" cy="1223828"/>
                <wp:effectExtent l="0" t="0" r="27305" b="14605"/>
                <wp:wrapNone/>
                <wp:docPr id="290" name="组合 290"/>
                <wp:cNvGraphicFramePr/>
                <a:graphic xmlns:a="http://schemas.openxmlformats.org/drawingml/2006/main">
                  <a:graphicData uri="http://schemas.microsoft.com/office/word/2010/wordprocessingGroup">
                    <wpg:wgp>
                      <wpg:cNvGrpSpPr/>
                      <wpg:grpSpPr>
                        <a:xfrm>
                          <a:off x="0" y="0"/>
                          <a:ext cx="1154405" cy="1223828"/>
                          <a:chOff x="0" y="0"/>
                          <a:chExt cx="1395095" cy="1492229"/>
                        </a:xfrm>
                      </wpg:grpSpPr>
                      <wps:wsp>
                        <wps:cNvPr id="295" name="直接连接符 295"/>
                        <wps:cNvCnPr/>
                        <wps:spPr>
                          <a:xfrm>
                            <a:off x="501446" y="553631"/>
                            <a:ext cx="38876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6" name="组合 296"/>
                        <wpg:cNvGrpSpPr/>
                        <wpg:grpSpPr>
                          <a:xfrm>
                            <a:off x="0" y="0"/>
                            <a:ext cx="1395095" cy="1492229"/>
                            <a:chOff x="0" y="0"/>
                            <a:chExt cx="1395095" cy="1492229"/>
                          </a:xfrm>
                        </wpg:grpSpPr>
                        <wps:wsp>
                          <wps:cNvPr id="298" name="椭圆 298"/>
                          <wps:cNvSpPr/>
                          <wps:spPr>
                            <a:xfrm>
                              <a:off x="564977" y="0"/>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99" name="组合 299"/>
                          <wpg:cNvGrpSpPr/>
                          <wpg:grpSpPr>
                            <a:xfrm>
                              <a:off x="251858" y="410686"/>
                              <a:ext cx="892810" cy="253365"/>
                              <a:chOff x="0" y="0"/>
                              <a:chExt cx="893258" cy="253707"/>
                            </a:xfrm>
                          </wpg:grpSpPr>
                          <wps:wsp>
                            <wps:cNvPr id="300" name="椭圆 300"/>
                            <wps:cNvSpPr/>
                            <wps:spPr>
                              <a:xfrm>
                                <a:off x="0" y="0"/>
                                <a:ext cx="251064" cy="2537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1" name="椭圆 301"/>
                            <wps:cNvSpPr/>
                            <wps:spPr>
                              <a:xfrm>
                                <a:off x="642194" y="0"/>
                                <a:ext cx="251064" cy="2537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02" name="组合 302"/>
                          <wpg:cNvGrpSpPr/>
                          <wpg:grpSpPr>
                            <a:xfrm>
                              <a:off x="0" y="878096"/>
                              <a:ext cx="1395095" cy="253365"/>
                              <a:chOff x="0" y="0"/>
                              <a:chExt cx="1395147" cy="253707"/>
                            </a:xfrm>
                          </wpg:grpSpPr>
                          <wps:wsp>
                            <wps:cNvPr id="448" name="椭圆 448"/>
                            <wps:cNvSpPr/>
                            <wps:spPr>
                              <a:xfrm>
                                <a:off x="0" y="0"/>
                                <a:ext cx="251064" cy="2537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9" name="椭圆 449"/>
                            <wps:cNvSpPr/>
                            <wps:spPr>
                              <a:xfrm>
                                <a:off x="1144322" y="0"/>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50" name="椭圆 450"/>
                          <wps:cNvSpPr/>
                          <wps:spPr>
                            <a:xfrm>
                              <a:off x="574053" y="1238864"/>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1" name="直接连接符 451"/>
                          <wps:cNvCnPr/>
                          <wps:spPr>
                            <a:xfrm>
                              <a:off x="240513" y="1061884"/>
                              <a:ext cx="335280" cy="2717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直接连接符 452"/>
                          <wps:cNvCnPr/>
                          <wps:spPr>
                            <a:xfrm>
                              <a:off x="1075498" y="644391"/>
                              <a:ext cx="134620"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wps:spPr>
                            <a:xfrm flipH="1">
                              <a:off x="832717" y="1082304"/>
                              <a:ext cx="335280" cy="2717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直接连接符 454"/>
                          <wps:cNvCnPr/>
                          <wps:spPr>
                            <a:xfrm flipH="1">
                              <a:off x="190595" y="655736"/>
                              <a:ext cx="134620"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直接连接符 455"/>
                          <wps:cNvCnPr/>
                          <wps:spPr>
                            <a:xfrm flipH="1">
                              <a:off x="444721" y="199670"/>
                              <a:ext cx="134620"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6" name="直接连接符 456"/>
                          <wps:cNvCnPr/>
                          <wps:spPr>
                            <a:xfrm>
                              <a:off x="812296" y="188325"/>
                              <a:ext cx="134620"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9E7FD04" id="组合 290" o:spid="_x0000_s1787" style="position:absolute;left:0;text-align:left;margin-left:141.75pt;margin-top:8.25pt;width:90.9pt;height:96.35pt;z-index:251673600;mso-width-relative:margin;mso-height-relative:margin" coordsize="13950,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">
                <v:line id="直接连接符 295" o:spid="_x0000_s1788" style="position:absolute;visibility:visible;mso-wrap-style:square" from="5014,5536" to="890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" strokecolor="black [3213]" strokeweight="1pt">
                  <v:stroke joinstyle="miter"/>
                </v:line>
                <v:group id="组合 296" o:spid="_x0000_s1789" style="position:absolute;width:13950;height:14922" coordsize="13950,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椭圆 298" o:spid="_x0000_s1790" style="position:absolute;left:5649;width:2509;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b</w:t>
                          </w:r>
                        </w:p>
                      </w:txbxContent>
                    </v:textbox>
                  </v:oval>
                  <v:group id="组合 299" o:spid="_x0000_s1791" style="position:absolute;left:2518;top:4106;width:8928;height:2534" coordsize="8932,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椭圆 300" o:spid="_x0000_s1792" style="position:absolute;width:2510;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e</w:t>
                            </w:r>
                          </w:p>
                        </w:txbxContent>
                      </v:textbox>
                    </v:oval>
                    <v:oval id="椭圆 301" o:spid="_x0000_s1793" style="position:absolute;left:6421;width:2511;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a</w:t>
                            </w:r>
                          </w:p>
                        </w:txbxContent>
                      </v:textbox>
                    </v:oval>
                  </v:group>
                  <v:group id="组合 302" o:spid="_x0000_s1794" style="position:absolute;top:8780;width:13950;height:2534" coordsize="1395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oval id="椭圆 448" o:spid="_x0000_s1795" style="position:absolute;width:2510;height: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d</w:t>
                            </w:r>
                          </w:p>
                        </w:txbxContent>
                      </v:textbox>
                    </v:oval>
                    <v:oval id="椭圆 449" o:spid="_x0000_s1796" style="position:absolute;left:11443;width:2508;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c</w:t>
                            </w:r>
                          </w:p>
                        </w:txbxContent>
                      </v:textbox>
                    </v:oval>
                  </v:group>
                  <v:oval id="椭圆 450" o:spid="_x0000_s1797" style="position:absolute;left:5740;top:12388;width:2508;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" filled="f" strokecolor="black [3213]" strokeweight="1pt">
                    <v:stroke joinstyle="miter"/>
                    <v:textbox inset="0,0,0,0">
                      <w:txbxContent>
                        <w:p w:rsidR="008E537A" w:rsidRPr="003C1D65" w:rsidRDefault="008E537A" w:rsidP="003C1D65">
                          <w:pPr>
                            <w:spacing w:line="0" w:lineRule="atLeast"/>
                            <w:ind w:firstLineChars="0" w:firstLine="0"/>
                            <w:jc w:val="center"/>
                            <w:rPr>
                              <w:rFonts w:ascii="Times New Roman" w:hAnsi="Times New Roman" w:cs="Times New Roman"/>
                              <w:color w:val="000000" w:themeColor="text1"/>
                              <w:sz w:val="18"/>
                              <w:szCs w:val="18"/>
                            </w:rPr>
                          </w:pPr>
                          <w:r w:rsidRPr="003C1D65">
                            <w:rPr>
                              <w:rFonts w:ascii="Times New Roman" w:hAnsi="Times New Roman" w:cs="Times New Roman"/>
                              <w:color w:val="000000" w:themeColor="text1"/>
                              <w:sz w:val="18"/>
                              <w:szCs w:val="18"/>
                            </w:rPr>
                            <w:t>f</w:t>
                          </w:r>
                        </w:p>
                      </w:txbxContent>
                    </v:textbox>
                  </v:oval>
                  <v:line id="直接连接符 451" o:spid="_x0000_s1798" style="position:absolute;visibility:visible;mso-wrap-style:square" from="2405,10618" to="5757,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" strokecolor="black [3213]" strokeweight="1pt">
                    <v:stroke joinstyle="miter"/>
                  </v:line>
                  <v:line id="直接连接符 452" o:spid="_x0000_s1799" style="position:absolute;visibility:visible;mso-wrap-style:square" from="10754,6443" to="12101,8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" strokecolor="black [3213]" strokeweight="1pt">
                    <v:stroke joinstyle="miter"/>
                  </v:line>
                  <v:line id="直接连接符 453" o:spid="_x0000_s1800" style="position:absolute;flip:x;visibility:visible;mso-wrap-style:square" from="8327,10823" to="11679,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" strokecolor="black [3213]" strokeweight="1pt">
                    <v:stroke joinstyle="miter"/>
                  </v:line>
                  <v:line id="直接连接符 454" o:spid="_x0000_s1801" style="position:absolute;flip:x;visibility:visible;mso-wrap-style:square" from="1905,6557" to="3252,8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" strokecolor="black [3213]" strokeweight="1pt">
                    <v:stroke joinstyle="miter"/>
                  </v:line>
                  <v:line id="直接连接符 455" o:spid="_x0000_s1802" style="position:absolute;flip:x;visibility:visible;mso-wrap-style:square" from="4447,1996" to="5793,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" strokecolor="black [3213]" strokeweight="1pt">
                    <v:stroke joinstyle="miter"/>
                  </v:line>
                  <v:line id="直接连接符 456" o:spid="_x0000_s1803" style="position:absolute;visibility:visible;mso-wrap-style:square" from="8122,1883" to="9469,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" strokecolor="black [3213]" strokeweight="1pt">
                    <v:stroke joinstyle="miter"/>
                  </v:line>
                </v:group>
              </v:group>
            </w:pict>
          </mc:Fallback>
        </mc:AlternateContent>
      </w:r>
    </w:p>
    <w:p w:rsidR="00C37BCE" w:rsidRPr="00196523" w:rsidRDefault="00C37BCE" w:rsidP="001C30E9">
      <w:pPr>
        <w:ind w:left="315" w:hangingChars="150" w:hanging="315"/>
        <w:rPr>
          <w:rFonts w:ascii="Times New Roman" w:eastAsia="宋体" w:hAnsi="Times New Roman" w:cs="Times New Roman"/>
          <w:color w:val="000000" w:themeColor="text1"/>
        </w:rPr>
      </w:pPr>
    </w:p>
    <w:p w:rsidR="00C37BCE" w:rsidRPr="00196523" w:rsidRDefault="00C37BCE" w:rsidP="001C30E9">
      <w:pPr>
        <w:ind w:left="315" w:hangingChars="150" w:hanging="315"/>
        <w:rPr>
          <w:rFonts w:ascii="Times New Roman" w:eastAsia="宋体" w:hAnsi="Times New Roman" w:cs="Times New Roman"/>
          <w:color w:val="000000" w:themeColor="text1"/>
        </w:rPr>
      </w:pPr>
    </w:p>
    <w:p w:rsidR="00BD64F5" w:rsidRPr="00196523" w:rsidRDefault="00BD64F5" w:rsidP="001C30E9">
      <w:pPr>
        <w:ind w:left="315" w:hangingChars="150" w:hanging="315"/>
        <w:rPr>
          <w:rFonts w:ascii="Times New Roman" w:eastAsia="宋体" w:hAnsi="Times New Roman" w:cs="Times New Roman"/>
          <w:color w:val="000000" w:themeColor="text1"/>
        </w:rPr>
      </w:pPr>
    </w:p>
    <w:p w:rsidR="00BD64F5" w:rsidRPr="00196523" w:rsidRDefault="00BD64F5" w:rsidP="001C30E9">
      <w:pPr>
        <w:ind w:left="315" w:hangingChars="150" w:hanging="315"/>
        <w:rPr>
          <w:rFonts w:ascii="Times New Roman" w:eastAsia="宋体" w:hAnsi="Times New Roman" w:cs="Times New Roman"/>
          <w:color w:val="000000" w:themeColor="text1"/>
        </w:rPr>
      </w:pPr>
    </w:p>
    <w:p w:rsidR="00BD64F5" w:rsidRPr="00196523" w:rsidRDefault="00BD64F5" w:rsidP="001C30E9">
      <w:pPr>
        <w:ind w:left="315" w:hangingChars="150" w:hanging="315"/>
        <w:rPr>
          <w:rFonts w:ascii="Times New Roman" w:eastAsia="宋体" w:hAnsi="Times New Roman" w:cs="Times New Roman"/>
          <w:color w:val="000000" w:themeColor="text1"/>
        </w:rPr>
      </w:pPr>
    </w:p>
    <w:p w:rsidR="00BD64F5" w:rsidRPr="00196523" w:rsidRDefault="003C1D65"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p>
    <w:p w:rsidR="00C37BCE" w:rsidRPr="00196523" w:rsidRDefault="006F46D6"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671552" behindDoc="0" locked="0" layoutInCell="1" allowOverlap="1" wp14:anchorId="18C7BA62" wp14:editId="4146045D">
                <wp:simplePos x="0" y="0"/>
                <wp:positionH relativeFrom="column">
                  <wp:posOffset>1461825</wp:posOffset>
                </wp:positionH>
                <wp:positionV relativeFrom="paragraph">
                  <wp:posOffset>32957</wp:posOffset>
                </wp:positionV>
                <wp:extent cx="1868672" cy="198049"/>
                <wp:effectExtent l="0" t="0" r="0" b="0"/>
                <wp:wrapNone/>
                <wp:docPr id="287"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672" cy="19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BD64F5">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Pr>
                                <w:rFonts w:ascii="Times New Roman" w:eastAsia="宋体" w:hAnsi="Times New Roman" w:cs="Times New Roman"/>
                                <w:b w:val="0"/>
                              </w:rPr>
                              <w:t>6-1</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hint="eastAsia"/>
                                <w:b w:val="0"/>
                              </w:rPr>
                              <w:t>4</w:t>
                            </w:r>
                            <w:r>
                              <w:rPr>
                                <w:rFonts w:ascii="Times New Roman" w:eastAsia="宋体" w:hAnsi="Times New Roman" w:cs="Times New Roman"/>
                                <w:b w:val="0"/>
                              </w:rPr>
                              <w:t>的</w:t>
                            </w:r>
                            <w:r>
                              <w:rPr>
                                <w:rFonts w:ascii="Times New Roman" w:eastAsia="宋体" w:hAnsi="Times New Roman" w:cs="Times New Roman" w:hint="eastAsia"/>
                                <w:b w:val="0"/>
                              </w:rPr>
                              <w:t>图</w:t>
                            </w:r>
                          </w:p>
                          <w:p w:rsidR="008E537A" w:rsidRPr="00616556" w:rsidRDefault="008E537A" w:rsidP="00BD64F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18C7BA62" id="_x0000_s1804" type="#_x0000_t202" style="position:absolute;left:0;text-align:left;margin-left:115.1pt;margin-top:2.6pt;width:147.15pt;height:15.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" filled="f" stroked="f">
                <v:textbox inset="0,0,0,0">
                  <w:txbxContent>
                    <w:p w:rsidR="008E537A" w:rsidRPr="00473F6D" w:rsidRDefault="008E537A" w:rsidP="00BD64F5">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Pr>
                          <w:rFonts w:ascii="Times New Roman" w:eastAsia="宋体" w:hAnsi="Times New Roman" w:cs="Times New Roman"/>
                          <w:b w:val="0"/>
                        </w:rPr>
                        <w:t>6-1</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hint="eastAsia"/>
                          <w:b w:val="0"/>
                        </w:rPr>
                        <w:t>4</w:t>
                      </w:r>
                      <w:r>
                        <w:rPr>
                          <w:rFonts w:ascii="Times New Roman" w:eastAsia="宋体" w:hAnsi="Times New Roman" w:cs="Times New Roman"/>
                          <w:b w:val="0"/>
                        </w:rPr>
                        <w:t>的</w:t>
                      </w:r>
                      <w:r>
                        <w:rPr>
                          <w:rFonts w:ascii="Times New Roman" w:eastAsia="宋体" w:hAnsi="Times New Roman" w:cs="Times New Roman" w:hint="eastAsia"/>
                          <w:b w:val="0"/>
                        </w:rPr>
                        <w:t>图</w:t>
                      </w:r>
                    </w:p>
                    <w:p w:rsidR="008E537A" w:rsidRPr="00616556" w:rsidRDefault="008E537A" w:rsidP="00BD64F5">
                      <w:pPr>
                        <w:pStyle w:val="a6"/>
                        <w:ind w:firstLineChars="0" w:firstLine="0"/>
                        <w:rPr>
                          <w:rFonts w:ascii="Times New Roman" w:eastAsia="宋体" w:hAnsi="Times New Roman" w:cs="Times New Roman"/>
                          <w:b w:val="0"/>
                        </w:rPr>
                      </w:pPr>
                    </w:p>
                  </w:txbxContent>
                </v:textbox>
              </v:shape>
            </w:pict>
          </mc:Fallback>
        </mc:AlternateContent>
      </w:r>
    </w:p>
    <w:p w:rsidR="003C1D65" w:rsidRPr="00196523" w:rsidRDefault="003C1D65" w:rsidP="001C30E9">
      <w:pPr>
        <w:ind w:left="315" w:hangingChars="150" w:hanging="315"/>
        <w:rPr>
          <w:rFonts w:ascii="Times New Roman" w:eastAsia="宋体" w:hAnsi="Times New Roman" w:cs="Times New Roman"/>
          <w:color w:val="000000" w:themeColor="text1"/>
        </w:rPr>
      </w:pPr>
    </w:p>
    <w:p w:rsidR="00BD64F5" w:rsidRPr="00196523" w:rsidRDefault="002F4E81"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根据深度优先搜索策略，遍历了</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Times New Roman" w:eastAsia="宋体" w:hAnsi="Times New Roman" w:cs="Times New Roman" w:hint="eastAsia"/>
          <w:color w:val="000000" w:themeColor="text1"/>
          <w:szCs w:val="21"/>
        </w:rPr>
        <w:t>三个顶点后，接下来应该寻找顶点</w:t>
      </w:r>
      <w:r w:rsidRPr="00196523">
        <w:rPr>
          <w:rFonts w:ascii="Times New Roman" w:eastAsia="宋体" w:hAnsi="Times New Roman" w:cs="Times New Roman" w:hint="eastAsia"/>
          <w:color w:val="000000" w:themeColor="text1"/>
          <w:szCs w:val="21"/>
        </w:rPr>
        <w:t>e</w:t>
      </w:r>
      <w:r w:rsidRPr="00196523">
        <w:rPr>
          <w:rFonts w:ascii="Times New Roman" w:eastAsia="宋体" w:hAnsi="Times New Roman" w:cs="Times New Roman" w:hint="eastAsia"/>
          <w:color w:val="000000" w:themeColor="text1"/>
          <w:szCs w:val="21"/>
        </w:rPr>
        <w:t>的未遍历邻接点（</w:t>
      </w:r>
      <w:r w:rsidRPr="00196523">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）进行遍历，而不</w:t>
      </w:r>
      <w:r w:rsidR="003C1D65" w:rsidRPr="00196523">
        <w:rPr>
          <w:rFonts w:ascii="Times New Roman" w:eastAsia="宋体" w:hAnsi="Times New Roman" w:cs="Times New Roman" w:hint="eastAsia"/>
          <w:color w:val="000000" w:themeColor="text1"/>
          <w:szCs w:val="21"/>
        </w:rPr>
        <w:t>会</w:t>
      </w:r>
      <w:r w:rsidRPr="00196523">
        <w:rPr>
          <w:rFonts w:ascii="Times New Roman" w:eastAsia="宋体" w:hAnsi="Times New Roman" w:cs="Times New Roman" w:hint="eastAsia"/>
          <w:color w:val="000000" w:themeColor="text1"/>
          <w:szCs w:val="21"/>
        </w:rPr>
        <w:t>遍历</w:t>
      </w:r>
      <w:r w:rsidR="003C1D65" w:rsidRPr="00196523">
        <w:rPr>
          <w:rFonts w:ascii="Times New Roman" w:eastAsia="宋体" w:hAnsi="Times New Roman" w:cs="Times New Roman" w:hint="eastAsia"/>
          <w:color w:val="000000" w:themeColor="text1"/>
          <w:szCs w:val="21"/>
        </w:rPr>
        <w:t>到</w:t>
      </w:r>
      <w:r w:rsidRPr="00196523">
        <w:rPr>
          <w:rFonts w:ascii="Times New Roman" w:eastAsia="宋体" w:hAnsi="Times New Roman" w:cs="Times New Roman" w:hint="eastAsia"/>
          <w:color w:val="000000" w:themeColor="text1"/>
          <w:szCs w:val="21"/>
        </w:rPr>
        <w:t>顶点</w:t>
      </w:r>
      <w:r w:rsidRPr="00196523">
        <w:rPr>
          <w:rFonts w:ascii="Times New Roman" w:eastAsia="宋体" w:hAnsi="Times New Roman" w:cs="Times New Roman" w:hint="eastAsia"/>
          <w:color w:val="000000" w:themeColor="text1"/>
          <w:szCs w:val="21"/>
        </w:rPr>
        <w:t>c</w:t>
      </w:r>
      <w:r w:rsidRPr="00196523">
        <w:rPr>
          <w:rFonts w:ascii="Times New Roman" w:eastAsia="宋体" w:hAnsi="Times New Roman" w:cs="Times New Roman" w:hint="eastAsia"/>
          <w:color w:val="000000" w:themeColor="text1"/>
          <w:szCs w:val="21"/>
        </w:rPr>
        <w:t>（选项</w:t>
      </w:r>
      <w:r w:rsidRPr="00196523">
        <w:rPr>
          <w:rFonts w:ascii="Times New Roman" w:eastAsia="宋体" w:hAnsi="Times New Roman" w:cs="Times New Roman" w:hint="eastAsia"/>
          <w:color w:val="000000" w:themeColor="text1"/>
          <w:szCs w:val="21"/>
        </w:rPr>
        <w:t>A</w:t>
      </w:r>
      <w:r w:rsidRPr="00196523">
        <w:rPr>
          <w:rFonts w:ascii="Times New Roman" w:eastAsia="宋体" w:hAnsi="Times New Roman" w:cs="Times New Roman" w:hint="eastAsia"/>
          <w:color w:val="000000" w:themeColor="text1"/>
          <w:szCs w:val="21"/>
        </w:rPr>
        <w:t>是错误的）。</w:t>
      </w:r>
    </w:p>
    <w:p w:rsidR="002F4E81" w:rsidRPr="00196523" w:rsidRDefault="002F4E81"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rPr>
        <w:t>在遍历了</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Times New Roman" w:eastAsia="宋体" w:hAnsi="Times New Roman" w:cs="Times New Roman" w:hint="eastAsia"/>
          <w:color w:val="000000" w:themeColor="text1"/>
          <w:szCs w:val="21"/>
        </w:rPr>
        <w:t>三个顶点后，接下来应该寻找顶点</w:t>
      </w:r>
      <w:r w:rsidRPr="00196523">
        <w:rPr>
          <w:rFonts w:ascii="Times New Roman" w:eastAsia="宋体" w:hAnsi="Times New Roman" w:cs="Times New Roman"/>
          <w:color w:val="000000" w:themeColor="text1"/>
          <w:szCs w:val="21"/>
        </w:rPr>
        <w:t>f</w:t>
      </w:r>
      <w:r w:rsidRPr="00196523">
        <w:rPr>
          <w:rFonts w:ascii="Times New Roman" w:eastAsia="宋体" w:hAnsi="Times New Roman" w:cs="Times New Roman" w:hint="eastAsia"/>
          <w:color w:val="000000" w:themeColor="text1"/>
          <w:szCs w:val="21"/>
        </w:rPr>
        <w:t>的未遍历邻接点（</w:t>
      </w:r>
      <w:r w:rsidRPr="00196523">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）进行遍历，而不</w:t>
      </w:r>
      <w:r w:rsidR="003C1D65" w:rsidRPr="00196523">
        <w:rPr>
          <w:rFonts w:ascii="Times New Roman" w:eastAsia="宋体" w:hAnsi="Times New Roman" w:cs="Times New Roman" w:hint="eastAsia"/>
          <w:color w:val="000000" w:themeColor="text1"/>
          <w:szCs w:val="21"/>
        </w:rPr>
        <w:t>会</w:t>
      </w:r>
      <w:r w:rsidRPr="00196523">
        <w:rPr>
          <w:rFonts w:ascii="Times New Roman" w:eastAsia="宋体" w:hAnsi="Times New Roman" w:cs="Times New Roman" w:hint="eastAsia"/>
          <w:color w:val="000000" w:themeColor="text1"/>
          <w:szCs w:val="21"/>
        </w:rPr>
        <w:t>遍历</w:t>
      </w:r>
      <w:r w:rsidR="003C1D65" w:rsidRPr="00196523">
        <w:rPr>
          <w:rFonts w:ascii="Times New Roman" w:eastAsia="宋体" w:hAnsi="Times New Roman" w:cs="Times New Roman" w:hint="eastAsia"/>
          <w:color w:val="000000" w:themeColor="text1"/>
          <w:szCs w:val="21"/>
        </w:rPr>
        <w:t>到</w:t>
      </w:r>
      <w:r w:rsidRPr="00196523">
        <w:rPr>
          <w:rFonts w:ascii="Times New Roman" w:eastAsia="宋体" w:hAnsi="Times New Roman" w:cs="Times New Roman" w:hint="eastAsia"/>
          <w:color w:val="000000" w:themeColor="text1"/>
          <w:szCs w:val="21"/>
        </w:rPr>
        <w:t>顶点</w:t>
      </w:r>
      <w:r w:rsidRPr="00196523">
        <w:rPr>
          <w:rFonts w:ascii="Times New Roman" w:eastAsia="宋体" w:hAnsi="Times New Roman" w:cs="Times New Roman" w:hint="eastAsia"/>
          <w:color w:val="000000" w:themeColor="text1"/>
          <w:szCs w:val="21"/>
        </w:rPr>
        <w:t>e</w:t>
      </w:r>
      <w:r w:rsidRPr="00196523">
        <w:rPr>
          <w:rFonts w:ascii="Times New Roman" w:eastAsia="宋体" w:hAnsi="Times New Roman" w:cs="Times New Roman" w:hint="eastAsia"/>
          <w:color w:val="000000" w:themeColor="text1"/>
          <w:szCs w:val="21"/>
        </w:rPr>
        <w:t>（选项</w:t>
      </w: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hint="eastAsia"/>
          <w:color w:val="000000" w:themeColor="text1"/>
          <w:szCs w:val="21"/>
        </w:rPr>
        <w:t>是错误的）。</w:t>
      </w:r>
    </w:p>
    <w:p w:rsidR="002F4E81" w:rsidRPr="00196523" w:rsidRDefault="002F4E81"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在遍历了</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hint="eastAsia"/>
          <w:color w:val="000000" w:themeColor="text1"/>
          <w:szCs w:val="21"/>
        </w:rPr>
        <w:t>三个顶点后，顶点</w:t>
      </w:r>
      <w:r w:rsidRPr="00196523">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的所有邻接点均已遍历</w:t>
      </w:r>
      <w:r w:rsidR="003C1D65" w:rsidRPr="00196523">
        <w:rPr>
          <w:rFonts w:ascii="Times New Roman" w:eastAsia="宋体" w:hAnsi="Times New Roman" w:cs="Times New Roman" w:hint="eastAsia"/>
          <w:color w:val="000000" w:themeColor="text1"/>
          <w:szCs w:val="21"/>
        </w:rPr>
        <w:t>，应该回退到顶点</w:t>
      </w:r>
      <w:r w:rsidR="003C1D65" w:rsidRPr="00196523">
        <w:rPr>
          <w:rFonts w:ascii="Times New Roman" w:eastAsia="宋体" w:hAnsi="Times New Roman" w:cs="Times New Roman" w:hint="eastAsia"/>
          <w:color w:val="000000" w:themeColor="text1"/>
          <w:szCs w:val="21"/>
        </w:rPr>
        <w:t>e</w:t>
      </w:r>
      <w:r w:rsidR="003C1D65" w:rsidRPr="00196523">
        <w:rPr>
          <w:rFonts w:ascii="Times New Roman" w:eastAsia="宋体" w:hAnsi="Times New Roman" w:cs="Times New Roman" w:hint="eastAsia"/>
          <w:color w:val="000000" w:themeColor="text1"/>
          <w:szCs w:val="21"/>
        </w:rPr>
        <w:t>，选择</w:t>
      </w:r>
      <w:r w:rsidR="003C1D65" w:rsidRPr="00196523">
        <w:rPr>
          <w:rFonts w:ascii="Times New Roman" w:eastAsia="宋体" w:hAnsi="Times New Roman" w:cs="Times New Roman" w:hint="eastAsia"/>
          <w:color w:val="000000" w:themeColor="text1"/>
          <w:szCs w:val="21"/>
        </w:rPr>
        <w:t>e</w:t>
      </w:r>
      <w:r w:rsidR="003C1D65" w:rsidRPr="00196523">
        <w:rPr>
          <w:rFonts w:ascii="Times New Roman" w:eastAsia="宋体" w:hAnsi="Times New Roman" w:cs="Times New Roman" w:hint="eastAsia"/>
          <w:color w:val="000000" w:themeColor="text1"/>
          <w:szCs w:val="21"/>
        </w:rPr>
        <w:t>的下一个未遍历的邻接点（</w:t>
      </w:r>
      <w:r w:rsidR="003C1D65" w:rsidRPr="00196523">
        <w:rPr>
          <w:rFonts w:ascii="Times New Roman" w:eastAsia="宋体" w:hAnsi="Times New Roman" w:cs="Times New Roman" w:hint="eastAsia"/>
          <w:color w:val="000000" w:themeColor="text1"/>
          <w:szCs w:val="21"/>
        </w:rPr>
        <w:t>d</w:t>
      </w:r>
      <w:r w:rsidR="003C1D65" w:rsidRPr="00196523">
        <w:rPr>
          <w:rFonts w:ascii="Times New Roman" w:eastAsia="宋体" w:hAnsi="Times New Roman" w:cs="Times New Roman" w:hint="eastAsia"/>
          <w:color w:val="000000" w:themeColor="text1"/>
          <w:szCs w:val="21"/>
        </w:rPr>
        <w:t>）进行遍历，而不会遍历到顶点</w:t>
      </w:r>
      <w:r w:rsidR="003C1D65" w:rsidRPr="00196523">
        <w:rPr>
          <w:rFonts w:ascii="Times New Roman" w:eastAsia="宋体" w:hAnsi="Times New Roman" w:cs="Times New Roman" w:hint="eastAsia"/>
          <w:color w:val="000000" w:themeColor="text1"/>
          <w:szCs w:val="21"/>
        </w:rPr>
        <w:t>c</w:t>
      </w:r>
      <w:r w:rsidR="003C1D65" w:rsidRPr="00196523">
        <w:rPr>
          <w:rFonts w:ascii="Times New Roman" w:eastAsia="宋体" w:hAnsi="Times New Roman" w:cs="Times New Roman" w:hint="eastAsia"/>
          <w:color w:val="000000" w:themeColor="text1"/>
          <w:szCs w:val="21"/>
        </w:rPr>
        <w:t>（选项</w:t>
      </w:r>
      <w:r w:rsidR="003C1D65" w:rsidRPr="00196523">
        <w:rPr>
          <w:rFonts w:ascii="Times New Roman" w:eastAsia="宋体" w:hAnsi="Times New Roman" w:cs="Times New Roman" w:hint="eastAsia"/>
          <w:color w:val="000000" w:themeColor="text1"/>
          <w:szCs w:val="21"/>
        </w:rPr>
        <w:t>C</w:t>
      </w:r>
      <w:r w:rsidR="003C1D65" w:rsidRPr="00196523">
        <w:rPr>
          <w:rFonts w:ascii="Times New Roman" w:eastAsia="宋体" w:hAnsi="Times New Roman" w:cs="Times New Roman" w:hint="eastAsia"/>
          <w:color w:val="000000" w:themeColor="text1"/>
          <w:szCs w:val="21"/>
        </w:rPr>
        <w:t>是错误的）。</w:t>
      </w:r>
    </w:p>
    <w:p w:rsidR="00BD64F5" w:rsidRPr="00196523" w:rsidRDefault="003C1D6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szCs w:val="21"/>
        </w:rPr>
        <w:t>对于选项</w:t>
      </w:r>
      <w:r w:rsidRPr="00196523">
        <w:rPr>
          <w:rFonts w:ascii="Times New Roman" w:eastAsia="宋体" w:hAnsi="Times New Roman" w:cs="Times New Roman" w:hint="eastAsia"/>
          <w:color w:val="000000" w:themeColor="text1"/>
          <w:szCs w:val="21"/>
        </w:rPr>
        <w:t>D</w:t>
      </w:r>
      <w:r w:rsidRPr="00196523">
        <w:rPr>
          <w:rFonts w:ascii="Times New Roman" w:eastAsia="宋体" w:hAnsi="Times New Roman" w:cs="Times New Roman" w:hint="eastAsia"/>
          <w:color w:val="000000" w:themeColor="text1"/>
          <w:szCs w:val="21"/>
        </w:rPr>
        <w:t>，从顶点</w:t>
      </w:r>
      <w:r w:rsidRPr="00196523">
        <w:rPr>
          <w:rFonts w:ascii="Times New Roman" w:eastAsia="宋体" w:hAnsi="Times New Roman" w:cs="Times New Roman" w:hint="eastAsia"/>
          <w:color w:val="000000" w:themeColor="text1"/>
          <w:szCs w:val="21"/>
        </w:rPr>
        <w:t>a</w:t>
      </w:r>
      <w:r w:rsidRPr="00196523">
        <w:rPr>
          <w:rFonts w:ascii="Times New Roman" w:eastAsia="宋体" w:hAnsi="Times New Roman" w:cs="Times New Roman" w:hint="eastAsia"/>
          <w:color w:val="000000" w:themeColor="text1"/>
          <w:szCs w:val="21"/>
        </w:rPr>
        <w:t>开始遍历，依次访问了顶点</w:t>
      </w:r>
      <w:r w:rsidRPr="00196523">
        <w:rPr>
          <w:rFonts w:ascii="Times New Roman" w:eastAsia="宋体" w:hAnsi="Times New Roman" w:cs="Times New Roman"/>
          <w:color w:val="000000" w:themeColor="text1"/>
          <w:szCs w:val="2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f</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hint="eastAsia"/>
          <w:color w:val="000000" w:themeColor="text1"/>
          <w:szCs w:val="21"/>
        </w:rPr>
        <w:t>后，</w:t>
      </w:r>
      <w:r w:rsidRPr="00196523">
        <w:rPr>
          <w:rFonts w:ascii="Times New Roman" w:eastAsia="宋体" w:hAnsi="Times New Roman" w:cs="Times New Roman" w:hint="eastAsia"/>
          <w:color w:val="000000" w:themeColor="text1"/>
          <w:szCs w:val="21"/>
        </w:rPr>
        <w:t>c</w:t>
      </w:r>
      <w:r w:rsidRPr="00196523">
        <w:rPr>
          <w:rFonts w:ascii="Times New Roman" w:eastAsia="宋体" w:hAnsi="Times New Roman" w:cs="Times New Roman" w:hint="eastAsia"/>
          <w:color w:val="000000" w:themeColor="text1"/>
          <w:szCs w:val="21"/>
        </w:rPr>
        <w:t>的邻接点都被遍历过了，开始回退，到达顶点</w:t>
      </w:r>
      <w:r w:rsidRPr="00196523">
        <w:rPr>
          <w:rFonts w:ascii="Times New Roman" w:eastAsia="宋体" w:hAnsi="Times New Roman" w:cs="Times New Roman" w:hint="eastAsia"/>
          <w:color w:val="000000" w:themeColor="text1"/>
          <w:szCs w:val="21"/>
        </w:rPr>
        <w:t>e</w:t>
      </w:r>
      <w:r w:rsidRPr="00196523">
        <w:rPr>
          <w:rFonts w:ascii="Times New Roman" w:eastAsia="宋体" w:hAnsi="Times New Roman" w:cs="Times New Roman" w:hint="eastAsia"/>
          <w:color w:val="000000" w:themeColor="text1"/>
          <w:szCs w:val="21"/>
        </w:rPr>
        <w:t>后，它还有未遍历的邻接点</w:t>
      </w:r>
      <w:r w:rsidRPr="00196523">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，访问</w:t>
      </w:r>
      <w:r w:rsidRPr="00196523">
        <w:rPr>
          <w:rFonts w:ascii="Times New Roman" w:eastAsia="宋体" w:hAnsi="Times New Roman" w:cs="Times New Roman" w:hint="eastAsia"/>
          <w:color w:val="000000" w:themeColor="text1"/>
          <w:szCs w:val="21"/>
        </w:rPr>
        <w:t>b</w:t>
      </w:r>
      <w:r w:rsidRPr="00196523">
        <w:rPr>
          <w:rFonts w:ascii="Times New Roman" w:eastAsia="宋体" w:hAnsi="Times New Roman" w:cs="Times New Roman" w:hint="eastAsia"/>
          <w:color w:val="000000" w:themeColor="text1"/>
          <w:szCs w:val="21"/>
        </w:rPr>
        <w:t>，遍历完成。</w:t>
      </w:r>
    </w:p>
    <w:p w:rsidR="003042F2" w:rsidRPr="00196523" w:rsidRDefault="00585BB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003042F2" w:rsidRPr="00196523">
        <w:rPr>
          <w:rFonts w:ascii="Times New Roman" w:eastAsia="宋体" w:hAnsi="Times New Roman" w:cs="Times New Roman" w:hint="eastAsia"/>
          <w:color w:val="000000" w:themeColor="text1"/>
        </w:rPr>
        <w:t>．已知有向图</w:t>
      </w:r>
      <w:r w:rsidR="003042F2" w:rsidRPr="00196523">
        <w:rPr>
          <w:rFonts w:ascii="Times New Roman" w:eastAsia="宋体" w:hAnsi="Times New Roman" w:cs="Times New Roman"/>
          <w:color w:val="000000" w:themeColor="text1"/>
        </w:rPr>
        <w:t>G=(V</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E)</w:t>
      </w:r>
      <w:r w:rsidR="003042F2" w:rsidRPr="00196523">
        <w:rPr>
          <w:rFonts w:ascii="Times New Roman" w:eastAsia="宋体" w:hAnsi="Times New Roman" w:cs="Times New Roman" w:hint="eastAsia"/>
          <w:color w:val="000000" w:themeColor="text1"/>
        </w:rPr>
        <w:t>，其中</w:t>
      </w:r>
      <w:r w:rsidR="003042F2" w:rsidRPr="00196523">
        <w:rPr>
          <w:rFonts w:ascii="Times New Roman" w:eastAsia="宋体" w:hAnsi="Times New Roman" w:cs="Times New Roman"/>
          <w:color w:val="000000" w:themeColor="text1"/>
        </w:rPr>
        <w:t>V={v</w:t>
      </w:r>
      <w:r w:rsidR="003042F2" w:rsidRPr="00196523">
        <w:rPr>
          <w:rFonts w:ascii="Times New Roman" w:eastAsia="宋体" w:hAnsi="Times New Roman" w:cs="Times New Roman"/>
          <w:color w:val="000000" w:themeColor="text1"/>
          <w:vertAlign w:val="subscript"/>
        </w:rPr>
        <w:t>1</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2</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3</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4</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5</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6</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7</w:t>
      </w:r>
      <w:r w:rsidR="003042F2" w:rsidRPr="00196523">
        <w:rPr>
          <w:rFonts w:ascii="Times New Roman" w:eastAsia="宋体" w:hAnsi="Times New Roman" w:cs="Times New Roman"/>
          <w:color w:val="000000" w:themeColor="text1"/>
        </w:rPr>
        <w:t>}</w:t>
      </w:r>
      <w:r w:rsidR="003042F2" w:rsidRPr="00196523">
        <w:rPr>
          <w:rFonts w:ascii="Times New Roman" w:eastAsia="宋体" w:hAnsi="Times New Roman" w:cs="Times New Roman" w:hint="eastAsia"/>
          <w:color w:val="000000" w:themeColor="text1"/>
        </w:rPr>
        <w:t>，</w:t>
      </w:r>
      <w:r w:rsidR="003042F2" w:rsidRPr="00196523">
        <w:rPr>
          <w:rFonts w:ascii="Times New Roman" w:eastAsia="宋体" w:hAnsi="Times New Roman" w:cs="Times New Roman"/>
          <w:color w:val="000000" w:themeColor="text1"/>
        </w:rPr>
        <w:t>E={(v</w:t>
      </w:r>
      <w:r w:rsidR="003042F2" w:rsidRPr="00196523">
        <w:rPr>
          <w:rFonts w:ascii="Times New Roman" w:eastAsia="宋体" w:hAnsi="Times New Roman" w:cs="Times New Roman"/>
          <w:color w:val="000000" w:themeColor="text1"/>
          <w:vertAlign w:val="subscript"/>
        </w:rPr>
        <w:t>1</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2</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1</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3</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1</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4</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 xml:space="preserve"> (v</w:t>
      </w:r>
      <w:r w:rsidR="003042F2" w:rsidRPr="00196523">
        <w:rPr>
          <w:rFonts w:ascii="Times New Roman" w:eastAsia="宋体" w:hAnsi="Times New Roman" w:cs="Times New Roman"/>
          <w:color w:val="000000" w:themeColor="text1"/>
          <w:vertAlign w:val="subscript"/>
        </w:rPr>
        <w:t>2</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5</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3</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5</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3</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6</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4</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6</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5</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7</w:t>
      </w:r>
      <w:r w:rsidR="003042F2" w:rsidRPr="00196523">
        <w:rPr>
          <w:rFonts w:ascii="Times New Roman" w:eastAsia="宋体" w:hAnsi="Times New Roman" w:cs="Times New Roman"/>
          <w:color w:val="000000" w:themeColor="text1"/>
        </w:rPr>
        <w:t>)</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6</w:t>
      </w:r>
      <w:r w:rsidR="003042F2" w:rsidRPr="00196523">
        <w:rPr>
          <w:rFonts w:ascii="宋体" w:eastAsia="宋体" w:hAnsi="宋体" w:cs="Times New Roman"/>
          <w:color w:val="000000" w:themeColor="text1"/>
        </w:rPr>
        <w:t>,</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color w:val="000000" w:themeColor="text1"/>
          <w:vertAlign w:val="subscript"/>
        </w:rPr>
        <w:t>7</w:t>
      </w:r>
      <w:r w:rsidR="003042F2" w:rsidRPr="00196523">
        <w:rPr>
          <w:rFonts w:ascii="Times New Roman" w:eastAsia="宋体" w:hAnsi="Times New Roman" w:cs="Times New Roman"/>
          <w:color w:val="000000" w:themeColor="text1"/>
        </w:rPr>
        <w:t>)}</w:t>
      </w:r>
      <w:r w:rsidR="003042F2" w:rsidRPr="00196523">
        <w:rPr>
          <w:rFonts w:ascii="Times New Roman" w:eastAsia="宋体" w:hAnsi="Times New Roman" w:cs="Times New Roman" w:hint="eastAsia"/>
          <w:color w:val="000000" w:themeColor="text1"/>
        </w:rPr>
        <w:t>，</w:t>
      </w:r>
      <w:r w:rsidR="003042F2" w:rsidRPr="00196523">
        <w:rPr>
          <w:rFonts w:ascii="Times New Roman" w:eastAsia="宋体" w:hAnsi="Times New Roman" w:cs="Times New Roman"/>
          <w:color w:val="000000" w:themeColor="text1"/>
        </w:rPr>
        <w:t>G</w:t>
      </w:r>
      <w:r w:rsidR="003042F2" w:rsidRPr="00196523">
        <w:rPr>
          <w:rFonts w:ascii="Times New Roman" w:eastAsia="宋体" w:hAnsi="Times New Roman" w:cs="Times New Roman" w:hint="eastAsia"/>
          <w:color w:val="000000" w:themeColor="text1"/>
        </w:rPr>
        <w:t>的拓扑序列是</w:t>
      </w:r>
      <w:r w:rsidR="00F27B72" w:rsidRPr="00196523">
        <w:rPr>
          <w:rFonts w:ascii="Times New Roman" w:eastAsia="宋体" w:hAnsi="Times New Roman" w:cs="Times New Roman"/>
          <w:color w:val="000000" w:themeColor="text1"/>
        </w:rPr>
        <w:t>________</w:t>
      </w:r>
      <w:r w:rsidR="003042F2" w:rsidRPr="00196523">
        <w:rPr>
          <w:rFonts w:ascii="Times New Roman" w:eastAsia="宋体" w:hAnsi="Times New Roman" w:cs="Times New Roman" w:hint="eastAsia"/>
          <w:color w:val="000000" w:themeColor="text1"/>
        </w:rPr>
        <w:t>。</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7</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7</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7</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7</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1D604D" w:rsidRPr="00196523">
        <w:rPr>
          <w:rFonts w:ascii="Times New Roman" w:eastAsia="宋体" w:hAnsi="Times New Roman" w:cs="Times New Roman" w:hint="eastAsia"/>
          <w:color w:val="000000" w:themeColor="text1"/>
        </w:rPr>
        <w:t>A</w:t>
      </w:r>
      <w:r w:rsidR="001D604D" w:rsidRPr="00196523">
        <w:rPr>
          <w:rFonts w:ascii="Times New Roman" w:eastAsia="宋体" w:hAnsi="Times New Roman" w:cs="Times New Roman" w:hint="eastAsia"/>
          <w:color w:val="000000" w:themeColor="text1"/>
        </w:rPr>
        <w:t>。</w:t>
      </w:r>
    </w:p>
    <w:p w:rsidR="000B7744" w:rsidRPr="00196523" w:rsidRDefault="000B774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要完成这个题，</w:t>
      </w:r>
      <w:r w:rsidR="007E7C09" w:rsidRPr="00196523">
        <w:rPr>
          <w:rFonts w:ascii="Times New Roman" w:eastAsia="宋体" w:hAnsi="Times New Roman" w:cs="Times New Roman" w:hint="eastAsia"/>
          <w:color w:val="000000" w:themeColor="text1"/>
        </w:rPr>
        <w:t>可以</w:t>
      </w:r>
      <w:r w:rsidRPr="00196523">
        <w:rPr>
          <w:rFonts w:ascii="Times New Roman" w:eastAsia="宋体" w:hAnsi="Times New Roman" w:cs="Times New Roman" w:hint="eastAsia"/>
          <w:color w:val="000000" w:themeColor="text1"/>
        </w:rPr>
        <w:t>先画出题目中所给的图，如图</w:t>
      </w:r>
      <w:r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002A2DBC"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所示。</w:t>
      </w:r>
    </w:p>
    <w:p w:rsidR="00585BBE" w:rsidRPr="00196523" w:rsidRDefault="00585BBE" w:rsidP="001C30E9">
      <w:pPr>
        <w:ind w:left="315" w:hangingChars="150" w:hanging="315"/>
        <w:rPr>
          <w:rFonts w:ascii="Times New Roman" w:eastAsia="宋体" w:hAnsi="Times New Roman" w:cs="Times New Roman"/>
          <w:color w:val="000000" w:themeColor="text1"/>
        </w:rPr>
      </w:pPr>
    </w:p>
    <w:p w:rsidR="00585BBE" w:rsidRPr="00196523" w:rsidRDefault="000B7744"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75648" behindDoc="0" locked="0" layoutInCell="1" allowOverlap="1" wp14:anchorId="5A3259C9" wp14:editId="58AB49A9">
                <wp:simplePos x="0" y="0"/>
                <wp:positionH relativeFrom="column">
                  <wp:posOffset>1191560</wp:posOffset>
                </wp:positionH>
                <wp:positionV relativeFrom="paragraph">
                  <wp:posOffset>2504</wp:posOffset>
                </wp:positionV>
                <wp:extent cx="1783179" cy="1180191"/>
                <wp:effectExtent l="0" t="0" r="26670" b="20320"/>
                <wp:wrapNone/>
                <wp:docPr id="457" name="组合 457"/>
                <wp:cNvGraphicFramePr/>
                <a:graphic xmlns:a="http://schemas.openxmlformats.org/drawingml/2006/main">
                  <a:graphicData uri="http://schemas.microsoft.com/office/word/2010/wordprocessingGroup">
                    <wpg:wgp>
                      <wpg:cNvGrpSpPr/>
                      <wpg:grpSpPr>
                        <a:xfrm>
                          <a:off x="0" y="0"/>
                          <a:ext cx="1783179" cy="1180191"/>
                          <a:chOff x="0" y="0"/>
                          <a:chExt cx="2018593" cy="1331132"/>
                        </a:xfrm>
                      </wpg:grpSpPr>
                      <wps:wsp>
                        <wps:cNvPr id="458" name="直接箭头连接符 458"/>
                        <wps:cNvCnPr/>
                        <wps:spPr>
                          <a:xfrm rot="16200000">
                            <a:off x="423165" y="509387"/>
                            <a:ext cx="0" cy="31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9" name="直接箭头连接符 459"/>
                        <wps:cNvCnPr/>
                        <wps:spPr>
                          <a:xfrm rot="16200000">
                            <a:off x="999487" y="-17017"/>
                            <a:ext cx="0" cy="31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rot="16200000">
                            <a:off x="1596229" y="-28362"/>
                            <a:ext cx="0" cy="31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1" name="组合 461"/>
                        <wpg:cNvGrpSpPr/>
                        <wpg:grpSpPr>
                          <a:xfrm>
                            <a:off x="0" y="0"/>
                            <a:ext cx="2018593" cy="1331132"/>
                            <a:chOff x="0" y="0"/>
                            <a:chExt cx="2018593" cy="1331132"/>
                          </a:xfrm>
                        </wpg:grpSpPr>
                        <wps:wsp>
                          <wps:cNvPr id="462" name="椭圆 462"/>
                          <wps:cNvSpPr/>
                          <wps:spPr>
                            <a:xfrm>
                              <a:off x="589936" y="0"/>
                              <a:ext cx="25105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3" name="椭圆 463"/>
                          <wps:cNvSpPr/>
                          <wps:spPr>
                            <a:xfrm>
                              <a:off x="1767538" y="2269"/>
                              <a:ext cx="25105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4" name="椭圆 464"/>
                          <wps:cNvSpPr/>
                          <wps:spPr>
                            <a:xfrm>
                              <a:off x="1179871" y="2269"/>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5" name="椭圆 465"/>
                          <wps:cNvSpPr/>
                          <wps:spPr>
                            <a:xfrm>
                              <a:off x="567246" y="1077767"/>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66" name="组合 466"/>
                          <wpg:cNvGrpSpPr/>
                          <wpg:grpSpPr>
                            <a:xfrm>
                              <a:off x="0" y="540018"/>
                              <a:ext cx="1430696" cy="253365"/>
                              <a:chOff x="0" y="0"/>
                              <a:chExt cx="1430696" cy="253365"/>
                            </a:xfrm>
                          </wpg:grpSpPr>
                          <wps:wsp>
                            <wps:cNvPr id="467" name="椭圆 467"/>
                            <wps:cNvSpPr/>
                            <wps:spPr>
                              <a:xfrm>
                                <a:off x="0" y="0"/>
                                <a:ext cx="25105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sidRPr="00AB7417">
                                    <w:rPr>
                                      <w:rFonts w:ascii="Times New Roman" w:hAnsi="Times New Roman" w:cs="Times New Roman"/>
                                      <w:color w:val="000000" w:themeColor="text1"/>
                                      <w:szCs w:val="21"/>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8" name="椭圆 468"/>
                            <wps:cNvSpPr/>
                            <wps:spPr>
                              <a:xfrm>
                                <a:off x="589936" y="0"/>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9" name="椭圆 469"/>
                            <wps:cNvSpPr/>
                            <wps:spPr>
                              <a:xfrm>
                                <a:off x="1179871" y="0"/>
                                <a:ext cx="250825"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0" name="直接箭头连接符 470"/>
                            <wps:cNvCnPr/>
                            <wps:spPr>
                              <a:xfrm rot="16200000">
                                <a:off x="1006294" y="-30631"/>
                                <a:ext cx="0" cy="316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71" name="直接连接符 471"/>
                          <wps:cNvCnPr/>
                          <wps:spPr>
                            <a:xfrm>
                              <a:off x="226899" y="744226"/>
                              <a:ext cx="367277" cy="371406"/>
                            </a:xfrm>
                            <a:prstGeom prst="line">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2" name="直接连接符 472"/>
                          <wps:cNvCnPr/>
                          <wps:spPr>
                            <a:xfrm flipV="1">
                              <a:off x="204209" y="186057"/>
                              <a:ext cx="367030" cy="370840"/>
                            </a:xfrm>
                            <a:prstGeom prst="line">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连接符 473"/>
                          <wps:cNvCnPr/>
                          <wps:spPr>
                            <a:xfrm flipV="1">
                              <a:off x="830448" y="217822"/>
                              <a:ext cx="367030" cy="370840"/>
                            </a:xfrm>
                            <a:prstGeom prst="line">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连接符 474"/>
                          <wps:cNvCnPr/>
                          <wps:spPr>
                            <a:xfrm flipV="1">
                              <a:off x="1425895" y="217827"/>
                              <a:ext cx="367030" cy="370840"/>
                            </a:xfrm>
                            <a:prstGeom prst="line">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5" name="直接连接符 475"/>
                          <wps:cNvCnPr/>
                          <wps:spPr>
                            <a:xfrm flipV="1">
                              <a:off x="818071" y="764757"/>
                              <a:ext cx="391226" cy="389801"/>
                            </a:xfrm>
                            <a:prstGeom prst="line">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3259C9" id="组合 457" o:spid="_x0000_s1805" style="position:absolute;left:0;text-align:left;margin-left:93.8pt;margin-top:.2pt;width:140.4pt;height:92.95pt;z-index:251675648;mso-width-relative:margin;mso-height-relative:margin" coordsize="20185,1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">
                <v:shapetype id="_x0000_t32" coordsize="21600,21600" o:spt="32" o:oned="t" path="m,l21600,21600e" filled="f">
                  <v:path arrowok="t" fillok="f" o:connecttype="none"/>
                  <o:lock v:ext="edit" shapetype="t"/>
                </v:shapetype>
                <v:shape id="直接箭头连接符 458" o:spid="_x0000_s1806" type="#_x0000_t32" style="position:absolute;left:4231;top:5093;width:0;height:316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" strokecolor="black [3213]" strokeweight="1pt">
                  <v:stroke endarrow="block" joinstyle="miter"/>
                </v:shape>
                <v:shape id="直接箭头连接符 459" o:spid="_x0000_s1807" type="#_x0000_t32" style="position:absolute;left:9994;top:-171;width:0;height:316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" strokecolor="black [3213]" strokeweight="1pt">
                  <v:stroke endarrow="block" joinstyle="miter"/>
                </v:shape>
                <v:shape id="直接箭头连接符 460" o:spid="_x0000_s1808" type="#_x0000_t32" style="position:absolute;left:15962;top:-284;width:0;height:316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" strokecolor="black [3213]" strokeweight="1pt">
                  <v:stroke endarrow="block" joinstyle="miter"/>
                </v:shape>
                <v:group id="组合 461" o:spid="_x0000_s1809" style="position:absolute;width:20185;height:13311" coordsize="20185,13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oval id="椭圆 462" o:spid="_x0000_s1810" style="position:absolute;left:5899;width:2510;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2</w:t>
                          </w:r>
                        </w:p>
                      </w:txbxContent>
                    </v:textbox>
                  </v:oval>
                  <v:oval id="椭圆 463" o:spid="_x0000_s1811" style="position:absolute;left:17675;top:22;width:2510;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7</w:t>
                          </w:r>
                        </w:p>
                      </w:txbxContent>
                    </v:textbox>
                  </v:oval>
                  <v:oval id="椭圆 464" o:spid="_x0000_s1812" style="position:absolute;left:11798;top:22;width:2508;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5</w:t>
                          </w:r>
                        </w:p>
                      </w:txbxContent>
                    </v:textbox>
                  </v:oval>
                  <v:oval id="椭圆 465" o:spid="_x0000_s1813" style="position:absolute;left:5672;top:10777;width:2508;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4</w:t>
                          </w:r>
                        </w:p>
                      </w:txbxContent>
                    </v:textbox>
                  </v:oval>
                  <v:group id="组合 466" o:spid="_x0000_s1814" style="position:absolute;top:5400;width:14306;height:2533" coordsize="14306,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oval id="椭圆 467" o:spid="_x0000_s1815" style="position:absolute;width:2510;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sidRPr="00AB7417">
                              <w:rPr>
                                <w:rFonts w:ascii="Times New Roman" w:hAnsi="Times New Roman" w:cs="Times New Roman"/>
                                <w:color w:val="000000" w:themeColor="text1"/>
                                <w:szCs w:val="21"/>
                                <w:vertAlign w:val="subscript"/>
                              </w:rPr>
                              <w:t>1</w:t>
                            </w:r>
                          </w:p>
                        </w:txbxContent>
                      </v:textbox>
                    </v:oval>
                    <v:oval id="椭圆 468" o:spid="_x0000_s1816" style="position:absolute;left:5899;width:2508;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3</w:t>
                            </w:r>
                          </w:p>
                        </w:txbxContent>
                      </v:textbox>
                    </v:oval>
                    <v:oval id="椭圆 469" o:spid="_x0000_s1817" style="position:absolute;left:11798;width:2508;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" filled="f" strokecolor="black [3213]" strokeweight="1pt">
                      <v:stroke joinstyle="miter"/>
                      <v:textbox inset="0,0,0,0">
                        <w:txbxContent>
                          <w:p w:rsidR="008E537A" w:rsidRPr="00414C1F" w:rsidRDefault="008E537A" w:rsidP="000B7744">
                            <w:pPr>
                              <w:spacing w:line="0" w:lineRule="atLeast"/>
                              <w:ind w:firstLineChars="0" w:firstLine="0"/>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v</w:t>
                            </w:r>
                            <w:r>
                              <w:rPr>
                                <w:rFonts w:ascii="Times New Roman" w:hAnsi="Times New Roman" w:cs="Times New Roman"/>
                                <w:color w:val="000000" w:themeColor="text1"/>
                                <w:szCs w:val="21"/>
                                <w:vertAlign w:val="subscript"/>
                              </w:rPr>
                              <w:t>6</w:t>
                            </w:r>
                          </w:p>
                        </w:txbxContent>
                      </v:textbox>
                    </v:oval>
                    <v:shape id="直接箭头连接符 470" o:spid="_x0000_s1818" type="#_x0000_t32" style="position:absolute;left:10062;top:-307;width:0;height:316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" strokecolor="black [3213]" strokeweight="1pt">
                      <v:stroke endarrow="block" joinstyle="miter"/>
                    </v:shape>
                  </v:group>
                  <v:line id="直接连接符 471" o:spid="_x0000_s1819" style="position:absolute;visibility:visible;mso-wrap-style:square" from="2268,7442" to="5941,1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" strokecolor="black [3213]" strokeweight="1pt">
                    <v:stroke endarrow="block" joinstyle="miter"/>
                  </v:line>
                  <v:line id="直接连接符 472" o:spid="_x0000_s1820" style="position:absolute;flip:y;visibility:visible;mso-wrap-style:square" from="2042,1860" to="5712,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" strokecolor="black [3213]" strokeweight="1pt">
                    <v:stroke endarrow="block" joinstyle="miter"/>
                  </v:line>
                  <v:line id="直接连接符 473" o:spid="_x0000_s1821" style="position:absolute;flip:y;visibility:visible;mso-wrap-style:square" from="8304,2178" to="11974,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" strokecolor="black [3213]" strokeweight="1pt">
                    <v:stroke endarrow="block" joinstyle="miter"/>
                  </v:line>
                  <v:line id="直接连接符 474" o:spid="_x0000_s1822" style="position:absolute;flip:y;visibility:visible;mso-wrap-style:square" from="14258,2178" to="17929,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" strokecolor="black [3213]" strokeweight="1pt">
                    <v:stroke endarrow="block" joinstyle="miter"/>
                  </v:line>
                  <v:line id="直接连接符 475" o:spid="_x0000_s1823" style="position:absolute;flip:y;visibility:visible;mso-wrap-style:square" from="8180,7647" to="12092,1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" strokecolor="black [3213]" strokeweight="1pt">
                    <v:stroke endarrow="block" joinstyle="miter"/>
                  </v:line>
                </v:group>
              </v:group>
            </w:pict>
          </mc:Fallback>
        </mc:AlternateContent>
      </w:r>
    </w:p>
    <w:p w:rsidR="000B7744" w:rsidRPr="00196523" w:rsidRDefault="000B7744" w:rsidP="001C30E9">
      <w:pPr>
        <w:ind w:left="315" w:hangingChars="150" w:hanging="315"/>
        <w:rPr>
          <w:rFonts w:ascii="Times New Roman" w:eastAsia="宋体" w:hAnsi="Times New Roman" w:cs="Times New Roman"/>
          <w:color w:val="000000" w:themeColor="text1"/>
        </w:rPr>
      </w:pPr>
    </w:p>
    <w:p w:rsidR="002A2DBC" w:rsidRPr="00196523" w:rsidRDefault="002A2DBC" w:rsidP="001C30E9">
      <w:pPr>
        <w:ind w:left="315" w:hangingChars="150" w:hanging="315"/>
        <w:rPr>
          <w:rFonts w:ascii="Times New Roman" w:eastAsia="宋体" w:hAnsi="Times New Roman" w:cs="Times New Roman"/>
          <w:color w:val="000000" w:themeColor="text1"/>
        </w:rPr>
      </w:pPr>
    </w:p>
    <w:p w:rsidR="002A2DBC" w:rsidRPr="00196523" w:rsidRDefault="002A2DBC" w:rsidP="001C30E9">
      <w:pPr>
        <w:ind w:left="315" w:hangingChars="150" w:hanging="315"/>
        <w:rPr>
          <w:rFonts w:ascii="Times New Roman" w:eastAsia="宋体" w:hAnsi="Times New Roman" w:cs="Times New Roman"/>
          <w:color w:val="000000" w:themeColor="text1"/>
        </w:rPr>
      </w:pPr>
    </w:p>
    <w:p w:rsidR="000B7744" w:rsidRPr="00196523" w:rsidRDefault="000B7744" w:rsidP="001C30E9">
      <w:pPr>
        <w:ind w:left="315" w:hangingChars="150" w:hanging="315"/>
        <w:rPr>
          <w:rFonts w:ascii="Times New Roman" w:eastAsia="宋体" w:hAnsi="Times New Roman" w:cs="Times New Roman"/>
          <w:color w:val="000000" w:themeColor="text1"/>
        </w:rPr>
      </w:pPr>
    </w:p>
    <w:p w:rsidR="000B7744" w:rsidRPr="00196523" w:rsidRDefault="000B7744" w:rsidP="001C30E9">
      <w:pPr>
        <w:ind w:left="315" w:hangingChars="150" w:hanging="315"/>
        <w:rPr>
          <w:rFonts w:ascii="Times New Roman" w:eastAsia="宋体" w:hAnsi="Times New Roman" w:cs="Times New Roman"/>
          <w:color w:val="000000" w:themeColor="text1"/>
        </w:rPr>
      </w:pPr>
    </w:p>
    <w:p w:rsidR="000B7744" w:rsidRPr="00196523" w:rsidRDefault="00413EC0"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677696" behindDoc="0" locked="0" layoutInCell="1" allowOverlap="1" wp14:anchorId="12A01AC3" wp14:editId="232F6F2D">
                <wp:simplePos x="0" y="0"/>
                <wp:positionH relativeFrom="column">
                  <wp:posOffset>1244961</wp:posOffset>
                </wp:positionH>
                <wp:positionV relativeFrom="paragraph">
                  <wp:posOffset>104061</wp:posOffset>
                </wp:positionV>
                <wp:extent cx="1868672" cy="198049"/>
                <wp:effectExtent l="0" t="0" r="0" b="0"/>
                <wp:wrapNone/>
                <wp:docPr id="476"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672" cy="19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473F6D" w:rsidRDefault="008E537A" w:rsidP="002A2DBC">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Pr>
                                <w:rFonts w:ascii="Times New Roman" w:eastAsia="宋体" w:hAnsi="Times New Roman" w:cs="Times New Roman"/>
                                <w:b w:val="0"/>
                              </w:rPr>
                              <w:t>6-2</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b w:val="0"/>
                              </w:rPr>
                              <w:t>5</w:t>
                            </w:r>
                            <w:r>
                              <w:rPr>
                                <w:rFonts w:ascii="Times New Roman" w:eastAsia="宋体" w:hAnsi="Times New Roman" w:cs="Times New Roman"/>
                                <w:b w:val="0"/>
                              </w:rPr>
                              <w:t>的</w:t>
                            </w:r>
                            <w:r>
                              <w:rPr>
                                <w:rFonts w:ascii="Times New Roman" w:eastAsia="宋体" w:hAnsi="Times New Roman" w:cs="Times New Roman" w:hint="eastAsia"/>
                                <w:b w:val="0"/>
                              </w:rPr>
                              <w:t>图</w:t>
                            </w:r>
                          </w:p>
                          <w:p w:rsidR="008E537A" w:rsidRPr="00616556" w:rsidRDefault="008E537A" w:rsidP="002A2DBC">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12A01AC3" id="_x0000_s1824" type="#_x0000_t202" style="position:absolute;left:0;text-align:left;margin-left:98.05pt;margin-top:8.2pt;width:147.15pt;height:15.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EL7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" filled="f" stroked="f">
                <v:textbox inset="0,0,0,0">
                  <w:txbxContent>
                    <w:p w:rsidR="008E537A" w:rsidRPr="00473F6D" w:rsidRDefault="008E537A" w:rsidP="002A2DBC">
                      <w:pPr>
                        <w:pStyle w:val="a6"/>
                        <w:ind w:firstLineChars="0" w:firstLine="0"/>
                        <w:rPr>
                          <w:rFonts w:ascii="Times New Roman" w:eastAsia="宋体" w:hAnsi="Times New Roman" w:cs="Times New Roman"/>
                          <w:b w:val="0"/>
                        </w:rPr>
                      </w:pPr>
                      <w:r w:rsidRPr="00C30498">
                        <w:rPr>
                          <w:rFonts w:ascii="Times New Roman" w:eastAsia="宋体" w:hAnsi="Times New Roman" w:cs="Times New Roman" w:hint="eastAsia"/>
                          <w:b w:val="0"/>
                        </w:rPr>
                        <w:t>图</w:t>
                      </w:r>
                      <w:r>
                        <w:rPr>
                          <w:rFonts w:ascii="Times New Roman" w:eastAsia="宋体" w:hAnsi="Times New Roman" w:cs="Times New Roman"/>
                          <w:b w:val="0"/>
                        </w:rPr>
                        <w:t>6-2</w:t>
                      </w:r>
                      <w:r w:rsidRPr="00473F6D">
                        <w:rPr>
                          <w:rFonts w:ascii="Times New Roman" w:eastAsia="宋体" w:hAnsi="Times New Roman" w:cs="Times New Roman" w:hint="eastAsia"/>
                          <w:b w:val="0"/>
                        </w:rPr>
                        <w:t xml:space="preserve"> </w:t>
                      </w:r>
                      <w:r>
                        <w:rPr>
                          <w:rFonts w:ascii="Times New Roman" w:eastAsia="宋体" w:hAnsi="Times New Roman" w:cs="Times New Roman"/>
                          <w:b w:val="0"/>
                        </w:rPr>
                        <w:t>习题</w:t>
                      </w:r>
                      <w:r>
                        <w:rPr>
                          <w:rFonts w:ascii="Times New Roman" w:eastAsia="宋体" w:hAnsi="Times New Roman" w:cs="Times New Roman"/>
                          <w:b w:val="0"/>
                        </w:rPr>
                        <w:t>5</w:t>
                      </w:r>
                      <w:r>
                        <w:rPr>
                          <w:rFonts w:ascii="Times New Roman" w:eastAsia="宋体" w:hAnsi="Times New Roman" w:cs="Times New Roman"/>
                          <w:b w:val="0"/>
                        </w:rPr>
                        <w:t>的</w:t>
                      </w:r>
                      <w:r>
                        <w:rPr>
                          <w:rFonts w:ascii="Times New Roman" w:eastAsia="宋体" w:hAnsi="Times New Roman" w:cs="Times New Roman" w:hint="eastAsia"/>
                          <w:b w:val="0"/>
                        </w:rPr>
                        <w:t>图</w:t>
                      </w:r>
                    </w:p>
                    <w:p w:rsidR="008E537A" w:rsidRPr="00616556" w:rsidRDefault="008E537A" w:rsidP="002A2DBC">
                      <w:pPr>
                        <w:pStyle w:val="a6"/>
                        <w:ind w:firstLineChars="0" w:firstLine="0"/>
                        <w:rPr>
                          <w:rFonts w:ascii="Times New Roman" w:eastAsia="宋体" w:hAnsi="Times New Roman" w:cs="Times New Roman"/>
                          <w:b w:val="0"/>
                        </w:rPr>
                      </w:pPr>
                    </w:p>
                  </w:txbxContent>
                </v:textbox>
              </v:shape>
            </w:pict>
          </mc:Fallback>
        </mc:AlternateContent>
      </w:r>
    </w:p>
    <w:p w:rsidR="002A2DBC" w:rsidRPr="00196523" w:rsidRDefault="002A2DBC" w:rsidP="001C30E9">
      <w:pPr>
        <w:ind w:left="315" w:hangingChars="150" w:hanging="315"/>
        <w:rPr>
          <w:rFonts w:ascii="Times New Roman" w:eastAsia="宋体" w:hAnsi="Times New Roman" w:cs="Times New Roman"/>
          <w:color w:val="000000" w:themeColor="text1"/>
        </w:rPr>
      </w:pPr>
    </w:p>
    <w:p w:rsidR="00585BBE" w:rsidRPr="00196523" w:rsidRDefault="001D604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对于选项</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6</w:t>
      </w:r>
      <w:r w:rsidRPr="00196523">
        <w:rPr>
          <w:rFonts w:ascii="Times New Roman" w:eastAsia="宋体" w:hAnsi="Times New Roman" w:cs="Times New Roman" w:hint="eastAsia"/>
          <w:color w:val="000000" w:themeColor="text1"/>
        </w:rPr>
        <w:t>出现在</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4</w:t>
      </w:r>
      <w:r w:rsidRPr="00196523">
        <w:rPr>
          <w:rFonts w:ascii="Times New Roman" w:eastAsia="宋体" w:hAnsi="Times New Roman" w:cs="Times New Roman" w:hint="eastAsia"/>
          <w:color w:val="000000" w:themeColor="text1"/>
          <w:szCs w:val="21"/>
        </w:rPr>
        <w:t>之前，但图中存在边</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6</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，这是矛盾的，故选项</w:t>
      </w:r>
      <w:r w:rsidRPr="00196523">
        <w:rPr>
          <w:rFonts w:ascii="Times New Roman" w:eastAsia="宋体" w:hAnsi="Times New Roman" w:cs="Times New Roman" w:hint="eastAsia"/>
          <w:color w:val="000000" w:themeColor="text1"/>
        </w:rPr>
        <w:t>B</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。对于选项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Times New Roman" w:eastAsia="宋体" w:hAnsi="Times New Roman" w:cs="Times New Roman" w:hint="eastAsia"/>
          <w:color w:val="000000" w:themeColor="text1"/>
        </w:rPr>
        <w:t>出现在</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2</w:t>
      </w:r>
      <w:r w:rsidRPr="00196523">
        <w:rPr>
          <w:rFonts w:ascii="Times New Roman" w:eastAsia="宋体" w:hAnsi="Times New Roman" w:cs="Times New Roman" w:hint="eastAsia"/>
          <w:color w:val="000000" w:themeColor="text1"/>
          <w:szCs w:val="21"/>
        </w:rPr>
        <w:t>之前，但图中存在边</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，这是矛盾的，故选项</w:t>
      </w:r>
      <w:r w:rsidRPr="00196523">
        <w:rPr>
          <w:rFonts w:ascii="Times New Roman" w:eastAsia="宋体" w:hAnsi="Times New Roman" w:cs="Times New Roman" w:hint="eastAsia"/>
          <w:color w:val="000000" w:themeColor="text1"/>
        </w:rPr>
        <w:t>C</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。对于选项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5</w:t>
      </w:r>
      <w:r w:rsidRPr="00196523">
        <w:rPr>
          <w:rFonts w:ascii="Times New Roman" w:eastAsia="宋体" w:hAnsi="Times New Roman" w:cs="Times New Roman" w:hint="eastAsia"/>
          <w:color w:val="000000" w:themeColor="text1"/>
        </w:rPr>
        <w:t>出现在</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hint="eastAsia"/>
          <w:color w:val="000000" w:themeColor="text1"/>
          <w:szCs w:val="21"/>
          <w:vertAlign w:val="subscript"/>
        </w:rPr>
        <w:t>3</w:t>
      </w:r>
      <w:r w:rsidRPr="00196523">
        <w:rPr>
          <w:rFonts w:ascii="Times New Roman" w:eastAsia="宋体" w:hAnsi="Times New Roman" w:cs="Times New Roman" w:hint="eastAsia"/>
          <w:color w:val="000000" w:themeColor="text1"/>
          <w:szCs w:val="21"/>
        </w:rPr>
        <w:t>之前，但图中存在边</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，这是矛盾的，故选项</w:t>
      </w:r>
      <w:r w:rsidRPr="00196523">
        <w:rPr>
          <w:rFonts w:ascii="Times New Roman" w:eastAsia="宋体" w:hAnsi="Times New Roman" w:cs="Times New Roman" w:hint="eastAsia"/>
          <w:color w:val="000000" w:themeColor="text1"/>
        </w:rPr>
        <w:t>D</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w:t>
      </w:r>
    </w:p>
    <w:p w:rsidR="003042F2" w:rsidRPr="00196523" w:rsidRDefault="00585BBE"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003042F2" w:rsidRPr="00196523">
        <w:rPr>
          <w:rFonts w:ascii="Times New Roman" w:eastAsia="宋体" w:hAnsi="Times New Roman" w:cs="Times New Roman" w:hint="eastAsia"/>
          <w:color w:val="000000" w:themeColor="text1"/>
        </w:rPr>
        <w:t>．在有向图</w:t>
      </w:r>
      <w:r w:rsidR="003042F2" w:rsidRPr="00196523">
        <w:rPr>
          <w:rFonts w:ascii="Times New Roman" w:eastAsia="宋体" w:hAnsi="Times New Roman" w:cs="Times New Roman"/>
          <w:color w:val="000000" w:themeColor="text1"/>
        </w:rPr>
        <w:t>G</w:t>
      </w:r>
      <w:r w:rsidR="003042F2" w:rsidRPr="00196523">
        <w:rPr>
          <w:rFonts w:ascii="Times New Roman" w:eastAsia="宋体" w:hAnsi="Times New Roman" w:cs="Times New Roman" w:hint="eastAsia"/>
          <w:color w:val="000000" w:themeColor="text1"/>
        </w:rPr>
        <w:t>的拓扑</w:t>
      </w:r>
      <w:r w:rsidR="009A123F" w:rsidRPr="00196523">
        <w:rPr>
          <w:rFonts w:ascii="Times New Roman" w:eastAsia="宋体" w:hAnsi="Times New Roman" w:cs="Times New Roman" w:hint="eastAsia"/>
          <w:color w:val="000000" w:themeColor="text1"/>
        </w:rPr>
        <w:t>排</w:t>
      </w:r>
      <w:r w:rsidR="003042F2" w:rsidRPr="00196523">
        <w:rPr>
          <w:rFonts w:ascii="Times New Roman" w:eastAsia="宋体" w:hAnsi="Times New Roman" w:cs="Times New Roman" w:hint="eastAsia"/>
          <w:color w:val="000000" w:themeColor="text1"/>
        </w:rPr>
        <w:t>序中，若顶点</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i/>
          <w:color w:val="000000" w:themeColor="text1"/>
          <w:vertAlign w:val="subscript"/>
        </w:rPr>
        <w:t>i</w:t>
      </w:r>
      <w:r w:rsidR="003042F2" w:rsidRPr="00196523">
        <w:rPr>
          <w:rFonts w:ascii="Times New Roman" w:eastAsia="宋体" w:hAnsi="Times New Roman" w:cs="Times New Roman" w:hint="eastAsia"/>
          <w:color w:val="000000" w:themeColor="text1"/>
        </w:rPr>
        <w:t>在顶点</w:t>
      </w:r>
      <w:r w:rsidR="003042F2" w:rsidRPr="00196523">
        <w:rPr>
          <w:rFonts w:ascii="Times New Roman" w:eastAsia="宋体" w:hAnsi="Times New Roman" w:cs="Times New Roman"/>
          <w:color w:val="000000" w:themeColor="text1"/>
        </w:rPr>
        <w:t>v</w:t>
      </w:r>
      <w:r w:rsidR="003042F2" w:rsidRPr="00196523">
        <w:rPr>
          <w:rFonts w:ascii="Times New Roman" w:eastAsia="宋体" w:hAnsi="Times New Roman" w:cs="Times New Roman"/>
          <w:i/>
          <w:color w:val="000000" w:themeColor="text1"/>
          <w:szCs w:val="21"/>
          <w:vertAlign w:val="subscript"/>
        </w:rPr>
        <w:t>j</w:t>
      </w:r>
      <w:r w:rsidR="003042F2" w:rsidRPr="00196523">
        <w:rPr>
          <w:rFonts w:ascii="Times New Roman" w:eastAsia="宋体" w:hAnsi="Times New Roman" w:cs="Times New Roman" w:hint="eastAsia"/>
          <w:color w:val="000000" w:themeColor="text1"/>
        </w:rPr>
        <w:t>之前，则下列情形不可能出现的是</w:t>
      </w:r>
      <w:r w:rsidR="00F27B72" w:rsidRPr="00196523">
        <w:rPr>
          <w:rFonts w:ascii="Times New Roman" w:eastAsia="宋体" w:hAnsi="Times New Roman" w:cs="Times New Roman"/>
          <w:color w:val="000000" w:themeColor="text1"/>
        </w:rPr>
        <w:t>________</w:t>
      </w:r>
      <w:r w:rsidR="003042F2" w:rsidRPr="00196523">
        <w:rPr>
          <w:rFonts w:ascii="Times New Roman" w:eastAsia="宋体" w:hAnsi="Times New Roman" w:cs="Times New Roman" w:hint="eastAsia"/>
          <w:color w:val="000000" w:themeColor="text1"/>
        </w:rPr>
        <w:t>。</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G</w:t>
      </w:r>
      <w:r w:rsidRPr="00196523">
        <w:rPr>
          <w:rFonts w:ascii="Times New Roman" w:eastAsia="宋体" w:hAnsi="Times New Roman" w:cs="Times New Roman" w:hint="eastAsia"/>
          <w:color w:val="000000" w:themeColor="text1"/>
          <w:szCs w:val="21"/>
        </w:rPr>
        <w:t>中有弧</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i</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j</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G</w:t>
      </w:r>
      <w:r w:rsidRPr="00196523">
        <w:rPr>
          <w:rFonts w:ascii="Times New Roman" w:eastAsia="宋体" w:hAnsi="Times New Roman" w:cs="Times New Roman" w:hint="eastAsia"/>
          <w:color w:val="000000" w:themeColor="text1"/>
          <w:szCs w:val="21"/>
        </w:rPr>
        <w:t>中有一条从</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i/>
          <w:color w:val="000000" w:themeColor="text1"/>
          <w:szCs w:val="21"/>
          <w:vertAlign w:val="subscript"/>
        </w:rPr>
        <w:t>i</w:t>
      </w:r>
      <w:r w:rsidRPr="00196523">
        <w:rPr>
          <w:rFonts w:ascii="Times New Roman" w:eastAsia="宋体" w:hAnsi="Times New Roman" w:cs="Times New Roman" w:hint="eastAsia"/>
          <w:color w:val="000000" w:themeColor="text1"/>
          <w:szCs w:val="21"/>
        </w:rPr>
        <w:t>到</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i/>
          <w:color w:val="000000" w:themeColor="text1"/>
          <w:szCs w:val="21"/>
          <w:vertAlign w:val="subscript"/>
        </w:rPr>
        <w:t>j</w:t>
      </w:r>
      <w:r w:rsidRPr="00196523">
        <w:rPr>
          <w:rFonts w:ascii="Times New Roman" w:eastAsia="宋体" w:hAnsi="Times New Roman" w:cs="Times New Roman" w:hint="eastAsia"/>
          <w:color w:val="000000" w:themeColor="text1"/>
          <w:szCs w:val="21"/>
        </w:rPr>
        <w:t>的路径</w:t>
      </w:r>
    </w:p>
    <w:p w:rsidR="003042F2" w:rsidRPr="00196523" w:rsidRDefault="003042F2" w:rsidP="001C30E9">
      <w:pPr>
        <w:tabs>
          <w:tab w:val="left" w:pos="2310"/>
          <w:tab w:val="left" w:pos="4200"/>
          <w:tab w:val="left" w:pos="6090"/>
        </w:tabs>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C</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中没有弧</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i</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vertAlign w:val="subscript"/>
        </w:rPr>
        <w:t>j</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ab/>
      </w:r>
      <w:r w:rsidRPr="00196523">
        <w:rPr>
          <w:rFonts w:ascii="Times New Roman" w:eastAsia="宋体" w:hAnsi="Times New Roman" w:cs="Times New Roman"/>
          <w:color w:val="000000" w:themeColor="text1"/>
        </w:rPr>
        <w:tab/>
        <w:t>D</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中有一条从</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i/>
          <w:color w:val="000000" w:themeColor="text1"/>
          <w:vertAlign w:val="subscript"/>
        </w:rPr>
        <w:t>j</w:t>
      </w:r>
      <w:r w:rsidRPr="00196523">
        <w:rPr>
          <w:rFonts w:ascii="Times New Roman" w:eastAsia="宋体" w:hAnsi="Times New Roman" w:cs="Times New Roman" w:hint="eastAsia"/>
          <w:color w:val="000000" w:themeColor="text1"/>
        </w:rPr>
        <w:t>到</w:t>
      </w:r>
      <w:r w:rsidRPr="00196523">
        <w:rPr>
          <w:rFonts w:ascii="Times New Roman" w:eastAsia="宋体" w:hAnsi="Times New Roman" w:cs="Times New Roman"/>
          <w:color w:val="000000" w:themeColor="text1"/>
        </w:rPr>
        <w:t>v</w:t>
      </w:r>
      <w:r w:rsidRPr="00196523">
        <w:rPr>
          <w:rFonts w:ascii="Times New Roman" w:eastAsia="宋体" w:hAnsi="Times New Roman" w:cs="Times New Roman"/>
          <w:i/>
          <w:color w:val="000000" w:themeColor="text1"/>
          <w:vertAlign w:val="subscript"/>
        </w:rPr>
        <w:t>i</w:t>
      </w:r>
      <w:r w:rsidRPr="00196523">
        <w:rPr>
          <w:rFonts w:ascii="Times New Roman" w:eastAsia="宋体" w:hAnsi="Times New Roman" w:cs="Times New Roman" w:hint="eastAsia"/>
          <w:color w:val="000000" w:themeColor="text1"/>
        </w:rPr>
        <w:t>的路径</w:t>
      </w:r>
    </w:p>
    <w:p w:rsidR="000E2C94" w:rsidRPr="00196523" w:rsidRDefault="000E2C9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9A123F" w:rsidRPr="00196523">
        <w:rPr>
          <w:rFonts w:ascii="Times New Roman" w:eastAsia="宋体" w:hAnsi="Times New Roman" w:cs="Times New Roman" w:hint="eastAsia"/>
          <w:color w:val="000000" w:themeColor="text1"/>
        </w:rPr>
        <w:t>D</w:t>
      </w:r>
      <w:r w:rsidR="009A123F" w:rsidRPr="00196523">
        <w:rPr>
          <w:rFonts w:ascii="Times New Roman" w:eastAsia="宋体" w:hAnsi="Times New Roman" w:cs="Times New Roman" w:hint="eastAsia"/>
          <w:color w:val="000000" w:themeColor="text1"/>
        </w:rPr>
        <w:t>。</w:t>
      </w:r>
    </w:p>
    <w:p w:rsidR="009A123F" w:rsidRPr="00196523" w:rsidRDefault="009A123F"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在拓扑排序中，若有</w:t>
      </w:r>
      <w:r w:rsidR="00234B08" w:rsidRPr="00196523">
        <w:rPr>
          <w:rFonts w:ascii="Times New Roman" w:eastAsia="宋体" w:hAnsi="Times New Roman" w:cs="Times New Roman" w:hint="eastAsia"/>
          <w:color w:val="000000" w:themeColor="text1"/>
        </w:rPr>
        <w:t>一条从</w:t>
      </w:r>
      <w:r w:rsidR="00234B08" w:rsidRPr="00196523">
        <w:rPr>
          <w:rFonts w:ascii="Times New Roman" w:eastAsia="宋体" w:hAnsi="Times New Roman" w:cs="Times New Roman"/>
          <w:color w:val="000000" w:themeColor="text1"/>
        </w:rPr>
        <w:t>v</w:t>
      </w:r>
      <w:r w:rsidR="00234B08" w:rsidRPr="00196523">
        <w:rPr>
          <w:rFonts w:ascii="Times New Roman" w:eastAsia="宋体" w:hAnsi="Times New Roman" w:cs="Times New Roman"/>
          <w:i/>
          <w:color w:val="000000" w:themeColor="text1"/>
          <w:vertAlign w:val="subscript"/>
        </w:rPr>
        <w:t>j</w:t>
      </w:r>
      <w:r w:rsidR="00234B08" w:rsidRPr="00196523">
        <w:rPr>
          <w:rFonts w:ascii="Times New Roman" w:eastAsia="宋体" w:hAnsi="Times New Roman" w:cs="Times New Roman" w:hint="eastAsia"/>
          <w:color w:val="000000" w:themeColor="text1"/>
        </w:rPr>
        <w:t>到</w:t>
      </w:r>
      <w:r w:rsidR="00234B08" w:rsidRPr="00196523">
        <w:rPr>
          <w:rFonts w:ascii="Times New Roman" w:eastAsia="宋体" w:hAnsi="Times New Roman" w:cs="Times New Roman"/>
          <w:color w:val="000000" w:themeColor="text1"/>
        </w:rPr>
        <w:t>v</w:t>
      </w:r>
      <w:r w:rsidR="00234B08" w:rsidRPr="00196523">
        <w:rPr>
          <w:rFonts w:ascii="Times New Roman" w:eastAsia="宋体" w:hAnsi="Times New Roman" w:cs="Times New Roman"/>
          <w:i/>
          <w:color w:val="000000" w:themeColor="text1"/>
          <w:vertAlign w:val="subscript"/>
        </w:rPr>
        <w:t>i</w:t>
      </w:r>
      <w:r w:rsidR="00234B08" w:rsidRPr="00196523">
        <w:rPr>
          <w:rFonts w:ascii="Times New Roman" w:eastAsia="宋体" w:hAnsi="Times New Roman" w:cs="Times New Roman" w:hint="eastAsia"/>
          <w:color w:val="000000" w:themeColor="text1"/>
        </w:rPr>
        <w:t>的路径，则</w:t>
      </w:r>
      <w:r w:rsidR="00F21B2F" w:rsidRPr="00196523">
        <w:rPr>
          <w:rFonts w:ascii="Times New Roman" w:eastAsia="宋体" w:hAnsi="Times New Roman" w:cs="Times New Roman" w:hint="eastAsia"/>
          <w:color w:val="000000" w:themeColor="text1"/>
        </w:rPr>
        <w:t>表明</w:t>
      </w:r>
      <w:r w:rsidR="00F21B2F" w:rsidRPr="00196523">
        <w:rPr>
          <w:rFonts w:ascii="Times New Roman" w:eastAsia="宋体" w:hAnsi="Times New Roman" w:cs="Times New Roman"/>
          <w:color w:val="000000" w:themeColor="text1"/>
        </w:rPr>
        <w:t>v</w:t>
      </w:r>
      <w:r w:rsidR="00F21B2F" w:rsidRPr="00196523">
        <w:rPr>
          <w:rFonts w:ascii="Times New Roman" w:eastAsia="宋体" w:hAnsi="Times New Roman" w:cs="Times New Roman"/>
          <w:i/>
          <w:color w:val="000000" w:themeColor="text1"/>
          <w:vertAlign w:val="subscript"/>
        </w:rPr>
        <w:t>j</w:t>
      </w:r>
      <w:r w:rsidR="00F21B2F" w:rsidRPr="00196523">
        <w:rPr>
          <w:rFonts w:ascii="Times New Roman" w:eastAsia="宋体" w:hAnsi="Times New Roman" w:cs="Times New Roman" w:hint="eastAsia"/>
          <w:color w:val="000000" w:themeColor="text1"/>
        </w:rPr>
        <w:t>是</w:t>
      </w:r>
      <w:r w:rsidR="00F21B2F" w:rsidRPr="00196523">
        <w:rPr>
          <w:rFonts w:ascii="Times New Roman" w:eastAsia="宋体" w:hAnsi="Times New Roman" w:cs="Times New Roman"/>
          <w:color w:val="000000" w:themeColor="text1"/>
        </w:rPr>
        <w:t>v</w:t>
      </w:r>
      <w:r w:rsidR="00F21B2F" w:rsidRPr="00196523">
        <w:rPr>
          <w:rFonts w:ascii="Times New Roman" w:eastAsia="宋体" w:hAnsi="Times New Roman" w:cs="Times New Roman"/>
          <w:i/>
          <w:color w:val="000000" w:themeColor="text1"/>
          <w:vertAlign w:val="subscript"/>
        </w:rPr>
        <w:t>i</w:t>
      </w:r>
      <w:r w:rsidR="00F21B2F" w:rsidRPr="00196523">
        <w:rPr>
          <w:rFonts w:ascii="Times New Roman" w:eastAsia="宋体" w:hAnsi="Times New Roman" w:cs="Times New Roman" w:hint="eastAsia"/>
          <w:color w:val="000000" w:themeColor="text1"/>
        </w:rPr>
        <w:t>的</w:t>
      </w:r>
      <w:r w:rsidR="00232328" w:rsidRPr="00196523">
        <w:rPr>
          <w:rFonts w:ascii="Times New Roman" w:eastAsia="宋体" w:hAnsi="Times New Roman" w:cs="Times New Roman" w:hint="eastAsia"/>
          <w:color w:val="000000" w:themeColor="text1"/>
        </w:rPr>
        <w:t>先决条件，必须先完成</w:t>
      </w:r>
      <w:r w:rsidR="00232328" w:rsidRPr="00196523">
        <w:rPr>
          <w:rFonts w:ascii="Times New Roman" w:eastAsia="宋体" w:hAnsi="Times New Roman" w:cs="Times New Roman"/>
          <w:color w:val="000000" w:themeColor="text1"/>
        </w:rPr>
        <w:t>v</w:t>
      </w:r>
      <w:r w:rsidR="00232328" w:rsidRPr="00196523">
        <w:rPr>
          <w:rFonts w:ascii="Times New Roman" w:eastAsia="宋体" w:hAnsi="Times New Roman" w:cs="Times New Roman"/>
          <w:i/>
          <w:color w:val="000000" w:themeColor="text1"/>
          <w:vertAlign w:val="subscript"/>
        </w:rPr>
        <w:t>j</w:t>
      </w:r>
      <w:r w:rsidR="00232328" w:rsidRPr="00196523">
        <w:rPr>
          <w:rFonts w:ascii="Times New Roman" w:eastAsia="宋体" w:hAnsi="Times New Roman" w:cs="Times New Roman" w:hint="eastAsia"/>
          <w:color w:val="000000" w:themeColor="text1"/>
        </w:rPr>
        <w:t>后才能开始</w:t>
      </w:r>
      <w:r w:rsidR="00232328" w:rsidRPr="00196523">
        <w:rPr>
          <w:rFonts w:ascii="Times New Roman" w:eastAsia="宋体" w:hAnsi="Times New Roman" w:cs="Times New Roman"/>
          <w:color w:val="000000" w:themeColor="text1"/>
        </w:rPr>
        <w:t>v</w:t>
      </w:r>
      <w:r w:rsidR="00232328" w:rsidRPr="00196523">
        <w:rPr>
          <w:rFonts w:ascii="Times New Roman" w:eastAsia="宋体" w:hAnsi="Times New Roman" w:cs="Times New Roman"/>
          <w:i/>
          <w:color w:val="000000" w:themeColor="text1"/>
          <w:vertAlign w:val="subscript"/>
        </w:rPr>
        <w:t>i</w:t>
      </w:r>
      <w:r w:rsidR="00232328" w:rsidRPr="00196523">
        <w:rPr>
          <w:rFonts w:ascii="Times New Roman" w:eastAsia="宋体" w:hAnsi="Times New Roman" w:cs="Times New Roman" w:hint="eastAsia"/>
          <w:color w:val="000000" w:themeColor="text1"/>
        </w:rPr>
        <w:t>，</w:t>
      </w:r>
      <w:r w:rsidR="00034289" w:rsidRPr="00196523">
        <w:rPr>
          <w:rFonts w:ascii="Times New Roman" w:eastAsia="宋体" w:hAnsi="Times New Roman" w:cs="Times New Roman" w:hint="eastAsia"/>
          <w:color w:val="000000" w:themeColor="text1"/>
        </w:rPr>
        <w:t>那么在</w:t>
      </w:r>
      <w:r w:rsidR="00232328" w:rsidRPr="00196523">
        <w:rPr>
          <w:rFonts w:ascii="Times New Roman" w:eastAsia="宋体" w:hAnsi="Times New Roman" w:cs="Times New Roman" w:hint="eastAsia"/>
          <w:color w:val="000000" w:themeColor="text1"/>
        </w:rPr>
        <w:t>拓扑排序中，顶点</w:t>
      </w:r>
      <w:r w:rsidR="00232328" w:rsidRPr="00196523">
        <w:rPr>
          <w:rFonts w:ascii="Times New Roman" w:eastAsia="宋体" w:hAnsi="Times New Roman" w:cs="Times New Roman"/>
          <w:color w:val="000000" w:themeColor="text1"/>
        </w:rPr>
        <w:t>v</w:t>
      </w:r>
      <w:r w:rsidR="00232328" w:rsidRPr="00196523">
        <w:rPr>
          <w:rFonts w:ascii="Times New Roman" w:eastAsia="宋体" w:hAnsi="Times New Roman" w:cs="Times New Roman"/>
          <w:i/>
          <w:color w:val="000000" w:themeColor="text1"/>
          <w:vertAlign w:val="subscript"/>
        </w:rPr>
        <w:t>i</w:t>
      </w:r>
      <w:r w:rsidR="00034289" w:rsidRPr="00196523">
        <w:rPr>
          <w:rFonts w:ascii="Times New Roman" w:eastAsia="宋体" w:hAnsi="Times New Roman" w:cs="Times New Roman" w:hint="eastAsia"/>
          <w:color w:val="000000" w:themeColor="text1"/>
        </w:rPr>
        <w:t>不可能出现</w:t>
      </w:r>
      <w:r w:rsidR="00232328" w:rsidRPr="00196523">
        <w:rPr>
          <w:rFonts w:ascii="Times New Roman" w:eastAsia="宋体" w:hAnsi="Times New Roman" w:cs="Times New Roman" w:hint="eastAsia"/>
          <w:color w:val="000000" w:themeColor="text1"/>
        </w:rPr>
        <w:t>在顶点</w:t>
      </w:r>
      <w:r w:rsidR="00232328" w:rsidRPr="00196523">
        <w:rPr>
          <w:rFonts w:ascii="Times New Roman" w:eastAsia="宋体" w:hAnsi="Times New Roman" w:cs="Times New Roman"/>
          <w:color w:val="000000" w:themeColor="text1"/>
        </w:rPr>
        <w:t>v</w:t>
      </w:r>
      <w:r w:rsidR="00232328" w:rsidRPr="00196523">
        <w:rPr>
          <w:rFonts w:ascii="Times New Roman" w:eastAsia="宋体" w:hAnsi="Times New Roman" w:cs="Times New Roman"/>
          <w:i/>
          <w:color w:val="000000" w:themeColor="text1"/>
          <w:szCs w:val="21"/>
          <w:vertAlign w:val="subscript"/>
        </w:rPr>
        <w:t>j</w:t>
      </w:r>
      <w:r w:rsidR="00232328" w:rsidRPr="00196523">
        <w:rPr>
          <w:rFonts w:ascii="Times New Roman" w:eastAsia="宋体" w:hAnsi="Times New Roman" w:cs="Times New Roman" w:hint="eastAsia"/>
          <w:color w:val="000000" w:themeColor="text1"/>
        </w:rPr>
        <w:t>之前。</w:t>
      </w:r>
    </w:p>
    <w:p w:rsidR="00BB005C" w:rsidRDefault="00BB005C" w:rsidP="001C30E9">
      <w:pPr>
        <w:pStyle w:val="a3"/>
        <w:spacing w:line="240" w:lineRule="auto"/>
        <w:ind w:firstLineChars="0" w:firstLine="0"/>
        <w:rPr>
          <w:rFonts w:ascii="Times New Roman" w:eastAsia="宋体" w:hAnsi="Times New Roman" w:cs="Times New Roman"/>
          <w:color w:val="000000" w:themeColor="text1"/>
        </w:rPr>
      </w:pPr>
    </w:p>
    <w:p w:rsidR="003042F2" w:rsidRPr="00196523" w:rsidRDefault="003042F2"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w:t>
      </w:r>
      <w:r w:rsidR="00316949"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hint="eastAsia"/>
          <w:color w:val="000000" w:themeColor="text1"/>
        </w:rPr>
        <w:t>答题</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szCs w:val="21"/>
        </w:rPr>
        <w:t>．举例说明，带权图中的权值可以表示什么含义。</w:t>
      </w:r>
    </w:p>
    <w:p w:rsidR="003042F2" w:rsidRPr="00196523" w:rsidRDefault="00514FEE"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023B3C" w:rsidRPr="00196523">
        <w:rPr>
          <w:rFonts w:ascii="Times New Roman" w:eastAsia="宋体" w:hAnsi="Times New Roman" w:cs="Times New Roman" w:hint="eastAsia"/>
          <w:color w:val="000000" w:themeColor="text1"/>
        </w:rPr>
        <w:t>权值可以表示图中很多的信息。</w:t>
      </w:r>
      <w:r w:rsidR="003042F2" w:rsidRPr="00196523">
        <w:rPr>
          <w:rFonts w:ascii="Times New Roman" w:eastAsia="宋体" w:hAnsi="Times New Roman" w:cs="Times New Roman" w:hint="eastAsia"/>
          <w:color w:val="000000" w:themeColor="text1"/>
        </w:rPr>
        <w:t>比如，在一个反映城市间公路网的图中，可以用顶点表示城市，边表示道路，用边上的权值表示两城市间道路的里程数、走行时间、所需费用等等，权还可以用来表示该条公路的车流量、公路等级、道路的限速等其他信息。对于一个电子线路图，边上的权值可以表示两个端点之间的电阻、电流或电压值。对于反映工程进度的图而言，边上的权值可以表示从前一个工程到后一个工程所需要的时间等等。</w:t>
      </w:r>
    </w:p>
    <w:p w:rsidR="003042F2" w:rsidRPr="00196523" w:rsidRDefault="00084A30"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w:lastRenderedPageBreak/>
        <w:object w:dxaOrig="1440" w:dyaOrig="1440">
          <v:shape id="_x0000_s1028" type="#_x0000_t75" style="position:absolute;left:0;text-align:left;margin-left:87.5pt;margin-top:189.8pt;width:188.2pt;height:30pt;z-index:251700224;mso-position-horizontal-relative:text;mso-position-vertical-relative:text" fillcolor="window">
            <v:imagedata r:id="rId13" o:title=""/>
            <w10:wrap type="topAndBottom"/>
          </v:shape>
          <o:OLEObject Type="Embed" ProgID="Equation.3" ShapeID="_x0000_s1028" DrawAspect="Content" ObjectID="_1760176036" r:id="rId14"/>
        </w:object>
      </w:r>
      <w:r w:rsidR="003042F2" w:rsidRPr="00196523">
        <w:rPr>
          <w:rFonts w:ascii="Times New Roman" w:hAnsi="Times New Roman" w:cs="Times New Roman"/>
          <w:noProof/>
          <w:color w:val="000000" w:themeColor="text1"/>
        </w:rPr>
        <mc:AlternateContent>
          <mc:Choice Requires="wpg">
            <w:drawing>
              <wp:anchor distT="0" distB="0" distL="114300" distR="114300" simplePos="0" relativeHeight="251660288" behindDoc="0" locked="0" layoutInCell="1" allowOverlap="1" wp14:anchorId="794367C3" wp14:editId="29F0A265">
                <wp:simplePos x="0" y="0"/>
                <wp:positionH relativeFrom="margin">
                  <wp:align>center</wp:align>
                </wp:positionH>
                <wp:positionV relativeFrom="paragraph">
                  <wp:posOffset>339394</wp:posOffset>
                </wp:positionV>
                <wp:extent cx="2721610" cy="1608455"/>
                <wp:effectExtent l="0" t="0" r="2540" b="10795"/>
                <wp:wrapTopAndBottom/>
                <wp:docPr id="9590" name="组合 9590"/>
                <wp:cNvGraphicFramePr/>
                <a:graphic xmlns:a="http://schemas.openxmlformats.org/drawingml/2006/main">
                  <a:graphicData uri="http://schemas.microsoft.com/office/word/2010/wordprocessingGroup">
                    <wpg:wgp>
                      <wpg:cNvGrpSpPr/>
                      <wpg:grpSpPr bwMode="auto">
                        <a:xfrm>
                          <a:off x="0" y="0"/>
                          <a:ext cx="2721610" cy="1608455"/>
                          <a:chOff x="8" y="0"/>
                          <a:chExt cx="4672" cy="2533"/>
                        </a:xfrm>
                      </wpg:grpSpPr>
                      <wps:wsp>
                        <wps:cNvPr id="1538" name="Text Box 9054"/>
                        <wps:cNvSpPr txBox="1">
                          <a:spLocks noChangeArrowheads="1"/>
                        </wps:cNvSpPr>
                        <wps:spPr bwMode="auto">
                          <a:xfrm>
                            <a:off x="849" y="2249"/>
                            <a:ext cx="3068"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66100F" w:rsidRDefault="008E537A" w:rsidP="003042F2">
                              <w:pPr>
                                <w:pStyle w:val="a6"/>
                                <w:ind w:firstLineChars="0" w:firstLine="0"/>
                                <w:rPr>
                                  <w:rFonts w:ascii="Times New Roman"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-4</w:t>
                              </w:r>
                              <w:r w:rsidRPr="00614594">
                                <w:rPr>
                                  <w:rFonts w:ascii="Times New Roman" w:hAnsi="Times New Roman" w:cs="Times New Roman"/>
                                </w:rPr>
                                <w:t xml:space="preserve"> </w:t>
                              </w:r>
                              <w:r w:rsidRPr="0066100F">
                                <w:rPr>
                                  <w:rFonts w:ascii="Times New Roman" w:eastAsia="宋体" w:hAnsi="Times New Roman" w:cs="Times New Roman"/>
                                  <w:b w:val="0"/>
                                </w:rPr>
                                <w:t>一个无向图和一个有向图</w:t>
                              </w:r>
                            </w:p>
                          </w:txbxContent>
                        </wps:txbx>
                        <wps:bodyPr rot="0" vert="horz" wrap="square" lIns="0" tIns="0" rIns="0" bIns="0" anchor="t" anchorCtr="0" upright="1">
                          <a:noAutofit/>
                        </wps:bodyPr>
                      </wps:wsp>
                      <wpg:grpSp>
                        <wpg:cNvPr id="1539" name="Group 9055"/>
                        <wpg:cNvGrpSpPr>
                          <a:grpSpLocks/>
                        </wpg:cNvGrpSpPr>
                        <wpg:grpSpPr bwMode="auto">
                          <a:xfrm>
                            <a:off x="8" y="0"/>
                            <a:ext cx="4672" cy="2186"/>
                            <a:chOff x="8" y="0"/>
                            <a:chExt cx="4672" cy="2186"/>
                          </a:xfrm>
                        </wpg:grpSpPr>
                        <wpg:grpSp>
                          <wpg:cNvPr id="1540" name="Group 9056"/>
                          <wpg:cNvGrpSpPr>
                            <a:grpSpLocks/>
                          </wpg:cNvGrpSpPr>
                          <wpg:grpSpPr bwMode="auto">
                            <a:xfrm>
                              <a:off x="8" y="0"/>
                              <a:ext cx="1817" cy="2157"/>
                              <a:chOff x="9" y="0"/>
                              <a:chExt cx="2001" cy="2157"/>
                            </a:xfrm>
                          </wpg:grpSpPr>
                          <wps:wsp>
                            <wps:cNvPr id="1557" name="Text Box 9057"/>
                            <wps:cNvSpPr txBox="1">
                              <a:spLocks noChangeArrowheads="1"/>
                            </wps:cNvSpPr>
                            <wps:spPr bwMode="auto">
                              <a:xfrm>
                                <a:off x="9" y="1879"/>
                                <a:ext cx="2001"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66100F" w:rsidRDefault="008E537A" w:rsidP="003042F2">
                                  <w:pPr>
                                    <w:pStyle w:val="a6"/>
                                    <w:ind w:firstLineChars="0" w:firstLine="0"/>
                                    <w:rPr>
                                      <w:rFonts w:ascii="Times New Roman" w:hAnsi="Times New Roman" w:cs="Times New Roman"/>
                                      <w:b w:val="0"/>
                                    </w:rPr>
                                  </w:pPr>
                                  <w:r w:rsidRPr="0066100F">
                                    <w:rPr>
                                      <w:rFonts w:ascii="Times New Roman" w:hAnsi="Times New Roman" w:cs="Times New Roman"/>
                                      <w:b w:val="0"/>
                                    </w:rPr>
                                    <w:t>a</w:t>
                                  </w:r>
                                  <w:r>
                                    <w:rPr>
                                      <w:rFonts w:ascii="Times New Roman" w:eastAsia="宋体" w:hAnsi="Times New Roman" w:cs="Times New Roman" w:hint="eastAsia"/>
                                      <w:b w:val="0"/>
                                    </w:rPr>
                                    <w:t>)</w:t>
                                  </w:r>
                                  <w:r w:rsidRPr="0066100F">
                                    <w:rPr>
                                      <w:rFonts w:ascii="Times New Roman" w:eastAsia="宋体" w:hAnsi="Times New Roman" w:cs="Times New Roman"/>
                                      <w:b w:val="0"/>
                                    </w:rPr>
                                    <w:t>无向图</w:t>
                                  </w:r>
                                </w:p>
                              </w:txbxContent>
                            </wps:txbx>
                            <wps:bodyPr rot="0" vert="horz" wrap="square" lIns="0" tIns="0" rIns="0" bIns="0" anchor="t" anchorCtr="0" upright="1">
                              <a:noAutofit/>
                            </wps:bodyPr>
                          </wps:wsp>
                          <wpg:grpSp>
                            <wpg:cNvPr id="1558" name="Group 9058"/>
                            <wpg:cNvGrpSpPr>
                              <a:grpSpLocks/>
                            </wpg:cNvGrpSpPr>
                            <wpg:grpSpPr bwMode="auto">
                              <a:xfrm>
                                <a:off x="135" y="0"/>
                                <a:ext cx="1646" cy="1737"/>
                                <a:chOff x="136" y="0"/>
                                <a:chExt cx="1749" cy="2239"/>
                              </a:xfrm>
                            </wpg:grpSpPr>
                            <wps:wsp>
                              <wps:cNvPr id="1559" name="Oval 9059"/>
                              <wps:cNvSpPr>
                                <a:spLocks noChangeArrowheads="1"/>
                              </wps:cNvSpPr>
                              <wps:spPr bwMode="auto">
                                <a:xfrm>
                                  <a:off x="856"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560" name="Group 9060"/>
                              <wpg:cNvGrpSpPr>
                                <a:grpSpLocks/>
                              </wpg:cNvGrpSpPr>
                              <wpg:grpSpPr bwMode="auto">
                                <a:xfrm>
                                  <a:off x="354" y="1818"/>
                                  <a:ext cx="1398" cy="421"/>
                                  <a:chOff x="354" y="1818"/>
                                  <a:chExt cx="1398" cy="421"/>
                                </a:xfrm>
                              </wpg:grpSpPr>
                              <wps:wsp>
                                <wps:cNvPr id="1570" name="Oval 9061"/>
                                <wps:cNvSpPr>
                                  <a:spLocks noChangeArrowheads="1"/>
                                </wps:cNvSpPr>
                                <wps:spPr bwMode="auto">
                                  <a:xfrm>
                                    <a:off x="354" y="184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571" name="Oval 9062"/>
                                <wps:cNvSpPr>
                                  <a:spLocks noChangeArrowheads="1"/>
                                </wps:cNvSpPr>
                                <wps:spPr bwMode="auto">
                                  <a:xfrm>
                                    <a:off x="1355" y="181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g:grpSp>
                              <wpg:cNvPr id="1561" name="Group 9063"/>
                              <wpg:cNvGrpSpPr>
                                <a:grpSpLocks/>
                              </wpg:cNvGrpSpPr>
                              <wpg:grpSpPr bwMode="auto">
                                <a:xfrm>
                                  <a:off x="136" y="852"/>
                                  <a:ext cx="1749" cy="443"/>
                                  <a:chOff x="136" y="852"/>
                                  <a:chExt cx="1749" cy="443"/>
                                </a:xfrm>
                              </wpg:grpSpPr>
                              <wps:wsp>
                                <wps:cNvPr id="1568" name="Oval 9064"/>
                                <wps:cNvSpPr>
                                  <a:spLocks noChangeArrowheads="1"/>
                                </wps:cNvSpPr>
                                <wps:spPr bwMode="auto">
                                  <a:xfrm>
                                    <a:off x="1488" y="85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wps:txbx>
                                <wps:bodyPr rot="0" vert="horz" wrap="square" lIns="0" tIns="0" rIns="0" bIns="0" anchor="t" anchorCtr="0" upright="1">
                                  <a:noAutofit/>
                                </wps:bodyPr>
                              </wps:wsp>
                              <wps:wsp>
                                <wps:cNvPr id="1569" name="Oval 9065"/>
                                <wps:cNvSpPr>
                                  <a:spLocks noChangeArrowheads="1"/>
                                </wps:cNvSpPr>
                                <wps:spPr bwMode="auto">
                                  <a:xfrm>
                                    <a:off x="136" y="89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g:grpSp>
                            <wps:wsp>
                              <wps:cNvPr id="1562" name="Line 9066"/>
                              <wps:cNvCnPr>
                                <a:cxnSpLocks noChangeShapeType="1"/>
                                <a:stCxn id="1559" idx="3"/>
                                <a:endCxn id="1569" idx="7"/>
                              </wps:cNvCnPr>
                              <wps:spPr bwMode="auto">
                                <a:xfrm flipH="1">
                                  <a:off x="475" y="339"/>
                                  <a:ext cx="439" cy="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3" name="Freeform 9067"/>
                              <wps:cNvSpPr>
                                <a:spLocks/>
                              </wps:cNvSpPr>
                              <wps:spPr bwMode="auto">
                                <a:xfrm>
                                  <a:off x="1215" y="304"/>
                                  <a:ext cx="405" cy="555"/>
                                </a:xfrm>
                                <a:custGeom>
                                  <a:avLst/>
                                  <a:gdLst>
                                    <a:gd name="T0" fmla="*/ 0 w 405"/>
                                    <a:gd name="T1" fmla="*/ 0 h 555"/>
                                    <a:gd name="T2" fmla="*/ 405 w 405"/>
                                    <a:gd name="T3" fmla="*/ 555 h 555"/>
                                  </a:gdLst>
                                  <a:ahLst/>
                                  <a:cxnLst>
                                    <a:cxn ang="0">
                                      <a:pos x="T0" y="T1"/>
                                    </a:cxn>
                                    <a:cxn ang="0">
                                      <a:pos x="T2" y="T3"/>
                                    </a:cxn>
                                  </a:cxnLst>
                                  <a:rect l="0" t="0" r="r" b="b"/>
                                  <a:pathLst>
                                    <a:path w="405" h="555">
                                      <a:moveTo>
                                        <a:pt x="0" y="0"/>
                                      </a:moveTo>
                                      <a:lnTo>
                                        <a:pt x="405" y="55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9068"/>
                              <wps:cNvSpPr>
                                <a:spLocks/>
                              </wps:cNvSpPr>
                              <wps:spPr bwMode="auto">
                                <a:xfrm>
                                  <a:off x="435" y="1263"/>
                                  <a:ext cx="90" cy="570"/>
                                </a:xfrm>
                                <a:custGeom>
                                  <a:avLst/>
                                  <a:gdLst>
                                    <a:gd name="T0" fmla="*/ 0 w 90"/>
                                    <a:gd name="T1" fmla="*/ 0 h 570"/>
                                    <a:gd name="T2" fmla="*/ 90 w 90"/>
                                    <a:gd name="T3" fmla="*/ 570 h 570"/>
                                  </a:gdLst>
                                  <a:ahLst/>
                                  <a:cxnLst>
                                    <a:cxn ang="0">
                                      <a:pos x="T0" y="T1"/>
                                    </a:cxn>
                                    <a:cxn ang="0">
                                      <a:pos x="T2" y="T3"/>
                                    </a:cxn>
                                  </a:cxnLst>
                                  <a:rect l="0" t="0" r="r" b="b"/>
                                  <a:pathLst>
                                    <a:path w="90" h="570">
                                      <a:moveTo>
                                        <a:pt x="0" y="0"/>
                                      </a:moveTo>
                                      <a:lnTo>
                                        <a:pt x="90" y="5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Freeform 9069"/>
                              <wps:cNvSpPr>
                                <a:spLocks/>
                              </wps:cNvSpPr>
                              <wps:spPr bwMode="auto">
                                <a:xfrm>
                                  <a:off x="686" y="1208"/>
                                  <a:ext cx="855" cy="690"/>
                                </a:xfrm>
                                <a:custGeom>
                                  <a:avLst/>
                                  <a:gdLst>
                                    <a:gd name="T0" fmla="*/ 855 w 855"/>
                                    <a:gd name="T1" fmla="*/ 0 h 690"/>
                                    <a:gd name="T2" fmla="*/ 0 w 855"/>
                                    <a:gd name="T3" fmla="*/ 690 h 690"/>
                                  </a:gdLst>
                                  <a:ahLst/>
                                  <a:cxnLst>
                                    <a:cxn ang="0">
                                      <a:pos x="T0" y="T1"/>
                                    </a:cxn>
                                    <a:cxn ang="0">
                                      <a:pos x="T2" y="T3"/>
                                    </a:cxn>
                                  </a:cxnLst>
                                  <a:rect l="0" t="0" r="r" b="b"/>
                                  <a:pathLst>
                                    <a:path w="855" h="690">
                                      <a:moveTo>
                                        <a:pt x="855" y="0"/>
                                      </a:moveTo>
                                      <a:lnTo>
                                        <a:pt x="0" y="6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Freeform 9070"/>
                              <wps:cNvSpPr>
                                <a:spLocks/>
                              </wps:cNvSpPr>
                              <wps:spPr bwMode="auto">
                                <a:xfrm>
                                  <a:off x="755" y="2013"/>
                                  <a:ext cx="600" cy="1"/>
                                </a:xfrm>
                                <a:custGeom>
                                  <a:avLst/>
                                  <a:gdLst>
                                    <a:gd name="T0" fmla="*/ 0 w 600"/>
                                    <a:gd name="T1" fmla="*/ 0 h 1"/>
                                    <a:gd name="T2" fmla="*/ 600 w 600"/>
                                    <a:gd name="T3" fmla="*/ 0 h 1"/>
                                  </a:gdLst>
                                  <a:ahLst/>
                                  <a:cxnLst>
                                    <a:cxn ang="0">
                                      <a:pos x="T0" y="T1"/>
                                    </a:cxn>
                                    <a:cxn ang="0">
                                      <a:pos x="T2" y="T3"/>
                                    </a:cxn>
                                  </a:cxnLst>
                                  <a:rect l="0" t="0" r="r" b="b"/>
                                  <a:pathLst>
                                    <a:path w="600" h="1">
                                      <a:moveTo>
                                        <a:pt x="0" y="0"/>
                                      </a:moveTo>
                                      <a:lnTo>
                                        <a:pt x="60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 name="Freeform 9071"/>
                              <wps:cNvSpPr>
                                <a:spLocks/>
                              </wps:cNvSpPr>
                              <wps:spPr bwMode="auto">
                                <a:xfrm>
                                  <a:off x="1131" y="378"/>
                                  <a:ext cx="375" cy="1440"/>
                                </a:xfrm>
                                <a:custGeom>
                                  <a:avLst/>
                                  <a:gdLst>
                                    <a:gd name="T0" fmla="*/ 0 w 375"/>
                                    <a:gd name="T1" fmla="*/ 0 h 1440"/>
                                    <a:gd name="T2" fmla="*/ 375 w 375"/>
                                    <a:gd name="T3" fmla="*/ 1440 h 1440"/>
                                  </a:gdLst>
                                  <a:ahLst/>
                                  <a:cxnLst>
                                    <a:cxn ang="0">
                                      <a:pos x="T0" y="T1"/>
                                    </a:cxn>
                                    <a:cxn ang="0">
                                      <a:pos x="T2" y="T3"/>
                                    </a:cxn>
                                  </a:cxnLst>
                                  <a:rect l="0" t="0" r="r" b="b"/>
                                  <a:pathLst>
                                    <a:path w="375" h="1440">
                                      <a:moveTo>
                                        <a:pt x="0" y="0"/>
                                      </a:moveTo>
                                      <a:lnTo>
                                        <a:pt x="375" y="144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541" name="Group 9072"/>
                          <wpg:cNvGrpSpPr>
                            <a:grpSpLocks/>
                          </wpg:cNvGrpSpPr>
                          <wpg:grpSpPr bwMode="auto">
                            <a:xfrm>
                              <a:off x="2863" y="0"/>
                              <a:ext cx="1817" cy="2186"/>
                              <a:chOff x="2863" y="0"/>
                              <a:chExt cx="2001" cy="2186"/>
                            </a:xfrm>
                          </wpg:grpSpPr>
                          <wpg:grpSp>
                            <wpg:cNvPr id="1542" name="Group 9073"/>
                            <wpg:cNvGrpSpPr>
                              <a:grpSpLocks/>
                            </wpg:cNvGrpSpPr>
                            <wpg:grpSpPr bwMode="auto">
                              <a:xfrm>
                                <a:off x="3091" y="0"/>
                                <a:ext cx="1552" cy="1751"/>
                                <a:chOff x="3101" y="0"/>
                                <a:chExt cx="1652" cy="2258"/>
                              </a:xfrm>
                            </wpg:grpSpPr>
                            <wps:wsp>
                              <wps:cNvPr id="1544" name="Oval 9074"/>
                              <wps:cNvSpPr>
                                <a:spLocks noChangeArrowheads="1"/>
                              </wps:cNvSpPr>
                              <wps:spPr bwMode="auto">
                                <a:xfrm>
                                  <a:off x="3720"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545" name="Group 9075"/>
                              <wpg:cNvGrpSpPr>
                                <a:grpSpLocks/>
                              </wpg:cNvGrpSpPr>
                              <wpg:grpSpPr bwMode="auto">
                                <a:xfrm>
                                  <a:off x="3285" y="1801"/>
                                  <a:ext cx="1284" cy="457"/>
                                  <a:chOff x="3285" y="1801"/>
                                  <a:chExt cx="1284" cy="457"/>
                                </a:xfrm>
                              </wpg:grpSpPr>
                              <wps:wsp>
                                <wps:cNvPr id="1555" name="Oval 9076"/>
                                <wps:cNvSpPr>
                                  <a:spLocks noChangeArrowheads="1"/>
                                </wps:cNvSpPr>
                                <wps:spPr bwMode="auto">
                                  <a:xfrm>
                                    <a:off x="3285" y="1861"/>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556" name="Oval 9077"/>
                                <wps:cNvSpPr>
                                  <a:spLocks noChangeArrowheads="1"/>
                                </wps:cNvSpPr>
                                <wps:spPr bwMode="auto">
                                  <a:xfrm>
                                    <a:off x="4172" y="1801"/>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g:grpSp>
                              <wpg:cNvPr id="1546" name="Group 9078"/>
                              <wpg:cNvGrpSpPr>
                                <a:grpSpLocks/>
                              </wpg:cNvGrpSpPr>
                              <wpg:grpSpPr bwMode="auto">
                                <a:xfrm>
                                  <a:off x="3101" y="852"/>
                                  <a:ext cx="1652" cy="466"/>
                                  <a:chOff x="3101" y="852"/>
                                  <a:chExt cx="1652" cy="466"/>
                                </a:xfrm>
                              </wpg:grpSpPr>
                              <wps:wsp>
                                <wps:cNvPr id="1553" name="Oval 9079"/>
                                <wps:cNvSpPr>
                                  <a:spLocks noChangeArrowheads="1"/>
                                </wps:cNvSpPr>
                                <wps:spPr bwMode="auto">
                                  <a:xfrm>
                                    <a:off x="4356" y="85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wps:txbx>
                                <wps:bodyPr rot="0" vert="horz" wrap="square" lIns="0" tIns="0" rIns="0" bIns="0" anchor="t" anchorCtr="0" upright="1">
                                  <a:noAutofit/>
                                </wps:bodyPr>
                              </wps:wsp>
                              <wps:wsp>
                                <wps:cNvPr id="1554" name="Oval 9080"/>
                                <wps:cNvSpPr>
                                  <a:spLocks noChangeArrowheads="1"/>
                                </wps:cNvSpPr>
                                <wps:spPr bwMode="auto">
                                  <a:xfrm>
                                    <a:off x="3101" y="921"/>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g:grpSp>
                            <wps:wsp>
                              <wps:cNvPr id="1547" name="Line 9081"/>
                              <wps:cNvCnPr>
                                <a:cxnSpLocks noChangeShapeType="1"/>
                              </wps:cNvCnPr>
                              <wps:spPr bwMode="auto">
                                <a:xfrm flipH="1">
                                  <a:off x="3410" y="332"/>
                                  <a:ext cx="360" cy="624"/>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48" name="Freeform 9082"/>
                              <wps:cNvSpPr>
                                <a:spLocks/>
                              </wps:cNvSpPr>
                              <wps:spPr bwMode="auto">
                                <a:xfrm>
                                  <a:off x="4062" y="312"/>
                                  <a:ext cx="405" cy="555"/>
                                </a:xfrm>
                                <a:custGeom>
                                  <a:avLst/>
                                  <a:gdLst>
                                    <a:gd name="T0" fmla="*/ 0 w 405"/>
                                    <a:gd name="T1" fmla="*/ 0 h 555"/>
                                    <a:gd name="T2" fmla="*/ 405 w 405"/>
                                    <a:gd name="T3" fmla="*/ 555 h 555"/>
                                  </a:gdLst>
                                  <a:ahLst/>
                                  <a:cxnLst>
                                    <a:cxn ang="0">
                                      <a:pos x="T0" y="T1"/>
                                    </a:cxn>
                                    <a:cxn ang="0">
                                      <a:pos x="T2" y="T3"/>
                                    </a:cxn>
                                  </a:cxnLst>
                                  <a:rect l="0" t="0" r="r" b="b"/>
                                  <a:pathLst>
                                    <a:path w="405" h="555">
                                      <a:moveTo>
                                        <a:pt x="0" y="0"/>
                                      </a:moveTo>
                                      <a:lnTo>
                                        <a:pt x="405" y="555"/>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 name="Freeform 9083"/>
                              <wps:cNvSpPr>
                                <a:spLocks/>
                              </wps:cNvSpPr>
                              <wps:spPr bwMode="auto">
                                <a:xfrm>
                                  <a:off x="3341" y="1301"/>
                                  <a:ext cx="90" cy="570"/>
                                </a:xfrm>
                                <a:custGeom>
                                  <a:avLst/>
                                  <a:gdLst>
                                    <a:gd name="T0" fmla="*/ 0 w 90"/>
                                    <a:gd name="T1" fmla="*/ 0 h 570"/>
                                    <a:gd name="T2" fmla="*/ 90 w 90"/>
                                    <a:gd name="T3" fmla="*/ 570 h 570"/>
                                  </a:gdLst>
                                  <a:ahLst/>
                                  <a:cxnLst>
                                    <a:cxn ang="0">
                                      <a:pos x="T0" y="T1"/>
                                    </a:cxn>
                                    <a:cxn ang="0">
                                      <a:pos x="T2" y="T3"/>
                                    </a:cxn>
                                  </a:cxnLst>
                                  <a:rect l="0" t="0" r="r" b="b"/>
                                  <a:pathLst>
                                    <a:path w="90" h="570">
                                      <a:moveTo>
                                        <a:pt x="0" y="0"/>
                                      </a:moveTo>
                                      <a:lnTo>
                                        <a:pt x="90" y="57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Freeform 9084"/>
                              <wps:cNvSpPr>
                                <a:spLocks/>
                              </wps:cNvSpPr>
                              <wps:spPr bwMode="auto">
                                <a:xfrm>
                                  <a:off x="3558" y="1189"/>
                                  <a:ext cx="855" cy="690"/>
                                </a:xfrm>
                                <a:custGeom>
                                  <a:avLst/>
                                  <a:gdLst>
                                    <a:gd name="T0" fmla="*/ 855 w 855"/>
                                    <a:gd name="T1" fmla="*/ 0 h 690"/>
                                    <a:gd name="T2" fmla="*/ 0 w 855"/>
                                    <a:gd name="T3" fmla="*/ 690 h 690"/>
                                  </a:gdLst>
                                  <a:ahLst/>
                                  <a:cxnLst>
                                    <a:cxn ang="0">
                                      <a:pos x="T0" y="T1"/>
                                    </a:cxn>
                                    <a:cxn ang="0">
                                      <a:pos x="T2" y="T3"/>
                                    </a:cxn>
                                  </a:cxnLst>
                                  <a:rect l="0" t="0" r="r" b="b"/>
                                  <a:pathLst>
                                    <a:path w="855" h="690">
                                      <a:moveTo>
                                        <a:pt x="855" y="0"/>
                                      </a:moveTo>
                                      <a:lnTo>
                                        <a:pt x="0" y="69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Freeform 9085"/>
                              <wps:cNvSpPr>
                                <a:spLocks/>
                              </wps:cNvSpPr>
                              <wps:spPr bwMode="auto">
                                <a:xfrm>
                                  <a:off x="3682" y="2027"/>
                                  <a:ext cx="465" cy="93"/>
                                </a:xfrm>
                                <a:custGeom>
                                  <a:avLst/>
                                  <a:gdLst>
                                    <a:gd name="T0" fmla="*/ 0 w 600"/>
                                    <a:gd name="T1" fmla="*/ 0 h 1"/>
                                    <a:gd name="T2" fmla="*/ 600 w 600"/>
                                    <a:gd name="T3" fmla="*/ 0 h 1"/>
                                  </a:gdLst>
                                  <a:ahLst/>
                                  <a:cxnLst>
                                    <a:cxn ang="0">
                                      <a:pos x="T0" y="T1"/>
                                    </a:cxn>
                                    <a:cxn ang="0">
                                      <a:pos x="T2" y="T3"/>
                                    </a:cxn>
                                  </a:cxnLst>
                                  <a:rect l="0" t="0" r="r" b="b"/>
                                  <a:pathLst>
                                    <a:path w="600" h="1">
                                      <a:moveTo>
                                        <a:pt x="0" y="0"/>
                                      </a:moveTo>
                                      <a:lnTo>
                                        <a:pt x="600"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Freeform 9086"/>
                              <wps:cNvSpPr>
                                <a:spLocks/>
                              </wps:cNvSpPr>
                              <wps:spPr bwMode="auto">
                                <a:xfrm>
                                  <a:off x="3961" y="389"/>
                                  <a:ext cx="375" cy="1440"/>
                                </a:xfrm>
                                <a:custGeom>
                                  <a:avLst/>
                                  <a:gdLst>
                                    <a:gd name="T0" fmla="*/ 0 w 375"/>
                                    <a:gd name="T1" fmla="*/ 0 h 1440"/>
                                    <a:gd name="T2" fmla="*/ 375 w 375"/>
                                    <a:gd name="T3" fmla="*/ 1440 h 1440"/>
                                  </a:gdLst>
                                  <a:ahLst/>
                                  <a:cxnLst>
                                    <a:cxn ang="0">
                                      <a:pos x="T0" y="T1"/>
                                    </a:cxn>
                                    <a:cxn ang="0">
                                      <a:pos x="T2" y="T3"/>
                                    </a:cxn>
                                  </a:cxnLst>
                                  <a:rect l="0" t="0" r="r" b="b"/>
                                  <a:pathLst>
                                    <a:path w="375" h="1440">
                                      <a:moveTo>
                                        <a:pt x="0" y="0"/>
                                      </a:moveTo>
                                      <a:lnTo>
                                        <a:pt x="375" y="144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43" name="Text Box 9087"/>
                            <wps:cNvSpPr txBox="1">
                              <a:spLocks noChangeArrowheads="1"/>
                            </wps:cNvSpPr>
                            <wps:spPr bwMode="auto">
                              <a:xfrm>
                                <a:off x="2863" y="1919"/>
                                <a:ext cx="2001"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66100F" w:rsidRDefault="008E537A" w:rsidP="003042F2">
                                  <w:pPr>
                                    <w:pStyle w:val="a6"/>
                                    <w:ind w:firstLineChars="0" w:firstLine="0"/>
                                    <w:rPr>
                                      <w:rFonts w:ascii="Times New Roman" w:hAnsi="Times New Roman" w:cs="Times New Roman"/>
                                      <w:b w:val="0"/>
                                    </w:rPr>
                                  </w:pPr>
                                  <w:r w:rsidRPr="0066100F">
                                    <w:rPr>
                                      <w:rFonts w:ascii="Times New Roman" w:hAnsi="Times New Roman" w:cs="Times New Roman"/>
                                      <w:b w:val="0"/>
                                    </w:rPr>
                                    <w:t>b</w:t>
                                  </w:r>
                                  <w:r>
                                    <w:rPr>
                                      <w:rFonts w:ascii="Times New Roman" w:eastAsia="宋体" w:hAnsi="Times New Roman" w:cs="Times New Roman" w:hint="eastAsia"/>
                                      <w:b w:val="0"/>
                                    </w:rPr>
                                    <w:t>)</w:t>
                                  </w:r>
                                  <w:r w:rsidRPr="0066100F">
                                    <w:rPr>
                                      <w:rFonts w:ascii="Times New Roman" w:eastAsia="宋体" w:hAnsi="Times New Roman" w:cs="Times New Roman"/>
                                      <w:b w:val="0"/>
                                    </w:rPr>
                                    <w:t>有向图</w:t>
                                  </w: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94367C3" id="组合 9590" o:spid="_x0000_s1825" style="position:absolute;left:0;text-align:left;margin-left:0;margin-top:26.7pt;width:214.3pt;height:126.65pt;z-index:251660288;mso-position-horizontal:center;mso-position-horizontal-relative:margin" coordorigin="8" coordsize="4672,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">
                <v:shape id="_x0000_s1826" type="#_x0000_t202" style="position:absolute;left:849;top:2249;width:306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H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P7sBIfHAAAA3QAA&#10;AA8AAAAAAAAAAAAAAAAABwIAAGRycy9kb3ducmV2LnhtbFBLBQYAAAAAAwADALcAAAD7AgAAAAA=&#10;" filled="f" stroked="f">
                  <v:textbox inset="0,0,0,0">
                    <w:txbxContent>
                      <w:p w:rsidR="008E537A" w:rsidRPr="0066100F" w:rsidRDefault="008E537A" w:rsidP="003042F2">
                        <w:pPr>
                          <w:pStyle w:val="a6"/>
                          <w:ind w:firstLineChars="0" w:firstLine="0"/>
                          <w:rPr>
                            <w:rFonts w:ascii="Times New Roman"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-4</w:t>
                        </w:r>
                        <w:r w:rsidRPr="00614594">
                          <w:rPr>
                            <w:rFonts w:ascii="Times New Roman" w:hAnsi="Times New Roman" w:cs="Times New Roman"/>
                          </w:rPr>
                          <w:t xml:space="preserve"> </w:t>
                        </w:r>
                        <w:r w:rsidRPr="0066100F">
                          <w:rPr>
                            <w:rFonts w:ascii="Times New Roman" w:eastAsia="宋体" w:hAnsi="Times New Roman" w:cs="Times New Roman"/>
                            <w:b w:val="0"/>
                          </w:rPr>
                          <w:t>一个无向图和一个有向图</w:t>
                        </w:r>
                      </w:p>
                    </w:txbxContent>
                  </v:textbox>
                </v:shape>
                <v:group id="Group 9055" o:spid="_x0000_s1827" style="position:absolute;left:8;width:4672;height:2186" coordorigin="8" coordsize="4672,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group id="Group 9056" o:spid="_x0000_s1828" style="position:absolute;left:8;width:1817;height:2157" coordorigin="9" coordsize="2001,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n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wyzcygl7+AgAA//8DAFBLAQItABQABgAIAAAAIQDb4fbL7gAAAIUBAAATAAAAAAAA&#10;AAAAAAAAAAAAAABbQ29udGVudF9UeXBlc10ueG1sUEsBAi0AFAAGAAgAAAAhAFr0LFu/AAAAFQEA&#10;AAsAAAAAAAAAAAAAAAAAHwEAAF9yZWxzLy5yZWxzUEsBAi0AFAAGAAgAAAAhAJSecyfHAAAA3QAA&#10;AA8AAAAAAAAAAAAAAAAABwIAAGRycy9kb3ducmV2LnhtbFBLBQYAAAAAAwADALcAAAD7AgAAAAA=&#10;">
                    <v:shape id="Text Box 9057" o:spid="_x0000_s1829" type="#_x0000_t202" style="position:absolute;left:9;top:1879;width:2001;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VVxAAAAN0AAAAPAAAAZHJzL2Rvd25yZXYueG1sRE9Na8JA&#10;EL0L/Q/LFLzppgVt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FKsdVXEAAAA3QAAAA8A&#10;AAAAAAAAAAAAAAAABwIAAGRycy9kb3ducmV2LnhtbFBLBQYAAAAAAwADALcAAAD4AgAAAAA=&#10;" filled="f" stroked="f">
                      <v:textbox inset="0,0,0,0">
                        <w:txbxContent>
                          <w:p w:rsidR="008E537A" w:rsidRPr="0066100F" w:rsidRDefault="008E537A" w:rsidP="003042F2">
                            <w:pPr>
                              <w:pStyle w:val="a6"/>
                              <w:ind w:firstLineChars="0" w:firstLine="0"/>
                              <w:rPr>
                                <w:rFonts w:ascii="Times New Roman" w:hAnsi="Times New Roman" w:cs="Times New Roman"/>
                                <w:b w:val="0"/>
                              </w:rPr>
                            </w:pPr>
                            <w:r w:rsidRPr="0066100F">
                              <w:rPr>
                                <w:rFonts w:ascii="Times New Roman" w:hAnsi="Times New Roman" w:cs="Times New Roman"/>
                                <w:b w:val="0"/>
                              </w:rPr>
                              <w:t>a</w:t>
                            </w:r>
                            <w:r>
                              <w:rPr>
                                <w:rFonts w:ascii="Times New Roman" w:eastAsia="宋体" w:hAnsi="Times New Roman" w:cs="Times New Roman" w:hint="eastAsia"/>
                                <w:b w:val="0"/>
                              </w:rPr>
                              <w:t>)</w:t>
                            </w:r>
                            <w:r w:rsidRPr="0066100F">
                              <w:rPr>
                                <w:rFonts w:ascii="Times New Roman" w:eastAsia="宋体" w:hAnsi="Times New Roman" w:cs="Times New Roman"/>
                                <w:b w:val="0"/>
                              </w:rPr>
                              <w:t>无向图</w:t>
                            </w:r>
                          </w:p>
                        </w:txbxContent>
                      </v:textbox>
                    </v:shape>
                    <v:group id="_x0000_s1830" style="position:absolute;left:135;width:1646;height:1737" coordorigin="136" coordsize="1749,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n8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wRXvpER9PIXAAD//wMAUEsBAi0AFAAGAAgAAAAhANvh9svuAAAAhQEAABMAAAAAAAAA&#10;AAAAAAAAAAAAAFtDb250ZW50X1R5cGVzXS54bWxQSwECLQAUAAYACAAAACEAWvQsW78AAAAVAQAA&#10;CwAAAAAAAAAAAAAAAAAfAQAAX3JlbHMvLnJlbHNQSwECLQAUAAYACAAAACEA7zHp/MYAAADdAAAA&#10;DwAAAAAAAAAAAAAAAAAHAgAAZHJzL2Rvd25yZXYueG1sUEsFBgAAAAADAAMAtwAAAPoCAAAAAA==&#10;">
                      <v:oval id="Oval 9059" o:spid="_x0000_s1831" style="position:absolute;left:8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60" o:spid="_x0000_s1832" style="position:absolute;left:354;top:1818;width:1398;height:421" coordorigin="354,1818" coordsize="139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oval id="Oval 9061" o:spid="_x0000_s1833" style="position:absolute;left:354;top:184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62" o:spid="_x0000_s1834" style="position:absolute;left:1355;top:181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group id="Group 9063" o:spid="_x0000_s1835" style="position:absolute;left:136;top:852;width:1749;height:443" coordorigin="136,852" coordsize="174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">
                        <v:oval id="Oval 9064" o:spid="_x0000_s1836" style="position:absolute;left:1488;top:85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v:textbox>
                        </v:oval>
                        <v:oval id="Oval 9065" o:spid="_x0000_s1837" style="position:absolute;left:136;top:89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group>
                      <v:line id="Line 9066" o:spid="_x0000_s1838" style="position:absolute;flip:x;visibility:visible;mso-wrap-style:square" from="475,339" to="91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"/>
                      <v:shape id="Freeform 9067" o:spid="_x0000_s1839" style="position:absolute;left:1215;top:304;width:405;height:555;visibility:visible;mso-wrap-style:square;v-text-anchor:top" coordsize="40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" path="m,l405,555e" filled="f">
                        <v:path arrowok="t" o:connecttype="custom" o:connectlocs="0,0;405,555" o:connectangles="0,0"/>
                      </v:shape>
                      <v:shape id="Freeform 9068" o:spid="_x0000_s1840" style="position:absolute;left:435;top:1263;width:90;height:570;visibility:visible;mso-wrap-style:square;v-text-anchor:top" coordsize="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" path="m,l90,570e" filled="f">
                        <v:path arrowok="t" o:connecttype="custom" o:connectlocs="0,0;90,570" o:connectangles="0,0"/>
                      </v:shape>
                      <v:shape id="Freeform 9069" o:spid="_x0000_s1841" style="position:absolute;left:686;top:1208;width:855;height:690;visibility:visible;mso-wrap-style:square;v-text-anchor:top" coordsize="85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" path="m855,l,690e" filled="f">
                        <v:path arrowok="t" o:connecttype="custom" o:connectlocs="855,0;0,690" o:connectangles="0,0"/>
                      </v:shape>
                      <v:shape id="Freeform 9070" o:spid="_x0000_s1842" style="position:absolute;left:755;top:2013;width:600;height:1;visibility:visible;mso-wrap-style:square;v-text-anchor:top" coordsize="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" path="m,l600,e" filled="f">
                        <v:path arrowok="t" o:connecttype="custom" o:connectlocs="0,0;600,0" o:connectangles="0,0"/>
                      </v:shape>
                      <v:shape id="Freeform 9071" o:spid="_x0000_s1843" style="position:absolute;left:1131;top:378;width:375;height:1440;visibility:visible;mso-wrap-style:square;v-text-anchor:top" coordsize="37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" path="m,l375,1440e" filled="f">
                        <v:path arrowok="t" o:connecttype="custom" o:connectlocs="0,0;375,1440" o:connectangles="0,0"/>
                      </v:shape>
                    </v:group>
                  </v:group>
                  <v:group id="Group 9072" o:spid="_x0000_s1844" style="position:absolute;left:2863;width:1817;height:2186" coordorigin="2863" coordsize="2001,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group id="Group 9073" o:spid="_x0000_s1845" style="position:absolute;left:3091;width:1552;height:1751" coordorigin="3101" coordsize="165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oval id="Oval 9074" o:spid="_x0000_s1846" style="position:absolute;left:3720;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75" o:spid="_x0000_s1847" style="position:absolute;left:3285;top:1801;width:1284;height:457" coordorigin="3285,1801" coordsize="128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v:oval id="Oval 9076" o:spid="_x0000_s1848" style="position:absolute;left:3285;top:1861;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77" o:spid="_x0000_s1849" style="position:absolute;left:4172;top:1801;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group id="Group 9078" o:spid="_x0000_s1850" style="position:absolute;left:3101;top:852;width:1652;height:466" coordorigin="3101,852" coordsize="165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oval id="Oval 9079" o:spid="_x0000_s1851" style="position:absolute;left:4356;top:85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v:textbox>
                        </v:oval>
                        <v:oval id="Oval 9080" o:spid="_x0000_s1852" style="position:absolute;left:3101;top:921;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" filled="f">
                          <v:textbox inset="0,0,0,0">
                            <w:txbxContent>
                              <w:p w:rsidR="008E537A" w:rsidRPr="00614594" w:rsidRDefault="008E537A" w:rsidP="003042F2">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group>
                      <v:line id="Line 9081" o:spid="_x0000_s1853" style="position:absolute;flip:x;visibility:visible;mso-wrap-style:square" from="3410,332" to="377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">
                        <v:stroke endarrow="block" endarrowwidth="narrow" endarrowlength="short"/>
                      </v:line>
                      <v:shape id="Freeform 9082" o:spid="_x0000_s1854" style="position:absolute;left:4062;top:312;width:405;height:555;visibility:visible;mso-wrap-style:square;v-text-anchor:top" coordsize="40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" path="m,l405,555e" filled="f">
                        <v:stroke startarrow="block" startarrowwidth="narrow" startarrowlength="short" endarrowwidth="narrow" endarrowlength="short"/>
                        <v:path arrowok="t" o:connecttype="custom" o:connectlocs="0,0;405,555" o:connectangles="0,0"/>
                      </v:shape>
                      <v:shape id="Freeform 9083" o:spid="_x0000_s1855" style="position:absolute;left:3341;top:1301;width:90;height:570;visibility:visible;mso-wrap-style:square;v-text-anchor:top" coordsize="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" path="m,l90,570e" filled="f">
                        <v:stroke startarrow="block" startarrowwidth="narrow" startarrowlength="short" endarrowwidth="narrow" endarrowlength="short"/>
                        <v:path arrowok="t" o:connecttype="custom" o:connectlocs="0,0;90,570" o:connectangles="0,0"/>
                      </v:shape>
                      <v:shape id="Freeform 9084" o:spid="_x0000_s1856" style="position:absolute;left:3558;top:1189;width:855;height:690;visibility:visible;mso-wrap-style:square;v-text-anchor:top" coordsize="85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" path="m855,l,690e" filled="f">
                        <v:stroke startarrow="block" startarrowwidth="narrow" startarrowlength="short" endarrowwidth="narrow" endarrowlength="short"/>
                        <v:path arrowok="t" o:connecttype="custom" o:connectlocs="855,0;0,690" o:connectangles="0,0"/>
                      </v:shape>
                      <v:shape id="Freeform 9085" o:spid="_x0000_s1857" style="position:absolute;left:3682;top:2027;width:465;height:93;visibility:visible;mso-wrap-style:square;v-text-anchor:top" coordsize="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" path="m,l600,e" filled="f">
                        <v:stroke endarrow="block" endarrowwidth="narrow" endarrowlength="short"/>
                        <v:path arrowok="t" o:connecttype="custom" o:connectlocs="0,0;465,0" o:connectangles="0,0"/>
                      </v:shape>
                      <v:shape id="Freeform 9086" o:spid="_x0000_s1858" style="position:absolute;left:3961;top:389;width:375;height:1440;visibility:visible;mso-wrap-style:square;v-text-anchor:top" coordsize="37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" path="m,l375,1440e" filled="f">
                        <v:stroke endarrow="block" endarrowwidth="narrow" endarrowlength="short"/>
                        <v:path arrowok="t" o:connecttype="custom" o:connectlocs="0,0;375,1440" o:connectangles="0,0"/>
                      </v:shape>
                    </v:group>
                    <v:shape id="Text Box 9087" o:spid="_x0000_s1859" type="#_x0000_t202" style="position:absolute;left:2863;top:1919;width:2001;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" filled="f" stroked="f">
                      <v:textbox inset="0,0,0,0">
                        <w:txbxContent>
                          <w:p w:rsidR="008E537A" w:rsidRPr="0066100F" w:rsidRDefault="008E537A" w:rsidP="003042F2">
                            <w:pPr>
                              <w:pStyle w:val="a6"/>
                              <w:ind w:firstLineChars="0" w:firstLine="0"/>
                              <w:rPr>
                                <w:rFonts w:ascii="Times New Roman" w:hAnsi="Times New Roman" w:cs="Times New Roman"/>
                                <w:b w:val="0"/>
                              </w:rPr>
                            </w:pPr>
                            <w:r w:rsidRPr="0066100F">
                              <w:rPr>
                                <w:rFonts w:ascii="Times New Roman" w:hAnsi="Times New Roman" w:cs="Times New Roman"/>
                                <w:b w:val="0"/>
                              </w:rPr>
                              <w:t>b</w:t>
                            </w:r>
                            <w:r>
                              <w:rPr>
                                <w:rFonts w:ascii="Times New Roman" w:eastAsia="宋体" w:hAnsi="Times New Roman" w:cs="Times New Roman" w:hint="eastAsia"/>
                                <w:b w:val="0"/>
                              </w:rPr>
                              <w:t>)</w:t>
                            </w:r>
                            <w:r w:rsidRPr="0066100F">
                              <w:rPr>
                                <w:rFonts w:ascii="Times New Roman" w:eastAsia="宋体" w:hAnsi="Times New Roman" w:cs="Times New Roman"/>
                                <w:b w:val="0"/>
                              </w:rPr>
                              <w:t>有向图</w:t>
                            </w:r>
                          </w:p>
                        </w:txbxContent>
                      </v:textbox>
                    </v:shape>
                  </v:group>
                </v:group>
                <w10:wrap type="topAndBottom" anchorx="margin"/>
              </v:group>
            </w:pict>
          </mc:Fallback>
        </mc:AlternateContent>
      </w:r>
      <w:r w:rsidR="00023B3C" w:rsidRPr="00196523">
        <w:rPr>
          <w:rFonts w:ascii="Times New Roman" w:hAnsi="Times New Roman" w:cs="Times New Roman"/>
          <w:noProof/>
          <w:color w:val="000000" w:themeColor="text1"/>
        </w:rPr>
        <w:t>2</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给出图</w:t>
      </w:r>
      <w:r w:rsidR="003042F2"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hint="eastAsia"/>
          <w:color w:val="000000" w:themeColor="text1"/>
        </w:rPr>
        <w:t>4</w:t>
      </w:r>
      <w:r w:rsidR="003042F2" w:rsidRPr="00196523">
        <w:rPr>
          <w:rFonts w:ascii="Times New Roman" w:eastAsia="宋体" w:hAnsi="Times New Roman" w:cs="Times New Roman"/>
          <w:color w:val="000000" w:themeColor="text1"/>
        </w:rPr>
        <w:t>a</w:t>
      </w:r>
      <w:r w:rsidR="003042F2" w:rsidRPr="00196523">
        <w:rPr>
          <w:rFonts w:ascii="Times New Roman" w:eastAsia="宋体" w:hAnsi="Times New Roman" w:cs="Times New Roman" w:hint="eastAsia"/>
          <w:color w:val="000000" w:themeColor="text1"/>
        </w:rPr>
        <w:t>、图</w:t>
      </w:r>
      <w:r w:rsidR="003042F2"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hint="eastAsia"/>
          <w:color w:val="000000" w:themeColor="text1"/>
        </w:rPr>
        <w:t>4</w:t>
      </w:r>
      <w:r w:rsidR="003042F2" w:rsidRPr="00196523">
        <w:rPr>
          <w:rFonts w:ascii="Times New Roman" w:eastAsia="宋体" w:hAnsi="Times New Roman" w:cs="Times New Roman"/>
          <w:color w:val="000000" w:themeColor="text1"/>
        </w:rPr>
        <w:t>b</w:t>
      </w:r>
      <w:r w:rsidR="003042F2" w:rsidRPr="00196523">
        <w:rPr>
          <w:rFonts w:ascii="Times New Roman" w:eastAsia="宋体" w:hAnsi="Times New Roman" w:cs="Times New Roman" w:hint="eastAsia"/>
          <w:color w:val="000000" w:themeColor="text1"/>
        </w:rPr>
        <w:t>的邻接矩阵和邻接表。</w:t>
      </w:r>
    </w:p>
    <w:p w:rsidR="009E001A" w:rsidRPr="00196523" w:rsidRDefault="00514FEE"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9E001A" w:rsidRPr="00196523" w:rsidRDefault="00A659AD"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邻接矩阵的定义如下：</w:t>
      </w:r>
    </w:p>
    <w:p w:rsidR="0021107A" w:rsidRPr="00196523" w:rsidRDefault="00023B3C"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EE3A5D">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的邻接矩阵</w:t>
      </w:r>
      <w:r w:rsidR="002500F1"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如下所示。</w:t>
      </w:r>
    </w:p>
    <w:p w:rsidR="0021107A" w:rsidRPr="00196523" w:rsidRDefault="00023B3C" w:rsidP="001C30E9">
      <w:pPr>
        <w:ind w:left="315" w:hangingChars="150" w:hanging="315"/>
        <w:rPr>
          <w:rFonts w:ascii="Times New Roman" w:eastAsia="宋体" w:hAnsi="Times New Roman" w:cs="Times New Roman"/>
          <w:color w:val="000000" w:themeColor="text1"/>
        </w:rPr>
      </w:pPr>
      <m:oMathPara>
        <m:oMath>
          <m:r>
            <m:rPr>
              <m:sty m:val="p"/>
            </m:rPr>
            <w:rPr>
              <w:rFonts w:ascii="Cambria Math" w:eastAsia="宋体" w:hAnsi="Cambria Math" w:cs="Times New Roman" w:hint="eastAsia"/>
              <w:color w:val="000000" w:themeColor="text1"/>
            </w:rPr>
            <m:t>A=</m:t>
          </m:r>
          <m:d>
            <m:dPr>
              <m:begChr m:val="["/>
              <m:endChr m:val="]"/>
              <m:ctrlPr>
                <w:rPr>
                  <w:rFonts w:ascii="Cambria Math" w:eastAsia="宋体" w:hAnsi="Cambria Math" w:cs="Times New Roman"/>
                  <w:color w:val="000000" w:themeColor="text1"/>
                </w:rPr>
              </m:ctrlPr>
            </m:dPr>
            <m:e>
              <m:m>
                <m:mPr>
                  <m:mcs>
                    <m:mc>
                      <m:mcPr>
                        <m:count m:val="5"/>
                        <m:mcJc m:val="center"/>
                      </m:mcPr>
                    </m:mc>
                  </m:mcs>
                  <m:ctrlPr>
                    <w:rPr>
                      <w:rFonts w:ascii="Cambria Math" w:eastAsia="宋体" w:hAnsi="Cambria Math" w:cs="Times New Roman"/>
                      <w:i/>
                      <w:color w:val="000000" w:themeColor="text1"/>
                    </w:rPr>
                  </m:ctrlPr>
                </m:mPr>
                <m:mr>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mr>
                <m:mr>
                  <m:e>
                    <m:r>
                      <w:rPr>
                        <w:rFonts w:ascii="Cambria Math" w:eastAsiaTheme="minorEastAsia" w:hAnsi="Cambria Math" w:cs="Cambria Math" w:hint="eastAsia"/>
                        <w:color w:val="000000" w:themeColor="text1"/>
                      </w:rPr>
                      <m:t>1</m:t>
                    </m:r>
                  </m:e>
                  <m:e>
                    <m:r>
                      <w:rPr>
                        <w:rFonts w:ascii="Cambria Math" w:eastAsia="宋体" w:hAnsi="Cambria Math" w:cs="Times New Roman" w:hint="eastAsia"/>
                        <w:color w:val="000000" w:themeColor="text1"/>
                      </w:rPr>
                      <m:t>0</m:t>
                    </m:r>
                  </m:e>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e>
                </m:mr>
                <m:mr>
                  <m:e>
                    <m:r>
                      <w:rPr>
                        <w:rFonts w:ascii="Cambria Math" w:eastAsia="宋体" w:hAnsi="Cambria Math" w:cs="Times New Roman"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mr>
                <m:mr>
                  <m:e>
                    <m:r>
                      <w:rPr>
                        <w:rFonts w:ascii="Cambria Math" w:eastAsiaTheme="minorEastAsia" w:hAnsi="Cambria Math" w:cs="Cambria Math" w:hint="eastAsia"/>
                        <w:color w:val="000000" w:themeColor="text1"/>
                      </w:rPr>
                      <m:t>0</m:t>
                    </m:r>
                  </m:e>
                  <m:e>
                    <m:r>
                      <w:rPr>
                        <w:rFonts w:ascii="Cambria Math" w:eastAsia="宋体" w:hAnsi="Cambria Math" w:cs="Times New Roman" w:hint="eastAsia"/>
                        <w:color w:val="000000" w:themeColor="text1"/>
                      </w:rPr>
                      <m:t>1</m:t>
                    </m:r>
                  </m:e>
                  <m:e>
                    <m:r>
                      <w:rPr>
                        <w:rFonts w:ascii="Cambria Math" w:eastAsia="宋体" w:hAnsi="Cambria Math" w:cs="Times New Roman"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e>
                </m:mr>
                <m:mr>
                  <m:e>
                    <m:r>
                      <w:rPr>
                        <w:rFonts w:ascii="Cambria Math" w:eastAsia="宋体" w:hAnsi="Cambria Math" w:cs="Times New Roman" w:hint="eastAsia"/>
                        <w:color w:val="000000" w:themeColor="text1"/>
                      </w:rPr>
                      <m:t>1</m:t>
                    </m:r>
                  </m:e>
                  <m:e>
                    <m:r>
                      <w:rPr>
                        <w:rFonts w:ascii="Cambria Math" w:eastAsia="宋体" w:hAnsi="Cambria Math" w:cs="Times New Roman" w:hint="eastAsia"/>
                        <w:color w:val="000000" w:themeColor="text1"/>
                      </w:rPr>
                      <m:t>0</m:t>
                    </m:r>
                  </m:e>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e>
                </m:mr>
              </m:m>
            </m:e>
          </m:d>
        </m:oMath>
      </m:oMathPara>
    </w:p>
    <w:p w:rsidR="0021107A" w:rsidRPr="00196523" w:rsidRDefault="0021107A" w:rsidP="001C30E9">
      <w:pPr>
        <w:ind w:left="315" w:hangingChars="150" w:hanging="315"/>
        <w:rPr>
          <w:rFonts w:ascii="Times New Roman" w:eastAsia="宋体" w:hAnsi="Times New Roman" w:cs="Times New Roman"/>
          <w:color w:val="000000" w:themeColor="text1"/>
        </w:rPr>
      </w:pPr>
    </w:p>
    <w:p w:rsidR="00A659AD" w:rsidRPr="00196523" w:rsidRDefault="00A659AD"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702272" behindDoc="0" locked="0" layoutInCell="0" allowOverlap="1" wp14:anchorId="123C7493" wp14:editId="3450F848">
                <wp:simplePos x="0" y="0"/>
                <wp:positionH relativeFrom="column">
                  <wp:posOffset>1820545</wp:posOffset>
                </wp:positionH>
                <wp:positionV relativeFrom="paragraph">
                  <wp:posOffset>294005</wp:posOffset>
                </wp:positionV>
                <wp:extent cx="1219200" cy="163195"/>
                <wp:effectExtent l="0" t="0" r="19050" b="27305"/>
                <wp:wrapTopAndBottom/>
                <wp:docPr id="11119" name="组合 11119"/>
                <wp:cNvGraphicFramePr/>
                <a:graphic xmlns:a="http://schemas.openxmlformats.org/drawingml/2006/main">
                  <a:graphicData uri="http://schemas.microsoft.com/office/word/2010/wordprocessingGroup">
                    <wpg:wgp>
                      <wpg:cNvGrpSpPr/>
                      <wpg:grpSpPr bwMode="auto">
                        <a:xfrm>
                          <a:off x="0" y="0"/>
                          <a:ext cx="1219200" cy="163195"/>
                          <a:chOff x="0" y="0"/>
                          <a:chExt cx="1920" cy="397"/>
                        </a:xfrm>
                      </wpg:grpSpPr>
                      <wps:wsp>
                        <wps:cNvPr id="3067" name="Text Box 7515"/>
                        <wps:cNvSpPr txBox="1">
                          <a:spLocks noChangeArrowheads="1"/>
                        </wps:cNvSpPr>
                        <wps:spPr bwMode="auto">
                          <a:xfrm>
                            <a:off x="0" y="0"/>
                            <a:ext cx="960"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A50808" w:rsidRDefault="008E537A" w:rsidP="00A659AD">
                              <w:pPr>
                                <w:pStyle w:val="ab"/>
                                <w:ind w:firstLineChars="0" w:firstLine="0"/>
                                <w:rPr>
                                  <w:rFonts w:ascii="宋体" w:eastAsia="宋体" w:hAnsi="宋体"/>
                                </w:rPr>
                              </w:pPr>
                              <w:r w:rsidRPr="00A50808">
                                <w:rPr>
                                  <w:rFonts w:ascii="宋体" w:eastAsia="宋体" w:hAnsi="宋体" w:hint="eastAsia"/>
                                </w:rPr>
                                <w:t>顶点</w:t>
                              </w:r>
                              <w:r>
                                <w:rPr>
                                  <w:rFonts w:ascii="宋体" w:eastAsia="宋体" w:hAnsi="宋体" w:hint="eastAsia"/>
                                </w:rPr>
                                <w:t>下标</w:t>
                              </w:r>
                            </w:p>
                          </w:txbxContent>
                        </wps:txbx>
                        <wps:bodyPr rot="0" vert="horz" wrap="square" lIns="0" tIns="0" rIns="0" bIns="0" anchor="t" anchorCtr="0" upright="1">
                          <a:noAutofit/>
                        </wps:bodyPr>
                      </wps:wsp>
                      <wps:wsp>
                        <wps:cNvPr id="3068" name="Text Box 7516"/>
                        <wps:cNvSpPr txBox="1">
                          <a:spLocks noChangeArrowheads="1"/>
                        </wps:cNvSpPr>
                        <wps:spPr bwMode="auto">
                          <a:xfrm>
                            <a:off x="960" y="0"/>
                            <a:ext cx="960"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A50808" w:rsidRDefault="008E537A" w:rsidP="00A659AD">
                              <w:pPr>
                                <w:pStyle w:val="ab"/>
                                <w:ind w:firstLineChars="0" w:firstLine="0"/>
                                <w:rPr>
                                  <w:rFonts w:ascii="宋体" w:eastAsia="宋体" w:hAnsi="宋体"/>
                                </w:rPr>
                              </w:pPr>
                              <w:r w:rsidRPr="00A50808">
                                <w:rPr>
                                  <w:rFonts w:ascii="宋体" w:eastAsia="宋体" w:hAnsi="宋体" w:hint="eastAsia"/>
                                </w:rPr>
                                <w:t>指针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C7493" id="组合 11119" o:spid="_x0000_s1860" style="position:absolute;left:0;text-align:left;margin-left:143.35pt;margin-top:23.15pt;width:96pt;height:12.85pt;z-index:251702272" coordsize="192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" o:allowincell="f">
                <v:shape id="Text Box 7515" o:spid="_x0000_s1861" type="#_x0000_t202" style="position:absolute;width:96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" filled="f">
                  <v:textbox inset="0,0,0,0">
                    <w:txbxContent>
                      <w:p w:rsidR="008E537A" w:rsidRPr="00A50808" w:rsidRDefault="008E537A" w:rsidP="00A659AD">
                        <w:pPr>
                          <w:pStyle w:val="ab"/>
                          <w:ind w:firstLineChars="0" w:firstLine="0"/>
                          <w:rPr>
                            <w:rFonts w:ascii="宋体" w:eastAsia="宋体" w:hAnsi="宋体"/>
                          </w:rPr>
                        </w:pPr>
                        <w:r w:rsidRPr="00A50808">
                          <w:rPr>
                            <w:rFonts w:ascii="宋体" w:eastAsia="宋体" w:hAnsi="宋体" w:hint="eastAsia"/>
                          </w:rPr>
                          <w:t>顶点</w:t>
                        </w:r>
                        <w:r>
                          <w:rPr>
                            <w:rFonts w:ascii="宋体" w:eastAsia="宋体" w:hAnsi="宋体" w:hint="eastAsia"/>
                          </w:rPr>
                          <w:t>下标</w:t>
                        </w:r>
                      </w:p>
                    </w:txbxContent>
                  </v:textbox>
                </v:shape>
                <v:shape id="Text Box 7516" o:spid="_x0000_s1862" type="#_x0000_t202" style="position:absolute;left:960;width:96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" filled="f">
                  <v:textbox inset="0,0,0,0">
                    <w:txbxContent>
                      <w:p w:rsidR="008E537A" w:rsidRPr="00A50808" w:rsidRDefault="008E537A" w:rsidP="00A659AD">
                        <w:pPr>
                          <w:pStyle w:val="ab"/>
                          <w:ind w:firstLineChars="0" w:firstLine="0"/>
                          <w:rPr>
                            <w:rFonts w:ascii="宋体" w:eastAsia="宋体" w:hAnsi="宋体"/>
                          </w:rPr>
                        </w:pPr>
                        <w:r w:rsidRPr="00A50808">
                          <w:rPr>
                            <w:rFonts w:ascii="宋体" w:eastAsia="宋体" w:hAnsi="宋体" w:hint="eastAsia"/>
                          </w:rPr>
                          <w:t>指针</w:t>
                        </w:r>
                      </w:p>
                    </w:txbxContent>
                  </v:textbox>
                </v:shape>
                <w10:wrap type="topAndBottom"/>
              </v:group>
            </w:pict>
          </mc:Fallback>
        </mc:AlternateContent>
      </w:r>
      <w:r w:rsidRPr="00196523">
        <w:rPr>
          <w:rFonts w:ascii="Times New Roman" w:eastAsia="宋体" w:hAnsi="Times New Roman" w:cs="Times New Roman" w:hint="eastAsia"/>
          <w:color w:val="000000" w:themeColor="text1"/>
        </w:rPr>
        <w:t>邻接表表结点的结构如下所示。</w:t>
      </w:r>
    </w:p>
    <w:p w:rsidR="0021107A" w:rsidRPr="00196523" w:rsidRDefault="004711B5"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EE3A5D">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的邻接表如图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EE3A5D">
        <w:rPr>
          <w:rFonts w:ascii="Times New Roman" w:eastAsia="宋体" w:hAnsi="Times New Roman" w:cs="Times New Roman" w:hint="eastAsia"/>
          <w:color w:val="000000" w:themeColor="text1"/>
        </w:rPr>
        <w:t>5</w:t>
      </w:r>
      <w:r w:rsidR="00EE3A5D">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所示。</w:t>
      </w:r>
    </w:p>
    <w:p w:rsidR="00CE0855" w:rsidRPr="00196523" w:rsidRDefault="00CE0855"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009F1335"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的邻接矩阵</w:t>
      </w:r>
      <w:r w:rsidR="002500F1"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如下所示。</w:t>
      </w:r>
    </w:p>
    <w:p w:rsidR="00CE0855" w:rsidRPr="00196523" w:rsidRDefault="00CE0855" w:rsidP="001C30E9">
      <w:pPr>
        <w:ind w:left="315" w:hangingChars="150" w:hanging="315"/>
        <w:rPr>
          <w:rFonts w:ascii="Times New Roman" w:eastAsia="宋体" w:hAnsi="Times New Roman" w:cs="Times New Roman"/>
          <w:color w:val="000000" w:themeColor="text1"/>
        </w:rPr>
      </w:pPr>
      <m:oMathPara>
        <m:oMath>
          <m:r>
            <m:rPr>
              <m:sty m:val="p"/>
            </m:rPr>
            <w:rPr>
              <w:rFonts w:ascii="Cambria Math" w:eastAsia="宋体" w:hAnsi="Cambria Math" w:cs="Times New Roman" w:hint="eastAsia"/>
              <w:color w:val="000000" w:themeColor="text1"/>
            </w:rPr>
            <m:t>A=</m:t>
          </m:r>
          <m:d>
            <m:dPr>
              <m:begChr m:val="["/>
              <m:endChr m:val="]"/>
              <m:ctrlPr>
                <w:rPr>
                  <w:rFonts w:ascii="Cambria Math" w:eastAsia="宋体" w:hAnsi="Cambria Math" w:cs="Times New Roman"/>
                  <w:color w:val="000000" w:themeColor="text1"/>
                </w:rPr>
              </m:ctrlPr>
            </m:dPr>
            <m:e>
              <m:m>
                <m:mPr>
                  <m:mcs>
                    <m:mc>
                      <m:mcPr>
                        <m:count m:val="5"/>
                        <m:mcJc m:val="center"/>
                      </m:mcPr>
                    </m:mc>
                  </m:mcs>
                  <m:ctrlPr>
                    <w:rPr>
                      <w:rFonts w:ascii="Cambria Math" w:eastAsia="宋体" w:hAnsi="Cambria Math" w:cs="Times New Roman"/>
                      <w:i/>
                      <w:color w:val="000000" w:themeColor="text1"/>
                    </w:rPr>
                  </m:ctrlPr>
                </m:mPr>
                <m:mr>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ctrlPr>
                      <w:rPr>
                        <w:rFonts w:ascii="Cambria Math" w:eastAsia="Cambria Math" w:hAnsi="Cambria Math" w:cs="Cambria Math"/>
                        <w:i/>
                        <w:color w:val="000000" w:themeColor="text1"/>
                      </w:rPr>
                    </m:ctrlPr>
                  </m:e>
                </m:mr>
                <m:mr>
                  <m:e>
                    <m:r>
                      <w:rPr>
                        <w:rFonts w:ascii="Cambria Math" w:eastAsiaTheme="minorEastAsia" w:hAnsi="Cambria Math" w:cs="Cambria Math"/>
                        <w:color w:val="000000" w:themeColor="text1"/>
                      </w:rPr>
                      <m:t>0</m:t>
                    </m:r>
                  </m:e>
                  <m:e>
                    <m:r>
                      <w:rPr>
                        <w:rFonts w:ascii="Cambria Math" w:eastAsia="宋体" w:hAnsi="Cambria Math" w:cs="Times New Roman" w:hint="eastAsia"/>
                        <w:color w:val="000000" w:themeColor="text1"/>
                      </w:rPr>
                      <m:t>0</m:t>
                    </m:r>
                  </m:e>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e>
                </m:mr>
                <m:mr>
                  <m:e>
                    <m:r>
                      <w:rPr>
                        <w:rFonts w:ascii="Cambria Math" w:eastAsia="宋体" w:hAnsi="Cambria Math" w:cs="Times New Roman"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mr>
                <m:mr>
                  <m:e>
                    <m:r>
                      <w:rPr>
                        <w:rFonts w:ascii="Cambria Math" w:eastAsiaTheme="minorEastAsia" w:hAnsi="Cambria Math" w:cs="Cambria Math" w:hint="eastAsia"/>
                        <w:color w:val="000000" w:themeColor="text1"/>
                      </w:rPr>
                      <m:t>0</m:t>
                    </m:r>
                  </m:e>
                  <m:e>
                    <m:r>
                      <w:rPr>
                        <w:rFonts w:ascii="Cambria Math" w:eastAsia="宋体" w:hAnsi="Cambria Math" w:cs="Times New Roman" w:hint="eastAsia"/>
                        <w:color w:val="000000" w:themeColor="text1"/>
                      </w:rPr>
                      <m:t>1</m:t>
                    </m:r>
                  </m:e>
                  <m:e>
                    <m:r>
                      <w:rPr>
                        <w:rFonts w:ascii="Cambria Math" w:eastAsia="宋体" w:hAnsi="Cambria Math" w:cs="Times New Roman" w:hint="eastAsia"/>
                        <w:color w:val="000000" w:themeColor="text1"/>
                      </w:rPr>
                      <m:t>1</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1</m:t>
                    </m:r>
                  </m:e>
                </m:mr>
                <m:mr>
                  <m:e>
                    <m:r>
                      <w:rPr>
                        <w:rFonts w:ascii="Cambria Math" w:eastAsia="宋体" w:hAnsi="Cambria Math" w:cs="Times New Roman"/>
                        <w:color w:val="000000" w:themeColor="text1"/>
                      </w:rPr>
                      <m:t>0</m:t>
                    </m:r>
                  </m:e>
                  <m:e>
                    <m:r>
                      <w:rPr>
                        <w:rFonts w:ascii="Cambria Math" w:eastAsia="宋体" w:hAnsi="Cambria Math" w:cs="Times New Roman" w:hint="eastAsia"/>
                        <w:color w:val="000000" w:themeColor="text1"/>
                      </w:rPr>
                      <m:t>0</m:t>
                    </m:r>
                  </m:e>
                  <m:e>
                    <m:r>
                      <w:rPr>
                        <w:rFonts w:ascii="Cambria Math" w:eastAsia="宋体" w:hAnsi="Cambria Math" w:cs="Times New Roman" w:hint="eastAsia"/>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color w:val="000000" w:themeColor="text1"/>
                      </w:rPr>
                      <m:t>0</m:t>
                    </m:r>
                    <m:ctrlPr>
                      <w:rPr>
                        <w:rFonts w:ascii="Cambria Math" w:eastAsia="Cambria Math" w:hAnsi="Cambria Math" w:cs="Cambria Math"/>
                        <w:i/>
                        <w:color w:val="000000" w:themeColor="text1"/>
                      </w:rPr>
                    </m:ctrlPr>
                  </m:e>
                  <m:e>
                    <m:r>
                      <w:rPr>
                        <w:rFonts w:ascii="Cambria Math" w:eastAsiaTheme="minorEastAsia" w:hAnsi="Cambria Math" w:cs="Cambria Math" w:hint="eastAsia"/>
                        <w:color w:val="000000" w:themeColor="text1"/>
                      </w:rPr>
                      <m:t>0</m:t>
                    </m:r>
                  </m:e>
                </m:mr>
              </m:m>
            </m:e>
          </m:d>
        </m:oMath>
      </m:oMathPara>
    </w:p>
    <w:p w:rsidR="00CE0855" w:rsidRPr="00196523" w:rsidRDefault="00EE3A5D"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79744" behindDoc="0" locked="0" layoutInCell="1" allowOverlap="1" wp14:anchorId="5B34E17D" wp14:editId="16BB59D2">
                <wp:simplePos x="0" y="0"/>
                <wp:positionH relativeFrom="column">
                  <wp:posOffset>164742</wp:posOffset>
                </wp:positionH>
                <wp:positionV relativeFrom="paragraph">
                  <wp:posOffset>245107</wp:posOffset>
                </wp:positionV>
                <wp:extent cx="2325370" cy="1254125"/>
                <wp:effectExtent l="0" t="0" r="17780" b="3175"/>
                <wp:wrapTopAndBottom/>
                <wp:docPr id="11314" name="组合 11314"/>
                <wp:cNvGraphicFramePr/>
                <a:graphic xmlns:a="http://schemas.openxmlformats.org/drawingml/2006/main">
                  <a:graphicData uri="http://schemas.microsoft.com/office/word/2010/wordprocessingGroup">
                    <wpg:wgp>
                      <wpg:cNvGrpSpPr/>
                      <wpg:grpSpPr bwMode="auto">
                        <a:xfrm>
                          <a:off x="0" y="0"/>
                          <a:ext cx="2325370" cy="1254125"/>
                          <a:chOff x="0" y="0"/>
                          <a:chExt cx="3603" cy="2392"/>
                        </a:xfrm>
                      </wpg:grpSpPr>
                      <wpg:grpSp>
                        <wpg:cNvPr id="11315" name="Group 7522"/>
                        <wpg:cNvGrpSpPr>
                          <a:grpSpLocks/>
                        </wpg:cNvGrpSpPr>
                        <wpg:grpSpPr bwMode="auto">
                          <a:xfrm>
                            <a:off x="0" y="0"/>
                            <a:ext cx="3603" cy="1976"/>
                            <a:chOff x="0" y="0"/>
                            <a:chExt cx="3603" cy="1976"/>
                          </a:xfrm>
                        </wpg:grpSpPr>
                        <wpg:grpSp>
                          <wpg:cNvPr id="11316" name="Group 7523"/>
                          <wpg:cNvGrpSpPr>
                            <a:grpSpLocks/>
                          </wpg:cNvGrpSpPr>
                          <wpg:grpSpPr bwMode="auto">
                            <a:xfrm>
                              <a:off x="1243" y="52"/>
                              <a:ext cx="1696" cy="283"/>
                              <a:chOff x="1243" y="52"/>
                              <a:chExt cx="1696" cy="283"/>
                            </a:xfrm>
                          </wpg:grpSpPr>
                          <wpg:grpSp>
                            <wpg:cNvPr id="11317" name="Group 7524"/>
                            <wpg:cNvGrpSpPr>
                              <a:grpSpLocks/>
                            </wpg:cNvGrpSpPr>
                            <wpg:grpSpPr bwMode="auto">
                              <a:xfrm>
                                <a:off x="1243" y="52"/>
                                <a:ext cx="680" cy="283"/>
                                <a:chOff x="1243" y="52"/>
                                <a:chExt cx="680" cy="283"/>
                              </a:xfrm>
                            </wpg:grpSpPr>
                            <wps:wsp>
                              <wps:cNvPr id="11318" name="Text Box 7525"/>
                              <wps:cNvSpPr txBox="1">
                                <a:spLocks noChangeArrowheads="1"/>
                              </wps:cNvSpPr>
                              <wps:spPr bwMode="auto">
                                <a:xfrm>
                                  <a:off x="1243"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319" name="Text Box 7526"/>
                              <wps:cNvSpPr txBox="1">
                                <a:spLocks noChangeArrowheads="1"/>
                              </wps:cNvSpPr>
                              <wps:spPr bwMode="auto">
                                <a:xfrm>
                                  <a:off x="1640"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11320" name="Line 7527"/>
                            <wps:cNvCnPr>
                              <a:cxnSpLocks noChangeShapeType="1"/>
                            </wps:cNvCnPr>
                            <wps:spPr bwMode="auto">
                              <a:xfrm>
                                <a:off x="1859" y="19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321" name="Line 7527"/>
                            <wps:cNvCnPr>
                              <a:cxnSpLocks noChangeShapeType="1"/>
                            </wps:cNvCnPr>
                            <wps:spPr bwMode="auto">
                              <a:xfrm>
                                <a:off x="2699" y="198"/>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11322" name="Text Box 7528"/>
                          <wps:cNvSpPr txBox="1">
                            <a:spLocks noChangeArrowheads="1"/>
                          </wps:cNvSpPr>
                          <wps:spPr bwMode="auto">
                            <a:xfrm>
                              <a:off x="2083"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323" name="Text Box 7529"/>
                          <wps:cNvSpPr txBox="1">
                            <a:spLocks noChangeArrowheads="1"/>
                          </wps:cNvSpPr>
                          <wps:spPr bwMode="auto">
                            <a:xfrm>
                              <a:off x="2480"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256" name="Text Box 7530"/>
                          <wps:cNvSpPr txBox="1">
                            <a:spLocks noChangeArrowheads="1"/>
                          </wps:cNvSpPr>
                          <wps:spPr bwMode="auto">
                            <a:xfrm>
                              <a:off x="1243" y="455"/>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wps:txbx>
                          <wps:bodyPr rot="0" vert="horz" wrap="square" lIns="0" tIns="0" rIns="0" bIns="0" anchor="t" anchorCtr="0" upright="1">
                            <a:noAutofit/>
                          </wps:bodyPr>
                        </wps:wsp>
                        <wps:wsp>
                          <wps:cNvPr id="257" name="Text Box 7531"/>
                          <wps:cNvSpPr txBox="1">
                            <a:spLocks noChangeArrowheads="1"/>
                          </wps:cNvSpPr>
                          <wps:spPr bwMode="auto">
                            <a:xfrm>
                              <a:off x="1640" y="455"/>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g:cNvPr id="258" name="Group 7532"/>
                          <wpg:cNvGrpSpPr>
                            <a:grpSpLocks/>
                          </wpg:cNvGrpSpPr>
                          <wpg:grpSpPr bwMode="auto">
                            <a:xfrm>
                              <a:off x="1243" y="607"/>
                              <a:ext cx="844" cy="534"/>
                              <a:chOff x="1243" y="607"/>
                              <a:chExt cx="844" cy="534"/>
                            </a:xfrm>
                          </wpg:grpSpPr>
                          <wpg:grpSp>
                            <wpg:cNvPr id="259" name="Group 7533"/>
                            <wpg:cNvGrpSpPr>
                              <a:grpSpLocks/>
                            </wpg:cNvGrpSpPr>
                            <wpg:grpSpPr bwMode="auto">
                              <a:xfrm>
                                <a:off x="1243" y="858"/>
                                <a:ext cx="680" cy="283"/>
                                <a:chOff x="1243" y="858"/>
                                <a:chExt cx="680" cy="283"/>
                              </a:xfrm>
                            </wpg:grpSpPr>
                            <wps:wsp>
                              <wps:cNvPr id="260" name="Text Box 7534"/>
                              <wps:cNvSpPr txBox="1">
                                <a:spLocks noChangeArrowheads="1"/>
                              </wps:cNvSpPr>
                              <wps:spPr bwMode="auto">
                                <a:xfrm>
                                  <a:off x="1243" y="858"/>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wps:txbx>
                              <wps:bodyPr rot="0" vert="horz" wrap="square" lIns="0" tIns="0" rIns="0" bIns="0" anchor="t" anchorCtr="0" upright="1">
                                <a:noAutofit/>
                              </wps:bodyPr>
                            </wps:wsp>
                            <wps:wsp>
                              <wps:cNvPr id="277" name="Text Box 7535"/>
                              <wps:cNvSpPr txBox="1">
                                <a:spLocks noChangeArrowheads="1"/>
                              </wps:cNvSpPr>
                              <wps:spPr bwMode="auto">
                                <a:xfrm>
                                  <a:off x="1640" y="858"/>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280" name="Line 7536"/>
                            <wps:cNvCnPr>
                              <a:cxnSpLocks noChangeShapeType="1"/>
                            </wps:cNvCnPr>
                            <wps:spPr bwMode="auto">
                              <a:xfrm>
                                <a:off x="1847" y="607"/>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284" name="Line 7541"/>
                          <wps:cNvCnPr>
                            <a:cxnSpLocks noChangeShapeType="1"/>
                          </wps:cNvCnPr>
                          <wps:spPr bwMode="auto">
                            <a:xfrm>
                              <a:off x="1842" y="1000"/>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86" name="Group 7542"/>
                          <wpg:cNvGrpSpPr>
                            <a:grpSpLocks/>
                          </wpg:cNvGrpSpPr>
                          <wpg:grpSpPr bwMode="auto">
                            <a:xfrm>
                              <a:off x="1243" y="1261"/>
                              <a:ext cx="856" cy="283"/>
                              <a:chOff x="1243" y="1261"/>
                              <a:chExt cx="856" cy="283"/>
                            </a:xfrm>
                          </wpg:grpSpPr>
                          <wpg:grpSp>
                            <wpg:cNvPr id="477" name="Group 7543"/>
                            <wpg:cNvGrpSpPr>
                              <a:grpSpLocks/>
                            </wpg:cNvGrpSpPr>
                            <wpg:grpSpPr bwMode="auto">
                              <a:xfrm>
                                <a:off x="1243" y="1261"/>
                                <a:ext cx="680" cy="283"/>
                                <a:chOff x="1243" y="1261"/>
                                <a:chExt cx="680" cy="283"/>
                              </a:xfrm>
                            </wpg:grpSpPr>
                            <wps:wsp>
                              <wps:cNvPr id="478" name="Text Box 7544"/>
                              <wps:cNvSpPr txBox="1">
                                <a:spLocks noChangeArrowheads="1"/>
                              </wps:cNvSpPr>
                              <wps:spPr bwMode="auto">
                                <a:xfrm>
                                  <a:off x="124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479" name="Text Box 7545"/>
                              <wps:cNvSpPr txBox="1">
                                <a:spLocks noChangeArrowheads="1"/>
                              </wps:cNvSpPr>
                              <wps:spPr bwMode="auto">
                                <a:xfrm>
                                  <a:off x="164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480" name="Line 7546"/>
                            <wps:cNvCnPr>
                              <a:cxnSpLocks noChangeShapeType="1"/>
                            </wps:cNvCnPr>
                            <wps:spPr bwMode="auto">
                              <a:xfrm>
                                <a:off x="1859" y="1403"/>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481" name="Text Box 7547"/>
                          <wps:cNvSpPr txBox="1">
                            <a:spLocks noChangeArrowheads="1"/>
                          </wps:cNvSpPr>
                          <wps:spPr bwMode="auto">
                            <a:xfrm>
                              <a:off x="2066" y="858"/>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482" name="Text Box 7548"/>
                          <wps:cNvSpPr txBox="1">
                            <a:spLocks noChangeArrowheads="1"/>
                          </wps:cNvSpPr>
                          <wps:spPr bwMode="auto">
                            <a:xfrm>
                              <a:off x="2463" y="858"/>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g:cNvPr id="483" name="Group 7549"/>
                          <wpg:cNvGrpSpPr>
                            <a:grpSpLocks/>
                          </wpg:cNvGrpSpPr>
                          <wpg:grpSpPr bwMode="auto">
                            <a:xfrm>
                              <a:off x="2083" y="1261"/>
                              <a:ext cx="856" cy="283"/>
                              <a:chOff x="2083" y="1261"/>
                              <a:chExt cx="856" cy="283"/>
                            </a:xfrm>
                          </wpg:grpSpPr>
                          <wpg:grpSp>
                            <wpg:cNvPr id="484" name="Group 7550"/>
                            <wpg:cNvGrpSpPr>
                              <a:grpSpLocks/>
                            </wpg:cNvGrpSpPr>
                            <wpg:grpSpPr bwMode="auto">
                              <a:xfrm>
                                <a:off x="2083" y="1261"/>
                                <a:ext cx="680" cy="283"/>
                                <a:chOff x="2083" y="1261"/>
                                <a:chExt cx="680" cy="283"/>
                              </a:xfrm>
                            </wpg:grpSpPr>
                            <wps:wsp>
                              <wps:cNvPr id="485" name="Text Box 7551"/>
                              <wps:cNvSpPr txBox="1">
                                <a:spLocks noChangeArrowheads="1"/>
                              </wps:cNvSpPr>
                              <wps:spPr bwMode="auto">
                                <a:xfrm>
                                  <a:off x="208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486" name="Text Box 7552"/>
                              <wps:cNvSpPr txBox="1">
                                <a:spLocks noChangeArrowheads="1"/>
                              </wps:cNvSpPr>
                              <wps:spPr bwMode="auto">
                                <a:xfrm>
                                  <a:off x="248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487" name="Line 7553"/>
                            <wps:cNvCnPr>
                              <a:cxnSpLocks noChangeShapeType="1"/>
                            </wps:cNvCnPr>
                            <wps:spPr bwMode="auto">
                              <a:xfrm>
                                <a:off x="2699" y="1403"/>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488" name="Text Box 7554"/>
                          <wps:cNvSpPr txBox="1">
                            <a:spLocks noChangeArrowheads="1"/>
                          </wps:cNvSpPr>
                          <wps:spPr bwMode="auto">
                            <a:xfrm>
                              <a:off x="292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489" name="Text Box 7555"/>
                          <wps:cNvSpPr txBox="1">
                            <a:spLocks noChangeArrowheads="1"/>
                          </wps:cNvSpPr>
                          <wps:spPr bwMode="auto">
                            <a:xfrm>
                              <a:off x="332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g:cNvPr id="490" name="Group 7557"/>
                          <wpg:cNvGrpSpPr>
                            <a:grpSpLocks/>
                          </wpg:cNvGrpSpPr>
                          <wpg:grpSpPr bwMode="auto">
                            <a:xfrm>
                              <a:off x="1243" y="1664"/>
                              <a:ext cx="680" cy="283"/>
                              <a:chOff x="1243" y="1664"/>
                              <a:chExt cx="680" cy="283"/>
                            </a:xfrm>
                          </wpg:grpSpPr>
                          <wps:wsp>
                            <wps:cNvPr id="491" name="Text Box 7558"/>
                            <wps:cNvSpPr txBox="1">
                              <a:spLocks noChangeArrowheads="1"/>
                            </wps:cNvSpPr>
                            <wps:spPr bwMode="auto">
                              <a:xfrm>
                                <a:off x="1243" y="166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wps:txbx>
                            <wps:bodyPr rot="0" vert="horz" wrap="square" lIns="0" tIns="0" rIns="0" bIns="0" anchor="t" anchorCtr="0" upright="1">
                              <a:noAutofit/>
                            </wps:bodyPr>
                          </wps:wsp>
                          <wps:wsp>
                            <wps:cNvPr id="492" name="Text Box 7559"/>
                            <wps:cNvSpPr txBox="1">
                              <a:spLocks noChangeArrowheads="1"/>
                            </wps:cNvSpPr>
                            <wps:spPr bwMode="auto">
                              <a:xfrm>
                                <a:off x="1640" y="1664"/>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493" name="Line 7565"/>
                          <wps:cNvCnPr>
                            <a:cxnSpLocks noChangeShapeType="1"/>
                          </wps:cNvCnPr>
                          <wps:spPr bwMode="auto">
                            <a:xfrm>
                              <a:off x="1858" y="1806"/>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94" name="Text Box 7566"/>
                          <wps:cNvSpPr txBox="1">
                            <a:spLocks noChangeArrowheads="1"/>
                          </wps:cNvSpPr>
                          <wps:spPr bwMode="auto">
                            <a:xfrm>
                              <a:off x="2082" y="166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495" name="Text Box 7567"/>
                          <wps:cNvSpPr txBox="1">
                            <a:spLocks noChangeArrowheads="1"/>
                          </wps:cNvSpPr>
                          <wps:spPr bwMode="auto">
                            <a:xfrm>
                              <a:off x="2479" y="1664"/>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496" name="Text Box 7568"/>
                          <wps:cNvSpPr txBox="1">
                            <a:spLocks noChangeArrowheads="1"/>
                          </wps:cNvSpPr>
                          <wps:spPr bwMode="auto">
                            <a:xfrm>
                              <a:off x="300" y="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497" name="Text Box 7569"/>
                          <wps:cNvSpPr txBox="1">
                            <a:spLocks noChangeArrowheads="1"/>
                          </wps:cNvSpPr>
                          <wps:spPr bwMode="auto">
                            <a:xfrm>
                              <a:off x="584" y="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498" name="Line 7570"/>
                          <wps:cNvCnPr>
                            <a:cxnSpLocks noChangeShapeType="1"/>
                          </wps:cNvCnPr>
                          <wps:spPr bwMode="auto">
                            <a:xfrm>
                              <a:off x="926" y="19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99" name="Text Box 7571"/>
                          <wps:cNvSpPr txBox="1">
                            <a:spLocks noChangeArrowheads="1"/>
                          </wps:cNvSpPr>
                          <wps:spPr bwMode="auto">
                            <a:xfrm>
                              <a:off x="300" y="395"/>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500" name="Text Box 7572"/>
                          <wps:cNvSpPr txBox="1">
                            <a:spLocks noChangeArrowheads="1"/>
                          </wps:cNvSpPr>
                          <wps:spPr bwMode="auto">
                            <a:xfrm>
                              <a:off x="584" y="395"/>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01" name="Line 7573"/>
                          <wps:cNvCnPr>
                            <a:cxnSpLocks noChangeShapeType="1"/>
                          </wps:cNvCnPr>
                          <wps:spPr bwMode="auto">
                            <a:xfrm>
                              <a:off x="926" y="593"/>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02" name="Text Box 7574"/>
                          <wps:cNvSpPr txBox="1">
                            <a:spLocks noChangeArrowheads="1"/>
                          </wps:cNvSpPr>
                          <wps:spPr bwMode="auto">
                            <a:xfrm>
                              <a:off x="300" y="79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503" name="Text Box 7575"/>
                          <wps:cNvSpPr txBox="1">
                            <a:spLocks noChangeArrowheads="1"/>
                          </wps:cNvSpPr>
                          <wps:spPr bwMode="auto">
                            <a:xfrm>
                              <a:off x="584" y="79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04" name="Line 7576"/>
                          <wps:cNvCnPr>
                            <a:cxnSpLocks noChangeShapeType="1"/>
                          </wps:cNvCnPr>
                          <wps:spPr bwMode="auto">
                            <a:xfrm>
                              <a:off x="926" y="98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05" name="Text Box 7577"/>
                          <wps:cNvSpPr txBox="1">
                            <a:spLocks noChangeArrowheads="1"/>
                          </wps:cNvSpPr>
                          <wps:spPr bwMode="auto">
                            <a:xfrm>
                              <a:off x="300" y="1185"/>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506" name="Text Box 7578"/>
                          <wps:cNvSpPr txBox="1">
                            <a:spLocks noChangeArrowheads="1"/>
                          </wps:cNvSpPr>
                          <wps:spPr bwMode="auto">
                            <a:xfrm>
                              <a:off x="584" y="1185"/>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07" name="Line 7579"/>
                          <wps:cNvCnPr>
                            <a:cxnSpLocks noChangeShapeType="1"/>
                          </wps:cNvCnPr>
                          <wps:spPr bwMode="auto">
                            <a:xfrm>
                              <a:off x="926" y="1383"/>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08" name="Text Box 7580"/>
                          <wps:cNvSpPr txBox="1">
                            <a:spLocks noChangeArrowheads="1"/>
                          </wps:cNvSpPr>
                          <wps:spPr bwMode="auto">
                            <a:xfrm>
                              <a:off x="300" y="1579"/>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509" name="Text Box 7581"/>
                          <wps:cNvSpPr txBox="1">
                            <a:spLocks noChangeArrowheads="1"/>
                          </wps:cNvSpPr>
                          <wps:spPr bwMode="auto">
                            <a:xfrm>
                              <a:off x="584" y="1579"/>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10" name="Line 7582"/>
                          <wps:cNvCnPr>
                            <a:cxnSpLocks noChangeShapeType="1"/>
                          </wps:cNvCnPr>
                          <wps:spPr bwMode="auto">
                            <a:xfrm>
                              <a:off x="926" y="1777"/>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13" name="Freeform 7585"/>
                          <wps:cNvSpPr>
                            <a:spLocks/>
                          </wps:cNvSpPr>
                          <wps:spPr bwMode="auto">
                            <a:xfrm>
                              <a:off x="2476" y="871"/>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Freeform 7586"/>
                          <wps:cNvSpPr>
                            <a:spLocks/>
                          </wps:cNvSpPr>
                          <wps:spPr bwMode="auto">
                            <a:xfrm>
                              <a:off x="3333" y="1273"/>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Freeform 7587"/>
                          <wps:cNvSpPr>
                            <a:spLocks/>
                          </wps:cNvSpPr>
                          <wps:spPr bwMode="auto">
                            <a:xfrm>
                              <a:off x="2492" y="1676"/>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Text Box 7588"/>
                          <wps:cNvSpPr txBox="1">
                            <a:spLocks noChangeArrowheads="1"/>
                          </wps:cNvSpPr>
                          <wps:spPr bwMode="auto">
                            <a:xfrm>
                              <a:off x="0" y="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0</w:t>
                                </w:r>
                              </w:p>
                            </w:txbxContent>
                          </wps:txbx>
                          <wps:bodyPr rot="0" vert="horz" wrap="square" lIns="0" tIns="0" rIns="0" bIns="0" anchor="t" anchorCtr="0" upright="1">
                            <a:noAutofit/>
                          </wps:bodyPr>
                        </wps:wsp>
                        <wps:wsp>
                          <wps:cNvPr id="517" name="Text Box 7589"/>
                          <wps:cNvSpPr txBox="1">
                            <a:spLocks noChangeArrowheads="1"/>
                          </wps:cNvSpPr>
                          <wps:spPr bwMode="auto">
                            <a:xfrm>
                              <a:off x="0" y="395"/>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1</w:t>
                                </w:r>
                              </w:p>
                            </w:txbxContent>
                          </wps:txbx>
                          <wps:bodyPr rot="0" vert="horz" wrap="square" lIns="0" tIns="0" rIns="0" bIns="0" anchor="t" anchorCtr="0" upright="1">
                            <a:noAutofit/>
                          </wps:bodyPr>
                        </wps:wsp>
                        <wps:wsp>
                          <wps:cNvPr id="518" name="Text Box 7590"/>
                          <wps:cNvSpPr txBox="1">
                            <a:spLocks noChangeArrowheads="1"/>
                          </wps:cNvSpPr>
                          <wps:spPr bwMode="auto">
                            <a:xfrm>
                              <a:off x="0" y="79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2</w:t>
                                </w:r>
                              </w:p>
                            </w:txbxContent>
                          </wps:txbx>
                          <wps:bodyPr rot="0" vert="horz" wrap="square" lIns="0" tIns="0" rIns="0" bIns="0" anchor="t" anchorCtr="0" upright="1">
                            <a:noAutofit/>
                          </wps:bodyPr>
                        </wps:wsp>
                        <wps:wsp>
                          <wps:cNvPr id="519" name="Text Box 7591"/>
                          <wps:cNvSpPr txBox="1">
                            <a:spLocks noChangeArrowheads="1"/>
                          </wps:cNvSpPr>
                          <wps:spPr bwMode="auto">
                            <a:xfrm>
                              <a:off x="0" y="1185"/>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3</w:t>
                                </w:r>
                              </w:p>
                            </w:txbxContent>
                          </wps:txbx>
                          <wps:bodyPr rot="0" vert="horz" wrap="square" lIns="0" tIns="0" rIns="0" bIns="0" anchor="t" anchorCtr="0" upright="1">
                            <a:noAutofit/>
                          </wps:bodyPr>
                        </wps:wsp>
                        <wps:wsp>
                          <wps:cNvPr id="520" name="Text Box 7592"/>
                          <wps:cNvSpPr txBox="1">
                            <a:spLocks noChangeArrowheads="1"/>
                          </wps:cNvSpPr>
                          <wps:spPr bwMode="auto">
                            <a:xfrm>
                              <a:off x="0" y="1579"/>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4</w:t>
                                </w:r>
                              </w:p>
                            </w:txbxContent>
                          </wps:txbx>
                          <wps:bodyPr rot="0" vert="horz" wrap="square" lIns="0" tIns="0" rIns="0" bIns="0" anchor="t" anchorCtr="0" upright="1">
                            <a:noAutofit/>
                          </wps:bodyPr>
                        </wps:wsp>
                        <wps:wsp>
                          <wps:cNvPr id="521" name="Text Box 7528"/>
                          <wps:cNvSpPr txBox="1">
                            <a:spLocks noChangeArrowheads="1"/>
                          </wps:cNvSpPr>
                          <wps:spPr bwMode="auto">
                            <a:xfrm>
                              <a:off x="2923" y="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522" name="Text Box 7529"/>
                          <wps:cNvSpPr txBox="1">
                            <a:spLocks noChangeArrowheads="1"/>
                          </wps:cNvSpPr>
                          <wps:spPr bwMode="auto">
                            <a:xfrm>
                              <a:off x="3320" y="56"/>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23" name="Freeform 7583"/>
                          <wps:cNvSpPr>
                            <a:spLocks/>
                          </wps:cNvSpPr>
                          <wps:spPr bwMode="auto">
                            <a:xfrm>
                              <a:off x="3332" y="69"/>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Text Box 7530"/>
                          <wps:cNvSpPr txBox="1">
                            <a:spLocks noChangeArrowheads="1"/>
                          </wps:cNvSpPr>
                          <wps:spPr bwMode="auto">
                            <a:xfrm>
                              <a:off x="2083" y="4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525" name="Text Box 7531"/>
                          <wps:cNvSpPr txBox="1">
                            <a:spLocks noChangeArrowheads="1"/>
                          </wps:cNvSpPr>
                          <wps:spPr bwMode="auto">
                            <a:xfrm>
                              <a:off x="2480" y="46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21107A">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26" name="Freeform 7584"/>
                          <wps:cNvSpPr>
                            <a:spLocks/>
                          </wps:cNvSpPr>
                          <wps:spPr bwMode="auto">
                            <a:xfrm>
                              <a:off x="2492" y="475"/>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27" name="Text Box 7593"/>
                        <wps:cNvSpPr txBox="1">
                          <a:spLocks noChangeArrowheads="1"/>
                        </wps:cNvSpPr>
                        <wps:spPr bwMode="auto">
                          <a:xfrm>
                            <a:off x="662" y="2099"/>
                            <a:ext cx="227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21107A">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highlight w:val="yellow"/>
                                </w:rPr>
                                <w:t>a</w:t>
                              </w:r>
                              <w:r>
                                <w:rPr>
                                  <w:rFonts w:ascii="Times New Roman" w:eastAsia="宋体" w:hAnsi="Times New Roman" w:cs="Times New Roman"/>
                                  <w:b w:val="0"/>
                                  <w:highlight w:val="yellow"/>
                                </w:rPr>
                                <w:t>)</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w:t>
                              </w:r>
                              <w:r w:rsidRPr="00282178">
                                <w:rPr>
                                  <w:rFonts w:ascii="Times New Roman" w:eastAsia="宋体" w:hAnsi="Times New Roman" w:cs="Times New Roman"/>
                                  <w:b w:val="0"/>
                                  <w:highlight w:val="yellow"/>
                                </w:rPr>
                                <w:t>a</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4E17D" id="组合 11314" o:spid="_x0000_s1863" style="position:absolute;left:0;text-align:left;margin-left:12.95pt;margin-top:19.3pt;width:183.1pt;height:98.75pt;z-index:251679744" coordsize="3603,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">
                <v:group id="Group 7522" o:spid="_x0000_s1864" style="position:absolute;width:3603;height:1976" coordsize="360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">
                  <v:group id="Group 7523" o:spid="_x0000_s1865" style="position:absolute;left:1243;top:52;width:1696;height:283" coordorigin="1243,52" coordsize="169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">
                    <v:group id="Group 7524" o:spid="_x0000_s1866" style="position:absolute;left:1243;top:52;width:680;height:283" coordorigin="1243,52"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">
                      <v:shape id="Text Box 7525" o:spid="_x0000_s1867" type="#_x0000_t202" style="position:absolute;left:1243;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v:textbox>
                      </v:shape>
                      <v:shape id="Text Box 7526" o:spid="_x0000_s1868" type="#_x0000_t202" style="position:absolute;left:1640;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v:line id="Line 7527" o:spid="_x0000_s1869" style="position:absolute;visibility:visible;mso-wrap-style:square" from="1859,194" to="209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">
                      <v:stroke endarrow="block" endarrowwidth="narrow" endarrowlength="short"/>
                    </v:line>
                    <v:line id="Line 7527" o:spid="_x0000_s1870" style="position:absolute;visibility:visible;mso-wrap-style:square" from="2699,198" to="293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">
                      <v:stroke endarrow="block" endarrowwidth="narrow" endarrowlength="short"/>
                    </v:line>
                  </v:group>
                  <v:shape id="Text Box 7528" o:spid="_x0000_s1871" type="#_x0000_t202" style="position:absolute;left:2083;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v:textbox>
                  </v:shape>
                  <v:shape id="Text Box 7529" o:spid="_x0000_s1872" type="#_x0000_t202" style="position:absolute;left:2480;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" filled="f">
                    <v:textbox inset="0,0,0,0">
                      <w:txbxContent>
                        <w:p w:rsidR="008E537A" w:rsidRPr="005C66E0" w:rsidRDefault="008E537A" w:rsidP="0021107A">
                          <w:pPr>
                            <w:ind w:firstLineChars="0" w:firstLine="0"/>
                            <w:rPr>
                              <w:rFonts w:ascii="Times New Roman" w:hAnsi="Times New Roman" w:cs="Times New Roman"/>
                            </w:rPr>
                          </w:pPr>
                        </w:p>
                      </w:txbxContent>
                    </v:textbox>
                  </v:shape>
                  <v:shape id="Text Box 7530" o:spid="_x0000_s1873" type="#_x0000_t202" style="position:absolute;left:1243;top:45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v:textbox>
                  </v:shape>
                  <v:shape id="Text Box 7531" o:spid="_x0000_s1874" type="#_x0000_t202" style="position:absolute;left:1640;top:45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id="Group 7532" o:spid="_x0000_s1875" style="position:absolute;left:1243;top:607;width:844;height:534" coordorigin="1243,607" coordsize="84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7533" o:spid="_x0000_s1876" style="position:absolute;left:1243;top:858;width:680;height:283" coordorigin="1243,858"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7534" o:spid="_x0000_s1877" type="#_x0000_t202" style="position:absolute;left:1243;top:858;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v:textbox>
                      </v:shape>
                      <v:shape id="Text Box 7535" o:spid="_x0000_s1878" type="#_x0000_t202" style="position:absolute;left:1640;top:85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v:line id="Line 7536" o:spid="_x0000_s1879" style="position:absolute;visibility:visible;mso-wrap-style:square" from="1847,607" to="2087,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">
                      <v:stroke endarrow="block" endarrowwidth="narrow" endarrowlength="short"/>
                    </v:line>
                  </v:group>
                  <v:line id="Line 7541" o:spid="_x0000_s1880" style="position:absolute;visibility:visible;mso-wrap-style:square" from="1842,1000" to="2082,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">
                    <v:stroke endarrow="block" endarrowwidth="narrow" endarrowlength="short"/>
                  </v:line>
                  <v:group id="Group 7542" o:spid="_x0000_s1881" style="position:absolute;left:1243;top:1261;width:856;height:283" coordorigin="1243,1261" coordsize="8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7543" o:spid="_x0000_s1882" style="position:absolute;left:1243;top:1261;width:680;height:283" coordorigin="1243,1261"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Text Box 7544" o:spid="_x0000_s1883" type="#_x0000_t202" style="position:absolute;left:124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v:textbox>
                      </v:shape>
                      <v:shape id="Text Box 7545" o:spid="_x0000_s1884" type="#_x0000_t202" style="position:absolute;left:164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v:line id="Line 7546" o:spid="_x0000_s1885" style="position:absolute;visibility:visible;mso-wrap-style:square" from="1859,1403" to="2099,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">
                      <v:stroke endarrow="block" endarrowwidth="narrow" endarrowlength="short"/>
                    </v:line>
                  </v:group>
                  <v:shape id="Text Box 7547" o:spid="_x0000_s1886" type="#_x0000_t202" style="position:absolute;left:2066;top:858;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v:textbox>
                  </v:shape>
                  <v:shape id="Text Box 7548" o:spid="_x0000_s1887" type="#_x0000_t202" style="position:absolute;left:2463;top:85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id="Group 7549" o:spid="_x0000_s1888" style="position:absolute;left:2083;top:1261;width:856;height:283" coordorigin="2083,1261" coordsize="8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group id="Group 7550" o:spid="_x0000_s1889" style="position:absolute;left:2083;top:1261;width:680;height:283" coordorigin="2083,1261"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Text Box 7551" o:spid="_x0000_s1890" type="#_x0000_t202" style="position:absolute;left:208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v:textbox>
                      </v:shape>
                      <v:shape id="Text Box 7552" o:spid="_x0000_s1891" type="#_x0000_t202" style="position:absolute;left:248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v:line id="Line 7553" o:spid="_x0000_s1892" style="position:absolute;visibility:visible;mso-wrap-style:square" from="2699,1403" to="2939,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">
                      <v:stroke endarrow="block" endarrowwidth="narrow" endarrowlength="short"/>
                    </v:line>
                  </v:group>
                  <v:shape id="Text Box 7554" o:spid="_x0000_s1893" type="#_x0000_t202" style="position:absolute;left:292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v:textbox>
                  </v:shape>
                  <v:shape id="Text Box 7555" o:spid="_x0000_s1894" type="#_x0000_t202" style="position:absolute;left:332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id="Group 7557" o:spid="_x0000_s1895" style="position:absolute;left:1243;top:1664;width:680;height:283" coordorigin="1243,1664"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Text Box 7558" o:spid="_x0000_s1896" type="#_x0000_t202" style="position:absolute;left:1243;top:166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v:textbox>
                    </v:shape>
                    <v:shape id="Text Box 7559" o:spid="_x0000_s1897" type="#_x0000_t202" style="position:absolute;left:1640;top:16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group>
                  <v:line id="Line 7565" o:spid="_x0000_s1898" style="position:absolute;visibility:visible;mso-wrap-style:square" from="1858,1806" to="2098,1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">
                    <v:stroke endarrow="block" endarrowwidth="narrow" endarrowlength="short"/>
                  </v:line>
                  <v:shape id="Text Box 7566" o:spid="_x0000_s1899" type="#_x0000_t202" style="position:absolute;left:2082;top:166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v:textbox>
                  </v:shape>
                  <v:shape id="Text Box 7567" o:spid="_x0000_s1900" type="#_x0000_t202" style="position:absolute;left:2479;top:166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shape id="Text Box 7568" o:spid="_x0000_s1901" type="#_x0000_t202" style="position:absolute;left:30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" fill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1</w:t>
                          </w:r>
                        </w:p>
                      </w:txbxContent>
                    </v:textbox>
                  </v:shape>
                  <v:shape id="Text Box 7569" o:spid="_x0000_s1902" type="#_x0000_t202" style="position:absolute;left:584;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line id="Line 7570" o:spid="_x0000_s1903" style="position:absolute;visibility:visible;mso-wrap-style:square" from="926,198" to="120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">
                    <v:stroke endarrow="block" endarrowwidth="narrow" endarrowlength="short"/>
                  </v:line>
                  <v:shape id="Text Box 7571" o:spid="_x0000_s1904" type="#_x0000_t202" style="position:absolute;left:300;top:39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" fill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2</w:t>
                          </w:r>
                        </w:p>
                      </w:txbxContent>
                    </v:textbox>
                  </v:shape>
                  <v:shape id="Text Box 7572" o:spid="_x0000_s1905" type="#_x0000_t202" style="position:absolute;left:584;top:395;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" filled="f">
                    <v:textbox inset="0,0,0,0">
                      <w:txbxContent>
                        <w:p w:rsidR="008E537A" w:rsidRPr="005C66E0" w:rsidRDefault="008E537A" w:rsidP="0021107A">
                          <w:pPr>
                            <w:ind w:firstLineChars="0" w:firstLine="0"/>
                            <w:rPr>
                              <w:rFonts w:ascii="Times New Roman" w:hAnsi="Times New Roman" w:cs="Times New Roman"/>
                            </w:rPr>
                          </w:pPr>
                        </w:p>
                      </w:txbxContent>
                    </v:textbox>
                  </v:shape>
                  <v:line id="Line 7573" o:spid="_x0000_s1906" style="position:absolute;visibility:visible;mso-wrap-style:square" from="926,593" to="120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">
                    <v:stroke endarrow="block" endarrowwidth="narrow" endarrowlength="short"/>
                  </v:line>
                  <v:shape id="Text Box 7574" o:spid="_x0000_s1907" type="#_x0000_t202" style="position:absolute;left:300;top:79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" fill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3</w:t>
                          </w:r>
                        </w:p>
                      </w:txbxContent>
                    </v:textbox>
                  </v:shape>
                  <v:shape id="Text Box 7575" o:spid="_x0000_s1908" type="#_x0000_t202" style="position:absolute;left:584;top:790;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line id="Line 7576" o:spid="_x0000_s1909" style="position:absolute;visibility:visible;mso-wrap-style:square" from="926,988" to="12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">
                    <v:stroke endarrow="block" endarrowwidth="narrow" endarrowlength="short"/>
                  </v:line>
                  <v:shape id="Text Box 7577" o:spid="_x0000_s1910" type="#_x0000_t202" style="position:absolute;left:300;top:11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" fill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4</w:t>
                          </w:r>
                        </w:p>
                      </w:txbxContent>
                    </v:textbox>
                  </v:shape>
                  <v:shape id="Text Box 7578" o:spid="_x0000_s1911" type="#_x0000_t202" style="position:absolute;left:584;top:1185;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line id="Line 7579" o:spid="_x0000_s1912" style="position:absolute;visibility:visible;mso-wrap-style:square" from="926,1383" to="1209,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">
                    <v:stroke endarrow="block" endarrowwidth="narrow" endarrowlength="short"/>
                  </v:line>
                  <v:shape id="Text Box 7580" o:spid="_x0000_s1913" type="#_x0000_t202" style="position:absolute;left:300;top:157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" fill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Pr>
                              <w:rFonts w:ascii="Times New Roman" w:hAnsi="Times New Roman" w:cs="Times New Roman"/>
                            </w:rPr>
                            <w:t>5</w:t>
                          </w:r>
                        </w:p>
                      </w:txbxContent>
                    </v:textbox>
                  </v:shape>
                  <v:shape id="Text Box 7581" o:spid="_x0000_s1914" type="#_x0000_t202" style="position:absolute;left:584;top:1579;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line id="Line 7582" o:spid="_x0000_s1915" style="position:absolute;visibility:visible;mso-wrap-style:square" from="926,1777" to="1209,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">
                    <v:stroke endarrow="block" endarrowwidth="narrow" endarrowlength="short"/>
                  </v:line>
                  <v:shape id="Freeform 7585" o:spid="_x0000_s1916" style="position:absolute;left:2476;top:871;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" path="m258,l,258e" filled="f">
                    <v:path arrowok="t" o:connecttype="custom" o:connectlocs="258,0;0,258" o:connectangles="0,0"/>
                  </v:shape>
                  <v:shape id="Freeform 7586" o:spid="_x0000_s1917" style="position:absolute;left:3333;top:1273;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" path="m258,l,258e" filled="f">
                    <v:path arrowok="t" o:connecttype="custom" o:connectlocs="258,0;0,258" o:connectangles="0,0"/>
                  </v:shape>
                  <v:shape id="Freeform 7587" o:spid="_x0000_s1918" style="position:absolute;left:2492;top:1676;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" path="m258,l,258e" filled="f">
                    <v:path arrowok="t" o:connecttype="custom" o:connectlocs="258,0;0,258" o:connectangles="0,0"/>
                  </v:shape>
                  <v:shape id="Text Box 7588" o:spid="_x0000_s1919" type="#_x0000_t202" style="position:absolute;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bExQAAANwAAAAPAAAAZHJzL2Rvd25yZXYueG1sRI9Ba8JA&#10;FITvgv9heUJvurHQ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AfLVbExQAAANwAAAAP&#10;AAAAAAAAAAAAAAAAAAcCAABkcnMvZG93bnJldi54bWxQSwUGAAAAAAMAAwC3AAAA+QIAAAAA&#10;" filled="f" strok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0</w:t>
                          </w:r>
                        </w:p>
                      </w:txbxContent>
                    </v:textbox>
                  </v:shape>
                  <v:shape id="Text Box 7589" o:spid="_x0000_s1920" type="#_x0000_t202" style="position:absolute;top:39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1</w:t>
                          </w:r>
                        </w:p>
                      </w:txbxContent>
                    </v:textbox>
                  </v:shape>
                  <v:shape id="Text Box 7590" o:spid="_x0000_s1921" type="#_x0000_t202" style="position:absolute;top:79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twwAAANwAAAAPAAAAZHJzL2Rvd25yZXYueG1sRE/Pa8Iw&#10;FL4P/B/CE3abaQeT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Af5nLcMAAADcAAAADwAA&#10;AAAAAAAAAAAAAAAHAgAAZHJzL2Rvd25yZXYueG1sUEsFBgAAAAADAAMAtwAAAPcCAAAAAA==&#10;" filled="f" strok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2</w:t>
                          </w:r>
                        </w:p>
                      </w:txbxContent>
                    </v:textbox>
                  </v:shape>
                  <v:shape id="Text Box 7591" o:spid="_x0000_s1922" type="#_x0000_t202" style="position:absolute;top:11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3</w:t>
                          </w:r>
                        </w:p>
                      </w:txbxContent>
                    </v:textbox>
                  </v:shape>
                  <v:shape id="Text Box 7592" o:spid="_x0000_s1923" type="#_x0000_t202" style="position:absolute;top:157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rsidR="008E537A" w:rsidRPr="005C66E0" w:rsidRDefault="008E537A" w:rsidP="0021107A">
                          <w:pPr>
                            <w:pStyle w:val="ab"/>
                            <w:spacing w:beforeLines="20" w:before="62"/>
                            <w:ind w:firstLineChars="0" w:firstLine="0"/>
                            <w:rPr>
                              <w:rFonts w:ascii="Times New Roman" w:hAnsi="Times New Roman" w:cs="Times New Roman"/>
                            </w:rPr>
                          </w:pPr>
                          <w:r w:rsidRPr="005C66E0">
                            <w:rPr>
                              <w:rFonts w:ascii="Times New Roman" w:hAnsi="Times New Roman" w:cs="Times New Roman"/>
                            </w:rPr>
                            <w:t>4</w:t>
                          </w:r>
                        </w:p>
                      </w:txbxContent>
                    </v:textbox>
                  </v:shape>
                  <v:shape id="Text Box 7528" o:spid="_x0000_s1924" type="#_x0000_t202" style="position:absolute;left:2923;top: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v:textbox>
                  </v:shape>
                  <v:shape id="Text Box 7529" o:spid="_x0000_s1925" type="#_x0000_t202" style="position:absolute;left:3320;top: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" filled="f">
                    <v:textbox inset="0,0,0,0">
                      <w:txbxContent>
                        <w:p w:rsidR="008E537A" w:rsidRPr="005C66E0" w:rsidRDefault="008E537A" w:rsidP="0021107A">
                          <w:pPr>
                            <w:ind w:firstLineChars="0" w:firstLine="0"/>
                            <w:rPr>
                              <w:rFonts w:ascii="Times New Roman" w:hAnsi="Times New Roman" w:cs="Times New Roman"/>
                            </w:rPr>
                          </w:pPr>
                        </w:p>
                      </w:txbxContent>
                    </v:textbox>
                  </v:shape>
                  <v:shape id="Freeform 7583" o:spid="_x0000_s1926" style="position:absolute;left:3332;top:69;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" path="m258,l,258e" filled="f">
                    <v:path arrowok="t" o:connecttype="custom" o:connectlocs="258,0;0,258" o:connectangles="0,0"/>
                  </v:shape>
                  <v:shape id="Text Box 7530" o:spid="_x0000_s1927" type="#_x0000_t202" style="position:absolute;left:2083;top:4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" filled="f">
                    <v:textbox inset="0,0,0,0">
                      <w:txbxContent>
                        <w:p w:rsidR="008E537A" w:rsidRPr="005C66E0" w:rsidRDefault="008E537A" w:rsidP="0021107A">
                          <w:pPr>
                            <w:pStyle w:val="ab"/>
                            <w:spacing w:beforeLines="10" w:before="31"/>
                            <w:ind w:firstLineChars="0" w:firstLine="0"/>
                            <w:rPr>
                              <w:rFonts w:ascii="Times New Roman" w:hAnsi="Times New Roman" w:cs="Times New Roman"/>
                            </w:rPr>
                          </w:pPr>
                          <w:r>
                            <w:rPr>
                              <w:rFonts w:ascii="Times New Roman" w:hAnsi="Times New Roman" w:cs="Times New Roman"/>
                            </w:rPr>
                            <w:t>3</w:t>
                          </w:r>
                        </w:p>
                      </w:txbxContent>
                    </v:textbox>
                  </v:shape>
                  <v:shape id="Text Box 7531" o:spid="_x0000_s1928" type="#_x0000_t202" style="position:absolute;left:2480;top:46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" filled="f">
                    <v:textbox inset="0,0,0,0">
                      <w:txbxContent>
                        <w:p w:rsidR="008E537A" w:rsidRPr="005C66E0" w:rsidRDefault="008E537A" w:rsidP="0021107A">
                          <w:pPr>
                            <w:ind w:firstLineChars="0" w:firstLine="0"/>
                            <w:rPr>
                              <w:rFonts w:ascii="Times New Roman" w:hAnsi="Times New Roman" w:cs="Times New Roman"/>
                            </w:rPr>
                          </w:pPr>
                        </w:p>
                      </w:txbxContent>
                    </v:textbox>
                  </v:shape>
                  <v:shape id="Freeform 7584" o:spid="_x0000_s1929" style="position:absolute;left:2492;top:475;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" path="m258,l,258e" filled="f">
                    <v:path arrowok="t" o:connecttype="custom" o:connectlocs="258,0;0,258" o:connectangles="0,0"/>
                  </v:shape>
                </v:group>
                <v:shape id="_x0000_s1930" type="#_x0000_t202" style="position:absolute;left:662;top:2099;width:227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rsidR="008E537A" w:rsidRPr="005C66E0" w:rsidRDefault="008E537A" w:rsidP="0021107A">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highlight w:val="yellow"/>
                          </w:rPr>
                          <w:t>a</w:t>
                        </w:r>
                        <w:r>
                          <w:rPr>
                            <w:rFonts w:ascii="Times New Roman" w:eastAsia="宋体" w:hAnsi="Times New Roman" w:cs="Times New Roman"/>
                            <w:b w:val="0"/>
                            <w:highlight w:val="yellow"/>
                          </w:rPr>
                          <w:t>)</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w:t>
                        </w:r>
                        <w:r w:rsidRPr="00282178">
                          <w:rPr>
                            <w:rFonts w:ascii="Times New Roman" w:eastAsia="宋体" w:hAnsi="Times New Roman" w:cs="Times New Roman"/>
                            <w:b w:val="0"/>
                            <w:highlight w:val="yellow"/>
                          </w:rPr>
                          <w:t>a</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txbxContent>
                  </v:textbox>
                </v:shape>
                <w10:wrap type="topAndBottom"/>
              </v:group>
            </w:pict>
          </mc:Fallback>
        </mc:AlternateContent>
      </w:r>
      <w:r w:rsidRPr="00196523">
        <w:rPr>
          <w:noProof/>
          <w:color w:val="000000" w:themeColor="text1"/>
        </w:rPr>
        <mc:AlternateContent>
          <mc:Choice Requires="wpg">
            <w:drawing>
              <wp:anchor distT="0" distB="0" distL="114300" distR="114300" simplePos="0" relativeHeight="251681792" behindDoc="0" locked="0" layoutInCell="1" allowOverlap="1" wp14:anchorId="5C307A9B" wp14:editId="4ADC786E">
                <wp:simplePos x="0" y="0"/>
                <wp:positionH relativeFrom="column">
                  <wp:posOffset>2683868</wp:posOffset>
                </wp:positionH>
                <wp:positionV relativeFrom="paragraph">
                  <wp:posOffset>234448</wp:posOffset>
                </wp:positionV>
                <wp:extent cx="2325370" cy="1254125"/>
                <wp:effectExtent l="0" t="0" r="17780" b="3175"/>
                <wp:wrapTopAndBottom/>
                <wp:docPr id="528" name="组合 528"/>
                <wp:cNvGraphicFramePr/>
                <a:graphic xmlns:a="http://schemas.openxmlformats.org/drawingml/2006/main">
                  <a:graphicData uri="http://schemas.microsoft.com/office/word/2010/wordprocessingGroup">
                    <wpg:wgp>
                      <wpg:cNvGrpSpPr/>
                      <wpg:grpSpPr bwMode="auto">
                        <a:xfrm>
                          <a:off x="0" y="0"/>
                          <a:ext cx="2325370" cy="1254125"/>
                          <a:chOff x="0" y="0"/>
                          <a:chExt cx="3603" cy="2392"/>
                        </a:xfrm>
                      </wpg:grpSpPr>
                      <wpg:grpSp>
                        <wpg:cNvPr id="529" name="Group 7522"/>
                        <wpg:cNvGrpSpPr>
                          <a:grpSpLocks/>
                        </wpg:cNvGrpSpPr>
                        <wpg:grpSpPr bwMode="auto">
                          <a:xfrm>
                            <a:off x="0" y="0"/>
                            <a:ext cx="3603" cy="1976"/>
                            <a:chOff x="0" y="0"/>
                            <a:chExt cx="3603" cy="1976"/>
                          </a:xfrm>
                        </wpg:grpSpPr>
                        <wpg:grpSp>
                          <wpg:cNvPr id="530" name="Group 7523"/>
                          <wpg:cNvGrpSpPr>
                            <a:grpSpLocks/>
                          </wpg:cNvGrpSpPr>
                          <wpg:grpSpPr bwMode="auto">
                            <a:xfrm>
                              <a:off x="1243" y="52"/>
                              <a:ext cx="856" cy="283"/>
                              <a:chOff x="1243" y="52"/>
                              <a:chExt cx="856" cy="283"/>
                            </a:xfrm>
                          </wpg:grpSpPr>
                          <wpg:grpSp>
                            <wpg:cNvPr id="531" name="Group 7524"/>
                            <wpg:cNvGrpSpPr>
                              <a:grpSpLocks/>
                            </wpg:cNvGrpSpPr>
                            <wpg:grpSpPr bwMode="auto">
                              <a:xfrm>
                                <a:off x="1243" y="52"/>
                                <a:ext cx="680" cy="283"/>
                                <a:chOff x="1243" y="52"/>
                                <a:chExt cx="680" cy="283"/>
                              </a:xfrm>
                            </wpg:grpSpPr>
                            <wps:wsp>
                              <wps:cNvPr id="532" name="Text Box 7525"/>
                              <wps:cNvSpPr txBox="1">
                                <a:spLocks noChangeArrowheads="1"/>
                              </wps:cNvSpPr>
                              <wps:spPr bwMode="auto">
                                <a:xfrm>
                                  <a:off x="1243"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533" name="Text Box 7526"/>
                              <wps:cNvSpPr txBox="1">
                                <a:spLocks noChangeArrowheads="1"/>
                              </wps:cNvSpPr>
                              <wps:spPr bwMode="auto">
                                <a:xfrm>
                                  <a:off x="1640"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534" name="Line 7527"/>
                            <wps:cNvCnPr>
                              <a:cxnSpLocks noChangeShapeType="1"/>
                            </wps:cNvCnPr>
                            <wps:spPr bwMode="auto">
                              <a:xfrm>
                                <a:off x="1859" y="19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cNvPr id="541" name="Group 7533"/>
                          <wpg:cNvGrpSpPr>
                            <a:grpSpLocks/>
                          </wpg:cNvGrpSpPr>
                          <wpg:grpSpPr bwMode="auto">
                            <a:xfrm>
                              <a:off x="1243" y="858"/>
                              <a:ext cx="680" cy="283"/>
                              <a:chOff x="1243" y="858"/>
                              <a:chExt cx="680" cy="283"/>
                            </a:xfrm>
                          </wpg:grpSpPr>
                          <wps:wsp>
                            <wps:cNvPr id="542" name="Text Box 7534"/>
                            <wps:cNvSpPr txBox="1">
                              <a:spLocks noChangeArrowheads="1"/>
                            </wps:cNvSpPr>
                            <wps:spPr bwMode="auto">
                              <a:xfrm>
                                <a:off x="1243" y="858"/>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wps:txbx>
                            <wps:bodyPr rot="0" vert="horz" wrap="square" lIns="0" tIns="0" rIns="0" bIns="0" anchor="t" anchorCtr="0" upright="1">
                              <a:noAutofit/>
                            </wps:bodyPr>
                          </wps:wsp>
                          <wps:wsp>
                            <wps:cNvPr id="543" name="Text Box 7535"/>
                            <wps:cNvSpPr txBox="1">
                              <a:spLocks noChangeArrowheads="1"/>
                            </wps:cNvSpPr>
                            <wps:spPr bwMode="auto">
                              <a:xfrm>
                                <a:off x="1640" y="858"/>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546" name="Group 7542"/>
                          <wpg:cNvGrpSpPr>
                            <a:grpSpLocks/>
                          </wpg:cNvGrpSpPr>
                          <wpg:grpSpPr bwMode="auto">
                            <a:xfrm>
                              <a:off x="1243" y="1261"/>
                              <a:ext cx="856" cy="283"/>
                              <a:chOff x="1243" y="1261"/>
                              <a:chExt cx="856" cy="283"/>
                            </a:xfrm>
                          </wpg:grpSpPr>
                          <wpg:grpSp>
                            <wpg:cNvPr id="547" name="Group 7543"/>
                            <wpg:cNvGrpSpPr>
                              <a:grpSpLocks/>
                            </wpg:cNvGrpSpPr>
                            <wpg:grpSpPr bwMode="auto">
                              <a:xfrm>
                                <a:off x="1243" y="1261"/>
                                <a:ext cx="680" cy="283"/>
                                <a:chOff x="1243" y="1261"/>
                                <a:chExt cx="680" cy="283"/>
                              </a:xfrm>
                            </wpg:grpSpPr>
                            <wps:wsp>
                              <wps:cNvPr id="548" name="Text Box 7544"/>
                              <wps:cNvSpPr txBox="1">
                                <a:spLocks noChangeArrowheads="1"/>
                              </wps:cNvSpPr>
                              <wps:spPr bwMode="auto">
                                <a:xfrm>
                                  <a:off x="124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549" name="Text Box 7545"/>
                              <wps:cNvSpPr txBox="1">
                                <a:spLocks noChangeArrowheads="1"/>
                              </wps:cNvSpPr>
                              <wps:spPr bwMode="auto">
                                <a:xfrm>
                                  <a:off x="164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550" name="Line 7546"/>
                            <wps:cNvCnPr>
                              <a:cxnSpLocks noChangeShapeType="1"/>
                            </wps:cNvCnPr>
                            <wps:spPr bwMode="auto">
                              <a:xfrm>
                                <a:off x="1859" y="1403"/>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cNvPr id="553" name="Group 7549"/>
                          <wpg:cNvGrpSpPr>
                            <a:grpSpLocks/>
                          </wpg:cNvGrpSpPr>
                          <wpg:grpSpPr bwMode="auto">
                            <a:xfrm>
                              <a:off x="2083" y="1261"/>
                              <a:ext cx="856" cy="283"/>
                              <a:chOff x="2083" y="1261"/>
                              <a:chExt cx="856" cy="283"/>
                            </a:xfrm>
                          </wpg:grpSpPr>
                          <wpg:grpSp>
                            <wpg:cNvPr id="554" name="Group 7550"/>
                            <wpg:cNvGrpSpPr>
                              <a:grpSpLocks/>
                            </wpg:cNvGrpSpPr>
                            <wpg:grpSpPr bwMode="auto">
                              <a:xfrm>
                                <a:off x="2083" y="1261"/>
                                <a:ext cx="680" cy="283"/>
                                <a:chOff x="2083" y="1261"/>
                                <a:chExt cx="680" cy="283"/>
                              </a:xfrm>
                            </wpg:grpSpPr>
                            <wps:wsp>
                              <wps:cNvPr id="555" name="Text Box 7551"/>
                              <wps:cNvSpPr txBox="1">
                                <a:spLocks noChangeArrowheads="1"/>
                              </wps:cNvSpPr>
                              <wps:spPr bwMode="auto">
                                <a:xfrm>
                                  <a:off x="208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556" name="Text Box 7552"/>
                              <wps:cNvSpPr txBox="1">
                                <a:spLocks noChangeArrowheads="1"/>
                              </wps:cNvSpPr>
                              <wps:spPr bwMode="auto">
                                <a:xfrm>
                                  <a:off x="248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557" name="Line 7553"/>
                            <wps:cNvCnPr>
                              <a:cxnSpLocks noChangeShapeType="1"/>
                            </wps:cNvCnPr>
                            <wps:spPr bwMode="auto">
                              <a:xfrm>
                                <a:off x="2699" y="1403"/>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558" name="Text Box 7554"/>
                          <wps:cNvSpPr txBox="1">
                            <a:spLocks noChangeArrowheads="1"/>
                          </wps:cNvSpPr>
                          <wps:spPr bwMode="auto">
                            <a:xfrm>
                              <a:off x="2923" y="1261"/>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559" name="Text Box 7555"/>
                          <wps:cNvSpPr txBox="1">
                            <a:spLocks noChangeArrowheads="1"/>
                          </wps:cNvSpPr>
                          <wps:spPr bwMode="auto">
                            <a:xfrm>
                              <a:off x="3320" y="1261"/>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66" name="Text Box 7568"/>
                          <wps:cNvSpPr txBox="1">
                            <a:spLocks noChangeArrowheads="1"/>
                          </wps:cNvSpPr>
                          <wps:spPr bwMode="auto">
                            <a:xfrm>
                              <a:off x="300" y="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567" name="Text Box 7569"/>
                          <wps:cNvSpPr txBox="1">
                            <a:spLocks noChangeArrowheads="1"/>
                          </wps:cNvSpPr>
                          <wps:spPr bwMode="auto">
                            <a:xfrm>
                              <a:off x="584" y="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68" name="Line 7570"/>
                          <wps:cNvCnPr>
                            <a:cxnSpLocks noChangeShapeType="1"/>
                          </wps:cNvCnPr>
                          <wps:spPr bwMode="auto">
                            <a:xfrm>
                              <a:off x="926" y="19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69" name="Text Box 7571"/>
                          <wps:cNvSpPr txBox="1">
                            <a:spLocks noChangeArrowheads="1"/>
                          </wps:cNvSpPr>
                          <wps:spPr bwMode="auto">
                            <a:xfrm>
                              <a:off x="300" y="395"/>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570" name="Text Box 7572"/>
                          <wps:cNvSpPr txBox="1">
                            <a:spLocks noChangeArrowheads="1"/>
                          </wps:cNvSpPr>
                          <wps:spPr bwMode="auto">
                            <a:xfrm>
                              <a:off x="584" y="395"/>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C17C05">
                                <w:pPr>
                                  <w:ind w:firstLineChars="0" w:firstLine="0"/>
                                  <w:jc w:val="center"/>
                                  <w:rPr>
                                    <w:rFonts w:ascii="Times New Roman" w:hAnsi="Times New Roman" w:cs="Times New Roman"/>
                                    <w:sz w:val="18"/>
                                    <w:szCs w:val="18"/>
                                  </w:rPr>
                                </w:pPr>
                                <w:r w:rsidRPr="004405BF">
                                  <w:rPr>
                                    <w:rFonts w:ascii="宋体" w:eastAsia="宋体" w:hAnsi="宋体" w:cs="宋体" w:hint="eastAsia"/>
                                    <w:sz w:val="18"/>
                                    <w:szCs w:val="18"/>
                                  </w:rPr>
                                  <w:t>∧</w:t>
                                </w:r>
                              </w:p>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72" name="Text Box 7574"/>
                          <wps:cNvSpPr txBox="1">
                            <a:spLocks noChangeArrowheads="1"/>
                          </wps:cNvSpPr>
                          <wps:spPr bwMode="auto">
                            <a:xfrm>
                              <a:off x="300" y="79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573" name="Text Box 7575"/>
                          <wps:cNvSpPr txBox="1">
                            <a:spLocks noChangeArrowheads="1"/>
                          </wps:cNvSpPr>
                          <wps:spPr bwMode="auto">
                            <a:xfrm>
                              <a:off x="584" y="79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574" name="Line 7576"/>
                          <wps:cNvCnPr>
                            <a:cxnSpLocks noChangeShapeType="1"/>
                          </wps:cNvCnPr>
                          <wps:spPr bwMode="auto">
                            <a:xfrm>
                              <a:off x="926" y="98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75" name="Text Box 7577"/>
                          <wps:cNvSpPr txBox="1">
                            <a:spLocks noChangeArrowheads="1"/>
                          </wps:cNvSpPr>
                          <wps:spPr bwMode="auto">
                            <a:xfrm>
                              <a:off x="300" y="1185"/>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840" name="Text Box 7578"/>
                          <wps:cNvSpPr txBox="1">
                            <a:spLocks noChangeArrowheads="1"/>
                          </wps:cNvSpPr>
                          <wps:spPr bwMode="auto">
                            <a:xfrm>
                              <a:off x="584" y="1185"/>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1841" name="Line 7579"/>
                          <wps:cNvCnPr>
                            <a:cxnSpLocks noChangeShapeType="1"/>
                          </wps:cNvCnPr>
                          <wps:spPr bwMode="auto">
                            <a:xfrm>
                              <a:off x="926" y="1383"/>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1842" name="Text Box 7580"/>
                          <wps:cNvSpPr txBox="1">
                            <a:spLocks noChangeArrowheads="1"/>
                          </wps:cNvSpPr>
                          <wps:spPr bwMode="auto">
                            <a:xfrm>
                              <a:off x="300" y="1579"/>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843" name="Text Box 7581"/>
                          <wps:cNvSpPr txBox="1">
                            <a:spLocks noChangeArrowheads="1"/>
                          </wps:cNvSpPr>
                          <wps:spPr bwMode="auto">
                            <a:xfrm>
                              <a:off x="584" y="1579"/>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4405BF" w:rsidRDefault="008E537A" w:rsidP="00C17C05">
                                <w:pPr>
                                  <w:ind w:firstLineChars="0" w:firstLine="0"/>
                                  <w:jc w:val="center"/>
                                  <w:rPr>
                                    <w:rFonts w:ascii="Times New Roman" w:hAnsi="Times New Roman" w:cs="Times New Roman"/>
                                    <w:sz w:val="18"/>
                                    <w:szCs w:val="18"/>
                                  </w:rPr>
                                </w:pPr>
                                <w:r w:rsidRPr="004405BF">
                                  <w:rPr>
                                    <w:rFonts w:ascii="宋体" w:eastAsia="宋体" w:hAnsi="宋体" w:cs="宋体" w:hint="eastAsia"/>
                                    <w:sz w:val="18"/>
                                    <w:szCs w:val="18"/>
                                  </w:rPr>
                                  <w:t>∧</w:t>
                                </w:r>
                              </w:p>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1845" name="Freeform 7585"/>
                          <wps:cNvSpPr>
                            <a:spLocks/>
                          </wps:cNvSpPr>
                          <wps:spPr bwMode="auto">
                            <a:xfrm>
                              <a:off x="1647" y="874"/>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46" name="Freeform 7586"/>
                          <wps:cNvSpPr>
                            <a:spLocks/>
                          </wps:cNvSpPr>
                          <wps:spPr bwMode="auto">
                            <a:xfrm>
                              <a:off x="3333" y="1273"/>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48" name="Text Box 7588"/>
                          <wps:cNvSpPr txBox="1">
                            <a:spLocks noChangeArrowheads="1"/>
                          </wps:cNvSpPr>
                          <wps:spPr bwMode="auto">
                            <a:xfrm>
                              <a:off x="0" y="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0</w:t>
                                </w:r>
                              </w:p>
                            </w:txbxContent>
                          </wps:txbx>
                          <wps:bodyPr rot="0" vert="horz" wrap="square" lIns="0" tIns="0" rIns="0" bIns="0" anchor="t" anchorCtr="0" upright="1">
                            <a:noAutofit/>
                          </wps:bodyPr>
                        </wps:wsp>
                        <wps:wsp>
                          <wps:cNvPr id="11863" name="Text Box 7589"/>
                          <wps:cNvSpPr txBox="1">
                            <a:spLocks noChangeArrowheads="1"/>
                          </wps:cNvSpPr>
                          <wps:spPr bwMode="auto">
                            <a:xfrm>
                              <a:off x="0" y="395"/>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1</w:t>
                                </w:r>
                              </w:p>
                            </w:txbxContent>
                          </wps:txbx>
                          <wps:bodyPr rot="0" vert="horz" wrap="square" lIns="0" tIns="0" rIns="0" bIns="0" anchor="t" anchorCtr="0" upright="1">
                            <a:noAutofit/>
                          </wps:bodyPr>
                        </wps:wsp>
                        <wps:wsp>
                          <wps:cNvPr id="11866" name="Text Box 7590"/>
                          <wps:cNvSpPr txBox="1">
                            <a:spLocks noChangeArrowheads="1"/>
                          </wps:cNvSpPr>
                          <wps:spPr bwMode="auto">
                            <a:xfrm>
                              <a:off x="0" y="79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2</w:t>
                                </w:r>
                              </w:p>
                            </w:txbxContent>
                          </wps:txbx>
                          <wps:bodyPr rot="0" vert="horz" wrap="square" lIns="0" tIns="0" rIns="0" bIns="0" anchor="t" anchorCtr="0" upright="1">
                            <a:noAutofit/>
                          </wps:bodyPr>
                        </wps:wsp>
                        <wps:wsp>
                          <wps:cNvPr id="11867" name="Text Box 7591"/>
                          <wps:cNvSpPr txBox="1">
                            <a:spLocks noChangeArrowheads="1"/>
                          </wps:cNvSpPr>
                          <wps:spPr bwMode="auto">
                            <a:xfrm>
                              <a:off x="0" y="1185"/>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3</w:t>
                                </w:r>
                              </w:p>
                            </w:txbxContent>
                          </wps:txbx>
                          <wps:bodyPr rot="0" vert="horz" wrap="square" lIns="0" tIns="0" rIns="0" bIns="0" anchor="t" anchorCtr="0" upright="1">
                            <a:noAutofit/>
                          </wps:bodyPr>
                        </wps:wsp>
                        <wps:wsp>
                          <wps:cNvPr id="11868" name="Text Box 7592"/>
                          <wps:cNvSpPr txBox="1">
                            <a:spLocks noChangeArrowheads="1"/>
                          </wps:cNvSpPr>
                          <wps:spPr bwMode="auto">
                            <a:xfrm>
                              <a:off x="0" y="1579"/>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4</w:t>
                                </w:r>
                              </w:p>
                            </w:txbxContent>
                          </wps:txbx>
                          <wps:bodyPr rot="0" vert="horz" wrap="square" lIns="0" tIns="0" rIns="0" bIns="0" anchor="t" anchorCtr="0" upright="1">
                            <a:noAutofit/>
                          </wps:bodyPr>
                        </wps:wsp>
                        <wps:wsp>
                          <wps:cNvPr id="11869" name="Text Box 7528"/>
                          <wps:cNvSpPr txBox="1">
                            <a:spLocks noChangeArrowheads="1"/>
                          </wps:cNvSpPr>
                          <wps:spPr bwMode="auto">
                            <a:xfrm>
                              <a:off x="2106"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870" name="Text Box 7529"/>
                          <wps:cNvSpPr txBox="1">
                            <a:spLocks noChangeArrowheads="1"/>
                          </wps:cNvSpPr>
                          <wps:spPr bwMode="auto">
                            <a:xfrm>
                              <a:off x="2503"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5C66E0" w:rsidRDefault="008E537A" w:rsidP="00CE0855">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1871" name="Freeform 7583"/>
                          <wps:cNvSpPr>
                            <a:spLocks/>
                          </wps:cNvSpPr>
                          <wps:spPr bwMode="auto">
                            <a:xfrm>
                              <a:off x="2515" y="69"/>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1875" name="Text Box 7593"/>
                        <wps:cNvSpPr txBox="1">
                          <a:spLocks noChangeArrowheads="1"/>
                        </wps:cNvSpPr>
                        <wps:spPr bwMode="auto">
                          <a:xfrm>
                            <a:off x="662" y="2099"/>
                            <a:ext cx="227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9F1335">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highlight w:val="yellow"/>
                                </w:rPr>
                                <w:t>b</w:t>
                              </w:r>
                              <w:r>
                                <w:rPr>
                                  <w:rFonts w:ascii="Times New Roman" w:eastAsia="宋体" w:hAnsi="Times New Roman" w:cs="Times New Roman"/>
                                  <w:b w:val="0"/>
                                  <w:highlight w:val="yellow"/>
                                </w:rPr>
                                <w:t>)</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-4b</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p w:rsidR="008E537A" w:rsidRPr="005C66E0" w:rsidRDefault="008E537A" w:rsidP="00CE08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07A9B" id="组合 528" o:spid="_x0000_s1931" style="position:absolute;left:0;text-align:left;margin-left:211.35pt;margin-top:18.45pt;width:183.1pt;height:98.75pt;z-index:251681792" coordsize="3603,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">
                <v:group id="Group 7522" o:spid="_x0000_s1932" style="position:absolute;width:3603;height:1976" coordsize="360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group id="Group 7523" o:spid="_x0000_s1933" style="position:absolute;left:1243;top:52;width:856;height:283" coordorigin="1243,52" coordsize="8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group id="Group 7524" o:spid="_x0000_s1934" style="position:absolute;left:1243;top:52;width:680;height:283" coordorigin="1243,52"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Text Box 7525" o:spid="_x0000_s1935" type="#_x0000_t202" style="position:absolute;left:1243;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v:textbox>
                      </v:shape>
                      <v:shape id="Text Box 7526" o:spid="_x0000_s1936" type="#_x0000_t202" style="position:absolute;left:1640;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" filled="f">
                        <v:textbox inset="0,0,0,0">
                          <w:txbxContent>
                            <w:p w:rsidR="008E537A" w:rsidRPr="005C66E0" w:rsidRDefault="008E537A" w:rsidP="00CE0855">
                              <w:pPr>
                                <w:ind w:firstLineChars="0" w:firstLine="0"/>
                                <w:rPr>
                                  <w:rFonts w:ascii="Times New Roman" w:hAnsi="Times New Roman" w:cs="Times New Roman"/>
                                </w:rPr>
                              </w:pPr>
                            </w:p>
                          </w:txbxContent>
                        </v:textbox>
                      </v:shape>
                    </v:group>
                    <v:line id="Line 7527" o:spid="_x0000_s1937" style="position:absolute;visibility:visible;mso-wrap-style:square" from="1859,194" to="209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">
                      <v:stroke endarrow="block" endarrowwidth="narrow" endarrowlength="short"/>
                    </v:line>
                  </v:group>
                  <v:group id="Group 7533" o:spid="_x0000_s1938" style="position:absolute;left:1243;top:858;width:680;height:283" coordorigin="1243,858"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Text Box 7534" o:spid="_x0000_s1939" type="#_x0000_t202" style="position:absolute;left:1243;top:858;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0</w:t>
                            </w:r>
                          </w:p>
                        </w:txbxContent>
                      </v:textbox>
                    </v:shape>
                    <v:shape id="Text Box 7535" o:spid="_x0000_s1940" type="#_x0000_t202" style="position:absolute;left:1640;top:85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" filled="f">
                      <v:textbox inset="0,0,0,0">
                        <w:txbxContent>
                          <w:p w:rsidR="008E537A" w:rsidRPr="005C66E0" w:rsidRDefault="008E537A" w:rsidP="00CE0855">
                            <w:pPr>
                              <w:ind w:firstLineChars="0" w:firstLine="0"/>
                              <w:rPr>
                                <w:rFonts w:ascii="Times New Roman" w:hAnsi="Times New Roman" w:cs="Times New Roman"/>
                              </w:rPr>
                            </w:pPr>
                          </w:p>
                        </w:txbxContent>
                      </v:textbox>
                    </v:shape>
                  </v:group>
                  <v:group id="Group 7542" o:spid="_x0000_s1941" style="position:absolute;left:1243;top:1261;width:856;height:283" coordorigin="1243,1261" coordsize="8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group id="Group 7543" o:spid="_x0000_s1942" style="position:absolute;left:1243;top:1261;width:680;height:283" coordorigin="1243,1261"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Text Box 7544" o:spid="_x0000_s1943" type="#_x0000_t202" style="position:absolute;left:124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1</w:t>
                              </w:r>
                            </w:p>
                          </w:txbxContent>
                        </v:textbox>
                      </v:shape>
                      <v:shape id="Text Box 7545" o:spid="_x0000_s1944" type="#_x0000_t202" style="position:absolute;left:164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" filled="f">
                        <v:textbox inset="0,0,0,0">
                          <w:txbxContent>
                            <w:p w:rsidR="008E537A" w:rsidRPr="005C66E0" w:rsidRDefault="008E537A" w:rsidP="00CE0855">
                              <w:pPr>
                                <w:ind w:firstLineChars="0" w:firstLine="0"/>
                                <w:rPr>
                                  <w:rFonts w:ascii="Times New Roman" w:hAnsi="Times New Roman" w:cs="Times New Roman"/>
                                </w:rPr>
                              </w:pPr>
                            </w:p>
                          </w:txbxContent>
                        </v:textbox>
                      </v:shape>
                    </v:group>
                    <v:line id="Line 7546" o:spid="_x0000_s1945" style="position:absolute;visibility:visible;mso-wrap-style:square" from="1859,1403" to="2099,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">
                      <v:stroke endarrow="block" endarrowwidth="narrow" endarrowlength="short"/>
                    </v:line>
                  </v:group>
                  <v:group id="Group 7549" o:spid="_x0000_s1946" style="position:absolute;left:2083;top:1261;width:856;height:283" coordorigin="2083,1261" coordsize="85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group id="Group 7550" o:spid="_x0000_s1947" style="position:absolute;left:2083;top:1261;width:680;height:283" coordorigin="2083,1261" coordsize="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7551" o:spid="_x0000_s1948" type="#_x0000_t202" style="position:absolute;left:208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2</w:t>
                              </w:r>
                            </w:p>
                          </w:txbxContent>
                        </v:textbox>
                      </v:shape>
                      <v:shape id="Text Box 7552" o:spid="_x0000_s1949" type="#_x0000_t202" style="position:absolute;left:248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" filled="f">
                        <v:textbox inset="0,0,0,0">
                          <w:txbxContent>
                            <w:p w:rsidR="008E537A" w:rsidRPr="005C66E0" w:rsidRDefault="008E537A" w:rsidP="00CE0855">
                              <w:pPr>
                                <w:ind w:firstLineChars="0" w:firstLine="0"/>
                                <w:rPr>
                                  <w:rFonts w:ascii="Times New Roman" w:hAnsi="Times New Roman" w:cs="Times New Roman"/>
                                </w:rPr>
                              </w:pPr>
                            </w:p>
                          </w:txbxContent>
                        </v:textbox>
                      </v:shape>
                    </v:group>
                    <v:line id="Line 7553" o:spid="_x0000_s1950" style="position:absolute;visibility:visible;mso-wrap-style:square" from="2699,1403" to="2939,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">
                      <v:stroke endarrow="block" endarrowwidth="narrow" endarrowlength="short"/>
                    </v:line>
                  </v:group>
                  <v:shape id="Text Box 7554" o:spid="_x0000_s1951" type="#_x0000_t202" style="position:absolute;left:2923;top:1261;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v:textbox>
                  </v:shape>
                  <v:shape id="Text Box 7555" o:spid="_x0000_s1952" type="#_x0000_t202" style="position:absolute;left:3320;top:12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" filled="f">
                    <v:textbox inset="0,0,0,0">
                      <w:txbxContent>
                        <w:p w:rsidR="008E537A" w:rsidRPr="005C66E0" w:rsidRDefault="008E537A" w:rsidP="00CE0855">
                          <w:pPr>
                            <w:ind w:firstLineChars="0" w:firstLine="0"/>
                            <w:rPr>
                              <w:rFonts w:ascii="Times New Roman" w:hAnsi="Times New Roman" w:cs="Times New Roman"/>
                            </w:rPr>
                          </w:pPr>
                        </w:p>
                      </w:txbxContent>
                    </v:textbox>
                  </v:shape>
                  <v:shape id="Text Box 7568" o:spid="_x0000_s1953" type="#_x0000_t202" style="position:absolute;left:30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" fill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1</w:t>
                          </w:r>
                        </w:p>
                      </w:txbxContent>
                    </v:textbox>
                  </v:shape>
                  <v:shape id="Text Box 7569" o:spid="_x0000_s1954" type="#_x0000_t202" style="position:absolute;left:584;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" filled="f">
                    <v:textbox inset="0,0,0,0">
                      <w:txbxContent>
                        <w:p w:rsidR="008E537A" w:rsidRPr="005C66E0" w:rsidRDefault="008E537A" w:rsidP="00CE0855">
                          <w:pPr>
                            <w:ind w:firstLineChars="0" w:firstLine="0"/>
                            <w:rPr>
                              <w:rFonts w:ascii="Times New Roman" w:hAnsi="Times New Roman" w:cs="Times New Roman"/>
                            </w:rPr>
                          </w:pPr>
                        </w:p>
                      </w:txbxContent>
                    </v:textbox>
                  </v:shape>
                  <v:line id="Line 7570" o:spid="_x0000_s1955" style="position:absolute;visibility:visible;mso-wrap-style:square" from="926,198" to="120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">
                    <v:stroke endarrow="block" endarrowwidth="narrow" endarrowlength="short"/>
                  </v:line>
                  <v:shape id="Text Box 7571" o:spid="_x0000_s1956" type="#_x0000_t202" style="position:absolute;left:300;top:39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" fill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2</w:t>
                          </w:r>
                        </w:p>
                      </w:txbxContent>
                    </v:textbox>
                  </v:shape>
                  <v:shape id="Text Box 7572" o:spid="_x0000_s1957" type="#_x0000_t202" style="position:absolute;left:584;top:395;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" filled="f">
                    <v:textbox inset="0,0,0,0">
                      <w:txbxContent>
                        <w:p w:rsidR="008E537A" w:rsidRPr="004405BF" w:rsidRDefault="008E537A" w:rsidP="00C17C05">
                          <w:pPr>
                            <w:ind w:firstLineChars="0" w:firstLine="0"/>
                            <w:jc w:val="center"/>
                            <w:rPr>
                              <w:rFonts w:ascii="Times New Roman" w:hAnsi="Times New Roman" w:cs="Times New Roman"/>
                              <w:sz w:val="18"/>
                              <w:szCs w:val="18"/>
                            </w:rPr>
                          </w:pPr>
                          <w:r w:rsidRPr="004405BF">
                            <w:rPr>
                              <w:rFonts w:ascii="宋体" w:eastAsia="宋体" w:hAnsi="宋体" w:cs="宋体" w:hint="eastAsia"/>
                              <w:sz w:val="18"/>
                              <w:szCs w:val="18"/>
                            </w:rPr>
                            <w:t>∧</w:t>
                          </w:r>
                        </w:p>
                        <w:p w:rsidR="008E537A" w:rsidRPr="005C66E0" w:rsidRDefault="008E537A" w:rsidP="00CE0855">
                          <w:pPr>
                            <w:ind w:firstLineChars="0" w:firstLine="0"/>
                            <w:rPr>
                              <w:rFonts w:ascii="Times New Roman" w:hAnsi="Times New Roman" w:cs="Times New Roman"/>
                            </w:rPr>
                          </w:pPr>
                        </w:p>
                      </w:txbxContent>
                    </v:textbox>
                  </v:shape>
                  <v:shape id="Text Box 7574" o:spid="_x0000_s1958" type="#_x0000_t202" style="position:absolute;left:300;top:79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" fill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3</w:t>
                          </w:r>
                        </w:p>
                      </w:txbxContent>
                    </v:textbox>
                  </v:shape>
                  <v:shape id="Text Box 7575" o:spid="_x0000_s1959" type="#_x0000_t202" style="position:absolute;left:584;top:790;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" filled="f">
                    <v:textbox inset="0,0,0,0">
                      <w:txbxContent>
                        <w:p w:rsidR="008E537A" w:rsidRPr="005C66E0" w:rsidRDefault="008E537A" w:rsidP="00CE0855">
                          <w:pPr>
                            <w:ind w:firstLineChars="0" w:firstLine="0"/>
                            <w:rPr>
                              <w:rFonts w:ascii="Times New Roman" w:hAnsi="Times New Roman" w:cs="Times New Roman"/>
                            </w:rPr>
                          </w:pPr>
                        </w:p>
                      </w:txbxContent>
                    </v:textbox>
                  </v:shape>
                  <v:line id="Line 7576" o:spid="_x0000_s1960" style="position:absolute;visibility:visible;mso-wrap-style:square" from="926,988" to="12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">
                    <v:stroke endarrow="block" endarrowwidth="narrow" endarrowlength="short"/>
                  </v:line>
                  <v:shape id="Text Box 7577" o:spid="_x0000_s1961" type="#_x0000_t202" style="position:absolute;left:300;top:11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" fill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4</w:t>
                          </w:r>
                        </w:p>
                      </w:txbxContent>
                    </v:textbox>
                  </v:shape>
                  <v:shape id="Text Box 7578" o:spid="_x0000_s1962" type="#_x0000_t202" style="position:absolute;left:584;top:1185;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" filled="f">
                    <v:textbox inset="0,0,0,0">
                      <w:txbxContent>
                        <w:p w:rsidR="008E537A" w:rsidRPr="005C66E0" w:rsidRDefault="008E537A" w:rsidP="00CE0855">
                          <w:pPr>
                            <w:ind w:firstLineChars="0" w:firstLine="0"/>
                            <w:rPr>
                              <w:rFonts w:ascii="Times New Roman" w:hAnsi="Times New Roman" w:cs="Times New Roman"/>
                            </w:rPr>
                          </w:pPr>
                        </w:p>
                      </w:txbxContent>
                    </v:textbox>
                  </v:shape>
                  <v:line id="Line 7579" o:spid="_x0000_s1963" style="position:absolute;visibility:visible;mso-wrap-style:square" from="926,1383" to="1209,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">
                    <v:stroke endarrow="block" endarrowwidth="narrow" endarrowlength="short"/>
                  </v:line>
                  <v:shape id="Text Box 7580" o:spid="_x0000_s1964" type="#_x0000_t202" style="position:absolute;left:300;top:157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" fill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Pr>
                              <w:rFonts w:ascii="Times New Roman" w:hAnsi="Times New Roman" w:cs="Times New Roman"/>
                            </w:rPr>
                            <w:t>5</w:t>
                          </w:r>
                        </w:p>
                      </w:txbxContent>
                    </v:textbox>
                  </v:shape>
                  <v:shape id="Text Box 7581" o:spid="_x0000_s1965" type="#_x0000_t202" style="position:absolute;left:584;top:1579;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" filled="f">
                    <v:textbox inset="0,0,0,0">
                      <w:txbxContent>
                        <w:p w:rsidR="008E537A" w:rsidRPr="004405BF" w:rsidRDefault="008E537A" w:rsidP="00C17C05">
                          <w:pPr>
                            <w:ind w:firstLineChars="0" w:firstLine="0"/>
                            <w:jc w:val="center"/>
                            <w:rPr>
                              <w:rFonts w:ascii="Times New Roman" w:hAnsi="Times New Roman" w:cs="Times New Roman"/>
                              <w:sz w:val="18"/>
                              <w:szCs w:val="18"/>
                            </w:rPr>
                          </w:pPr>
                          <w:r w:rsidRPr="004405BF">
                            <w:rPr>
                              <w:rFonts w:ascii="宋体" w:eastAsia="宋体" w:hAnsi="宋体" w:cs="宋体" w:hint="eastAsia"/>
                              <w:sz w:val="18"/>
                              <w:szCs w:val="18"/>
                            </w:rPr>
                            <w:t>∧</w:t>
                          </w:r>
                        </w:p>
                        <w:p w:rsidR="008E537A" w:rsidRPr="005C66E0" w:rsidRDefault="008E537A" w:rsidP="00CE0855">
                          <w:pPr>
                            <w:ind w:firstLineChars="0" w:firstLine="0"/>
                            <w:rPr>
                              <w:rFonts w:ascii="Times New Roman" w:hAnsi="Times New Roman" w:cs="Times New Roman"/>
                            </w:rPr>
                          </w:pPr>
                        </w:p>
                      </w:txbxContent>
                    </v:textbox>
                  </v:shape>
                  <v:shape id="Freeform 7585" o:spid="_x0000_s1966" style="position:absolute;left:1647;top:874;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" path="m258,l,258e" filled="f">
                    <v:path arrowok="t" o:connecttype="custom" o:connectlocs="258,0;0,258" o:connectangles="0,0"/>
                  </v:shape>
                  <v:shape id="Freeform 7586" o:spid="_x0000_s1967" style="position:absolute;left:3333;top:1273;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" path="m258,l,258e" filled="f">
                    <v:path arrowok="t" o:connecttype="custom" o:connectlocs="258,0;0,258" o:connectangles="0,0"/>
                  </v:shape>
                  <v:shape id="Text Box 7588" o:spid="_x0000_s1968" type="#_x0000_t202" style="position:absolute;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" filled="f" strok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0</w:t>
                          </w:r>
                        </w:p>
                      </w:txbxContent>
                    </v:textbox>
                  </v:shape>
                  <v:shape id="Text Box 7589" o:spid="_x0000_s1969" type="#_x0000_t202" style="position:absolute;top:39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" filled="f" strok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1</w:t>
                          </w:r>
                        </w:p>
                      </w:txbxContent>
                    </v:textbox>
                  </v:shape>
                  <v:shape id="Text Box 7590" o:spid="_x0000_s1970" type="#_x0000_t202" style="position:absolute;top:79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" filled="f" strok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2</w:t>
                          </w:r>
                        </w:p>
                      </w:txbxContent>
                    </v:textbox>
                  </v:shape>
                  <v:shape id="Text Box 7591" o:spid="_x0000_s1971" type="#_x0000_t202" style="position:absolute;top:11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" filled="f" strok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3</w:t>
                          </w:r>
                        </w:p>
                      </w:txbxContent>
                    </v:textbox>
                  </v:shape>
                  <v:shape id="Text Box 7592" o:spid="_x0000_s1972" type="#_x0000_t202" style="position:absolute;top:157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" filled="f" stroked="f">
                    <v:textbox inset="0,0,0,0">
                      <w:txbxContent>
                        <w:p w:rsidR="008E537A" w:rsidRPr="005C66E0" w:rsidRDefault="008E537A" w:rsidP="00CE0855">
                          <w:pPr>
                            <w:pStyle w:val="ab"/>
                            <w:spacing w:beforeLines="20" w:before="62"/>
                            <w:ind w:firstLineChars="0" w:firstLine="0"/>
                            <w:rPr>
                              <w:rFonts w:ascii="Times New Roman" w:hAnsi="Times New Roman" w:cs="Times New Roman"/>
                            </w:rPr>
                          </w:pPr>
                          <w:r w:rsidRPr="005C66E0">
                            <w:rPr>
                              <w:rFonts w:ascii="Times New Roman" w:hAnsi="Times New Roman" w:cs="Times New Roman"/>
                            </w:rPr>
                            <w:t>4</w:t>
                          </w:r>
                        </w:p>
                      </w:txbxContent>
                    </v:textbox>
                  </v:shape>
                  <v:shape id="Text Box 7528" o:spid="_x0000_s1973" type="#_x0000_t202" style="position:absolute;left:2106;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" filled="f">
                    <v:textbox inset="0,0,0,0">
                      <w:txbxContent>
                        <w:p w:rsidR="008E537A" w:rsidRPr="005C66E0" w:rsidRDefault="008E537A" w:rsidP="00CE0855">
                          <w:pPr>
                            <w:pStyle w:val="ab"/>
                            <w:spacing w:beforeLines="10" w:before="31"/>
                            <w:ind w:firstLineChars="0" w:firstLine="0"/>
                            <w:rPr>
                              <w:rFonts w:ascii="Times New Roman" w:hAnsi="Times New Roman" w:cs="Times New Roman"/>
                            </w:rPr>
                          </w:pPr>
                          <w:r>
                            <w:rPr>
                              <w:rFonts w:ascii="Times New Roman" w:hAnsi="Times New Roman" w:cs="Times New Roman"/>
                            </w:rPr>
                            <w:t>4</w:t>
                          </w:r>
                        </w:p>
                      </w:txbxContent>
                    </v:textbox>
                  </v:shape>
                  <v:shape id="Text Box 7529" o:spid="_x0000_s1974" type="#_x0000_t202" style="position:absolute;left:2503;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" filled="f">
                    <v:textbox inset="0,0,0,0">
                      <w:txbxContent>
                        <w:p w:rsidR="008E537A" w:rsidRPr="005C66E0" w:rsidRDefault="008E537A" w:rsidP="00CE0855">
                          <w:pPr>
                            <w:ind w:firstLineChars="0" w:firstLine="0"/>
                            <w:rPr>
                              <w:rFonts w:ascii="Times New Roman" w:hAnsi="Times New Roman" w:cs="Times New Roman"/>
                            </w:rPr>
                          </w:pPr>
                        </w:p>
                      </w:txbxContent>
                    </v:textbox>
                  </v:shape>
                  <v:shape id="Freeform 7583" o:spid="_x0000_s1975" style="position:absolute;left:2515;top:69;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" path="m258,l,258e" filled="f">
                    <v:path arrowok="t" o:connecttype="custom" o:connectlocs="258,0;0,258" o:connectangles="0,0"/>
                  </v:shape>
                </v:group>
                <v:shape id="_x0000_s1976" type="#_x0000_t202" style="position:absolute;left:662;top:2099;width:227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" filled="f" stroked="f">
                  <v:textbox inset="0,0,0,0">
                    <w:txbxContent>
                      <w:p w:rsidR="008E537A" w:rsidRPr="005C66E0" w:rsidRDefault="008E537A" w:rsidP="009F1335">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highlight w:val="yellow"/>
                          </w:rPr>
                          <w:t>b</w:t>
                        </w:r>
                        <w:r>
                          <w:rPr>
                            <w:rFonts w:ascii="Times New Roman" w:eastAsia="宋体" w:hAnsi="Times New Roman" w:cs="Times New Roman"/>
                            <w:b w:val="0"/>
                            <w:highlight w:val="yellow"/>
                          </w:rPr>
                          <w:t>)</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-4b</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p w:rsidR="008E537A" w:rsidRPr="005C66E0" w:rsidRDefault="008E537A" w:rsidP="00CE0855">
                        <w:pPr>
                          <w:pStyle w:val="a6"/>
                          <w:ind w:firstLineChars="0" w:firstLine="0"/>
                          <w:rPr>
                            <w:rFonts w:ascii="Times New Roman" w:eastAsia="宋体" w:hAnsi="Times New Roman" w:cs="Times New Roman"/>
                            <w:b w:val="0"/>
                          </w:rPr>
                        </w:pPr>
                      </w:p>
                    </w:txbxContent>
                  </v:textbox>
                </v:shape>
                <w10:wrap type="topAndBottom"/>
              </v:group>
            </w:pict>
          </mc:Fallback>
        </mc:AlternateContent>
      </w:r>
      <w:r w:rsidR="00CE0855" w:rsidRPr="00196523">
        <w:rPr>
          <w:rFonts w:ascii="Times New Roman" w:eastAsia="宋体" w:hAnsi="Times New Roman" w:cs="Times New Roman" w:hint="eastAsia"/>
          <w:color w:val="000000" w:themeColor="text1"/>
        </w:rPr>
        <w:t>图</w:t>
      </w:r>
      <w:r w:rsidR="00CE0855"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Pr>
          <w:rFonts w:ascii="Times New Roman" w:eastAsia="宋体" w:hAnsi="Times New Roman" w:cs="Times New Roman"/>
          <w:color w:val="000000" w:themeColor="text1"/>
        </w:rPr>
        <w:t>4</w:t>
      </w:r>
      <w:r w:rsidR="009F1335" w:rsidRPr="00196523">
        <w:rPr>
          <w:rFonts w:ascii="Times New Roman" w:eastAsia="宋体" w:hAnsi="Times New Roman" w:cs="Times New Roman"/>
          <w:color w:val="000000" w:themeColor="text1"/>
        </w:rPr>
        <w:t>b</w:t>
      </w:r>
      <w:r w:rsidR="00CE0855" w:rsidRPr="00196523">
        <w:rPr>
          <w:rFonts w:ascii="Times New Roman" w:eastAsia="宋体" w:hAnsi="Times New Roman" w:cs="Times New Roman" w:hint="eastAsia"/>
          <w:color w:val="000000" w:themeColor="text1"/>
        </w:rPr>
        <w:t>的邻接表如图</w:t>
      </w:r>
      <w:r w:rsidR="00CE0855"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9F1335" w:rsidRPr="00196523">
        <w:rPr>
          <w:rFonts w:ascii="Times New Roman" w:eastAsia="宋体" w:hAnsi="Times New Roman" w:cs="Times New Roman"/>
          <w:color w:val="000000" w:themeColor="text1"/>
        </w:rPr>
        <w:t>5</w:t>
      </w:r>
      <w:r>
        <w:rPr>
          <w:rFonts w:ascii="Times New Roman" w:eastAsia="宋体" w:hAnsi="Times New Roman" w:cs="Times New Roman"/>
          <w:color w:val="000000" w:themeColor="text1"/>
        </w:rPr>
        <w:t>b</w:t>
      </w:r>
      <w:r w:rsidR="00CE0855" w:rsidRPr="00196523">
        <w:rPr>
          <w:rFonts w:ascii="Times New Roman" w:eastAsia="宋体" w:hAnsi="Times New Roman" w:cs="Times New Roman" w:hint="eastAsia"/>
          <w:color w:val="000000" w:themeColor="text1"/>
        </w:rPr>
        <w:t>所示。</w:t>
      </w:r>
    </w:p>
    <w:p w:rsidR="00EE3A5D" w:rsidRDefault="00EE3A5D" w:rsidP="001C30E9">
      <w:pPr>
        <w:ind w:left="315" w:hangingChars="150" w:hanging="315"/>
        <w:rPr>
          <w:rFonts w:ascii="Times New Roman" w:eastAsia="宋体" w:hAnsi="Times New Roman" w:cs="Times New Roman"/>
          <w:color w:val="000000" w:themeColor="text1"/>
          <w:szCs w:val="21"/>
        </w:rPr>
      </w:pPr>
      <w:r>
        <w:rPr>
          <w:noProof/>
        </w:rPr>
        <mc:AlternateContent>
          <mc:Choice Requires="wps">
            <w:drawing>
              <wp:anchor distT="0" distB="0" distL="114300" distR="114300" simplePos="0" relativeHeight="252110848" behindDoc="0" locked="0" layoutInCell="1" allowOverlap="1" wp14:anchorId="63672647" wp14:editId="07344C89">
                <wp:simplePos x="0" y="0"/>
                <wp:positionH relativeFrom="margin">
                  <wp:align>center</wp:align>
                </wp:positionH>
                <wp:positionV relativeFrom="paragraph">
                  <wp:posOffset>1395332</wp:posOffset>
                </wp:positionV>
                <wp:extent cx="1470863" cy="153620"/>
                <wp:effectExtent l="0" t="0" r="15240" b="18415"/>
                <wp:wrapNone/>
                <wp:docPr id="11123" name="Text Box 7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863" cy="15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EE3A5D">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-5</w:t>
                            </w:r>
                            <w:r w:rsidRPr="00614594">
                              <w:rPr>
                                <w:rFonts w:ascii="Times New Roman" w:hAnsi="Times New Roman" w:cs="Times New Roman"/>
                              </w:rPr>
                              <w:t xml:space="preserve"> </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txbxContent>
                      </wps:txbx>
                      <wps:bodyPr rot="0" vert="horz" wrap="square" lIns="0" tIns="0" rIns="0" bIns="0" anchor="t" anchorCtr="0" upright="1">
                        <a:noAutofit/>
                      </wps:bodyPr>
                    </wps:wsp>
                  </a:graphicData>
                </a:graphic>
              </wp:anchor>
            </w:drawing>
          </mc:Choice>
          <mc:Fallback>
            <w:pict>
              <v:shape w14:anchorId="63672647" id="Text Box 7593" o:spid="_x0000_s1977" type="#_x0000_t202" style="position:absolute;left:0;text-align:left;margin-left:0;margin-top:109.85pt;width:115.8pt;height:12.1pt;z-index:252110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" filled="f" stroked="f">
                <v:textbox inset="0,0,0,0">
                  <w:txbxContent>
                    <w:p w:rsidR="008E537A" w:rsidRPr="005C66E0" w:rsidRDefault="008E537A" w:rsidP="00EE3A5D">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-5</w:t>
                      </w:r>
                      <w:r w:rsidRPr="00614594">
                        <w:rPr>
                          <w:rFonts w:ascii="Times New Roman" w:hAnsi="Times New Roman" w:cs="Times New Roman"/>
                        </w:rPr>
                        <w:t xml:space="preserve"> </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-4</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txbxContent>
                </v:textbox>
                <w10:wrap anchorx="margin"/>
              </v:shape>
            </w:pict>
          </mc:Fallback>
        </mc:AlternateContent>
      </w:r>
    </w:p>
    <w:p w:rsidR="00EE3A5D" w:rsidRDefault="00EE3A5D" w:rsidP="001C30E9">
      <w:pPr>
        <w:ind w:left="315" w:hangingChars="150" w:hanging="315"/>
        <w:rPr>
          <w:rFonts w:ascii="Times New Roman" w:eastAsia="宋体" w:hAnsi="Times New Roman" w:cs="Times New Roman"/>
          <w:color w:val="000000" w:themeColor="text1"/>
          <w:szCs w:val="21"/>
        </w:rPr>
      </w:pPr>
    </w:p>
    <w:p w:rsidR="003042F2" w:rsidRPr="00196523" w:rsidRDefault="007B0A36"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szCs w:val="21"/>
        </w:rPr>
        <w:t>3</w:t>
      </w:r>
      <w:r w:rsidR="003042F2" w:rsidRPr="00196523">
        <w:rPr>
          <w:rFonts w:ascii="Times New Roman" w:eastAsia="宋体" w:hAnsi="Times New Roman" w:cs="Times New Roman" w:hint="eastAsia"/>
          <w:color w:val="000000" w:themeColor="text1"/>
          <w:szCs w:val="21"/>
        </w:rPr>
        <w:t>．</w:t>
      </w:r>
      <w:proofErr w:type="gramStart"/>
      <w:r w:rsidR="003042F2" w:rsidRPr="00196523">
        <w:rPr>
          <w:rFonts w:ascii="Times New Roman" w:eastAsia="宋体" w:hAnsi="Times New Roman" w:cs="Times New Roman" w:hint="eastAsia"/>
          <w:color w:val="000000" w:themeColor="text1"/>
        </w:rPr>
        <w:t>求图</w:t>
      </w:r>
      <w:proofErr w:type="gramEnd"/>
      <w:r w:rsidR="003042F2"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003042F2" w:rsidRPr="00196523">
        <w:rPr>
          <w:rFonts w:ascii="Times New Roman" w:eastAsia="宋体" w:hAnsi="Times New Roman" w:cs="Times New Roman"/>
          <w:color w:val="000000" w:themeColor="text1"/>
        </w:rPr>
        <w:t>a</w:t>
      </w:r>
      <w:r w:rsidR="003042F2" w:rsidRPr="00196523">
        <w:rPr>
          <w:rFonts w:ascii="Times New Roman" w:eastAsia="宋体" w:hAnsi="Times New Roman" w:cs="Times New Roman" w:hint="eastAsia"/>
          <w:color w:val="000000" w:themeColor="text1"/>
        </w:rPr>
        <w:t>各顶点的度及图</w:t>
      </w:r>
      <w:r w:rsidR="003042F2"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003042F2" w:rsidRPr="00196523">
        <w:rPr>
          <w:rFonts w:ascii="Times New Roman" w:eastAsia="宋体" w:hAnsi="Times New Roman" w:cs="Times New Roman" w:hint="eastAsia"/>
          <w:color w:val="000000" w:themeColor="text1"/>
        </w:rPr>
        <w:t>b</w:t>
      </w:r>
      <w:r w:rsidR="003042F2" w:rsidRPr="00196523">
        <w:rPr>
          <w:rFonts w:ascii="Times New Roman" w:eastAsia="宋体" w:hAnsi="Times New Roman" w:cs="Times New Roman" w:hint="eastAsia"/>
          <w:color w:val="000000" w:themeColor="text1"/>
        </w:rPr>
        <w:t>各顶点</w:t>
      </w:r>
      <w:proofErr w:type="gramStart"/>
      <w:r w:rsidR="003042F2" w:rsidRPr="00196523">
        <w:rPr>
          <w:rFonts w:ascii="Times New Roman" w:eastAsia="宋体" w:hAnsi="Times New Roman" w:cs="Times New Roman" w:hint="eastAsia"/>
          <w:color w:val="000000" w:themeColor="text1"/>
        </w:rPr>
        <w:t>的入度</w:t>
      </w:r>
      <w:proofErr w:type="gramEnd"/>
      <w:r w:rsidR="003042F2" w:rsidRPr="00196523">
        <w:rPr>
          <w:rFonts w:ascii="Times New Roman" w:eastAsia="宋体" w:hAnsi="Times New Roman" w:cs="Times New Roman" w:hint="eastAsia"/>
          <w:color w:val="000000" w:themeColor="text1"/>
        </w:rPr>
        <w:t>和出席。</w:t>
      </w:r>
    </w:p>
    <w:p w:rsidR="000E2C94" w:rsidRPr="00196523" w:rsidRDefault="00514FEE"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7B0A36" w:rsidRPr="00196523">
        <w:rPr>
          <w:rFonts w:ascii="Times New Roman" w:eastAsia="宋体" w:hAnsi="Times New Roman" w:cs="Times New Roman" w:hint="eastAsia"/>
          <w:color w:val="000000" w:themeColor="text1"/>
        </w:rPr>
        <w:t>图</w:t>
      </w:r>
      <w:r w:rsidR="007B0A36"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007B0A36" w:rsidRPr="00196523">
        <w:rPr>
          <w:rFonts w:ascii="Times New Roman" w:eastAsia="宋体" w:hAnsi="Times New Roman" w:cs="Times New Roman"/>
          <w:color w:val="000000" w:themeColor="text1"/>
        </w:rPr>
        <w:t>a</w:t>
      </w:r>
      <w:r w:rsidR="007B0A36" w:rsidRPr="00196523">
        <w:rPr>
          <w:rFonts w:ascii="Times New Roman" w:eastAsia="宋体" w:hAnsi="Times New Roman" w:cs="Times New Roman" w:hint="eastAsia"/>
          <w:color w:val="000000" w:themeColor="text1"/>
        </w:rPr>
        <w:t>各顶点</w:t>
      </w:r>
      <w:proofErr w:type="gramStart"/>
      <w:r w:rsidR="007B0A36" w:rsidRPr="00196523">
        <w:rPr>
          <w:rFonts w:ascii="Times New Roman" w:eastAsia="宋体" w:hAnsi="Times New Roman" w:cs="Times New Roman" w:hint="eastAsia"/>
          <w:color w:val="000000" w:themeColor="text1"/>
        </w:rPr>
        <w:t>的</w:t>
      </w:r>
      <w:r w:rsidR="000D4FEF" w:rsidRPr="00196523">
        <w:rPr>
          <w:rFonts w:ascii="Times New Roman" w:eastAsia="宋体" w:hAnsi="Times New Roman" w:cs="Times New Roman" w:hint="eastAsia"/>
          <w:color w:val="000000" w:themeColor="text1"/>
        </w:rPr>
        <w:t>度如表</w:t>
      </w:r>
      <w:proofErr w:type="gramEnd"/>
      <w:r w:rsidR="000D4FEF"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000D4FEF" w:rsidRPr="00196523">
        <w:rPr>
          <w:rFonts w:ascii="Times New Roman" w:eastAsia="宋体" w:hAnsi="Times New Roman" w:cs="Times New Roman"/>
          <w:color w:val="000000" w:themeColor="text1"/>
        </w:rPr>
        <w:t>1</w:t>
      </w:r>
      <w:r w:rsidR="000D4FEF" w:rsidRPr="00196523">
        <w:rPr>
          <w:rFonts w:ascii="Times New Roman" w:eastAsia="宋体" w:hAnsi="Times New Roman" w:cs="Times New Roman" w:hint="eastAsia"/>
          <w:color w:val="000000" w:themeColor="text1"/>
        </w:rPr>
        <w:t>所示。</w:t>
      </w:r>
    </w:p>
    <w:p w:rsidR="000D4FEF" w:rsidRPr="00196523" w:rsidRDefault="000D4FEF" w:rsidP="001C30E9">
      <w:pPr>
        <w:pStyle w:val="a3"/>
        <w:spacing w:line="240" w:lineRule="auto"/>
        <w:ind w:leftChars="50" w:left="105"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表</w:t>
      </w:r>
      <w:r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 xml:space="preserve">1 </w:t>
      </w: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hint="eastAsia"/>
          <w:color w:val="000000" w:themeColor="text1"/>
        </w:rPr>
        <w:t>各顶点的度</w:t>
      </w:r>
    </w:p>
    <w:tbl>
      <w:tblPr>
        <w:tblStyle w:val="ac"/>
        <w:tblW w:w="0" w:type="auto"/>
        <w:jc w:val="center"/>
        <w:tblLook w:val="04A0" w:firstRow="1" w:lastRow="0" w:firstColumn="1" w:lastColumn="0" w:noHBand="0" w:noVBand="1"/>
      </w:tblPr>
      <w:tblGrid>
        <w:gridCol w:w="907"/>
        <w:gridCol w:w="907"/>
        <w:gridCol w:w="907"/>
        <w:gridCol w:w="907"/>
        <w:gridCol w:w="907"/>
        <w:gridCol w:w="907"/>
      </w:tblGrid>
      <w:tr w:rsidR="000D4FEF" w:rsidRPr="00196523" w:rsidTr="000D4FEF">
        <w:trPr>
          <w:jc w:val="center"/>
        </w:trPr>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顶点</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p>
        </w:tc>
      </w:tr>
      <w:tr w:rsidR="000D4FEF" w:rsidRPr="00196523" w:rsidTr="000D4FEF">
        <w:trPr>
          <w:jc w:val="center"/>
        </w:trPr>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度</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r>
    </w:tbl>
    <w:p w:rsidR="007B0A36" w:rsidRPr="00196523" w:rsidRDefault="007B0A36" w:rsidP="001C30E9">
      <w:pPr>
        <w:pStyle w:val="a3"/>
        <w:spacing w:line="240" w:lineRule="auto"/>
        <w:ind w:leftChars="50" w:left="105" w:firstLineChars="150" w:firstLine="315"/>
        <w:rPr>
          <w:rFonts w:ascii="Times New Roman" w:eastAsia="宋体" w:hAnsi="Times New Roman" w:cs="Times New Roman"/>
          <w:color w:val="000000" w:themeColor="text1"/>
        </w:rPr>
      </w:pPr>
    </w:p>
    <w:p w:rsidR="000D4FEF" w:rsidRPr="00196523" w:rsidRDefault="000D4FEF" w:rsidP="001C30E9">
      <w:pPr>
        <w:pStyle w:val="a3"/>
        <w:spacing w:line="240" w:lineRule="auto"/>
        <w:ind w:leftChars="50" w:left="105"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图</w:t>
      </w:r>
      <w:r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各顶点的</w:t>
      </w:r>
      <w:proofErr w:type="gramStart"/>
      <w:r w:rsidRPr="00196523">
        <w:rPr>
          <w:rFonts w:ascii="Times New Roman" w:eastAsia="宋体" w:hAnsi="Times New Roman" w:cs="Times New Roman" w:hint="eastAsia"/>
          <w:color w:val="000000" w:themeColor="text1"/>
        </w:rPr>
        <w:t>入度和出度如</w:t>
      </w:r>
      <w:proofErr w:type="gramEnd"/>
      <w:r w:rsidRPr="00196523">
        <w:rPr>
          <w:rFonts w:ascii="Times New Roman" w:eastAsia="宋体" w:hAnsi="Times New Roman" w:cs="Times New Roman" w:hint="eastAsia"/>
          <w:color w:val="000000" w:themeColor="text1"/>
        </w:rPr>
        <w:t>表</w:t>
      </w:r>
      <w:r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所示。</w:t>
      </w:r>
    </w:p>
    <w:p w:rsidR="000D4FEF" w:rsidRPr="00196523" w:rsidRDefault="000D4FEF" w:rsidP="001C30E9">
      <w:pPr>
        <w:pStyle w:val="a3"/>
        <w:spacing w:line="240" w:lineRule="auto"/>
        <w:ind w:leftChars="50" w:left="105"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表</w:t>
      </w:r>
      <w:r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hint="eastAsia"/>
          <w:color w:val="000000" w:themeColor="text1"/>
        </w:rPr>
        <w:t>图</w:t>
      </w:r>
      <w:r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hint="eastAsia"/>
          <w:color w:val="000000" w:themeColor="text1"/>
        </w:rPr>
        <w:t>各顶点</w:t>
      </w:r>
      <w:proofErr w:type="gramStart"/>
      <w:r w:rsidRPr="00196523">
        <w:rPr>
          <w:rFonts w:ascii="Times New Roman" w:eastAsia="宋体" w:hAnsi="Times New Roman" w:cs="Times New Roman" w:hint="eastAsia"/>
          <w:color w:val="000000" w:themeColor="text1"/>
        </w:rPr>
        <w:t>的入度和</w:t>
      </w:r>
      <w:proofErr w:type="gramEnd"/>
      <w:r w:rsidRPr="00196523">
        <w:rPr>
          <w:rFonts w:ascii="Times New Roman" w:eastAsia="宋体" w:hAnsi="Times New Roman" w:cs="Times New Roman" w:hint="eastAsia"/>
          <w:color w:val="000000" w:themeColor="text1"/>
        </w:rPr>
        <w:t>出度</w:t>
      </w:r>
    </w:p>
    <w:tbl>
      <w:tblPr>
        <w:tblStyle w:val="ac"/>
        <w:tblW w:w="0" w:type="auto"/>
        <w:jc w:val="center"/>
        <w:tblLook w:val="04A0" w:firstRow="1" w:lastRow="0" w:firstColumn="1" w:lastColumn="0" w:noHBand="0" w:noVBand="1"/>
      </w:tblPr>
      <w:tblGrid>
        <w:gridCol w:w="907"/>
        <w:gridCol w:w="907"/>
        <w:gridCol w:w="907"/>
        <w:gridCol w:w="907"/>
        <w:gridCol w:w="907"/>
        <w:gridCol w:w="907"/>
      </w:tblGrid>
      <w:tr w:rsidR="000D4FEF" w:rsidRPr="00196523" w:rsidTr="00A74F63">
        <w:trPr>
          <w:jc w:val="center"/>
        </w:trPr>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顶点</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p>
        </w:tc>
      </w:tr>
      <w:tr w:rsidR="000D4FEF" w:rsidRPr="00196523" w:rsidTr="00A74F63">
        <w:trPr>
          <w:jc w:val="center"/>
        </w:trPr>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入度</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0</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r>
      <w:tr w:rsidR="000D4FEF" w:rsidRPr="00196523" w:rsidTr="00A74F63">
        <w:trPr>
          <w:jc w:val="center"/>
        </w:trPr>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出度</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0</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907" w:type="dxa"/>
          </w:tcPr>
          <w:p w:rsidR="000D4FEF" w:rsidRPr="00196523" w:rsidRDefault="000D4FEF"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0</w:t>
            </w:r>
          </w:p>
        </w:tc>
      </w:tr>
    </w:tbl>
    <w:p w:rsidR="007B0A36" w:rsidRPr="00196523" w:rsidRDefault="007B0A36" w:rsidP="001C30E9">
      <w:pPr>
        <w:pStyle w:val="a3"/>
        <w:spacing w:line="240" w:lineRule="auto"/>
        <w:ind w:leftChars="50" w:left="105" w:firstLineChars="150" w:firstLine="315"/>
        <w:rPr>
          <w:rFonts w:ascii="Times New Roman" w:eastAsia="宋体" w:hAnsi="Times New Roman" w:cs="Times New Roman"/>
          <w:color w:val="000000" w:themeColor="text1"/>
        </w:rPr>
      </w:pPr>
    </w:p>
    <w:p w:rsidR="003042F2" w:rsidRPr="00196523" w:rsidRDefault="004852E1"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szCs w:val="21"/>
        </w:rPr>
        <w:t>4</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给出</w:t>
      </w:r>
      <w:proofErr w:type="gramStart"/>
      <w:r w:rsidR="003042F2" w:rsidRPr="00196523">
        <w:rPr>
          <w:rFonts w:ascii="Times New Roman" w:eastAsia="宋体" w:hAnsi="Times New Roman" w:cs="Times New Roman" w:hint="eastAsia"/>
          <w:color w:val="000000" w:themeColor="text1"/>
        </w:rPr>
        <w:t>带权图</w:t>
      </w:r>
      <w:proofErr w:type="gramEnd"/>
      <w:r w:rsidR="003042F2" w:rsidRPr="00196523">
        <w:rPr>
          <w:rFonts w:ascii="Times New Roman" w:eastAsia="宋体" w:hAnsi="Times New Roman" w:cs="Times New Roman"/>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6</w:t>
      </w:r>
      <w:r w:rsidR="003042F2" w:rsidRPr="00196523">
        <w:rPr>
          <w:rFonts w:ascii="Times New Roman" w:eastAsia="宋体" w:hAnsi="Times New Roman" w:cs="Times New Roman" w:hint="eastAsia"/>
          <w:color w:val="000000" w:themeColor="text1"/>
        </w:rPr>
        <w:t>的邻接矩阵和邻接表。</w:t>
      </w:r>
    </w:p>
    <w:p w:rsidR="003042F2" w:rsidRPr="00196523" w:rsidRDefault="004852E1"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64384" behindDoc="0" locked="0" layoutInCell="1" allowOverlap="1">
                <wp:simplePos x="0" y="0"/>
                <wp:positionH relativeFrom="column">
                  <wp:posOffset>1068861</wp:posOffset>
                </wp:positionH>
                <wp:positionV relativeFrom="paragraph">
                  <wp:posOffset>36299</wp:posOffset>
                </wp:positionV>
                <wp:extent cx="1943100" cy="1214120"/>
                <wp:effectExtent l="11430" t="0" r="7620" b="6985"/>
                <wp:wrapNone/>
                <wp:docPr id="2797" name="组合 2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214120"/>
                          <a:chOff x="2523" y="2719"/>
                          <a:chExt cx="3060" cy="1912"/>
                        </a:xfrm>
                      </wpg:grpSpPr>
                      <wpg:grpSp>
                        <wpg:cNvPr id="2798" name="Group 6"/>
                        <wpg:cNvGrpSpPr>
                          <a:grpSpLocks/>
                        </wpg:cNvGrpSpPr>
                        <wpg:grpSpPr bwMode="auto">
                          <a:xfrm>
                            <a:off x="3433" y="2835"/>
                            <a:ext cx="1295" cy="308"/>
                            <a:chOff x="4968" y="2064"/>
                            <a:chExt cx="1692" cy="397"/>
                          </a:xfrm>
                        </wpg:grpSpPr>
                        <wps:wsp>
                          <wps:cNvPr id="2799" name="Oval 7"/>
                          <wps:cNvSpPr>
                            <a:spLocks noChangeArrowheads="1"/>
                          </wps:cNvSpPr>
                          <wps:spPr bwMode="auto">
                            <a:xfrm>
                              <a:off x="4968" y="2064"/>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0</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2800" name="Oval 8"/>
                          <wps:cNvSpPr>
                            <a:spLocks noChangeArrowheads="1"/>
                          </wps:cNvSpPr>
                          <wps:spPr bwMode="auto">
                            <a:xfrm>
                              <a:off x="6263" y="2064"/>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1</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g:grpSp>
                      <wps:wsp>
                        <wps:cNvPr id="2801" name="Freeform 9"/>
                        <wps:cNvSpPr>
                          <a:spLocks/>
                        </wps:cNvSpPr>
                        <wps:spPr bwMode="auto">
                          <a:xfrm>
                            <a:off x="2772" y="3032"/>
                            <a:ext cx="661" cy="588"/>
                          </a:xfrm>
                          <a:custGeom>
                            <a:avLst/>
                            <a:gdLst>
                              <a:gd name="T0" fmla="*/ 810 w 810"/>
                              <a:gd name="T1" fmla="*/ 0 h 697"/>
                              <a:gd name="T2" fmla="*/ 0 w 810"/>
                              <a:gd name="T3" fmla="*/ 697 h 697"/>
                            </a:gdLst>
                            <a:ahLst/>
                            <a:cxnLst>
                              <a:cxn ang="0">
                                <a:pos x="T0" y="T1"/>
                              </a:cxn>
                              <a:cxn ang="0">
                                <a:pos x="T2" y="T3"/>
                              </a:cxn>
                            </a:cxnLst>
                            <a:rect l="0" t="0" r="r" b="b"/>
                            <a:pathLst>
                              <a:path w="810" h="697">
                                <a:moveTo>
                                  <a:pt x="810" y="0"/>
                                </a:moveTo>
                                <a:lnTo>
                                  <a:pt x="0" y="6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 name="Freeform 10"/>
                        <wps:cNvSpPr>
                          <a:spLocks/>
                        </wps:cNvSpPr>
                        <wps:spPr bwMode="auto">
                          <a:xfrm>
                            <a:off x="3740" y="2974"/>
                            <a:ext cx="680" cy="1"/>
                          </a:xfrm>
                          <a:custGeom>
                            <a:avLst/>
                            <a:gdLst>
                              <a:gd name="T0" fmla="*/ 0 w 840"/>
                              <a:gd name="T1" fmla="*/ 0 h 7"/>
                              <a:gd name="T2" fmla="*/ 840 w 840"/>
                              <a:gd name="T3" fmla="*/ 7 h 7"/>
                            </a:gdLst>
                            <a:ahLst/>
                            <a:cxnLst>
                              <a:cxn ang="0">
                                <a:pos x="T0" y="T1"/>
                              </a:cxn>
                              <a:cxn ang="0">
                                <a:pos x="T2" y="T3"/>
                              </a:cxn>
                            </a:cxnLst>
                            <a:rect l="0" t="0" r="r" b="b"/>
                            <a:pathLst>
                              <a:path w="840" h="7">
                                <a:moveTo>
                                  <a:pt x="0" y="0"/>
                                </a:moveTo>
                                <a:lnTo>
                                  <a:pt x="840" y="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11"/>
                        <wps:cNvSpPr>
                          <a:spLocks/>
                        </wps:cNvSpPr>
                        <wps:spPr bwMode="auto">
                          <a:xfrm>
                            <a:off x="2821" y="3732"/>
                            <a:ext cx="612" cy="1"/>
                          </a:xfrm>
                          <a:custGeom>
                            <a:avLst/>
                            <a:gdLst>
                              <a:gd name="T0" fmla="*/ 0 w 720"/>
                              <a:gd name="T1" fmla="*/ 0 h 1"/>
                              <a:gd name="T2" fmla="*/ 720 w 720"/>
                              <a:gd name="T3" fmla="*/ 0 h 1"/>
                            </a:gdLst>
                            <a:ahLst/>
                            <a:cxnLst>
                              <a:cxn ang="0">
                                <a:pos x="T0" y="T1"/>
                              </a:cxn>
                              <a:cxn ang="0">
                                <a:pos x="T2" y="T3"/>
                              </a:cxn>
                            </a:cxnLst>
                            <a:rect l="0" t="0" r="r" b="b"/>
                            <a:pathLst>
                              <a:path w="720" h="1">
                                <a:moveTo>
                                  <a:pt x="0" y="0"/>
                                </a:moveTo>
                                <a:lnTo>
                                  <a:pt x="72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2"/>
                        <wps:cNvSpPr>
                          <a:spLocks/>
                        </wps:cNvSpPr>
                        <wps:spPr bwMode="auto">
                          <a:xfrm>
                            <a:off x="2772" y="3855"/>
                            <a:ext cx="675" cy="571"/>
                          </a:xfrm>
                          <a:custGeom>
                            <a:avLst/>
                            <a:gdLst>
                              <a:gd name="T0" fmla="*/ 0 w 818"/>
                              <a:gd name="T1" fmla="*/ 0 h 675"/>
                              <a:gd name="T2" fmla="*/ 818 w 818"/>
                              <a:gd name="T3" fmla="*/ 675 h 675"/>
                            </a:gdLst>
                            <a:ahLst/>
                            <a:cxnLst>
                              <a:cxn ang="0">
                                <a:pos x="T0" y="T1"/>
                              </a:cxn>
                              <a:cxn ang="0">
                                <a:pos x="T2" y="T3"/>
                              </a:cxn>
                            </a:cxnLst>
                            <a:rect l="0" t="0" r="r" b="b"/>
                            <a:pathLst>
                              <a:path w="818" h="675">
                                <a:moveTo>
                                  <a:pt x="0" y="0"/>
                                </a:moveTo>
                                <a:lnTo>
                                  <a:pt x="818" y="67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89" name="Group 13"/>
                        <wpg:cNvGrpSpPr>
                          <a:grpSpLocks/>
                        </wpg:cNvGrpSpPr>
                        <wpg:grpSpPr bwMode="auto">
                          <a:xfrm>
                            <a:off x="2523" y="3579"/>
                            <a:ext cx="3060" cy="307"/>
                            <a:chOff x="3780" y="3156"/>
                            <a:chExt cx="3997" cy="397"/>
                          </a:xfrm>
                        </wpg:grpSpPr>
                        <wps:wsp>
                          <wps:cNvPr id="2990" name="Oval 14"/>
                          <wps:cNvSpPr>
                            <a:spLocks noChangeArrowheads="1"/>
                          </wps:cNvSpPr>
                          <wps:spPr bwMode="auto">
                            <a:xfrm>
                              <a:off x="4968" y="315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3</w:t>
                                </w:r>
                              </w:p>
                              <w:p w:rsidR="008E537A" w:rsidRDefault="008E537A" w:rsidP="003042F2">
                                <w:pPr>
                                  <w:spacing w:line="0" w:lineRule="atLeast"/>
                                  <w:ind w:firstLineChars="0" w:firstLine="0"/>
                                  <w:rPr>
                                    <w:sz w:val="18"/>
                                  </w:rPr>
                                </w:pPr>
                              </w:p>
                            </w:txbxContent>
                          </wps:txbx>
                          <wps:bodyPr rot="0" vert="horz" wrap="square" lIns="0" tIns="0" rIns="0" bIns="0" anchor="t" anchorCtr="0" upright="1">
                            <a:noAutofit/>
                          </wps:bodyPr>
                        </wps:wsp>
                        <wps:wsp>
                          <wps:cNvPr id="2991" name="Oval 15"/>
                          <wps:cNvSpPr>
                            <a:spLocks noChangeArrowheads="1"/>
                          </wps:cNvSpPr>
                          <wps:spPr bwMode="auto">
                            <a:xfrm>
                              <a:off x="6263" y="315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4</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2992" name="Oval 16"/>
                          <wps:cNvSpPr>
                            <a:spLocks noChangeArrowheads="1"/>
                          </wps:cNvSpPr>
                          <wps:spPr bwMode="auto">
                            <a:xfrm>
                              <a:off x="3780" y="315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2</w:t>
                                </w:r>
                              </w:p>
                              <w:p w:rsidR="008E537A" w:rsidRDefault="008E537A" w:rsidP="003042F2">
                                <w:pPr>
                                  <w:spacing w:line="0" w:lineRule="atLeast"/>
                                  <w:ind w:firstLineChars="0" w:firstLine="0"/>
                                  <w:rPr>
                                    <w:sz w:val="18"/>
                                  </w:rPr>
                                </w:pPr>
                              </w:p>
                            </w:txbxContent>
                          </wps:txbx>
                          <wps:bodyPr rot="0" vert="horz" wrap="square" lIns="0" tIns="0" rIns="0" bIns="0" anchor="t" anchorCtr="0" upright="1">
                            <a:noAutofit/>
                          </wps:bodyPr>
                        </wps:wsp>
                        <wps:wsp>
                          <wps:cNvPr id="2993" name="Oval 17"/>
                          <wps:cNvSpPr>
                            <a:spLocks noChangeArrowheads="1"/>
                          </wps:cNvSpPr>
                          <wps:spPr bwMode="auto">
                            <a:xfrm>
                              <a:off x="7380" y="315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5</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g:grpSp>
                      <wpg:grpSp>
                        <wpg:cNvPr id="2994" name="Group 18"/>
                        <wpg:cNvGrpSpPr>
                          <a:grpSpLocks/>
                        </wpg:cNvGrpSpPr>
                        <wpg:grpSpPr bwMode="auto">
                          <a:xfrm>
                            <a:off x="3433" y="4323"/>
                            <a:ext cx="1295" cy="308"/>
                            <a:chOff x="4968" y="3985"/>
                            <a:chExt cx="1692" cy="397"/>
                          </a:xfrm>
                        </wpg:grpSpPr>
                        <wps:wsp>
                          <wps:cNvPr id="2995" name="Oval 19"/>
                          <wps:cNvSpPr>
                            <a:spLocks noChangeArrowheads="1"/>
                          </wps:cNvSpPr>
                          <wps:spPr bwMode="auto">
                            <a:xfrm>
                              <a:off x="4968" y="3985"/>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6</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2996" name="Oval 20"/>
                          <wps:cNvSpPr>
                            <a:spLocks noChangeArrowheads="1"/>
                          </wps:cNvSpPr>
                          <wps:spPr bwMode="auto">
                            <a:xfrm>
                              <a:off x="6263" y="3985"/>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7</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g:grpSp>
                      <wps:wsp>
                        <wps:cNvPr id="2997" name="Freeform 21"/>
                        <wps:cNvSpPr>
                          <a:spLocks/>
                        </wps:cNvSpPr>
                        <wps:spPr bwMode="auto">
                          <a:xfrm>
                            <a:off x="4718" y="3033"/>
                            <a:ext cx="606" cy="584"/>
                          </a:xfrm>
                          <a:custGeom>
                            <a:avLst/>
                            <a:gdLst>
                              <a:gd name="T0" fmla="*/ 0 w 735"/>
                              <a:gd name="T1" fmla="*/ 0 h 697"/>
                              <a:gd name="T2" fmla="*/ 735 w 735"/>
                              <a:gd name="T3" fmla="*/ 697 h 697"/>
                            </a:gdLst>
                            <a:ahLst/>
                            <a:cxnLst>
                              <a:cxn ang="0">
                                <a:pos x="T0" y="T1"/>
                              </a:cxn>
                              <a:cxn ang="0">
                                <a:pos x="T2" y="T3"/>
                              </a:cxn>
                            </a:cxnLst>
                            <a:rect l="0" t="0" r="r" b="b"/>
                            <a:pathLst>
                              <a:path w="735" h="697">
                                <a:moveTo>
                                  <a:pt x="0" y="0"/>
                                </a:moveTo>
                                <a:lnTo>
                                  <a:pt x="735" y="6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8" name="Freeform 22"/>
                        <wps:cNvSpPr>
                          <a:spLocks/>
                        </wps:cNvSpPr>
                        <wps:spPr bwMode="auto">
                          <a:xfrm>
                            <a:off x="3737" y="3730"/>
                            <a:ext cx="680" cy="1"/>
                          </a:xfrm>
                          <a:custGeom>
                            <a:avLst/>
                            <a:gdLst>
                              <a:gd name="T0" fmla="*/ 0 w 840"/>
                              <a:gd name="T1" fmla="*/ 7 h 7"/>
                              <a:gd name="T2" fmla="*/ 840 w 840"/>
                              <a:gd name="T3" fmla="*/ 0 h 7"/>
                            </a:gdLst>
                            <a:ahLst/>
                            <a:cxnLst>
                              <a:cxn ang="0">
                                <a:pos x="T0" y="T1"/>
                              </a:cxn>
                              <a:cxn ang="0">
                                <a:pos x="T2" y="T3"/>
                              </a:cxn>
                            </a:cxnLst>
                            <a:rect l="0" t="0" r="r" b="b"/>
                            <a:pathLst>
                              <a:path w="840" h="7">
                                <a:moveTo>
                                  <a:pt x="0" y="7"/>
                                </a:moveTo>
                                <a:lnTo>
                                  <a:pt x="8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9" name="Freeform 23"/>
                        <wps:cNvSpPr>
                          <a:spLocks/>
                        </wps:cNvSpPr>
                        <wps:spPr bwMode="auto">
                          <a:xfrm>
                            <a:off x="3740" y="4477"/>
                            <a:ext cx="680" cy="1"/>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0" name="Freeform 24"/>
                        <wps:cNvSpPr>
                          <a:spLocks/>
                        </wps:cNvSpPr>
                        <wps:spPr bwMode="auto">
                          <a:xfrm>
                            <a:off x="4735" y="3732"/>
                            <a:ext cx="539" cy="1"/>
                          </a:xfrm>
                          <a:custGeom>
                            <a:avLst/>
                            <a:gdLst>
                              <a:gd name="T0" fmla="*/ 0 w 630"/>
                              <a:gd name="T1" fmla="*/ 0 h 1"/>
                              <a:gd name="T2" fmla="*/ 630 w 630"/>
                              <a:gd name="T3" fmla="*/ 0 h 1"/>
                            </a:gdLst>
                            <a:ahLst/>
                            <a:cxnLst>
                              <a:cxn ang="0">
                                <a:pos x="T0" y="T1"/>
                              </a:cxn>
                              <a:cxn ang="0">
                                <a:pos x="T2" y="T3"/>
                              </a:cxn>
                            </a:cxnLst>
                            <a:rect l="0" t="0" r="r" b="b"/>
                            <a:pathLst>
                              <a:path w="630" h="1">
                                <a:moveTo>
                                  <a:pt x="0" y="0"/>
                                </a:moveTo>
                                <a:lnTo>
                                  <a:pt x="63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 name="Freeform 25"/>
                        <wps:cNvSpPr>
                          <a:spLocks/>
                        </wps:cNvSpPr>
                        <wps:spPr bwMode="auto">
                          <a:xfrm>
                            <a:off x="4727" y="3845"/>
                            <a:ext cx="605" cy="601"/>
                          </a:xfrm>
                          <a:custGeom>
                            <a:avLst/>
                            <a:gdLst>
                              <a:gd name="T0" fmla="*/ 0 w 750"/>
                              <a:gd name="T1" fmla="*/ 697 h 697"/>
                              <a:gd name="T2" fmla="*/ 750 w 750"/>
                              <a:gd name="T3" fmla="*/ 0 h 697"/>
                            </a:gdLst>
                            <a:ahLst/>
                            <a:cxnLst>
                              <a:cxn ang="0">
                                <a:pos x="T0" y="T1"/>
                              </a:cxn>
                              <a:cxn ang="0">
                                <a:pos x="T2" y="T3"/>
                              </a:cxn>
                            </a:cxnLst>
                            <a:rect l="0" t="0" r="r" b="b"/>
                            <a:pathLst>
                              <a:path w="750" h="697">
                                <a:moveTo>
                                  <a:pt x="0" y="697"/>
                                </a:moveTo>
                                <a:lnTo>
                                  <a:pt x="7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2" name="Freeform 26"/>
                        <wps:cNvSpPr>
                          <a:spLocks/>
                        </wps:cNvSpPr>
                        <wps:spPr bwMode="auto">
                          <a:xfrm>
                            <a:off x="4585" y="3891"/>
                            <a:ext cx="1" cy="431"/>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3" name="Freeform 27"/>
                        <wps:cNvSpPr>
                          <a:spLocks/>
                        </wps:cNvSpPr>
                        <wps:spPr bwMode="auto">
                          <a:xfrm>
                            <a:off x="4585" y="3144"/>
                            <a:ext cx="1" cy="431"/>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4" name="Freeform 28"/>
                        <wps:cNvSpPr>
                          <a:spLocks/>
                        </wps:cNvSpPr>
                        <wps:spPr bwMode="auto">
                          <a:xfrm>
                            <a:off x="3591" y="3887"/>
                            <a:ext cx="1" cy="431"/>
                          </a:xfrm>
                          <a:custGeom>
                            <a:avLst/>
                            <a:gdLst>
                              <a:gd name="T0" fmla="*/ 0 w 1"/>
                              <a:gd name="T1" fmla="*/ 0 h 525"/>
                              <a:gd name="T2" fmla="*/ 0 w 1"/>
                              <a:gd name="T3" fmla="*/ 525 h 525"/>
                            </a:gdLst>
                            <a:ahLst/>
                            <a:cxnLst>
                              <a:cxn ang="0">
                                <a:pos x="T0" y="T1"/>
                              </a:cxn>
                              <a:cxn ang="0">
                                <a:pos x="T2" y="T3"/>
                              </a:cxn>
                            </a:cxnLst>
                            <a:rect l="0" t="0" r="r" b="b"/>
                            <a:pathLst>
                              <a:path w="1" h="525">
                                <a:moveTo>
                                  <a:pt x="0" y="0"/>
                                </a:moveTo>
                                <a:lnTo>
                                  <a:pt x="0" y="5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5" name="Freeform 29"/>
                        <wps:cNvSpPr>
                          <a:spLocks/>
                        </wps:cNvSpPr>
                        <wps:spPr bwMode="auto">
                          <a:xfrm>
                            <a:off x="3591" y="3144"/>
                            <a:ext cx="1" cy="431"/>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6" name="Text Box 30"/>
                        <wps:cNvSpPr txBox="1">
                          <a:spLocks noChangeArrowheads="1"/>
                        </wps:cNvSpPr>
                        <wps:spPr bwMode="auto">
                          <a:xfrm>
                            <a:off x="3967" y="2719"/>
                            <a:ext cx="217"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3007" name="Text Box 31"/>
                        <wps:cNvSpPr txBox="1">
                          <a:spLocks noChangeArrowheads="1"/>
                        </wps:cNvSpPr>
                        <wps:spPr bwMode="auto">
                          <a:xfrm>
                            <a:off x="3967" y="4202"/>
                            <a:ext cx="217"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2</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3" name="Text Box 32"/>
                        <wps:cNvSpPr txBox="1">
                          <a:spLocks noChangeArrowheads="1"/>
                        </wps:cNvSpPr>
                        <wps:spPr bwMode="auto">
                          <a:xfrm>
                            <a:off x="4866" y="3063"/>
                            <a:ext cx="21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F7C20" w:rsidRDefault="008E537A" w:rsidP="003042F2">
                              <w:pPr>
                                <w:pStyle w:val="ab"/>
                                <w:ind w:firstLineChars="0" w:firstLine="0"/>
                                <w:rPr>
                                  <w:rFonts w:ascii="Times New Roman" w:hAnsi="Times New Roman" w:cs="Times New Roman"/>
                                </w:rPr>
                              </w:pPr>
                              <w:r w:rsidRPr="00EF7C20">
                                <w:rPr>
                                  <w:rFonts w:ascii="Times New Roman" w:hAnsi="Times New Roman" w:cs="Times New Roman"/>
                                </w:rPr>
                                <w:t>7</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4" name="Text Box 33"/>
                        <wps:cNvSpPr txBox="1">
                          <a:spLocks noChangeArrowheads="1"/>
                        </wps:cNvSpPr>
                        <wps:spPr bwMode="auto">
                          <a:xfrm>
                            <a:off x="2936" y="3130"/>
                            <a:ext cx="21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rPr>
                                <w:t>4</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5" name="Text Box 34"/>
                        <wps:cNvSpPr txBox="1">
                          <a:spLocks noChangeArrowheads="1"/>
                        </wps:cNvSpPr>
                        <wps:spPr bwMode="auto">
                          <a:xfrm>
                            <a:off x="3967" y="3493"/>
                            <a:ext cx="21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b"/>
                                <w:ind w:firstLineChars="0" w:firstLine="0"/>
                              </w:pPr>
                              <w:r w:rsidRPr="00575F4F">
                                <w:rPr>
                                  <w:rFonts w:ascii="Times New Roman" w:hAnsi="Times New Roman" w:cs="Times New Roman" w:hint="eastAsia"/>
                                </w:rPr>
                                <w:t>14</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6" name="Text Box 35"/>
                        <wps:cNvSpPr txBox="1">
                          <a:spLocks noChangeArrowheads="1"/>
                        </wps:cNvSpPr>
                        <wps:spPr bwMode="auto">
                          <a:xfrm>
                            <a:off x="4866" y="3468"/>
                            <a:ext cx="21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b"/>
                                <w:ind w:firstLineChars="0" w:firstLine="0"/>
                              </w:pPr>
                              <w:r w:rsidRPr="00575F4F">
                                <w:rPr>
                                  <w:rFonts w:ascii="Times New Roman" w:hAnsi="Times New Roman" w:cs="Times New Roman" w:hint="eastAsia"/>
                                </w:rPr>
                                <w:t>10</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7" name="Text Box 36"/>
                        <wps:cNvSpPr txBox="1">
                          <a:spLocks noChangeArrowheads="1"/>
                        </wps:cNvSpPr>
                        <wps:spPr bwMode="auto">
                          <a:xfrm>
                            <a:off x="3074" y="3446"/>
                            <a:ext cx="21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5</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8" name="Text Box 37"/>
                        <wps:cNvSpPr txBox="1">
                          <a:spLocks noChangeArrowheads="1"/>
                        </wps:cNvSpPr>
                        <wps:spPr bwMode="auto">
                          <a:xfrm>
                            <a:off x="3625" y="4067"/>
                            <a:ext cx="217"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5</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09" name="Text Box 38"/>
                        <wps:cNvSpPr txBox="1">
                          <a:spLocks noChangeArrowheads="1"/>
                        </wps:cNvSpPr>
                        <wps:spPr bwMode="auto">
                          <a:xfrm>
                            <a:off x="3625" y="3206"/>
                            <a:ext cx="21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10" name="Text Box 39"/>
                        <wps:cNvSpPr txBox="1">
                          <a:spLocks noChangeArrowheads="1"/>
                        </wps:cNvSpPr>
                        <wps:spPr bwMode="auto">
                          <a:xfrm>
                            <a:off x="4314" y="3206"/>
                            <a:ext cx="21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F7C20" w:rsidRDefault="008E537A" w:rsidP="003042F2">
                              <w:pPr>
                                <w:pStyle w:val="ab"/>
                                <w:ind w:firstLineChars="0" w:firstLine="0"/>
                                <w:rPr>
                                  <w:rFonts w:ascii="Times New Roman" w:hAnsi="Times New Roman" w:cs="Times New Roman"/>
                                </w:rPr>
                              </w:pPr>
                              <w:r w:rsidRPr="00EF7C20">
                                <w:rPr>
                                  <w:rFonts w:ascii="Times New Roman" w:hAnsi="Times New Roman" w:cs="Times New Roman"/>
                                </w:rPr>
                                <w:t>7</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11" name="Text Box 40"/>
                        <wps:cNvSpPr txBox="1">
                          <a:spLocks noChangeArrowheads="1"/>
                        </wps:cNvSpPr>
                        <wps:spPr bwMode="auto">
                          <a:xfrm>
                            <a:off x="4314" y="4059"/>
                            <a:ext cx="217"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3</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12" name="Text Box 41"/>
                        <wps:cNvSpPr txBox="1">
                          <a:spLocks noChangeArrowheads="1"/>
                        </wps:cNvSpPr>
                        <wps:spPr bwMode="auto">
                          <a:xfrm>
                            <a:off x="5003" y="4217"/>
                            <a:ext cx="21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2</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s:wsp>
                        <wps:cNvPr id="11313" name="Text Box 42"/>
                        <wps:cNvSpPr txBox="1">
                          <a:spLocks noChangeArrowheads="1"/>
                        </wps:cNvSpPr>
                        <wps:spPr bwMode="auto">
                          <a:xfrm>
                            <a:off x="2936" y="4217"/>
                            <a:ext cx="21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797" o:spid="_x0000_s1978" style="position:absolute;margin-left:84.15pt;margin-top:2.85pt;width:153pt;height:95.6pt;z-index:251664384" coordorigin="2523,2719" coordsize="3060,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">
                <v:group id="Group 6" o:spid="_x0000_s1979" style="position:absolute;left:3433;top:2835;width:1295;height:308" coordorigin="4968,2064" coordsize="169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">
                  <v:oval id="Oval 7" o:spid="_x0000_s1980" style="position:absolute;left:4968;top:2064;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0</w:t>
                          </w:r>
                        </w:p>
                        <w:p w:rsidR="008E537A" w:rsidRDefault="008E537A" w:rsidP="003042F2">
                          <w:pPr>
                            <w:spacing w:line="0" w:lineRule="atLeast"/>
                            <w:ind w:firstLineChars="0" w:firstLine="0"/>
                          </w:pPr>
                        </w:p>
                      </w:txbxContent>
                    </v:textbox>
                  </v:oval>
                  <v:oval id="Oval 8" o:spid="_x0000_s1981" style="position:absolute;left:6263;top:2064;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1</w:t>
                          </w:r>
                        </w:p>
                        <w:p w:rsidR="008E537A" w:rsidRDefault="008E537A" w:rsidP="003042F2">
                          <w:pPr>
                            <w:spacing w:line="0" w:lineRule="atLeast"/>
                            <w:ind w:firstLineChars="0" w:firstLine="0"/>
                          </w:pPr>
                        </w:p>
                      </w:txbxContent>
                    </v:textbox>
                  </v:oval>
                </v:group>
                <v:shape id="Freeform 9" o:spid="_x0000_s1982" style="position:absolute;left:2772;top:3032;width:661;height:588;visibility:visible;mso-wrap-style:square;v-text-anchor:top" coordsize="81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" path="m810,l,697e" filled="f">
                  <v:path arrowok="t" o:connecttype="custom" o:connectlocs="661,0;0,588" o:connectangles="0,0"/>
                </v:shape>
                <v:shape id="Freeform 10" o:spid="_x0000_s1983" style="position:absolute;left:3740;top:2974;width:680;height:1;visibility:visible;mso-wrap-style:square;v-text-anchor:top" coordsize="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" path="m,l840,7e" filled="f">
                  <v:path arrowok="t" o:connecttype="custom" o:connectlocs="0,0;680,1" o:connectangles="0,0"/>
                </v:shape>
                <v:shape id="Freeform 11" o:spid="_x0000_s1984" style="position:absolute;left:2821;top:3732;width:612;height:1;visibility:visible;mso-wrap-style:square;v-text-anchor:top" coordsize="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" path="m,l720,e" filled="f">
                  <v:path arrowok="t" o:connecttype="custom" o:connectlocs="0,0;612,0" o:connectangles="0,0"/>
                </v:shape>
                <v:shape id="Freeform 12" o:spid="_x0000_s1985" style="position:absolute;left:2772;top:3855;width:675;height:571;visibility:visible;mso-wrap-style:square;v-text-anchor:top" coordsize="8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" path="m,l818,675e" filled="f">
                  <v:path arrowok="t" o:connecttype="custom" o:connectlocs="0,0;675,571" o:connectangles="0,0"/>
                </v:shape>
                <v:group id="Group 13" o:spid="_x0000_s1986" style="position:absolute;left:2523;top:3579;width:3060;height:307" coordorigin="3780,3156" coordsize="399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">
                  <v:oval id="Oval 14" o:spid="_x0000_s1987" style="position:absolute;left:4968;top:31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3</w:t>
                          </w:r>
                        </w:p>
                        <w:p w:rsidR="008E537A" w:rsidRDefault="008E537A" w:rsidP="003042F2">
                          <w:pPr>
                            <w:spacing w:line="0" w:lineRule="atLeast"/>
                            <w:ind w:firstLineChars="0" w:firstLine="0"/>
                            <w:rPr>
                              <w:sz w:val="18"/>
                            </w:rPr>
                          </w:pPr>
                        </w:p>
                      </w:txbxContent>
                    </v:textbox>
                  </v:oval>
                  <v:oval id="Oval 15" o:spid="_x0000_s1988" style="position:absolute;left:6263;top:31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4</w:t>
                          </w:r>
                        </w:p>
                        <w:p w:rsidR="008E537A" w:rsidRDefault="008E537A" w:rsidP="003042F2">
                          <w:pPr>
                            <w:spacing w:line="0" w:lineRule="atLeast"/>
                            <w:ind w:firstLineChars="0" w:firstLine="0"/>
                          </w:pPr>
                        </w:p>
                      </w:txbxContent>
                    </v:textbox>
                  </v:oval>
                  <v:oval id="Oval 16" o:spid="_x0000_s1989" style="position:absolute;left:3780;top:31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2</w:t>
                          </w:r>
                        </w:p>
                        <w:p w:rsidR="008E537A" w:rsidRDefault="008E537A" w:rsidP="003042F2">
                          <w:pPr>
                            <w:spacing w:line="0" w:lineRule="atLeast"/>
                            <w:ind w:firstLineChars="0" w:firstLine="0"/>
                            <w:rPr>
                              <w:sz w:val="18"/>
                            </w:rPr>
                          </w:pPr>
                        </w:p>
                      </w:txbxContent>
                    </v:textbox>
                  </v:oval>
                  <v:oval id="Oval 17" o:spid="_x0000_s1990" style="position:absolute;left:7380;top:31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5</w:t>
                          </w:r>
                        </w:p>
                        <w:p w:rsidR="008E537A" w:rsidRDefault="008E537A" w:rsidP="003042F2">
                          <w:pPr>
                            <w:spacing w:line="0" w:lineRule="atLeast"/>
                            <w:ind w:firstLineChars="0" w:firstLine="0"/>
                          </w:pPr>
                        </w:p>
                      </w:txbxContent>
                    </v:textbox>
                  </v:oval>
                </v:group>
                <v:group id="Group 18" o:spid="_x0000_s1991" style="position:absolute;left:3433;top:4323;width:1295;height:308" coordorigin="4968,3985" coordsize="169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FY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MvuD5JjwBOX8AAAD//wMAUEsBAi0AFAAGAAgAAAAhANvh9svuAAAAhQEAABMAAAAAAAAA&#10;AAAAAAAAAAAAAFtDb250ZW50X1R5cGVzXS54bWxQSwECLQAUAAYACAAAACEAWvQsW78AAAAVAQAA&#10;CwAAAAAAAAAAAAAAAAAfAQAAX3JlbHMvLnJlbHNQSwECLQAUAAYACAAAACEAwT7RWMYAAADdAAAA&#10;DwAAAAAAAAAAAAAAAAAHAgAAZHJzL2Rvd25yZXYueG1sUEsFBgAAAAADAAMAtwAAAPoCAAAAAA==&#10;">
                  <v:oval id="Oval 19" o:spid="_x0000_s1992" style="position:absolute;left:4968;top:3985;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6</w:t>
                          </w:r>
                        </w:p>
                        <w:p w:rsidR="008E537A" w:rsidRDefault="008E537A" w:rsidP="003042F2">
                          <w:pPr>
                            <w:spacing w:line="0" w:lineRule="atLeast"/>
                            <w:ind w:firstLineChars="0" w:firstLine="0"/>
                          </w:pPr>
                        </w:p>
                      </w:txbxContent>
                    </v:textbox>
                  </v:oval>
                  <v:oval id="Oval 20" o:spid="_x0000_s1993" style="position:absolute;left:6263;top:3985;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" filled="f">
                    <v:textbox inset="0,0,0,0">
                      <w:txbxContent>
                        <w:p w:rsidR="008E537A" w:rsidRDefault="008E537A" w:rsidP="003042F2">
                          <w:pPr>
                            <w:pStyle w:val="ab"/>
                            <w:ind w:firstLineChars="0" w:firstLine="0"/>
                          </w:pPr>
                          <w:r w:rsidRPr="00575F4F">
                            <w:rPr>
                              <w:rFonts w:ascii="Times New Roman" w:hAnsi="Times New Roman" w:cs="Times New Roman" w:hint="eastAsia"/>
                            </w:rPr>
                            <w:t>v</w:t>
                          </w:r>
                          <w:r w:rsidRPr="00575F4F">
                            <w:rPr>
                              <w:rFonts w:ascii="Times New Roman" w:hAnsi="Times New Roman" w:cs="Times New Roman" w:hint="eastAsia"/>
                              <w:vertAlign w:val="subscript"/>
                            </w:rPr>
                            <w:t>7</w:t>
                          </w:r>
                        </w:p>
                        <w:p w:rsidR="008E537A" w:rsidRDefault="008E537A" w:rsidP="003042F2">
                          <w:pPr>
                            <w:spacing w:line="0" w:lineRule="atLeast"/>
                            <w:ind w:firstLineChars="0" w:firstLine="0"/>
                          </w:pPr>
                        </w:p>
                      </w:txbxContent>
                    </v:textbox>
                  </v:oval>
                </v:group>
                <v:shape id="Freeform 21" o:spid="_x0000_s1994" style="position:absolute;left:4718;top:3033;width:606;height:584;visibility:visible;mso-wrap-style:square;v-text-anchor:top" coordsize="7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" path="m,l735,697e" filled="f">
                  <v:path arrowok="t" o:connecttype="custom" o:connectlocs="0,0;606,584" o:connectangles="0,0"/>
                </v:shape>
                <v:shape id="Freeform 22" o:spid="_x0000_s1995" style="position:absolute;left:3737;top:3730;width:680;height:1;visibility:visible;mso-wrap-style:square;v-text-anchor:top" coordsize="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" path="m,7l840,e" filled="f">
                  <v:path arrowok="t" o:connecttype="custom" o:connectlocs="0,1;680,0" o:connectangles="0,0"/>
                </v:shape>
                <v:shape id="Freeform 23" o:spid="_x0000_s1996" style="position:absolute;left:3740;top:4477;width:680;height:1;visibility:visible;mso-wrap-style:square;v-text-anchor:top" coordsize="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" path="m,l855,e" filled="f">
                  <v:path arrowok="t" o:connecttype="custom" o:connectlocs="0,0;680,0" o:connectangles="0,0"/>
                </v:shape>
                <v:shape id="Freeform 24" o:spid="_x0000_s1997" style="position:absolute;left:4735;top:3732;width:539;height:1;visibility:visible;mso-wrap-style:square;v-text-anchor:top" coordsize="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" path="m,l630,e" filled="f">
                  <v:path arrowok="t" o:connecttype="custom" o:connectlocs="0,0;539,0" o:connectangles="0,0"/>
                </v:shape>
                <v:shape id="Freeform 25" o:spid="_x0000_s1998" style="position:absolute;left:4727;top:3845;width:605;height:601;visibility:visible;mso-wrap-style:square;v-text-anchor:top" coordsize="75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" path="m,697l750,e" filled="f">
                  <v:path arrowok="t" o:connecttype="custom" o:connectlocs="0,601;605,0" o:connectangles="0,0"/>
                </v:shape>
                <v:shape id="Freeform 26" o:spid="_x0000_s1999" style="position:absolute;left:4585;top:3891;width:1;height:431;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" path="m,l,510e" filled="f">
                  <v:path arrowok="t" o:connecttype="custom" o:connectlocs="0,0;0,431" o:connectangles="0,0"/>
                </v:shape>
                <v:shape id="Freeform 27" o:spid="_x0000_s2000" style="position:absolute;left:4585;top:3144;width:1;height:431;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" path="m,l,510e" filled="f">
                  <v:path arrowok="t" o:connecttype="custom" o:connectlocs="0,0;0,431" o:connectangles="0,0"/>
                </v:shape>
                <v:shape id="Freeform 28" o:spid="_x0000_s2001" style="position:absolute;left:3591;top:3887;width:1;height:431;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" path="m,l,525e" filled="f">
                  <v:path arrowok="t" o:connecttype="custom" o:connectlocs="0,0;0,431" o:connectangles="0,0"/>
                </v:shape>
                <v:shape id="Freeform 29" o:spid="_x0000_s2002" style="position:absolute;left:3591;top:3144;width:1;height:431;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" path="m,l,510e" filled="f">
                  <v:path arrowok="t" o:connecttype="custom" o:connectlocs="0,0;0,431" o:connectangles="0,0"/>
                </v:shape>
                <v:shape id="Text Box 30" o:spid="_x0000_s2003" type="#_x0000_t202" style="position:absolute;left:3967;top:2719;width:217;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v:textbox>
                </v:shape>
                <v:shape id="Text Box 31" o:spid="_x0000_s2004" type="#_x0000_t202" style="position:absolute;left:3967;top:4202;width:217;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2</w:t>
                        </w:r>
                      </w:p>
                      <w:p w:rsidR="008E537A" w:rsidRDefault="008E537A" w:rsidP="003042F2">
                        <w:pPr>
                          <w:spacing w:line="0" w:lineRule="atLeast"/>
                          <w:ind w:firstLineChars="0" w:firstLine="0"/>
                        </w:pPr>
                      </w:p>
                    </w:txbxContent>
                  </v:textbox>
                </v:shape>
                <v:shape id="Text Box 32" o:spid="_x0000_s2005" type="#_x0000_t202" style="position:absolute;left:4866;top:3063;width:216;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" filled="f" stroked="f">
                  <v:textbox inset="0,0,0,0">
                    <w:txbxContent>
                      <w:p w:rsidR="008E537A" w:rsidRPr="00EF7C20" w:rsidRDefault="008E537A" w:rsidP="003042F2">
                        <w:pPr>
                          <w:pStyle w:val="ab"/>
                          <w:ind w:firstLineChars="0" w:firstLine="0"/>
                          <w:rPr>
                            <w:rFonts w:ascii="Times New Roman" w:hAnsi="Times New Roman" w:cs="Times New Roman"/>
                          </w:rPr>
                        </w:pPr>
                        <w:r w:rsidRPr="00EF7C20">
                          <w:rPr>
                            <w:rFonts w:ascii="Times New Roman" w:hAnsi="Times New Roman" w:cs="Times New Roman"/>
                          </w:rPr>
                          <w:t>7</w:t>
                        </w:r>
                      </w:p>
                      <w:p w:rsidR="008E537A" w:rsidRDefault="008E537A" w:rsidP="003042F2">
                        <w:pPr>
                          <w:spacing w:line="0" w:lineRule="atLeast"/>
                          <w:ind w:firstLineChars="0" w:firstLine="0"/>
                        </w:pPr>
                      </w:p>
                    </w:txbxContent>
                  </v:textbox>
                </v:shape>
                <v:shape id="Text Box 33" o:spid="_x0000_s2006" type="#_x0000_t202" style="position:absolute;left:2936;top:3130;width:21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rPr>
                          <w:t>4</w:t>
                        </w:r>
                      </w:p>
                      <w:p w:rsidR="008E537A" w:rsidRDefault="008E537A" w:rsidP="003042F2">
                        <w:pPr>
                          <w:spacing w:line="0" w:lineRule="atLeast"/>
                          <w:ind w:firstLineChars="0" w:firstLine="0"/>
                        </w:pPr>
                      </w:p>
                    </w:txbxContent>
                  </v:textbox>
                </v:shape>
                <v:shape id="Text Box 34" o:spid="_x0000_s2007" type="#_x0000_t202" style="position:absolute;left:3967;top:3493;width:21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" filled="f" stroked="f">
                  <v:textbox inset="0,0,0,0">
                    <w:txbxContent>
                      <w:p w:rsidR="008E537A" w:rsidRDefault="008E537A" w:rsidP="003042F2">
                        <w:pPr>
                          <w:pStyle w:val="ab"/>
                          <w:ind w:firstLineChars="0" w:firstLine="0"/>
                        </w:pPr>
                        <w:r w:rsidRPr="00575F4F">
                          <w:rPr>
                            <w:rFonts w:ascii="Times New Roman" w:hAnsi="Times New Roman" w:cs="Times New Roman" w:hint="eastAsia"/>
                          </w:rPr>
                          <w:t>14</w:t>
                        </w:r>
                      </w:p>
                      <w:p w:rsidR="008E537A" w:rsidRDefault="008E537A" w:rsidP="003042F2">
                        <w:pPr>
                          <w:spacing w:line="0" w:lineRule="atLeast"/>
                          <w:ind w:firstLineChars="0" w:firstLine="0"/>
                        </w:pPr>
                      </w:p>
                    </w:txbxContent>
                  </v:textbox>
                </v:shape>
                <v:shape id="Text Box 35" o:spid="_x0000_s2008" type="#_x0000_t202" style="position:absolute;left:4866;top:3468;width:21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" filled="f" stroked="f">
                  <v:textbox inset="0,0,0,0">
                    <w:txbxContent>
                      <w:p w:rsidR="008E537A" w:rsidRDefault="008E537A" w:rsidP="003042F2">
                        <w:pPr>
                          <w:pStyle w:val="ab"/>
                          <w:ind w:firstLineChars="0" w:firstLine="0"/>
                        </w:pPr>
                        <w:r w:rsidRPr="00575F4F">
                          <w:rPr>
                            <w:rFonts w:ascii="Times New Roman" w:hAnsi="Times New Roman" w:cs="Times New Roman" w:hint="eastAsia"/>
                          </w:rPr>
                          <w:t>10</w:t>
                        </w:r>
                      </w:p>
                      <w:p w:rsidR="008E537A" w:rsidRDefault="008E537A" w:rsidP="003042F2">
                        <w:pPr>
                          <w:spacing w:line="0" w:lineRule="atLeast"/>
                          <w:ind w:firstLineChars="0" w:firstLine="0"/>
                        </w:pPr>
                      </w:p>
                    </w:txbxContent>
                  </v:textbox>
                </v:shape>
                <v:shape id="Text Box 36" o:spid="_x0000_s2009" type="#_x0000_t202" style="position:absolute;left:3074;top:3446;width:217;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5</w:t>
                        </w:r>
                      </w:p>
                      <w:p w:rsidR="008E537A" w:rsidRDefault="008E537A" w:rsidP="003042F2">
                        <w:pPr>
                          <w:spacing w:line="0" w:lineRule="atLeast"/>
                          <w:ind w:firstLineChars="0" w:firstLine="0"/>
                        </w:pPr>
                      </w:p>
                    </w:txbxContent>
                  </v:textbox>
                </v:shape>
                <v:shape id="Text Box 37" o:spid="_x0000_s2010" type="#_x0000_t202" style="position:absolute;left:3625;top:4067;width:21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5</w:t>
                        </w:r>
                      </w:p>
                      <w:p w:rsidR="008E537A" w:rsidRDefault="008E537A" w:rsidP="003042F2">
                        <w:pPr>
                          <w:spacing w:line="0" w:lineRule="atLeast"/>
                          <w:ind w:firstLineChars="0" w:firstLine="0"/>
                        </w:pPr>
                      </w:p>
                    </w:txbxContent>
                  </v:textbox>
                </v:shape>
                <v:shape id="Text Box 38" o:spid="_x0000_s2011" type="#_x0000_t202" style="position:absolute;left:3625;top:3206;width:217;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v:textbox>
                </v:shape>
                <v:shape id="Text Box 39" o:spid="_x0000_s2012" type="#_x0000_t202" style="position:absolute;left:4314;top:3206;width:217;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" filled="f" stroked="f">
                  <v:textbox inset="0,0,0,0">
                    <w:txbxContent>
                      <w:p w:rsidR="008E537A" w:rsidRPr="00EF7C20" w:rsidRDefault="008E537A" w:rsidP="003042F2">
                        <w:pPr>
                          <w:pStyle w:val="ab"/>
                          <w:ind w:firstLineChars="0" w:firstLine="0"/>
                          <w:rPr>
                            <w:rFonts w:ascii="Times New Roman" w:hAnsi="Times New Roman" w:cs="Times New Roman"/>
                          </w:rPr>
                        </w:pPr>
                        <w:r w:rsidRPr="00EF7C20">
                          <w:rPr>
                            <w:rFonts w:ascii="Times New Roman" w:hAnsi="Times New Roman" w:cs="Times New Roman"/>
                          </w:rPr>
                          <w:t>7</w:t>
                        </w:r>
                      </w:p>
                      <w:p w:rsidR="008E537A" w:rsidRDefault="008E537A" w:rsidP="003042F2">
                        <w:pPr>
                          <w:spacing w:line="0" w:lineRule="atLeast"/>
                          <w:ind w:firstLineChars="0" w:firstLine="0"/>
                        </w:pPr>
                      </w:p>
                    </w:txbxContent>
                  </v:textbox>
                </v:shape>
                <v:shape id="Text Box 40" o:spid="_x0000_s2013" type="#_x0000_t202" style="position:absolute;left:4314;top:4059;width:21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3</w:t>
                        </w:r>
                      </w:p>
                      <w:p w:rsidR="008E537A" w:rsidRDefault="008E537A" w:rsidP="003042F2">
                        <w:pPr>
                          <w:spacing w:line="0" w:lineRule="atLeast"/>
                          <w:ind w:firstLineChars="0" w:firstLine="0"/>
                        </w:pPr>
                      </w:p>
                    </w:txbxContent>
                  </v:textbox>
                </v:shape>
                <v:shape id="Text Box 41" o:spid="_x0000_s2014" type="#_x0000_t202" style="position:absolute;left:5003;top:4217;width:21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2</w:t>
                        </w:r>
                      </w:p>
                      <w:p w:rsidR="008E537A" w:rsidRDefault="008E537A" w:rsidP="003042F2">
                        <w:pPr>
                          <w:spacing w:line="0" w:lineRule="atLeast"/>
                          <w:ind w:firstLineChars="0" w:firstLine="0"/>
                        </w:pPr>
                      </w:p>
                    </w:txbxContent>
                  </v:textbox>
                </v:shape>
                <v:shape id="Text Box 42" o:spid="_x0000_s2015" type="#_x0000_t202" style="position:absolute;left:2936;top:4217;width:21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" filled="f" stroked="f">
                  <v:textbox inset="0,0,0,0">
                    <w:txbxContent>
                      <w:p w:rsidR="008E537A" w:rsidRPr="00575F4F" w:rsidRDefault="008E537A" w:rsidP="003042F2">
                        <w:pPr>
                          <w:pStyle w:val="ab"/>
                          <w:ind w:firstLineChars="0" w:firstLine="0"/>
                          <w:rPr>
                            <w:rFonts w:ascii="Times New Roman" w:hAnsi="Times New Roman" w:cs="Times New Roman"/>
                          </w:rPr>
                        </w:pPr>
                        <w:r w:rsidRPr="00575F4F">
                          <w:rPr>
                            <w:rFonts w:ascii="Times New Roman" w:hAnsi="Times New Roman" w:cs="Times New Roman" w:hint="eastAsia"/>
                          </w:rPr>
                          <w:t>6</w:t>
                        </w:r>
                      </w:p>
                      <w:p w:rsidR="008E537A" w:rsidRDefault="008E537A" w:rsidP="003042F2">
                        <w:pPr>
                          <w:spacing w:line="0" w:lineRule="atLeast"/>
                          <w:ind w:firstLineChars="0" w:firstLine="0"/>
                        </w:pPr>
                      </w:p>
                    </w:txbxContent>
                  </v:textbox>
                </v:shape>
              </v:group>
            </w:pict>
          </mc:Fallback>
        </mc:AlternateContent>
      </w: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683840" behindDoc="0" locked="0" layoutInCell="1" allowOverlap="1" wp14:anchorId="7C01F3AE" wp14:editId="71EE46A1">
                <wp:simplePos x="0" y="0"/>
                <wp:positionH relativeFrom="column">
                  <wp:posOffset>1320547</wp:posOffset>
                </wp:positionH>
                <wp:positionV relativeFrom="paragraph">
                  <wp:posOffset>175431</wp:posOffset>
                </wp:positionV>
                <wp:extent cx="1470863" cy="153620"/>
                <wp:effectExtent l="0" t="0" r="0" b="0"/>
                <wp:wrapNone/>
                <wp:docPr id="11876" name="Text Box 7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863" cy="15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4852E1">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-6</w:t>
                            </w:r>
                            <w:r w:rsidRPr="00614594">
                              <w:rPr>
                                <w:rFonts w:ascii="Times New Roman" w:hAnsi="Times New Roman" w:cs="Times New Roman"/>
                              </w:rPr>
                              <w:t xml:space="preserve"> </w:t>
                            </w:r>
                            <w:r w:rsidRPr="004852E1">
                              <w:rPr>
                                <w:rFonts w:ascii="Times New Roman" w:hAnsi="Times New Roman" w:cs="Times New Roman"/>
                                <w:b w:val="0"/>
                              </w:rPr>
                              <w:t>带</w:t>
                            </w:r>
                            <w:r w:rsidRPr="004852E1">
                              <w:rPr>
                                <w:rFonts w:ascii="Times New Roman" w:eastAsiaTheme="minorEastAsia" w:hAnsi="Times New Roman" w:cs="Times New Roman" w:hint="eastAsia"/>
                                <w:b w:val="0"/>
                              </w:rPr>
                              <w:t>权</w:t>
                            </w:r>
                            <w:r w:rsidRPr="00282178">
                              <w:rPr>
                                <w:rFonts w:ascii="Times New Roman" w:eastAsia="宋体" w:hAnsi="Times New Roman" w:cs="Times New Roman"/>
                                <w:b w:val="0"/>
                                <w:highlight w:val="yellow"/>
                              </w:rPr>
                              <w:t>图</w:t>
                            </w:r>
                          </w:p>
                          <w:p w:rsidR="008E537A" w:rsidRPr="005C66E0" w:rsidRDefault="008E537A" w:rsidP="004852E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7C01F3AE" id="_x0000_s2016" type="#_x0000_t202" style="position:absolute;margin-left:104pt;margin-top:13.8pt;width:115.8pt;height:1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" filled="f" stroked="f">
                <v:textbox inset="0,0,0,0">
                  <w:txbxContent>
                    <w:p w:rsidR="008E537A" w:rsidRPr="005C66E0" w:rsidRDefault="008E537A" w:rsidP="004852E1">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-6</w:t>
                      </w:r>
                      <w:r w:rsidRPr="00614594">
                        <w:rPr>
                          <w:rFonts w:ascii="Times New Roman" w:hAnsi="Times New Roman" w:cs="Times New Roman"/>
                        </w:rPr>
                        <w:t xml:space="preserve"> </w:t>
                      </w:r>
                      <w:r w:rsidRPr="004852E1">
                        <w:rPr>
                          <w:rFonts w:ascii="Times New Roman" w:hAnsi="Times New Roman" w:cs="Times New Roman"/>
                          <w:b w:val="0"/>
                        </w:rPr>
                        <w:t>带</w:t>
                      </w:r>
                      <w:r w:rsidRPr="004852E1">
                        <w:rPr>
                          <w:rFonts w:ascii="Times New Roman" w:eastAsiaTheme="minorEastAsia" w:hAnsi="Times New Roman" w:cs="Times New Roman" w:hint="eastAsia"/>
                          <w:b w:val="0"/>
                        </w:rPr>
                        <w:t>权</w:t>
                      </w:r>
                      <w:r w:rsidRPr="00282178">
                        <w:rPr>
                          <w:rFonts w:ascii="Times New Roman" w:eastAsia="宋体" w:hAnsi="Times New Roman" w:cs="Times New Roman"/>
                          <w:b w:val="0"/>
                          <w:highlight w:val="yellow"/>
                        </w:rPr>
                        <w:t>图</w:t>
                      </w:r>
                    </w:p>
                    <w:p w:rsidR="008E537A" w:rsidRPr="005C66E0" w:rsidRDefault="008E537A" w:rsidP="004852E1">
                      <w:pPr>
                        <w:pStyle w:val="a6"/>
                        <w:ind w:firstLineChars="0" w:firstLine="0"/>
                        <w:rPr>
                          <w:rFonts w:ascii="Times New Roman" w:eastAsia="宋体" w:hAnsi="Times New Roman" w:cs="Times New Roman"/>
                          <w:b w:val="0"/>
                        </w:rPr>
                      </w:pPr>
                    </w:p>
                  </w:txbxContent>
                </v:textbox>
              </v:shape>
            </w:pict>
          </mc:Fallback>
        </mc:AlternateContent>
      </w:r>
    </w:p>
    <w:p w:rsidR="004852E1" w:rsidRPr="00196523" w:rsidRDefault="004852E1" w:rsidP="001C30E9">
      <w:pPr>
        <w:widowControl/>
        <w:ind w:firstLineChars="0" w:firstLine="0"/>
        <w:jc w:val="left"/>
        <w:rPr>
          <w:rFonts w:ascii="Times New Roman" w:eastAsia="宋体" w:hAnsi="Times New Roman" w:cs="Times New Roman"/>
          <w:color w:val="000000" w:themeColor="text1"/>
        </w:rPr>
      </w:pPr>
    </w:p>
    <w:p w:rsidR="00A659AD"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
    <w:p w:rsidR="00A659AD" w:rsidRPr="00196523" w:rsidRDefault="00A659A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带权图邻接矩阵的定义如下所示。</w:t>
      </w:r>
    </w:p>
    <w:p w:rsidR="00683801" w:rsidRPr="00196523" w:rsidRDefault="00084A30" w:rsidP="001C30E9">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w:object w:dxaOrig="1440" w:dyaOrig="1440">
          <v:shape id="_x0000_s1029" type="#_x0000_t75" style="position:absolute;left:0;text-align:left;margin-left:60.55pt;margin-top:8.8pt;width:3in;height:33.8pt;z-index:251703296" fillcolor="window">
            <v:imagedata r:id="rId15" o:title=""/>
            <w10:wrap type="topAndBottom"/>
          </v:shape>
          <o:OLEObject Type="Embed" ProgID="Equation.3" ShapeID="_x0000_s1029" DrawAspect="Content" ObjectID="_1760176037" r:id="rId16"/>
        </w:object>
      </w:r>
      <w:r w:rsidR="00683801" w:rsidRPr="00196523">
        <w:rPr>
          <w:rFonts w:ascii="Times New Roman" w:eastAsia="宋体" w:hAnsi="Times New Roman" w:cs="Times New Roman" w:hint="eastAsia"/>
          <w:color w:val="000000" w:themeColor="text1"/>
        </w:rPr>
        <w:t>图</w:t>
      </w:r>
      <w:r w:rsidR="00683801"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5B64FC" w:rsidRPr="00196523">
        <w:rPr>
          <w:rFonts w:ascii="Times New Roman" w:eastAsia="宋体" w:hAnsi="Times New Roman" w:cs="Times New Roman" w:hint="eastAsia"/>
          <w:color w:val="000000" w:themeColor="text1"/>
        </w:rPr>
        <w:t>6</w:t>
      </w:r>
      <w:r w:rsidR="00683801" w:rsidRPr="00196523">
        <w:rPr>
          <w:rFonts w:ascii="Times New Roman" w:eastAsia="宋体" w:hAnsi="Times New Roman" w:cs="Times New Roman" w:hint="eastAsia"/>
          <w:color w:val="000000" w:themeColor="text1"/>
        </w:rPr>
        <w:t>的邻接矩阵</w:t>
      </w:r>
      <w:r w:rsidR="00924EE3" w:rsidRPr="00196523">
        <w:rPr>
          <w:rFonts w:ascii="Times New Roman" w:eastAsia="宋体" w:hAnsi="Times New Roman" w:cs="Times New Roman" w:hint="eastAsia"/>
          <w:color w:val="000000" w:themeColor="text1"/>
        </w:rPr>
        <w:t>A</w:t>
      </w:r>
      <w:r w:rsidR="00683801" w:rsidRPr="00196523">
        <w:rPr>
          <w:rFonts w:ascii="Times New Roman" w:eastAsia="宋体" w:hAnsi="Times New Roman" w:cs="Times New Roman" w:hint="eastAsia"/>
          <w:color w:val="000000" w:themeColor="text1"/>
        </w:rPr>
        <w:t>如</w:t>
      </w:r>
      <w:r w:rsidR="005B64FC" w:rsidRPr="00196523">
        <w:rPr>
          <w:rFonts w:ascii="Times New Roman" w:eastAsia="宋体" w:hAnsi="Times New Roman" w:cs="Times New Roman" w:hint="eastAsia"/>
          <w:color w:val="000000" w:themeColor="text1"/>
        </w:rPr>
        <w:t>下</w:t>
      </w:r>
      <w:r w:rsidR="00683801" w:rsidRPr="00196523">
        <w:rPr>
          <w:rFonts w:ascii="Times New Roman" w:eastAsia="宋体" w:hAnsi="Times New Roman" w:cs="Times New Roman"/>
          <w:color w:val="000000" w:themeColor="text1"/>
        </w:rPr>
        <w:t>所</w:t>
      </w:r>
      <w:r w:rsidR="00683801" w:rsidRPr="00196523">
        <w:rPr>
          <w:rFonts w:ascii="Times New Roman" w:eastAsia="宋体" w:hAnsi="Times New Roman" w:cs="Times New Roman" w:hint="eastAsia"/>
          <w:color w:val="000000" w:themeColor="text1"/>
        </w:rPr>
        <w:t>示。</w:t>
      </w:r>
    </w:p>
    <w:p w:rsidR="003042F2" w:rsidRPr="00196523" w:rsidRDefault="005B64FC" w:rsidP="001C30E9">
      <w:pPr>
        <w:pStyle w:val="a3"/>
        <w:spacing w:line="240" w:lineRule="auto"/>
        <w:ind w:firstLine="420"/>
        <w:rPr>
          <w:rFonts w:ascii="Times New Roman" w:eastAsia="宋体" w:hAnsi="Times New Roman" w:cs="Times New Roman"/>
          <w:color w:val="000000" w:themeColor="text1"/>
        </w:rPr>
      </w:pPr>
      <m:oMathPara>
        <m:oMath>
          <m:r>
            <m:rPr>
              <m:sty m:val="p"/>
            </m:rPr>
            <w:rPr>
              <w:rFonts w:ascii="Cambria Math" w:eastAsia="宋体" w:hAnsi="Cambria Math" w:cs="Times New Roman" w:hint="eastAsia"/>
              <w:color w:val="000000" w:themeColor="text1"/>
            </w:rPr>
            <m:t>A</m:t>
          </m:r>
          <m:r>
            <m:rPr>
              <m:sty m:val="p"/>
            </m:rPr>
            <w:rPr>
              <w:rFonts w:ascii="Cambria Math" w:eastAsia="宋体" w:hAnsi="Cambria Math" w:cs="Times New Roman"/>
              <w:color w:val="000000" w:themeColor="text1"/>
            </w:rPr>
            <m:t>=</m:t>
          </m:r>
          <m:d>
            <m:dPr>
              <m:begChr m:val="["/>
              <m:endChr m:val="]"/>
              <m:ctrlPr>
                <w:rPr>
                  <w:rFonts w:ascii="Cambria Math" w:eastAsia="宋体" w:hAnsi="Cambria Math" w:cs="Times New Roman"/>
                  <w:color w:val="000000" w:themeColor="text1"/>
                </w:rPr>
              </m:ctrlPr>
            </m:dPr>
            <m:e>
              <m:m>
                <m:mPr>
                  <m:mcs>
                    <m:mc>
                      <m:mcPr>
                        <m:count m:val="8"/>
                        <m:mcJc m:val="center"/>
                      </m:mcPr>
                    </m:mc>
                  </m:mcs>
                  <m:ctrlPr>
                    <w:rPr>
                      <w:rFonts w:ascii="Cambria Math" w:eastAsia="宋体" w:hAnsi="Cambria Math" w:cs="Times New Roman"/>
                      <w:i/>
                      <w:color w:val="000000" w:themeColor="text1"/>
                    </w:rPr>
                  </m:ctrlPr>
                </m:mPr>
                <m:mr>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4</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7</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7</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4</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5</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5</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14</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5</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7</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14</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10</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3</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m:t>
                    </m:r>
                  </m:e>
                  <m:e>
                    <m:r>
                      <w:rPr>
                        <w:rFonts w:ascii="Cambria Math" w:eastAsia="宋体" w:hAnsi="Cambria Math" w:cs="Times New Roman"/>
                        <w:color w:val="000000" w:themeColor="text1"/>
                      </w:rPr>
                      <m:t>7</m:t>
                    </m: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10</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2</m:t>
                    </m:r>
                  </m:e>
                </m:mr>
                <m:mr>
                  <m:e>
                    <m:r>
                      <w:rPr>
                        <w:rFonts w:ascii="Cambria Math" w:eastAsia="Cambria Math" w:hAnsi="Cambria Math" w:cs="Cambria Math"/>
                        <w:color w:val="000000" w:themeColor="text1"/>
                      </w:rPr>
                      <m:t>∞</m:t>
                    </m:r>
                  </m:e>
                  <m:e>
                    <m:r>
                      <w:rPr>
                        <w:rFonts w:ascii="Cambria Math" w:eastAsia="Cambria Math" w:hAnsi="Cambria Math" w:cs="Cambria Math"/>
                        <w:color w:val="000000" w:themeColor="text1"/>
                      </w:rPr>
                      <m:t>∞</m:t>
                    </m:r>
                  </m:e>
                  <m:e>
                    <m:r>
                      <w:rPr>
                        <w:rFonts w:ascii="Cambria Math" w:eastAsia="宋体" w:hAnsi="Cambria Math" w:cs="Times New Roman"/>
                        <w:color w:val="000000" w:themeColor="text1"/>
                      </w:rPr>
                      <m:t>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5</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2</m:t>
                    </m:r>
                  </m:e>
                </m:mr>
                <m:mr>
                  <m:e>
                    <m:r>
                      <w:rPr>
                        <w:rFonts w:ascii="Cambria Math" w:eastAsia="Cambria Math" w:hAnsi="Cambria Math" w:cs="Cambria Math"/>
                        <w:color w:val="000000" w:themeColor="text1"/>
                      </w:rPr>
                      <m:t>∞</m:t>
                    </m:r>
                  </m:e>
                  <m:e>
                    <m:r>
                      <w:rPr>
                        <w:rFonts w:ascii="Cambria Math" w:eastAsia="Cambria Math" w:hAnsi="Cambria Math" w:cs="Cambria Math"/>
                        <w:color w:val="000000" w:themeColor="text1"/>
                      </w:rPr>
                      <m:t>∞</m:t>
                    </m: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3</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2</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2</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m:t>
                    </m:r>
                  </m:e>
                </m:mr>
              </m:m>
            </m:e>
          </m:d>
        </m:oMath>
      </m:oMathPara>
    </w:p>
    <w:p w:rsidR="00A659AD" w:rsidRPr="00196523" w:rsidRDefault="00A659AD"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107950" distB="107950" distL="114300" distR="114300" simplePos="0" relativeHeight="251705344" behindDoc="0" locked="0" layoutInCell="1" allowOverlap="1" wp14:anchorId="5553CB32" wp14:editId="0AA71A01">
                <wp:simplePos x="0" y="0"/>
                <wp:positionH relativeFrom="column">
                  <wp:posOffset>1605280</wp:posOffset>
                </wp:positionH>
                <wp:positionV relativeFrom="paragraph">
                  <wp:posOffset>321310</wp:posOffset>
                </wp:positionV>
                <wp:extent cx="1828800" cy="175260"/>
                <wp:effectExtent l="0" t="0" r="19050" b="15240"/>
                <wp:wrapTopAndBottom/>
                <wp:docPr id="11115" name="组合 11115"/>
                <wp:cNvGraphicFramePr/>
                <a:graphic xmlns:a="http://schemas.openxmlformats.org/drawingml/2006/main">
                  <a:graphicData uri="http://schemas.microsoft.com/office/word/2010/wordprocessingGroup">
                    <wpg:wgp>
                      <wpg:cNvGrpSpPr/>
                      <wpg:grpSpPr bwMode="auto">
                        <a:xfrm>
                          <a:off x="0" y="0"/>
                          <a:ext cx="1828800" cy="175260"/>
                          <a:chOff x="0" y="0"/>
                          <a:chExt cx="2880" cy="397"/>
                        </a:xfrm>
                      </wpg:grpSpPr>
                      <wps:wsp>
                        <wps:cNvPr id="3063" name="Text Box 7518"/>
                        <wps:cNvSpPr txBox="1">
                          <a:spLocks noChangeArrowheads="1"/>
                        </wps:cNvSpPr>
                        <wps:spPr bwMode="auto">
                          <a:xfrm>
                            <a:off x="0" y="0"/>
                            <a:ext cx="960"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顶点</w:t>
                              </w:r>
                              <w:r>
                                <w:rPr>
                                  <w:rFonts w:ascii="宋体" w:eastAsia="宋体" w:hAnsi="宋体" w:hint="eastAsia"/>
                                </w:rPr>
                                <w:t>下标</w:t>
                              </w:r>
                            </w:p>
                          </w:txbxContent>
                        </wps:txbx>
                        <wps:bodyPr rot="0" vert="horz" wrap="square" lIns="0" tIns="0" rIns="0" bIns="0" anchor="t" anchorCtr="0" upright="1">
                          <a:noAutofit/>
                        </wps:bodyPr>
                      </wps:wsp>
                      <wps:wsp>
                        <wps:cNvPr id="3064" name="Text Box 7519"/>
                        <wps:cNvSpPr txBox="1">
                          <a:spLocks noChangeArrowheads="1"/>
                        </wps:cNvSpPr>
                        <wps:spPr bwMode="auto">
                          <a:xfrm>
                            <a:off x="960" y="0"/>
                            <a:ext cx="960"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权值</w:t>
                              </w:r>
                            </w:p>
                          </w:txbxContent>
                        </wps:txbx>
                        <wps:bodyPr rot="0" vert="horz" wrap="square" lIns="0" tIns="0" rIns="0" bIns="0" anchor="t" anchorCtr="0" upright="1">
                          <a:noAutofit/>
                        </wps:bodyPr>
                      </wps:wsp>
                      <wps:wsp>
                        <wps:cNvPr id="3065" name="Text Box 7520"/>
                        <wps:cNvSpPr txBox="1">
                          <a:spLocks noChangeArrowheads="1"/>
                        </wps:cNvSpPr>
                        <wps:spPr bwMode="auto">
                          <a:xfrm>
                            <a:off x="1920" y="0"/>
                            <a:ext cx="960"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指针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3CB32" id="组合 11115" o:spid="_x0000_s2017" style="position:absolute;left:0;text-align:left;margin-left:126.4pt;margin-top:25.3pt;width:2in;height:13.8pt;z-index:251705344;mso-wrap-distance-top:8.5pt;mso-wrap-distance-bottom:8.5pt" coordsize="288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">
                <v:shape id="Text Box 7518" o:spid="_x0000_s2018" type="#_x0000_t202" style="position:absolute;width:96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" filled="f">
                  <v:textbox inset="0,0,0,0">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顶点</w:t>
                        </w:r>
                        <w:r>
                          <w:rPr>
                            <w:rFonts w:ascii="宋体" w:eastAsia="宋体" w:hAnsi="宋体" w:hint="eastAsia"/>
                          </w:rPr>
                          <w:t>下标</w:t>
                        </w:r>
                      </w:p>
                    </w:txbxContent>
                  </v:textbox>
                </v:shape>
                <v:shape id="Text Box 7519" o:spid="_x0000_s2019" type="#_x0000_t202" style="position:absolute;left:960;width:96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" filled="f">
                  <v:textbox inset="0,0,0,0">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权值</w:t>
                        </w:r>
                      </w:p>
                    </w:txbxContent>
                  </v:textbox>
                </v:shape>
                <v:shape id="Text Box 7520" o:spid="_x0000_s2020" type="#_x0000_t202" style="position:absolute;left:1920;width:96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" filled="f">
                  <v:textbox inset="0,0,0,0">
                    <w:txbxContent>
                      <w:p w:rsidR="008E537A" w:rsidRPr="00EC56B0" w:rsidRDefault="008E537A" w:rsidP="00A659AD">
                        <w:pPr>
                          <w:pStyle w:val="ab"/>
                          <w:ind w:firstLineChars="0" w:firstLine="0"/>
                          <w:rPr>
                            <w:rFonts w:ascii="宋体" w:eastAsia="宋体" w:hAnsi="宋体"/>
                          </w:rPr>
                        </w:pPr>
                        <w:r w:rsidRPr="00EC56B0">
                          <w:rPr>
                            <w:rFonts w:ascii="宋体" w:eastAsia="宋体" w:hAnsi="宋体" w:hint="eastAsia"/>
                          </w:rPr>
                          <w:t>指针</w:t>
                        </w:r>
                      </w:p>
                    </w:txbxContent>
                  </v:textbox>
                </v:shape>
                <w10:wrap type="topAndBottom"/>
              </v:group>
            </w:pict>
          </mc:Fallback>
        </mc:AlternateContent>
      </w:r>
      <w:r w:rsidRPr="00196523">
        <w:rPr>
          <w:rFonts w:ascii="Times New Roman" w:eastAsia="宋体" w:hAnsi="Times New Roman" w:cs="Times New Roman" w:hint="eastAsia"/>
          <w:color w:val="000000" w:themeColor="text1"/>
        </w:rPr>
        <w:t>带权图邻接表的表结点结构如下所示。</w:t>
      </w:r>
    </w:p>
    <w:p w:rsidR="009F43F4" w:rsidRPr="00196523" w:rsidRDefault="009F43F4" w:rsidP="001C30E9">
      <w:pPr>
        <w:pStyle w:val="a3"/>
        <w:spacing w:line="240" w:lineRule="auto"/>
        <w:ind w:firstLine="420"/>
        <w:rPr>
          <w:rFonts w:ascii="Times New Roman" w:eastAsia="宋体" w:hAnsi="Times New Roman" w:cs="Times New Roman"/>
          <w:color w:val="000000" w:themeColor="text1"/>
        </w:rPr>
      </w:pPr>
    </w:p>
    <w:p w:rsidR="003042F2" w:rsidRPr="00196523" w:rsidRDefault="009F43F4"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w:lastRenderedPageBreak/>
        <mc:AlternateContent>
          <mc:Choice Requires="wpg">
            <w:drawing>
              <wp:anchor distT="0" distB="0" distL="114300" distR="114300" simplePos="0" relativeHeight="251661312" behindDoc="0" locked="0" layoutInCell="1" allowOverlap="1" wp14:anchorId="0F92CE97" wp14:editId="0E0C3ECA">
                <wp:simplePos x="0" y="0"/>
                <wp:positionH relativeFrom="column">
                  <wp:posOffset>779145</wp:posOffset>
                </wp:positionH>
                <wp:positionV relativeFrom="paragraph">
                  <wp:posOffset>340995</wp:posOffset>
                </wp:positionV>
                <wp:extent cx="4037330" cy="2328545"/>
                <wp:effectExtent l="0" t="0" r="20320" b="14605"/>
                <wp:wrapTopAndBottom/>
                <wp:docPr id="10855" name="组合 10855"/>
                <wp:cNvGraphicFramePr/>
                <a:graphic xmlns:a="http://schemas.openxmlformats.org/drawingml/2006/main">
                  <a:graphicData uri="http://schemas.microsoft.com/office/word/2010/wordprocessingGroup">
                    <wpg:wgp>
                      <wpg:cNvGrpSpPr/>
                      <wpg:grpSpPr bwMode="auto">
                        <a:xfrm>
                          <a:off x="0" y="0"/>
                          <a:ext cx="4037330" cy="2328545"/>
                          <a:chOff x="0" y="0"/>
                          <a:chExt cx="6358" cy="3667"/>
                        </a:xfrm>
                      </wpg:grpSpPr>
                      <wps:wsp>
                        <wps:cNvPr id="2803" name="Text Box 7595"/>
                        <wps:cNvSpPr txBox="1">
                          <a:spLocks noChangeArrowheads="1"/>
                        </wps:cNvSpPr>
                        <wps:spPr bwMode="auto">
                          <a:xfrm>
                            <a:off x="2043" y="3411"/>
                            <a:ext cx="228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5C66E0" w:rsidRDefault="008E537A" w:rsidP="005B64FC">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-7</w:t>
                              </w:r>
                              <w:r w:rsidRPr="00614594">
                                <w:rPr>
                                  <w:rFonts w:ascii="Times New Roman" w:hAnsi="Times New Roman" w:cs="Times New Roman"/>
                                </w:rPr>
                                <w:t xml:space="preserve"> </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-6</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p w:rsidR="008E537A" w:rsidRPr="00EC56B0" w:rsidRDefault="008E537A" w:rsidP="003042F2">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cNvPr id="2804" name="Group 7596"/>
                        <wpg:cNvGrpSpPr>
                          <a:grpSpLocks/>
                        </wpg:cNvGrpSpPr>
                        <wpg:grpSpPr bwMode="auto">
                          <a:xfrm>
                            <a:off x="0" y="0"/>
                            <a:ext cx="6358" cy="3177"/>
                            <a:chOff x="0" y="0"/>
                            <a:chExt cx="6358" cy="3177"/>
                          </a:xfrm>
                        </wpg:grpSpPr>
                        <wpg:grpSp>
                          <wpg:cNvPr id="2805" name="Group 7597"/>
                          <wpg:cNvGrpSpPr>
                            <a:grpSpLocks/>
                          </wpg:cNvGrpSpPr>
                          <wpg:grpSpPr bwMode="auto">
                            <a:xfrm>
                              <a:off x="9" y="0"/>
                              <a:ext cx="1209" cy="397"/>
                              <a:chOff x="9" y="0"/>
                              <a:chExt cx="1209" cy="397"/>
                            </a:xfrm>
                          </wpg:grpSpPr>
                          <wps:wsp>
                            <wps:cNvPr id="2984" name="Line 7598"/>
                            <wps:cNvCnPr>
                              <a:cxnSpLocks noChangeShapeType="1"/>
                            </wps:cNvCnPr>
                            <wps:spPr bwMode="auto">
                              <a:xfrm>
                                <a:off x="935" y="19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85" name="Group 7599"/>
                            <wpg:cNvGrpSpPr>
                              <a:grpSpLocks/>
                            </wpg:cNvGrpSpPr>
                            <wpg:grpSpPr bwMode="auto">
                              <a:xfrm>
                                <a:off x="9" y="0"/>
                                <a:ext cx="1038" cy="397"/>
                                <a:chOff x="9" y="0"/>
                                <a:chExt cx="1038" cy="397"/>
                              </a:xfrm>
                            </wpg:grpSpPr>
                            <wps:wsp>
                              <wps:cNvPr id="2986" name="Text Box 7600"/>
                              <wps:cNvSpPr txBox="1">
                                <a:spLocks noChangeArrowheads="1"/>
                              </wps:cNvSpPr>
                              <wps:spPr bwMode="auto">
                                <a:xfrm>
                                  <a:off x="309" y="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0</w:t>
                                    </w:r>
                                  </w:p>
                                </w:txbxContent>
                              </wps:txbx>
                              <wps:bodyPr rot="0" vert="horz" wrap="square" lIns="0" tIns="0" rIns="0" bIns="0" anchor="t" anchorCtr="0" upright="1">
                                <a:noAutofit/>
                              </wps:bodyPr>
                            </wps:wsp>
                            <wps:wsp>
                              <wps:cNvPr id="2987" name="Text Box 7601"/>
                              <wps:cNvSpPr txBox="1">
                                <a:spLocks noChangeArrowheads="1"/>
                              </wps:cNvSpPr>
                              <wps:spPr bwMode="auto">
                                <a:xfrm>
                                  <a:off x="593" y="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88" name="Text Box 7602"/>
                              <wps:cNvSpPr txBox="1">
                                <a:spLocks noChangeArrowheads="1"/>
                              </wps:cNvSpPr>
                              <wps:spPr bwMode="auto">
                                <a:xfrm>
                                  <a:off x="9" y="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wps:txbx>
                              <wps:bodyPr rot="0" vert="horz" wrap="square" lIns="0" tIns="0" rIns="0" bIns="0" anchor="t" anchorCtr="0" upright="1">
                                <a:noAutofit/>
                              </wps:bodyPr>
                            </wps:wsp>
                          </wpg:grpSp>
                        </wpg:grpSp>
                        <wpg:grpSp>
                          <wpg:cNvPr id="2806" name="Group 7603"/>
                          <wpg:cNvGrpSpPr>
                            <a:grpSpLocks/>
                          </wpg:cNvGrpSpPr>
                          <wpg:grpSpPr bwMode="auto">
                            <a:xfrm>
                              <a:off x="1252" y="52"/>
                              <a:ext cx="3797" cy="283"/>
                              <a:chOff x="1252" y="52"/>
                              <a:chExt cx="3797" cy="283"/>
                            </a:xfrm>
                          </wpg:grpSpPr>
                          <wpg:grpSp>
                            <wpg:cNvPr id="2969" name="Group 7604"/>
                            <wpg:cNvGrpSpPr>
                              <a:grpSpLocks/>
                            </wpg:cNvGrpSpPr>
                            <wpg:grpSpPr bwMode="auto">
                              <a:xfrm>
                                <a:off x="1252" y="52"/>
                                <a:ext cx="1277" cy="283"/>
                                <a:chOff x="1252" y="52"/>
                                <a:chExt cx="1277" cy="283"/>
                              </a:xfrm>
                            </wpg:grpSpPr>
                            <wps:wsp>
                              <wps:cNvPr id="2980" name="Text Box 7605"/>
                              <wps:cNvSpPr txBox="1">
                                <a:spLocks noChangeArrowheads="1"/>
                              </wps:cNvSpPr>
                              <wps:spPr bwMode="auto">
                                <a:xfrm>
                                  <a:off x="1252"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wps:txbx>
                              <wps:bodyPr rot="0" vert="horz" wrap="square" lIns="0" tIns="0" rIns="0" bIns="0" anchor="t" anchorCtr="0" upright="1">
                                <a:noAutofit/>
                              </wps:bodyPr>
                            </wps:wsp>
                            <wps:wsp>
                              <wps:cNvPr id="2981" name="Text Box 7606"/>
                              <wps:cNvSpPr txBox="1">
                                <a:spLocks noChangeArrowheads="1"/>
                              </wps:cNvSpPr>
                              <wps:spPr bwMode="auto">
                                <a:xfrm>
                                  <a:off x="2049"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82" name="Line 7607"/>
                              <wps:cNvCnPr>
                                <a:cxnSpLocks noChangeShapeType="1"/>
                              </wps:cNvCnPr>
                              <wps:spPr bwMode="auto">
                                <a:xfrm>
                                  <a:off x="2289" y="19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83" name="Text Box 7608"/>
                              <wps:cNvSpPr txBox="1">
                                <a:spLocks noChangeArrowheads="1"/>
                              </wps:cNvSpPr>
                              <wps:spPr bwMode="auto">
                                <a:xfrm>
                                  <a:off x="1652"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970" name="Group 7609"/>
                            <wpg:cNvGrpSpPr>
                              <a:grpSpLocks/>
                            </wpg:cNvGrpSpPr>
                            <wpg:grpSpPr bwMode="auto">
                              <a:xfrm>
                                <a:off x="3969" y="52"/>
                                <a:ext cx="1080" cy="283"/>
                                <a:chOff x="3969" y="52"/>
                                <a:chExt cx="1080" cy="283"/>
                              </a:xfrm>
                            </wpg:grpSpPr>
                            <wps:wsp>
                              <wps:cNvPr id="2976" name="Text Box 7610"/>
                              <wps:cNvSpPr txBox="1">
                                <a:spLocks noChangeArrowheads="1"/>
                              </wps:cNvSpPr>
                              <wps:spPr bwMode="auto">
                                <a:xfrm>
                                  <a:off x="4766"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77" name="Freeform 7611"/>
                              <wps:cNvSpPr>
                                <a:spLocks/>
                              </wps:cNvSpPr>
                              <wps:spPr bwMode="auto">
                                <a:xfrm>
                                  <a:off x="4778" y="65"/>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8" name="Text Box 7612"/>
                              <wps:cNvSpPr txBox="1">
                                <a:spLocks noChangeArrowheads="1"/>
                              </wps:cNvSpPr>
                              <wps:spPr bwMode="auto">
                                <a:xfrm>
                                  <a:off x="3969"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s:wsp>
                              <wps:cNvPr id="2979" name="Text Box 7613"/>
                              <wps:cNvSpPr txBox="1">
                                <a:spLocks noChangeArrowheads="1"/>
                              </wps:cNvSpPr>
                              <wps:spPr bwMode="auto">
                                <a:xfrm>
                                  <a:off x="4369"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971" name="Group 7614"/>
                            <wpg:cNvGrpSpPr>
                              <a:grpSpLocks/>
                            </wpg:cNvGrpSpPr>
                            <wpg:grpSpPr bwMode="auto">
                              <a:xfrm>
                                <a:off x="2610" y="52"/>
                                <a:ext cx="1277" cy="283"/>
                                <a:chOff x="2610" y="52"/>
                                <a:chExt cx="1277" cy="283"/>
                              </a:xfrm>
                            </wpg:grpSpPr>
                            <wps:wsp>
                              <wps:cNvPr id="2972" name="Text Box 7615"/>
                              <wps:cNvSpPr txBox="1">
                                <a:spLocks noChangeArrowheads="1"/>
                              </wps:cNvSpPr>
                              <wps:spPr bwMode="auto">
                                <a:xfrm>
                                  <a:off x="2610"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s:wsp>
                              <wps:cNvPr id="2973" name="Text Box 7616"/>
                              <wps:cNvSpPr txBox="1">
                                <a:spLocks noChangeArrowheads="1"/>
                              </wps:cNvSpPr>
                              <wps:spPr bwMode="auto">
                                <a:xfrm>
                                  <a:off x="3407" y="5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74" name="Line 7617"/>
                              <wps:cNvCnPr>
                                <a:cxnSpLocks noChangeShapeType="1"/>
                              </wps:cNvCnPr>
                              <wps:spPr bwMode="auto">
                                <a:xfrm>
                                  <a:off x="3647" y="19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75" name="Text Box 7618"/>
                              <wps:cNvSpPr txBox="1">
                                <a:spLocks noChangeArrowheads="1"/>
                              </wps:cNvSpPr>
                              <wps:spPr bwMode="auto">
                                <a:xfrm>
                                  <a:off x="3010" y="5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g:grpSp>
                        </wpg:grpSp>
                        <wps:wsp>
                          <wps:cNvPr id="2807" name="Line 7619"/>
                          <wps:cNvCnPr>
                            <a:cxnSpLocks noChangeShapeType="1"/>
                          </wps:cNvCnPr>
                          <wps:spPr bwMode="auto">
                            <a:xfrm>
                              <a:off x="935" y="595"/>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808" name="Group 7620"/>
                          <wpg:cNvGrpSpPr>
                            <a:grpSpLocks/>
                          </wpg:cNvGrpSpPr>
                          <wpg:grpSpPr bwMode="auto">
                            <a:xfrm>
                              <a:off x="9" y="397"/>
                              <a:ext cx="1038" cy="397"/>
                              <a:chOff x="9" y="397"/>
                              <a:chExt cx="1038" cy="397"/>
                            </a:xfrm>
                          </wpg:grpSpPr>
                          <wps:wsp>
                            <wps:cNvPr id="2966" name="Text Box 7621"/>
                            <wps:cNvSpPr txBox="1">
                              <a:spLocks noChangeArrowheads="1"/>
                            </wps:cNvSpPr>
                            <wps:spPr bwMode="auto">
                              <a:xfrm>
                                <a:off x="309" y="397"/>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1</w:t>
                                  </w:r>
                                </w:p>
                              </w:txbxContent>
                            </wps:txbx>
                            <wps:bodyPr rot="0" vert="horz" wrap="square" lIns="0" tIns="0" rIns="0" bIns="0" anchor="t" anchorCtr="0" upright="1">
                              <a:noAutofit/>
                            </wps:bodyPr>
                          </wps:wsp>
                          <wps:wsp>
                            <wps:cNvPr id="2967" name="Text Box 7622"/>
                            <wps:cNvSpPr txBox="1">
                              <a:spLocks noChangeArrowheads="1"/>
                            </wps:cNvSpPr>
                            <wps:spPr bwMode="auto">
                              <a:xfrm>
                                <a:off x="593" y="397"/>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68" name="Text Box 7623"/>
                            <wps:cNvSpPr txBox="1">
                              <a:spLocks noChangeArrowheads="1"/>
                            </wps:cNvSpPr>
                            <wps:spPr bwMode="auto">
                              <a:xfrm>
                                <a:off x="9" y="397"/>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wps:txbx>
                            <wps:bodyPr rot="0" vert="horz" wrap="square" lIns="0" tIns="0" rIns="0" bIns="0" anchor="t" anchorCtr="0" upright="1">
                              <a:noAutofit/>
                            </wps:bodyPr>
                          </wps:wsp>
                        </wpg:grpSp>
                        <wpg:grpSp>
                          <wpg:cNvPr id="2809" name="Group 7624"/>
                          <wpg:cNvGrpSpPr>
                            <a:grpSpLocks/>
                          </wpg:cNvGrpSpPr>
                          <wpg:grpSpPr bwMode="auto">
                            <a:xfrm>
                              <a:off x="1252" y="453"/>
                              <a:ext cx="3797" cy="283"/>
                              <a:chOff x="1252" y="453"/>
                              <a:chExt cx="3797" cy="283"/>
                            </a:xfrm>
                          </wpg:grpSpPr>
                          <wpg:grpSp>
                            <wpg:cNvPr id="2951" name="Group 7625"/>
                            <wpg:cNvGrpSpPr>
                              <a:grpSpLocks/>
                            </wpg:cNvGrpSpPr>
                            <wpg:grpSpPr bwMode="auto">
                              <a:xfrm>
                                <a:off x="1252" y="453"/>
                                <a:ext cx="1277" cy="283"/>
                                <a:chOff x="1252" y="453"/>
                                <a:chExt cx="1277" cy="283"/>
                              </a:xfrm>
                            </wpg:grpSpPr>
                            <wps:wsp>
                              <wps:cNvPr id="2962" name="Text Box 7626"/>
                              <wps:cNvSpPr txBox="1">
                                <a:spLocks noChangeArrowheads="1"/>
                              </wps:cNvSpPr>
                              <wps:spPr bwMode="auto">
                                <a:xfrm>
                                  <a:off x="1252"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wps:txbx>
                              <wps:bodyPr rot="0" vert="horz" wrap="square" lIns="0" tIns="0" rIns="0" bIns="0" anchor="t" anchorCtr="0" upright="1">
                                <a:noAutofit/>
                              </wps:bodyPr>
                            </wps:wsp>
                            <wps:wsp>
                              <wps:cNvPr id="2963" name="Text Box 7627"/>
                              <wps:cNvSpPr txBox="1">
                                <a:spLocks noChangeArrowheads="1"/>
                              </wps:cNvSpPr>
                              <wps:spPr bwMode="auto">
                                <a:xfrm>
                                  <a:off x="2049" y="453"/>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64" name="Line 7628"/>
                              <wps:cNvCnPr>
                                <a:cxnSpLocks noChangeShapeType="1"/>
                              </wps:cNvCnPr>
                              <wps:spPr bwMode="auto">
                                <a:xfrm>
                                  <a:off x="2289" y="595"/>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65" name="Text Box 7629"/>
                              <wps:cNvSpPr txBox="1">
                                <a:spLocks noChangeArrowheads="1"/>
                              </wps:cNvSpPr>
                              <wps:spPr bwMode="auto">
                                <a:xfrm>
                                  <a:off x="1652"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952" name="Group 7630"/>
                            <wpg:cNvGrpSpPr>
                              <a:grpSpLocks/>
                            </wpg:cNvGrpSpPr>
                            <wpg:grpSpPr bwMode="auto">
                              <a:xfrm>
                                <a:off x="3969" y="453"/>
                                <a:ext cx="1080" cy="283"/>
                                <a:chOff x="3969" y="453"/>
                                <a:chExt cx="1080" cy="283"/>
                              </a:xfrm>
                            </wpg:grpSpPr>
                            <wps:wsp>
                              <wps:cNvPr id="2958" name="Text Box 7631"/>
                              <wps:cNvSpPr txBox="1">
                                <a:spLocks noChangeArrowheads="1"/>
                              </wps:cNvSpPr>
                              <wps:spPr bwMode="auto">
                                <a:xfrm>
                                  <a:off x="4766" y="453"/>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59" name="Freeform 7632"/>
                              <wps:cNvSpPr>
                                <a:spLocks/>
                              </wps:cNvSpPr>
                              <wps:spPr bwMode="auto">
                                <a:xfrm>
                                  <a:off x="4778" y="466"/>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0" name="Text Box 7633"/>
                              <wps:cNvSpPr txBox="1">
                                <a:spLocks noChangeArrowheads="1"/>
                              </wps:cNvSpPr>
                              <wps:spPr bwMode="auto">
                                <a:xfrm>
                                  <a:off x="3969"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s:wsp>
                              <wps:cNvPr id="2961" name="Text Box 7634"/>
                              <wps:cNvSpPr txBox="1">
                                <a:spLocks noChangeArrowheads="1"/>
                              </wps:cNvSpPr>
                              <wps:spPr bwMode="auto">
                                <a:xfrm>
                                  <a:off x="4369"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g:grpSp>
                          <wpg:grpSp>
                            <wpg:cNvPr id="2953" name="Group 7635"/>
                            <wpg:cNvGrpSpPr>
                              <a:grpSpLocks/>
                            </wpg:cNvGrpSpPr>
                            <wpg:grpSpPr bwMode="auto">
                              <a:xfrm>
                                <a:off x="2610" y="453"/>
                                <a:ext cx="1277" cy="283"/>
                                <a:chOff x="2610" y="453"/>
                                <a:chExt cx="1277" cy="283"/>
                              </a:xfrm>
                            </wpg:grpSpPr>
                            <wps:wsp>
                              <wps:cNvPr id="2954" name="Text Box 7636"/>
                              <wps:cNvSpPr txBox="1">
                                <a:spLocks noChangeArrowheads="1"/>
                              </wps:cNvSpPr>
                              <wps:spPr bwMode="auto">
                                <a:xfrm>
                                  <a:off x="2610"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s:wsp>
                              <wps:cNvPr id="2955" name="Text Box 7637"/>
                              <wps:cNvSpPr txBox="1">
                                <a:spLocks noChangeArrowheads="1"/>
                              </wps:cNvSpPr>
                              <wps:spPr bwMode="auto">
                                <a:xfrm>
                                  <a:off x="3407" y="453"/>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56" name="Line 7638"/>
                              <wps:cNvCnPr>
                                <a:cxnSpLocks noChangeShapeType="1"/>
                              </wps:cNvCnPr>
                              <wps:spPr bwMode="auto">
                                <a:xfrm>
                                  <a:off x="3647" y="595"/>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57" name="Text Box 7639"/>
                              <wps:cNvSpPr txBox="1">
                                <a:spLocks noChangeArrowheads="1"/>
                              </wps:cNvSpPr>
                              <wps:spPr bwMode="auto">
                                <a:xfrm>
                                  <a:off x="3010" y="453"/>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g:grpSp>
                        </wpg:grpSp>
                        <wpg:grpSp>
                          <wpg:cNvPr id="2810" name="Group 7640"/>
                          <wpg:cNvGrpSpPr>
                            <a:grpSpLocks/>
                          </wpg:cNvGrpSpPr>
                          <wpg:grpSpPr bwMode="auto">
                            <a:xfrm>
                              <a:off x="9" y="794"/>
                              <a:ext cx="1209" cy="397"/>
                              <a:chOff x="9" y="794"/>
                              <a:chExt cx="1209" cy="397"/>
                            </a:xfrm>
                          </wpg:grpSpPr>
                          <wps:wsp>
                            <wps:cNvPr id="2946" name="Line 7641"/>
                            <wps:cNvCnPr>
                              <a:cxnSpLocks noChangeShapeType="1"/>
                            </wps:cNvCnPr>
                            <wps:spPr bwMode="auto">
                              <a:xfrm>
                                <a:off x="935" y="992"/>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47" name="Group 7642"/>
                            <wpg:cNvGrpSpPr>
                              <a:grpSpLocks/>
                            </wpg:cNvGrpSpPr>
                            <wpg:grpSpPr bwMode="auto">
                              <a:xfrm>
                                <a:off x="9" y="794"/>
                                <a:ext cx="1038" cy="397"/>
                                <a:chOff x="9" y="794"/>
                                <a:chExt cx="1038" cy="397"/>
                              </a:xfrm>
                            </wpg:grpSpPr>
                            <wps:wsp>
                              <wps:cNvPr id="2948" name="Text Box 7643"/>
                              <wps:cNvSpPr txBox="1">
                                <a:spLocks noChangeArrowheads="1"/>
                              </wps:cNvSpPr>
                              <wps:spPr bwMode="auto">
                                <a:xfrm>
                                  <a:off x="309" y="794"/>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2</w:t>
                                    </w:r>
                                  </w:p>
                                </w:txbxContent>
                              </wps:txbx>
                              <wps:bodyPr rot="0" vert="horz" wrap="square" lIns="0" tIns="0" rIns="0" bIns="0" anchor="t" anchorCtr="0" upright="1">
                                <a:noAutofit/>
                              </wps:bodyPr>
                            </wps:wsp>
                            <wps:wsp>
                              <wps:cNvPr id="2949" name="Text Box 7644"/>
                              <wps:cNvSpPr txBox="1">
                                <a:spLocks noChangeArrowheads="1"/>
                              </wps:cNvSpPr>
                              <wps:spPr bwMode="auto">
                                <a:xfrm>
                                  <a:off x="593" y="794"/>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50" name="Text Box 7645"/>
                              <wps:cNvSpPr txBox="1">
                                <a:spLocks noChangeArrowheads="1"/>
                              </wps:cNvSpPr>
                              <wps:spPr bwMode="auto">
                                <a:xfrm>
                                  <a:off x="9" y="794"/>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g:grpSp>
                        </wpg:grpSp>
                        <wpg:grpSp>
                          <wpg:cNvPr id="2811" name="Group 7646"/>
                          <wpg:cNvGrpSpPr>
                            <a:grpSpLocks/>
                          </wpg:cNvGrpSpPr>
                          <wpg:grpSpPr bwMode="auto">
                            <a:xfrm>
                              <a:off x="1252" y="854"/>
                              <a:ext cx="3797" cy="283"/>
                              <a:chOff x="1252" y="854"/>
                              <a:chExt cx="3797" cy="283"/>
                            </a:xfrm>
                          </wpg:grpSpPr>
                          <wpg:grpSp>
                            <wpg:cNvPr id="2931" name="Group 7647"/>
                            <wpg:cNvGrpSpPr>
                              <a:grpSpLocks/>
                            </wpg:cNvGrpSpPr>
                            <wpg:grpSpPr bwMode="auto">
                              <a:xfrm>
                                <a:off x="1252" y="854"/>
                                <a:ext cx="1277" cy="283"/>
                                <a:chOff x="1252" y="854"/>
                                <a:chExt cx="1277" cy="283"/>
                              </a:xfrm>
                            </wpg:grpSpPr>
                            <wps:wsp>
                              <wps:cNvPr id="2942" name="Text Box 7648"/>
                              <wps:cNvSpPr txBox="1">
                                <a:spLocks noChangeArrowheads="1"/>
                              </wps:cNvSpPr>
                              <wps:spPr bwMode="auto">
                                <a:xfrm>
                                  <a:off x="1252"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wps:txbx>
                              <wps:bodyPr rot="0" vert="horz" wrap="square" lIns="0" tIns="0" rIns="0" bIns="0" anchor="t" anchorCtr="0" upright="1">
                                <a:noAutofit/>
                              </wps:bodyPr>
                            </wps:wsp>
                            <wps:wsp>
                              <wps:cNvPr id="2943" name="Text Box 7649"/>
                              <wps:cNvSpPr txBox="1">
                                <a:spLocks noChangeArrowheads="1"/>
                              </wps:cNvSpPr>
                              <wps:spPr bwMode="auto">
                                <a:xfrm>
                                  <a:off x="2049" y="854"/>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44" name="Line 7650"/>
                              <wps:cNvCnPr>
                                <a:cxnSpLocks noChangeShapeType="1"/>
                              </wps:cNvCnPr>
                              <wps:spPr bwMode="auto">
                                <a:xfrm>
                                  <a:off x="2289" y="996"/>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45" name="Text Box 7651"/>
                              <wps:cNvSpPr txBox="1">
                                <a:spLocks noChangeArrowheads="1"/>
                              </wps:cNvSpPr>
                              <wps:spPr bwMode="auto">
                                <a:xfrm>
                                  <a:off x="1652"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g:grpSp>
                          <wpg:grpSp>
                            <wpg:cNvPr id="2932" name="Group 7652"/>
                            <wpg:cNvGrpSpPr>
                              <a:grpSpLocks/>
                            </wpg:cNvGrpSpPr>
                            <wpg:grpSpPr bwMode="auto">
                              <a:xfrm>
                                <a:off x="3969" y="854"/>
                                <a:ext cx="1080" cy="283"/>
                                <a:chOff x="3969" y="854"/>
                                <a:chExt cx="1080" cy="283"/>
                              </a:xfrm>
                            </wpg:grpSpPr>
                            <wps:wsp>
                              <wps:cNvPr id="2938" name="Text Box 7653"/>
                              <wps:cNvSpPr txBox="1">
                                <a:spLocks noChangeArrowheads="1"/>
                              </wps:cNvSpPr>
                              <wps:spPr bwMode="auto">
                                <a:xfrm>
                                  <a:off x="4766" y="854"/>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39" name="Freeform 7654"/>
                              <wps:cNvSpPr>
                                <a:spLocks/>
                              </wps:cNvSpPr>
                              <wps:spPr bwMode="auto">
                                <a:xfrm>
                                  <a:off x="4778" y="867"/>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0" name="Text Box 7655"/>
                              <wps:cNvSpPr txBox="1">
                                <a:spLocks noChangeArrowheads="1"/>
                              </wps:cNvSpPr>
                              <wps:spPr bwMode="auto">
                                <a:xfrm>
                                  <a:off x="3969"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s:wsp>
                              <wps:cNvPr id="2941" name="Text Box 7656"/>
                              <wps:cNvSpPr txBox="1">
                                <a:spLocks noChangeArrowheads="1"/>
                              </wps:cNvSpPr>
                              <wps:spPr bwMode="auto">
                                <a:xfrm>
                                  <a:off x="4369"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933" name="Group 7657"/>
                            <wpg:cNvGrpSpPr>
                              <a:grpSpLocks/>
                            </wpg:cNvGrpSpPr>
                            <wpg:grpSpPr bwMode="auto">
                              <a:xfrm>
                                <a:off x="2610" y="854"/>
                                <a:ext cx="1277" cy="283"/>
                                <a:chOff x="2610" y="854"/>
                                <a:chExt cx="1277" cy="283"/>
                              </a:xfrm>
                            </wpg:grpSpPr>
                            <wps:wsp>
                              <wps:cNvPr id="2934" name="Text Box 7658"/>
                              <wps:cNvSpPr txBox="1">
                                <a:spLocks noChangeArrowheads="1"/>
                              </wps:cNvSpPr>
                              <wps:spPr bwMode="auto">
                                <a:xfrm>
                                  <a:off x="2610"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s:wsp>
                              <wps:cNvPr id="2935" name="Text Box 7659"/>
                              <wps:cNvSpPr txBox="1">
                                <a:spLocks noChangeArrowheads="1"/>
                              </wps:cNvSpPr>
                              <wps:spPr bwMode="auto">
                                <a:xfrm>
                                  <a:off x="3407" y="854"/>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36" name="Line 7660"/>
                              <wps:cNvCnPr>
                                <a:cxnSpLocks noChangeShapeType="1"/>
                              </wps:cNvCnPr>
                              <wps:spPr bwMode="auto">
                                <a:xfrm>
                                  <a:off x="3647" y="996"/>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37" name="Text Box 7661"/>
                              <wps:cNvSpPr txBox="1">
                                <a:spLocks noChangeArrowheads="1"/>
                              </wps:cNvSpPr>
                              <wps:spPr bwMode="auto">
                                <a:xfrm>
                                  <a:off x="3010" y="854"/>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g:grpSp>
                        </wpg:grpSp>
                        <wpg:grpSp>
                          <wpg:cNvPr id="2812" name="Group 7662"/>
                          <wpg:cNvGrpSpPr>
                            <a:grpSpLocks/>
                          </wpg:cNvGrpSpPr>
                          <wpg:grpSpPr bwMode="auto">
                            <a:xfrm>
                              <a:off x="9" y="1191"/>
                              <a:ext cx="1209" cy="397"/>
                              <a:chOff x="9" y="1191"/>
                              <a:chExt cx="1209" cy="397"/>
                            </a:xfrm>
                          </wpg:grpSpPr>
                          <wps:wsp>
                            <wps:cNvPr id="2926" name="Line 7663"/>
                            <wps:cNvCnPr>
                              <a:cxnSpLocks noChangeShapeType="1"/>
                            </wps:cNvCnPr>
                            <wps:spPr bwMode="auto">
                              <a:xfrm>
                                <a:off x="935" y="1389"/>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27" name="Group 7664"/>
                            <wpg:cNvGrpSpPr>
                              <a:grpSpLocks/>
                            </wpg:cNvGrpSpPr>
                            <wpg:grpSpPr bwMode="auto">
                              <a:xfrm>
                                <a:off x="9" y="1191"/>
                                <a:ext cx="1038" cy="397"/>
                                <a:chOff x="9" y="1191"/>
                                <a:chExt cx="1038" cy="397"/>
                              </a:xfrm>
                            </wpg:grpSpPr>
                            <wps:wsp>
                              <wps:cNvPr id="2928" name="Text Box 7665"/>
                              <wps:cNvSpPr txBox="1">
                                <a:spLocks noChangeArrowheads="1"/>
                              </wps:cNvSpPr>
                              <wps:spPr bwMode="auto">
                                <a:xfrm>
                                  <a:off x="309" y="1191"/>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3</w:t>
                                    </w:r>
                                  </w:p>
                                </w:txbxContent>
                              </wps:txbx>
                              <wps:bodyPr rot="0" vert="horz" wrap="square" lIns="0" tIns="0" rIns="0" bIns="0" anchor="t" anchorCtr="0" upright="1">
                                <a:noAutofit/>
                              </wps:bodyPr>
                            </wps:wsp>
                            <wps:wsp>
                              <wps:cNvPr id="2929" name="Text Box 7666"/>
                              <wps:cNvSpPr txBox="1">
                                <a:spLocks noChangeArrowheads="1"/>
                              </wps:cNvSpPr>
                              <wps:spPr bwMode="auto">
                                <a:xfrm>
                                  <a:off x="593" y="1191"/>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30" name="Text Box 7667"/>
                              <wps:cNvSpPr txBox="1">
                                <a:spLocks noChangeArrowheads="1"/>
                              </wps:cNvSpPr>
                              <wps:spPr bwMode="auto">
                                <a:xfrm>
                                  <a:off x="9" y="1191"/>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g:grpSp>
                        </wpg:grpSp>
                        <wpg:grpSp>
                          <wpg:cNvPr id="2813" name="Group 7668"/>
                          <wpg:cNvGrpSpPr>
                            <a:grpSpLocks/>
                          </wpg:cNvGrpSpPr>
                          <wpg:grpSpPr bwMode="auto">
                            <a:xfrm>
                              <a:off x="9" y="1588"/>
                              <a:ext cx="1209" cy="397"/>
                              <a:chOff x="9" y="1588"/>
                              <a:chExt cx="1209" cy="397"/>
                            </a:xfrm>
                          </wpg:grpSpPr>
                          <wps:wsp>
                            <wps:cNvPr id="2921" name="Line 7669"/>
                            <wps:cNvCnPr>
                              <a:cxnSpLocks noChangeShapeType="1"/>
                            </wps:cNvCnPr>
                            <wps:spPr bwMode="auto">
                              <a:xfrm>
                                <a:off x="935" y="1786"/>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22" name="Group 7670"/>
                            <wpg:cNvGrpSpPr>
                              <a:grpSpLocks/>
                            </wpg:cNvGrpSpPr>
                            <wpg:grpSpPr bwMode="auto">
                              <a:xfrm>
                                <a:off x="9" y="1588"/>
                                <a:ext cx="1038" cy="397"/>
                                <a:chOff x="9" y="1588"/>
                                <a:chExt cx="1038" cy="397"/>
                              </a:xfrm>
                            </wpg:grpSpPr>
                            <wps:wsp>
                              <wps:cNvPr id="2923" name="Text Box 7671"/>
                              <wps:cNvSpPr txBox="1">
                                <a:spLocks noChangeArrowheads="1"/>
                              </wps:cNvSpPr>
                              <wps:spPr bwMode="auto">
                                <a:xfrm>
                                  <a:off x="309" y="1588"/>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4</w:t>
                                    </w:r>
                                  </w:p>
                                </w:txbxContent>
                              </wps:txbx>
                              <wps:bodyPr rot="0" vert="horz" wrap="square" lIns="0" tIns="0" rIns="0" bIns="0" anchor="t" anchorCtr="0" upright="1">
                                <a:noAutofit/>
                              </wps:bodyPr>
                            </wps:wsp>
                            <wps:wsp>
                              <wps:cNvPr id="2924" name="Text Box 7672"/>
                              <wps:cNvSpPr txBox="1">
                                <a:spLocks noChangeArrowheads="1"/>
                              </wps:cNvSpPr>
                              <wps:spPr bwMode="auto">
                                <a:xfrm>
                                  <a:off x="593" y="1588"/>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25" name="Text Box 7673"/>
                              <wps:cNvSpPr txBox="1">
                                <a:spLocks noChangeArrowheads="1"/>
                              </wps:cNvSpPr>
                              <wps:spPr bwMode="auto">
                                <a:xfrm>
                                  <a:off x="9" y="1588"/>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g:grpSp>
                        </wpg:grpSp>
                        <wpg:grpSp>
                          <wpg:cNvPr id="2814" name="Group 7674"/>
                          <wpg:cNvGrpSpPr>
                            <a:grpSpLocks/>
                          </wpg:cNvGrpSpPr>
                          <wpg:grpSpPr bwMode="auto">
                            <a:xfrm>
                              <a:off x="9" y="1985"/>
                              <a:ext cx="1209" cy="397"/>
                              <a:chOff x="9" y="1985"/>
                              <a:chExt cx="1209" cy="397"/>
                            </a:xfrm>
                          </wpg:grpSpPr>
                          <wps:wsp>
                            <wps:cNvPr id="2916" name="Line 7675"/>
                            <wps:cNvCnPr>
                              <a:cxnSpLocks noChangeShapeType="1"/>
                            </wps:cNvCnPr>
                            <wps:spPr bwMode="auto">
                              <a:xfrm>
                                <a:off x="935" y="2183"/>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17" name="Group 7676"/>
                            <wpg:cNvGrpSpPr>
                              <a:grpSpLocks/>
                            </wpg:cNvGrpSpPr>
                            <wpg:grpSpPr bwMode="auto">
                              <a:xfrm>
                                <a:off x="9" y="1985"/>
                                <a:ext cx="1038" cy="397"/>
                                <a:chOff x="9" y="1985"/>
                                <a:chExt cx="1038" cy="397"/>
                              </a:xfrm>
                            </wpg:grpSpPr>
                            <wps:wsp>
                              <wps:cNvPr id="2918" name="Text Box 7677"/>
                              <wps:cNvSpPr txBox="1">
                                <a:spLocks noChangeArrowheads="1"/>
                              </wps:cNvSpPr>
                              <wps:spPr bwMode="auto">
                                <a:xfrm>
                                  <a:off x="309" y="1985"/>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5</w:t>
                                    </w:r>
                                  </w:p>
                                </w:txbxContent>
                              </wps:txbx>
                              <wps:bodyPr rot="0" vert="horz" wrap="square" lIns="0" tIns="0" rIns="0" bIns="0" anchor="t" anchorCtr="0" upright="1">
                                <a:noAutofit/>
                              </wps:bodyPr>
                            </wps:wsp>
                            <wps:wsp>
                              <wps:cNvPr id="2919" name="Text Box 7678"/>
                              <wps:cNvSpPr txBox="1">
                                <a:spLocks noChangeArrowheads="1"/>
                              </wps:cNvSpPr>
                              <wps:spPr bwMode="auto">
                                <a:xfrm>
                                  <a:off x="593" y="1985"/>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20" name="Text Box 7679"/>
                              <wps:cNvSpPr txBox="1">
                                <a:spLocks noChangeArrowheads="1"/>
                              </wps:cNvSpPr>
                              <wps:spPr bwMode="auto">
                                <a:xfrm>
                                  <a:off x="9" y="1985"/>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g:grpSp>
                        </wpg:grpSp>
                        <wpg:grpSp>
                          <wpg:cNvPr id="2815" name="Group 7680"/>
                          <wpg:cNvGrpSpPr>
                            <a:grpSpLocks/>
                          </wpg:cNvGrpSpPr>
                          <wpg:grpSpPr bwMode="auto">
                            <a:xfrm>
                              <a:off x="0" y="2780"/>
                              <a:ext cx="1209" cy="397"/>
                              <a:chOff x="0" y="2780"/>
                              <a:chExt cx="1209" cy="397"/>
                            </a:xfrm>
                          </wpg:grpSpPr>
                          <wps:wsp>
                            <wps:cNvPr id="2911" name="Line 7681"/>
                            <wps:cNvCnPr>
                              <a:cxnSpLocks noChangeShapeType="1"/>
                            </wps:cNvCnPr>
                            <wps:spPr bwMode="auto">
                              <a:xfrm>
                                <a:off x="926" y="2978"/>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912" name="Group 7682"/>
                            <wpg:cNvGrpSpPr>
                              <a:grpSpLocks/>
                            </wpg:cNvGrpSpPr>
                            <wpg:grpSpPr bwMode="auto">
                              <a:xfrm>
                                <a:off x="0" y="2780"/>
                                <a:ext cx="1047" cy="397"/>
                                <a:chOff x="0" y="2780"/>
                                <a:chExt cx="1047" cy="397"/>
                              </a:xfrm>
                            </wpg:grpSpPr>
                            <wps:wsp>
                              <wps:cNvPr id="2913" name="Text Box 7683"/>
                              <wps:cNvSpPr txBox="1">
                                <a:spLocks noChangeArrowheads="1"/>
                              </wps:cNvSpPr>
                              <wps:spPr bwMode="auto">
                                <a:xfrm>
                                  <a:off x="313" y="2780"/>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7</w:t>
                                    </w:r>
                                  </w:p>
                                </w:txbxContent>
                              </wps:txbx>
                              <wps:bodyPr rot="0" vert="horz" wrap="square" lIns="0" tIns="0" rIns="0" bIns="0" anchor="t" anchorCtr="0" upright="1">
                                <a:noAutofit/>
                              </wps:bodyPr>
                            </wps:wsp>
                            <wps:wsp>
                              <wps:cNvPr id="2914" name="Text Box 7684"/>
                              <wps:cNvSpPr txBox="1">
                                <a:spLocks noChangeArrowheads="1"/>
                              </wps:cNvSpPr>
                              <wps:spPr bwMode="auto">
                                <a:xfrm>
                                  <a:off x="593" y="2780"/>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15" name="Text Box 7685"/>
                              <wps:cNvSpPr txBox="1">
                                <a:spLocks noChangeArrowheads="1"/>
                              </wps:cNvSpPr>
                              <wps:spPr bwMode="auto">
                                <a:xfrm>
                                  <a:off x="0" y="2780"/>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g:grpSp>
                        </wpg:grpSp>
                        <wps:wsp>
                          <wps:cNvPr id="2816" name="Line 7686"/>
                          <wps:cNvCnPr>
                            <a:cxnSpLocks noChangeShapeType="1"/>
                          </wps:cNvCnPr>
                          <wps:spPr bwMode="auto">
                            <a:xfrm>
                              <a:off x="935" y="2580"/>
                              <a:ext cx="283"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817" name="Group 7687"/>
                          <wpg:cNvGrpSpPr>
                            <a:grpSpLocks/>
                          </wpg:cNvGrpSpPr>
                          <wpg:grpSpPr bwMode="auto">
                            <a:xfrm>
                              <a:off x="9" y="2382"/>
                              <a:ext cx="1038" cy="397"/>
                              <a:chOff x="9" y="2382"/>
                              <a:chExt cx="1038" cy="397"/>
                            </a:xfrm>
                          </wpg:grpSpPr>
                          <wps:wsp>
                            <wps:cNvPr id="2908" name="Text Box 7688"/>
                            <wps:cNvSpPr txBox="1">
                              <a:spLocks noChangeArrowheads="1"/>
                            </wps:cNvSpPr>
                            <wps:spPr bwMode="auto">
                              <a:xfrm>
                                <a:off x="309" y="2382"/>
                                <a:ext cx="283"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6</w:t>
                                  </w:r>
                                </w:p>
                              </w:txbxContent>
                            </wps:txbx>
                            <wps:bodyPr rot="0" vert="horz" wrap="square" lIns="0" tIns="0" rIns="0" bIns="0" anchor="t" anchorCtr="0" upright="1">
                              <a:noAutofit/>
                            </wps:bodyPr>
                          </wps:wsp>
                          <wps:wsp>
                            <wps:cNvPr id="2909" name="Text Box 7689"/>
                            <wps:cNvSpPr txBox="1">
                              <a:spLocks noChangeArrowheads="1"/>
                            </wps:cNvSpPr>
                            <wps:spPr bwMode="auto">
                              <a:xfrm>
                                <a:off x="593" y="2382"/>
                                <a:ext cx="454" cy="3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10" name="Text Box 7690"/>
                            <wps:cNvSpPr txBox="1">
                              <a:spLocks noChangeArrowheads="1"/>
                            </wps:cNvSpPr>
                            <wps:spPr bwMode="auto">
                              <a:xfrm>
                                <a:off x="9" y="2382"/>
                                <a:ext cx="283"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818" name="Group 7691"/>
                          <wpg:cNvGrpSpPr>
                            <a:grpSpLocks/>
                          </wpg:cNvGrpSpPr>
                          <wpg:grpSpPr bwMode="auto">
                            <a:xfrm>
                              <a:off x="1252" y="1256"/>
                              <a:ext cx="5106" cy="283"/>
                              <a:chOff x="1252" y="1256"/>
                              <a:chExt cx="5106" cy="283"/>
                            </a:xfrm>
                          </wpg:grpSpPr>
                          <wpg:grpSp>
                            <wpg:cNvPr id="2888" name="Group 7692"/>
                            <wpg:cNvGrpSpPr>
                              <a:grpSpLocks/>
                            </wpg:cNvGrpSpPr>
                            <wpg:grpSpPr bwMode="auto">
                              <a:xfrm>
                                <a:off x="1252" y="1256"/>
                                <a:ext cx="1277" cy="283"/>
                                <a:chOff x="1252" y="1256"/>
                                <a:chExt cx="1277" cy="283"/>
                              </a:xfrm>
                            </wpg:grpSpPr>
                            <wps:wsp>
                              <wps:cNvPr id="2904" name="Text Box 7693"/>
                              <wps:cNvSpPr txBox="1">
                                <a:spLocks noChangeArrowheads="1"/>
                              </wps:cNvSpPr>
                              <wps:spPr bwMode="auto">
                                <a:xfrm>
                                  <a:off x="1252"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wps:txbx>
                              <wps:bodyPr rot="0" vert="horz" wrap="square" lIns="0" tIns="0" rIns="0" bIns="0" anchor="t" anchorCtr="0" upright="1">
                                <a:noAutofit/>
                              </wps:bodyPr>
                            </wps:wsp>
                            <wps:wsp>
                              <wps:cNvPr id="2905" name="Text Box 7694"/>
                              <wps:cNvSpPr txBox="1">
                                <a:spLocks noChangeArrowheads="1"/>
                              </wps:cNvSpPr>
                              <wps:spPr bwMode="auto">
                                <a:xfrm>
                                  <a:off x="2049" y="1256"/>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06" name="Line 7695"/>
                              <wps:cNvCnPr>
                                <a:cxnSpLocks noChangeShapeType="1"/>
                              </wps:cNvCnPr>
                              <wps:spPr bwMode="auto">
                                <a:xfrm>
                                  <a:off x="2289" y="1398"/>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07" name="Text Box 7696"/>
                              <wps:cNvSpPr txBox="1">
                                <a:spLocks noChangeArrowheads="1"/>
                              </wps:cNvSpPr>
                              <wps:spPr bwMode="auto">
                                <a:xfrm>
                                  <a:off x="1652"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889" name="Group 7697"/>
                            <wpg:cNvGrpSpPr>
                              <a:grpSpLocks/>
                            </wpg:cNvGrpSpPr>
                            <wpg:grpSpPr bwMode="auto">
                              <a:xfrm>
                                <a:off x="5278" y="1256"/>
                                <a:ext cx="1080" cy="283"/>
                                <a:chOff x="5278" y="1256"/>
                                <a:chExt cx="1080" cy="283"/>
                              </a:xfrm>
                            </wpg:grpSpPr>
                            <wps:wsp>
                              <wps:cNvPr id="2900" name="Text Box 7698"/>
                              <wps:cNvSpPr txBox="1">
                                <a:spLocks noChangeArrowheads="1"/>
                              </wps:cNvSpPr>
                              <wps:spPr bwMode="auto">
                                <a:xfrm>
                                  <a:off x="6075" y="1256"/>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901" name="Freeform 7699"/>
                              <wps:cNvSpPr>
                                <a:spLocks/>
                              </wps:cNvSpPr>
                              <wps:spPr bwMode="auto">
                                <a:xfrm>
                                  <a:off x="6087" y="1269"/>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2" name="Text Box 7700"/>
                              <wps:cNvSpPr txBox="1">
                                <a:spLocks noChangeArrowheads="1"/>
                              </wps:cNvSpPr>
                              <wps:spPr bwMode="auto">
                                <a:xfrm>
                                  <a:off x="5278"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s:wsp>
                              <wps:cNvPr id="2903" name="Text Box 7701"/>
                              <wps:cNvSpPr txBox="1">
                                <a:spLocks noChangeArrowheads="1"/>
                              </wps:cNvSpPr>
                              <wps:spPr bwMode="auto">
                                <a:xfrm>
                                  <a:off x="5678"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g:grpSp>
                          <wpg:grpSp>
                            <wpg:cNvPr id="2890" name="Group 7702"/>
                            <wpg:cNvGrpSpPr>
                              <a:grpSpLocks/>
                            </wpg:cNvGrpSpPr>
                            <wpg:grpSpPr bwMode="auto">
                              <a:xfrm>
                                <a:off x="2610" y="1256"/>
                                <a:ext cx="1277" cy="283"/>
                                <a:chOff x="2610" y="1256"/>
                                <a:chExt cx="1277" cy="283"/>
                              </a:xfrm>
                            </wpg:grpSpPr>
                            <wps:wsp>
                              <wps:cNvPr id="2896" name="Text Box 7703"/>
                              <wps:cNvSpPr txBox="1">
                                <a:spLocks noChangeArrowheads="1"/>
                              </wps:cNvSpPr>
                              <wps:spPr bwMode="auto">
                                <a:xfrm>
                                  <a:off x="2610"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s:wsp>
                              <wps:cNvPr id="2897" name="Text Box 7704"/>
                              <wps:cNvSpPr txBox="1">
                                <a:spLocks noChangeArrowheads="1"/>
                              </wps:cNvSpPr>
                              <wps:spPr bwMode="auto">
                                <a:xfrm>
                                  <a:off x="3407" y="1256"/>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98" name="Line 7705"/>
                              <wps:cNvCnPr>
                                <a:cxnSpLocks noChangeShapeType="1"/>
                              </wps:cNvCnPr>
                              <wps:spPr bwMode="auto">
                                <a:xfrm>
                                  <a:off x="3647" y="1398"/>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9" name="Text Box 7706"/>
                              <wps:cNvSpPr txBox="1">
                                <a:spLocks noChangeArrowheads="1"/>
                              </wps:cNvSpPr>
                              <wps:spPr bwMode="auto">
                                <a:xfrm>
                                  <a:off x="3010"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g:grpSp>
                          <wpg:grpSp>
                            <wpg:cNvPr id="2891" name="Group 7707"/>
                            <wpg:cNvGrpSpPr>
                              <a:grpSpLocks/>
                            </wpg:cNvGrpSpPr>
                            <wpg:grpSpPr bwMode="auto">
                              <a:xfrm>
                                <a:off x="3952" y="1256"/>
                                <a:ext cx="1277" cy="283"/>
                                <a:chOff x="3952" y="1256"/>
                                <a:chExt cx="1277" cy="283"/>
                              </a:xfrm>
                            </wpg:grpSpPr>
                            <wps:wsp>
                              <wps:cNvPr id="2892" name="Text Box 7708"/>
                              <wps:cNvSpPr txBox="1">
                                <a:spLocks noChangeArrowheads="1"/>
                              </wps:cNvSpPr>
                              <wps:spPr bwMode="auto">
                                <a:xfrm>
                                  <a:off x="3952"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s:wsp>
                              <wps:cNvPr id="2893" name="Text Box 7709"/>
                              <wps:cNvSpPr txBox="1">
                                <a:spLocks noChangeArrowheads="1"/>
                              </wps:cNvSpPr>
                              <wps:spPr bwMode="auto">
                                <a:xfrm>
                                  <a:off x="4749" y="1256"/>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94" name="Line 7710"/>
                              <wps:cNvCnPr>
                                <a:cxnSpLocks noChangeShapeType="1"/>
                              </wps:cNvCnPr>
                              <wps:spPr bwMode="auto">
                                <a:xfrm>
                                  <a:off x="4989" y="1398"/>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5" name="Text Box 7711"/>
                              <wps:cNvSpPr txBox="1">
                                <a:spLocks noChangeArrowheads="1"/>
                              </wps:cNvSpPr>
                              <wps:spPr bwMode="auto">
                                <a:xfrm>
                                  <a:off x="4352" y="1256"/>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14</w:t>
                                    </w:r>
                                  </w:p>
                                </w:txbxContent>
                              </wps:txbx>
                              <wps:bodyPr rot="0" vert="horz" wrap="square" lIns="0" tIns="0" rIns="0" bIns="0" anchor="t" anchorCtr="0" upright="1">
                                <a:noAutofit/>
                              </wps:bodyPr>
                            </wps:wsp>
                          </wpg:grpSp>
                        </wpg:grpSp>
                        <wpg:grpSp>
                          <wpg:cNvPr id="2819" name="Group 7712"/>
                          <wpg:cNvGrpSpPr>
                            <a:grpSpLocks/>
                          </wpg:cNvGrpSpPr>
                          <wpg:grpSpPr bwMode="auto">
                            <a:xfrm>
                              <a:off x="1252" y="1657"/>
                              <a:ext cx="5106" cy="283"/>
                              <a:chOff x="1252" y="1657"/>
                              <a:chExt cx="5106" cy="283"/>
                            </a:xfrm>
                          </wpg:grpSpPr>
                          <wpg:grpSp>
                            <wpg:cNvPr id="2868" name="Group 7713"/>
                            <wpg:cNvGrpSpPr>
                              <a:grpSpLocks/>
                            </wpg:cNvGrpSpPr>
                            <wpg:grpSpPr bwMode="auto">
                              <a:xfrm>
                                <a:off x="1252" y="1657"/>
                                <a:ext cx="1277" cy="283"/>
                                <a:chOff x="1252" y="1657"/>
                                <a:chExt cx="1277" cy="283"/>
                              </a:xfrm>
                            </wpg:grpSpPr>
                            <wps:wsp>
                              <wps:cNvPr id="2884" name="Text Box 7714"/>
                              <wps:cNvSpPr txBox="1">
                                <a:spLocks noChangeArrowheads="1"/>
                              </wps:cNvSpPr>
                              <wps:spPr bwMode="auto">
                                <a:xfrm>
                                  <a:off x="1252"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wps:txbx>
                              <wps:bodyPr rot="0" vert="horz" wrap="square" lIns="0" tIns="0" rIns="0" bIns="0" anchor="t" anchorCtr="0" upright="1">
                                <a:noAutofit/>
                              </wps:bodyPr>
                            </wps:wsp>
                            <wps:wsp>
                              <wps:cNvPr id="2885" name="Text Box 7715"/>
                              <wps:cNvSpPr txBox="1">
                                <a:spLocks noChangeArrowheads="1"/>
                              </wps:cNvSpPr>
                              <wps:spPr bwMode="auto">
                                <a:xfrm>
                                  <a:off x="2049" y="1657"/>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86" name="Line 7716"/>
                              <wps:cNvCnPr>
                                <a:cxnSpLocks noChangeShapeType="1"/>
                              </wps:cNvCnPr>
                              <wps:spPr bwMode="auto">
                                <a:xfrm>
                                  <a:off x="2289" y="1799"/>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7" name="Text Box 7717"/>
                              <wps:cNvSpPr txBox="1">
                                <a:spLocks noChangeArrowheads="1"/>
                              </wps:cNvSpPr>
                              <wps:spPr bwMode="auto">
                                <a:xfrm>
                                  <a:off x="1652"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g:grpSp>
                          <wpg:grpSp>
                            <wpg:cNvPr id="2869" name="Group 7718"/>
                            <wpg:cNvGrpSpPr>
                              <a:grpSpLocks/>
                            </wpg:cNvGrpSpPr>
                            <wpg:grpSpPr bwMode="auto">
                              <a:xfrm>
                                <a:off x="5278" y="1657"/>
                                <a:ext cx="1080" cy="283"/>
                                <a:chOff x="5278" y="1657"/>
                                <a:chExt cx="1080" cy="283"/>
                              </a:xfrm>
                            </wpg:grpSpPr>
                            <wps:wsp>
                              <wps:cNvPr id="2880" name="Text Box 7719"/>
                              <wps:cNvSpPr txBox="1">
                                <a:spLocks noChangeArrowheads="1"/>
                              </wps:cNvSpPr>
                              <wps:spPr bwMode="auto">
                                <a:xfrm>
                                  <a:off x="6075" y="1657"/>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81" name="Freeform 7720"/>
                              <wps:cNvSpPr>
                                <a:spLocks/>
                              </wps:cNvSpPr>
                              <wps:spPr bwMode="auto">
                                <a:xfrm>
                                  <a:off x="6087" y="1670"/>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82" name="Text Box 7721"/>
                              <wps:cNvSpPr txBox="1">
                                <a:spLocks noChangeArrowheads="1"/>
                              </wps:cNvSpPr>
                              <wps:spPr bwMode="auto">
                                <a:xfrm>
                                  <a:off x="5278"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s:wsp>
                              <wps:cNvPr id="2883" name="Text Box 7722"/>
                              <wps:cNvSpPr txBox="1">
                                <a:spLocks noChangeArrowheads="1"/>
                              </wps:cNvSpPr>
                              <wps:spPr bwMode="auto">
                                <a:xfrm>
                                  <a:off x="5678"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g:grpSp>
                          <wpg:grpSp>
                            <wpg:cNvPr id="2870" name="Group 7723"/>
                            <wpg:cNvGrpSpPr>
                              <a:grpSpLocks/>
                            </wpg:cNvGrpSpPr>
                            <wpg:grpSpPr bwMode="auto">
                              <a:xfrm>
                                <a:off x="2610" y="1657"/>
                                <a:ext cx="1277" cy="283"/>
                                <a:chOff x="2610" y="1657"/>
                                <a:chExt cx="1277" cy="283"/>
                              </a:xfrm>
                            </wpg:grpSpPr>
                            <wps:wsp>
                              <wps:cNvPr id="2876" name="Text Box 7724"/>
                              <wps:cNvSpPr txBox="1">
                                <a:spLocks noChangeArrowheads="1"/>
                              </wps:cNvSpPr>
                              <wps:spPr bwMode="auto">
                                <a:xfrm>
                                  <a:off x="2610"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s:wsp>
                              <wps:cNvPr id="2877" name="Text Box 7725"/>
                              <wps:cNvSpPr txBox="1">
                                <a:spLocks noChangeArrowheads="1"/>
                              </wps:cNvSpPr>
                              <wps:spPr bwMode="auto">
                                <a:xfrm>
                                  <a:off x="3407" y="1657"/>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78" name="Line 7726"/>
                              <wps:cNvCnPr>
                                <a:cxnSpLocks noChangeShapeType="1"/>
                              </wps:cNvCnPr>
                              <wps:spPr bwMode="auto">
                                <a:xfrm>
                                  <a:off x="3647" y="1799"/>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79" name="Text Box 7727"/>
                              <wps:cNvSpPr txBox="1">
                                <a:spLocks noChangeArrowheads="1"/>
                              </wps:cNvSpPr>
                              <wps:spPr bwMode="auto">
                                <a:xfrm>
                                  <a:off x="3010"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14</w:t>
                                    </w:r>
                                  </w:p>
                                </w:txbxContent>
                              </wps:txbx>
                              <wps:bodyPr rot="0" vert="horz" wrap="square" lIns="0" tIns="0" rIns="0" bIns="0" anchor="t" anchorCtr="0" upright="1">
                                <a:noAutofit/>
                              </wps:bodyPr>
                            </wps:wsp>
                          </wpg:grpSp>
                          <wpg:grpSp>
                            <wpg:cNvPr id="2871" name="Group 7728"/>
                            <wpg:cNvGrpSpPr>
                              <a:grpSpLocks/>
                            </wpg:cNvGrpSpPr>
                            <wpg:grpSpPr bwMode="auto">
                              <a:xfrm>
                                <a:off x="3952" y="1657"/>
                                <a:ext cx="1277" cy="283"/>
                                <a:chOff x="3952" y="1657"/>
                                <a:chExt cx="1277" cy="283"/>
                              </a:xfrm>
                            </wpg:grpSpPr>
                            <wps:wsp>
                              <wps:cNvPr id="2872" name="Text Box 7729"/>
                              <wps:cNvSpPr txBox="1">
                                <a:spLocks noChangeArrowheads="1"/>
                              </wps:cNvSpPr>
                              <wps:spPr bwMode="auto">
                                <a:xfrm>
                                  <a:off x="3952"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s:wsp>
                              <wps:cNvPr id="2873" name="Text Box 7730"/>
                              <wps:cNvSpPr txBox="1">
                                <a:spLocks noChangeArrowheads="1"/>
                              </wps:cNvSpPr>
                              <wps:spPr bwMode="auto">
                                <a:xfrm>
                                  <a:off x="4749" y="1657"/>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74" name="Line 7731"/>
                              <wps:cNvCnPr>
                                <a:cxnSpLocks noChangeShapeType="1"/>
                              </wps:cNvCnPr>
                              <wps:spPr bwMode="auto">
                                <a:xfrm>
                                  <a:off x="4989" y="1799"/>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75" name="Text Box 7732"/>
                              <wps:cNvSpPr txBox="1">
                                <a:spLocks noChangeArrowheads="1"/>
                              </wps:cNvSpPr>
                              <wps:spPr bwMode="auto">
                                <a:xfrm>
                                  <a:off x="4352" y="1657"/>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10</w:t>
                                    </w:r>
                                  </w:p>
                                </w:txbxContent>
                              </wps:txbx>
                              <wps:bodyPr rot="0" vert="horz" wrap="square" lIns="0" tIns="0" rIns="0" bIns="0" anchor="t" anchorCtr="0" upright="1">
                                <a:noAutofit/>
                              </wps:bodyPr>
                            </wps:wsp>
                          </wpg:grpSp>
                        </wpg:grpSp>
                        <wpg:grpSp>
                          <wpg:cNvPr id="2820" name="Group 7733"/>
                          <wpg:cNvGrpSpPr>
                            <a:grpSpLocks/>
                          </wpg:cNvGrpSpPr>
                          <wpg:grpSpPr bwMode="auto">
                            <a:xfrm>
                              <a:off x="1222" y="2059"/>
                              <a:ext cx="3797" cy="283"/>
                              <a:chOff x="1222" y="2059"/>
                              <a:chExt cx="3797" cy="283"/>
                            </a:xfrm>
                          </wpg:grpSpPr>
                          <wpg:grpSp>
                            <wpg:cNvPr id="2853" name="Group 7734"/>
                            <wpg:cNvGrpSpPr>
                              <a:grpSpLocks/>
                            </wpg:cNvGrpSpPr>
                            <wpg:grpSpPr bwMode="auto">
                              <a:xfrm>
                                <a:off x="1222" y="2059"/>
                                <a:ext cx="1277" cy="283"/>
                                <a:chOff x="1222" y="2059"/>
                                <a:chExt cx="1277" cy="283"/>
                              </a:xfrm>
                            </wpg:grpSpPr>
                            <wps:wsp>
                              <wps:cNvPr id="2864" name="Text Box 7735"/>
                              <wps:cNvSpPr txBox="1">
                                <a:spLocks noChangeArrowheads="1"/>
                              </wps:cNvSpPr>
                              <wps:spPr bwMode="auto">
                                <a:xfrm>
                                  <a:off x="1222"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wps:txbx>
                              <wps:bodyPr rot="0" vert="horz" wrap="square" lIns="0" tIns="0" rIns="0" bIns="0" anchor="t" anchorCtr="0" upright="1">
                                <a:noAutofit/>
                              </wps:bodyPr>
                            </wps:wsp>
                            <wps:wsp>
                              <wps:cNvPr id="2865" name="Text Box 7736"/>
                              <wps:cNvSpPr txBox="1">
                                <a:spLocks noChangeArrowheads="1"/>
                              </wps:cNvSpPr>
                              <wps:spPr bwMode="auto">
                                <a:xfrm>
                                  <a:off x="2019" y="2059"/>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66" name="Line 7737"/>
                              <wps:cNvCnPr>
                                <a:cxnSpLocks noChangeShapeType="1"/>
                              </wps:cNvCnPr>
                              <wps:spPr bwMode="auto">
                                <a:xfrm>
                                  <a:off x="2259" y="2201"/>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67" name="Text Box 7738"/>
                              <wps:cNvSpPr txBox="1">
                                <a:spLocks noChangeArrowheads="1"/>
                              </wps:cNvSpPr>
                              <wps:spPr bwMode="auto">
                                <a:xfrm>
                                  <a:off x="1622"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g:grpSp>
                          <wpg:grpSp>
                            <wpg:cNvPr id="2854" name="Group 7739"/>
                            <wpg:cNvGrpSpPr>
                              <a:grpSpLocks/>
                            </wpg:cNvGrpSpPr>
                            <wpg:grpSpPr bwMode="auto">
                              <a:xfrm>
                                <a:off x="3939" y="2059"/>
                                <a:ext cx="1080" cy="283"/>
                                <a:chOff x="3939" y="2059"/>
                                <a:chExt cx="1080" cy="283"/>
                              </a:xfrm>
                            </wpg:grpSpPr>
                            <wps:wsp>
                              <wps:cNvPr id="2860" name="Text Box 7740"/>
                              <wps:cNvSpPr txBox="1">
                                <a:spLocks noChangeArrowheads="1"/>
                              </wps:cNvSpPr>
                              <wps:spPr bwMode="auto">
                                <a:xfrm>
                                  <a:off x="4736" y="2059"/>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61" name="Freeform 7741"/>
                              <wps:cNvSpPr>
                                <a:spLocks/>
                              </wps:cNvSpPr>
                              <wps:spPr bwMode="auto">
                                <a:xfrm>
                                  <a:off x="4748" y="2072"/>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2" name="Text Box 7742"/>
                              <wps:cNvSpPr txBox="1">
                                <a:spLocks noChangeArrowheads="1"/>
                              </wps:cNvSpPr>
                              <wps:spPr bwMode="auto">
                                <a:xfrm>
                                  <a:off x="3939"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s:wsp>
                              <wps:cNvPr id="2863" name="Text Box 7743"/>
                              <wps:cNvSpPr txBox="1">
                                <a:spLocks noChangeArrowheads="1"/>
                              </wps:cNvSpPr>
                              <wps:spPr bwMode="auto">
                                <a:xfrm>
                                  <a:off x="4339"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g:grpSp>
                          <wpg:grpSp>
                            <wpg:cNvPr id="2855" name="Group 7744"/>
                            <wpg:cNvGrpSpPr>
                              <a:grpSpLocks/>
                            </wpg:cNvGrpSpPr>
                            <wpg:grpSpPr bwMode="auto">
                              <a:xfrm>
                                <a:off x="2580" y="2059"/>
                                <a:ext cx="1277" cy="283"/>
                                <a:chOff x="2580" y="2059"/>
                                <a:chExt cx="1277" cy="283"/>
                              </a:xfrm>
                            </wpg:grpSpPr>
                            <wps:wsp>
                              <wps:cNvPr id="2856" name="Text Box 7745"/>
                              <wps:cNvSpPr txBox="1">
                                <a:spLocks noChangeArrowheads="1"/>
                              </wps:cNvSpPr>
                              <wps:spPr bwMode="auto">
                                <a:xfrm>
                                  <a:off x="2580"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s:wsp>
                              <wps:cNvPr id="2857" name="Text Box 7746"/>
                              <wps:cNvSpPr txBox="1">
                                <a:spLocks noChangeArrowheads="1"/>
                              </wps:cNvSpPr>
                              <wps:spPr bwMode="auto">
                                <a:xfrm>
                                  <a:off x="3377" y="2059"/>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58" name="Line 7747"/>
                              <wps:cNvCnPr>
                                <a:cxnSpLocks noChangeShapeType="1"/>
                              </wps:cNvCnPr>
                              <wps:spPr bwMode="auto">
                                <a:xfrm>
                                  <a:off x="3617" y="2201"/>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59" name="Text Box 7748"/>
                              <wps:cNvSpPr txBox="1">
                                <a:spLocks noChangeArrowheads="1"/>
                              </wps:cNvSpPr>
                              <wps:spPr bwMode="auto">
                                <a:xfrm>
                                  <a:off x="2980" y="2059"/>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10</w:t>
                                    </w:r>
                                  </w:p>
                                </w:txbxContent>
                              </wps:txbx>
                              <wps:bodyPr rot="0" vert="horz" wrap="square" lIns="0" tIns="0" rIns="0" bIns="0" anchor="t" anchorCtr="0" upright="1">
                                <a:noAutofit/>
                              </wps:bodyPr>
                            </wps:wsp>
                          </wpg:grpSp>
                        </wpg:grpSp>
                        <wpg:grpSp>
                          <wpg:cNvPr id="2821" name="Group 7749"/>
                          <wpg:cNvGrpSpPr>
                            <a:grpSpLocks/>
                          </wpg:cNvGrpSpPr>
                          <wpg:grpSpPr bwMode="auto">
                            <a:xfrm>
                              <a:off x="1222" y="2460"/>
                              <a:ext cx="3797" cy="283"/>
                              <a:chOff x="1222" y="2460"/>
                              <a:chExt cx="3797" cy="283"/>
                            </a:xfrm>
                          </wpg:grpSpPr>
                          <wpg:grpSp>
                            <wpg:cNvPr id="2838" name="Group 7750"/>
                            <wpg:cNvGrpSpPr>
                              <a:grpSpLocks/>
                            </wpg:cNvGrpSpPr>
                            <wpg:grpSpPr bwMode="auto">
                              <a:xfrm>
                                <a:off x="1222" y="2460"/>
                                <a:ext cx="1277" cy="283"/>
                                <a:chOff x="1222" y="2460"/>
                                <a:chExt cx="1277" cy="283"/>
                              </a:xfrm>
                            </wpg:grpSpPr>
                            <wps:wsp>
                              <wps:cNvPr id="2849" name="Text Box 7751"/>
                              <wps:cNvSpPr txBox="1">
                                <a:spLocks noChangeArrowheads="1"/>
                              </wps:cNvSpPr>
                              <wps:spPr bwMode="auto">
                                <a:xfrm>
                                  <a:off x="1222"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s:wsp>
                              <wps:cNvPr id="2850" name="Text Box 7752"/>
                              <wps:cNvSpPr txBox="1">
                                <a:spLocks noChangeArrowheads="1"/>
                              </wps:cNvSpPr>
                              <wps:spPr bwMode="auto">
                                <a:xfrm>
                                  <a:off x="2019" y="2460"/>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51" name="Line 7753"/>
                              <wps:cNvCnPr>
                                <a:cxnSpLocks noChangeShapeType="1"/>
                              </wps:cNvCnPr>
                              <wps:spPr bwMode="auto">
                                <a:xfrm>
                                  <a:off x="2259" y="2602"/>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52" name="Text Box 7754"/>
                              <wps:cNvSpPr txBox="1">
                                <a:spLocks noChangeArrowheads="1"/>
                              </wps:cNvSpPr>
                              <wps:spPr bwMode="auto">
                                <a:xfrm>
                                  <a:off x="1622"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g:grpSp>
                          <wpg:grpSp>
                            <wpg:cNvPr id="2839" name="Group 7755"/>
                            <wpg:cNvGrpSpPr>
                              <a:grpSpLocks/>
                            </wpg:cNvGrpSpPr>
                            <wpg:grpSpPr bwMode="auto">
                              <a:xfrm>
                                <a:off x="3939" y="2460"/>
                                <a:ext cx="1080" cy="283"/>
                                <a:chOff x="3939" y="2460"/>
                                <a:chExt cx="1080" cy="283"/>
                              </a:xfrm>
                            </wpg:grpSpPr>
                            <wps:wsp>
                              <wps:cNvPr id="2845" name="Text Box 7756"/>
                              <wps:cNvSpPr txBox="1">
                                <a:spLocks noChangeArrowheads="1"/>
                              </wps:cNvSpPr>
                              <wps:spPr bwMode="auto">
                                <a:xfrm>
                                  <a:off x="4736" y="2460"/>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46" name="Freeform 7757"/>
                              <wps:cNvSpPr>
                                <a:spLocks/>
                              </wps:cNvSpPr>
                              <wps:spPr bwMode="auto">
                                <a:xfrm>
                                  <a:off x="4748" y="2473"/>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7" name="Text Box 7758"/>
                              <wps:cNvSpPr txBox="1">
                                <a:spLocks noChangeArrowheads="1"/>
                              </wps:cNvSpPr>
                              <wps:spPr bwMode="auto">
                                <a:xfrm>
                                  <a:off x="3939"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wps:txbx>
                              <wps:bodyPr rot="0" vert="horz" wrap="square" lIns="0" tIns="0" rIns="0" bIns="0" anchor="t" anchorCtr="0" upright="1">
                                <a:noAutofit/>
                              </wps:bodyPr>
                            </wps:wsp>
                            <wps:wsp>
                              <wps:cNvPr id="2848" name="Text Box 7759"/>
                              <wps:cNvSpPr txBox="1">
                                <a:spLocks noChangeArrowheads="1"/>
                              </wps:cNvSpPr>
                              <wps:spPr bwMode="auto">
                                <a:xfrm>
                                  <a:off x="4339"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g:grpSp>
                          <wpg:grpSp>
                            <wpg:cNvPr id="2840" name="Group 7760"/>
                            <wpg:cNvGrpSpPr>
                              <a:grpSpLocks/>
                            </wpg:cNvGrpSpPr>
                            <wpg:grpSpPr bwMode="auto">
                              <a:xfrm>
                                <a:off x="2580" y="2460"/>
                                <a:ext cx="1277" cy="283"/>
                                <a:chOff x="2580" y="2460"/>
                                <a:chExt cx="1277" cy="283"/>
                              </a:xfrm>
                            </wpg:grpSpPr>
                            <wps:wsp>
                              <wps:cNvPr id="2841" name="Text Box 7761"/>
                              <wps:cNvSpPr txBox="1">
                                <a:spLocks noChangeArrowheads="1"/>
                              </wps:cNvSpPr>
                              <wps:spPr bwMode="auto">
                                <a:xfrm>
                                  <a:off x="2580"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s:wsp>
                              <wps:cNvPr id="2842" name="Text Box 7762"/>
                              <wps:cNvSpPr txBox="1">
                                <a:spLocks noChangeArrowheads="1"/>
                              </wps:cNvSpPr>
                              <wps:spPr bwMode="auto">
                                <a:xfrm>
                                  <a:off x="3377" y="2460"/>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43" name="Line 7763"/>
                              <wps:cNvCnPr>
                                <a:cxnSpLocks noChangeShapeType="1"/>
                              </wps:cNvCnPr>
                              <wps:spPr bwMode="auto">
                                <a:xfrm>
                                  <a:off x="3617" y="2602"/>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44" name="Text Box 7764"/>
                              <wps:cNvSpPr txBox="1">
                                <a:spLocks noChangeArrowheads="1"/>
                              </wps:cNvSpPr>
                              <wps:spPr bwMode="auto">
                                <a:xfrm>
                                  <a:off x="2980" y="2460"/>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g:grpSp>
                        </wpg:grpSp>
                        <wpg:grpSp>
                          <wpg:cNvPr id="2822" name="Group 7765"/>
                          <wpg:cNvGrpSpPr>
                            <a:grpSpLocks/>
                          </wpg:cNvGrpSpPr>
                          <wpg:grpSpPr bwMode="auto">
                            <a:xfrm>
                              <a:off x="1222" y="2862"/>
                              <a:ext cx="3797" cy="283"/>
                              <a:chOff x="1222" y="2862"/>
                              <a:chExt cx="3797" cy="283"/>
                            </a:xfrm>
                          </wpg:grpSpPr>
                          <wpg:grpSp>
                            <wpg:cNvPr id="2823" name="Group 7766"/>
                            <wpg:cNvGrpSpPr>
                              <a:grpSpLocks/>
                            </wpg:cNvGrpSpPr>
                            <wpg:grpSpPr bwMode="auto">
                              <a:xfrm>
                                <a:off x="1222" y="2862"/>
                                <a:ext cx="1277" cy="283"/>
                                <a:chOff x="1222" y="2862"/>
                                <a:chExt cx="1277" cy="283"/>
                              </a:xfrm>
                            </wpg:grpSpPr>
                            <wps:wsp>
                              <wps:cNvPr id="2834" name="Text Box 7767"/>
                              <wps:cNvSpPr txBox="1">
                                <a:spLocks noChangeArrowheads="1"/>
                              </wps:cNvSpPr>
                              <wps:spPr bwMode="auto">
                                <a:xfrm>
                                  <a:off x="1222"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wps:txbx>
                              <wps:bodyPr rot="0" vert="horz" wrap="square" lIns="0" tIns="0" rIns="0" bIns="0" anchor="t" anchorCtr="0" upright="1">
                                <a:noAutofit/>
                              </wps:bodyPr>
                            </wps:wsp>
                            <wps:wsp>
                              <wps:cNvPr id="2835" name="Text Box 7768"/>
                              <wps:cNvSpPr txBox="1">
                                <a:spLocks noChangeArrowheads="1"/>
                              </wps:cNvSpPr>
                              <wps:spPr bwMode="auto">
                                <a:xfrm>
                                  <a:off x="2019" y="286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36" name="Line 7769"/>
                              <wps:cNvCnPr>
                                <a:cxnSpLocks noChangeShapeType="1"/>
                              </wps:cNvCnPr>
                              <wps:spPr bwMode="auto">
                                <a:xfrm>
                                  <a:off x="2259" y="300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37" name="Text Box 7770"/>
                              <wps:cNvSpPr txBox="1">
                                <a:spLocks noChangeArrowheads="1"/>
                              </wps:cNvSpPr>
                              <wps:spPr bwMode="auto">
                                <a:xfrm>
                                  <a:off x="1622"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wps:txbx>
                              <wps:bodyPr rot="0" vert="horz" wrap="square" lIns="0" tIns="0" rIns="0" bIns="0" anchor="t" anchorCtr="0" upright="1">
                                <a:noAutofit/>
                              </wps:bodyPr>
                            </wps:wsp>
                          </wpg:grpSp>
                          <wpg:grpSp>
                            <wpg:cNvPr id="2824" name="Group 7771"/>
                            <wpg:cNvGrpSpPr>
                              <a:grpSpLocks/>
                            </wpg:cNvGrpSpPr>
                            <wpg:grpSpPr bwMode="auto">
                              <a:xfrm>
                                <a:off x="3939" y="2862"/>
                                <a:ext cx="1080" cy="283"/>
                                <a:chOff x="3939" y="2862"/>
                                <a:chExt cx="1080" cy="283"/>
                              </a:xfrm>
                            </wpg:grpSpPr>
                            <wps:wsp>
                              <wps:cNvPr id="2830" name="Text Box 7772"/>
                              <wps:cNvSpPr txBox="1">
                                <a:spLocks noChangeArrowheads="1"/>
                              </wps:cNvSpPr>
                              <wps:spPr bwMode="auto">
                                <a:xfrm>
                                  <a:off x="4736" y="286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31" name="Freeform 7773"/>
                              <wps:cNvSpPr>
                                <a:spLocks/>
                              </wps:cNvSpPr>
                              <wps:spPr bwMode="auto">
                                <a:xfrm>
                                  <a:off x="4748" y="2875"/>
                                  <a:ext cx="258" cy="258"/>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2" name="Text Box 7774"/>
                              <wps:cNvSpPr txBox="1">
                                <a:spLocks noChangeArrowheads="1"/>
                              </wps:cNvSpPr>
                              <wps:spPr bwMode="auto">
                                <a:xfrm>
                                  <a:off x="3939"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wps:txbx>
                              <wps:bodyPr rot="0" vert="horz" wrap="square" lIns="0" tIns="0" rIns="0" bIns="0" anchor="t" anchorCtr="0" upright="1">
                                <a:noAutofit/>
                              </wps:bodyPr>
                            </wps:wsp>
                            <wps:wsp>
                              <wps:cNvPr id="2833" name="Text Box 7775"/>
                              <wps:cNvSpPr txBox="1">
                                <a:spLocks noChangeArrowheads="1"/>
                              </wps:cNvSpPr>
                              <wps:spPr bwMode="auto">
                                <a:xfrm>
                                  <a:off x="4339"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g:grpSp>
                          <wpg:grpSp>
                            <wpg:cNvPr id="2825" name="Group 7776"/>
                            <wpg:cNvGrpSpPr>
                              <a:grpSpLocks/>
                            </wpg:cNvGrpSpPr>
                            <wpg:grpSpPr bwMode="auto">
                              <a:xfrm>
                                <a:off x="2580" y="2862"/>
                                <a:ext cx="1277" cy="283"/>
                                <a:chOff x="2580" y="2862"/>
                                <a:chExt cx="1277" cy="283"/>
                              </a:xfrm>
                            </wpg:grpSpPr>
                            <wps:wsp>
                              <wps:cNvPr id="2826" name="Text Box 7777"/>
                              <wps:cNvSpPr txBox="1">
                                <a:spLocks noChangeArrowheads="1"/>
                              </wps:cNvSpPr>
                              <wps:spPr bwMode="auto">
                                <a:xfrm>
                                  <a:off x="2580"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wps:txbx>
                              <wps:bodyPr rot="0" vert="horz" wrap="square" lIns="0" tIns="0" rIns="0" bIns="0" anchor="t" anchorCtr="0" upright="1">
                                <a:noAutofit/>
                              </wps:bodyPr>
                            </wps:wsp>
                            <wps:wsp>
                              <wps:cNvPr id="2827" name="Text Box 7778"/>
                              <wps:cNvSpPr txBox="1">
                                <a:spLocks noChangeArrowheads="1"/>
                              </wps:cNvSpPr>
                              <wps:spPr bwMode="auto">
                                <a:xfrm>
                                  <a:off x="3377" y="2862"/>
                                  <a:ext cx="283"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ind w:firstLineChars="0" w:firstLine="0"/>
                                      <w:rPr>
                                        <w:rFonts w:ascii="Times New Roman" w:hAnsi="Times New Roman" w:cs="Times New Roman"/>
                                        <w:b/>
                                      </w:rPr>
                                    </w:pPr>
                                  </w:p>
                                </w:txbxContent>
                              </wps:txbx>
                              <wps:bodyPr rot="0" vert="horz" wrap="square" lIns="0" tIns="0" rIns="0" bIns="0" anchor="t" anchorCtr="0" upright="1">
                                <a:noAutofit/>
                              </wps:bodyPr>
                            </wps:wsp>
                            <wps:wsp>
                              <wps:cNvPr id="2828" name="Line 7779"/>
                              <wps:cNvCnPr>
                                <a:cxnSpLocks noChangeShapeType="1"/>
                              </wps:cNvCnPr>
                              <wps:spPr bwMode="auto">
                                <a:xfrm>
                                  <a:off x="3617" y="3004"/>
                                  <a:ext cx="2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29" name="Text Box 7780"/>
                              <wps:cNvSpPr txBox="1">
                                <a:spLocks noChangeArrowheads="1"/>
                              </wps:cNvSpPr>
                              <wps:spPr bwMode="auto">
                                <a:xfrm>
                                  <a:off x="2980" y="2862"/>
                                  <a:ext cx="397"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wps:txbx>
                              <wps:bodyPr rot="0" vert="horz" wrap="square" lIns="0" tIns="0" rIns="0" bIns="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F92CE97" id="组合 10855" o:spid="_x0000_s2021" style="position:absolute;left:0;text-align:left;margin-left:61.35pt;margin-top:26.85pt;width:317.9pt;height:183.35pt;z-index:251661312" coordsize="6358,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">
                <v:shape id="Text Box 7595" o:spid="_x0000_s2022" type="#_x0000_t202" style="position:absolute;left:2043;top:3411;width:2280;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" filled="f" stroked="f">
                  <v:textbox inset="0,0,0,0">
                    <w:txbxContent>
                      <w:p w:rsidR="008E537A" w:rsidRPr="005C66E0" w:rsidRDefault="008E537A" w:rsidP="005B64FC">
                        <w:pPr>
                          <w:pStyle w:val="a6"/>
                          <w:ind w:firstLineChars="0" w:firstLine="0"/>
                          <w:rPr>
                            <w:rFonts w:ascii="Times New Roman" w:eastAsia="宋体"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-7</w:t>
                        </w:r>
                        <w:r w:rsidRPr="00614594">
                          <w:rPr>
                            <w:rFonts w:ascii="Times New Roman" w:hAnsi="Times New Roman" w:cs="Times New Roman"/>
                          </w:rPr>
                          <w:t xml:space="preserve"> </w:t>
                        </w:r>
                        <w:r w:rsidRPr="00282178">
                          <w:rPr>
                            <w:rFonts w:ascii="Times New Roman" w:eastAsia="宋体" w:hAnsi="Times New Roman" w:cs="Times New Roman"/>
                            <w:b w:val="0"/>
                            <w:highlight w:val="yellow"/>
                          </w:rPr>
                          <w:t>图</w:t>
                        </w:r>
                        <w:r w:rsidRPr="00282178">
                          <w:rPr>
                            <w:rFonts w:ascii="Times New Roman" w:eastAsia="宋体" w:hAnsi="Times New Roman" w:cs="Times New Roman"/>
                            <w:b w:val="0"/>
                            <w:highlight w:val="yellow"/>
                          </w:rPr>
                          <w:t>6</w:t>
                        </w:r>
                        <w:r>
                          <w:rPr>
                            <w:rFonts w:ascii="Times New Roman" w:eastAsia="宋体" w:hAnsi="Times New Roman" w:cs="Times New Roman"/>
                            <w:b w:val="0"/>
                            <w:highlight w:val="yellow"/>
                          </w:rPr>
                          <w:t>-6</w:t>
                        </w:r>
                        <w:r w:rsidRPr="00282178">
                          <w:rPr>
                            <w:rFonts w:ascii="Times New Roman" w:eastAsia="宋体" w:hAnsi="Times New Roman" w:cs="Times New Roman"/>
                            <w:b w:val="0"/>
                            <w:highlight w:val="yellow"/>
                          </w:rPr>
                          <w:t>的</w:t>
                        </w:r>
                        <w:r w:rsidRPr="005C66E0">
                          <w:rPr>
                            <w:rFonts w:ascii="Times New Roman" w:eastAsia="宋体" w:hAnsi="Times New Roman" w:cs="Times New Roman"/>
                            <w:b w:val="0"/>
                          </w:rPr>
                          <w:t>邻接表</w:t>
                        </w:r>
                      </w:p>
                      <w:p w:rsidR="008E537A" w:rsidRPr="00EC56B0" w:rsidRDefault="008E537A" w:rsidP="003042F2">
                        <w:pPr>
                          <w:pStyle w:val="a6"/>
                          <w:ind w:firstLineChars="0" w:firstLine="0"/>
                          <w:rPr>
                            <w:rFonts w:ascii="Times New Roman" w:eastAsia="宋体" w:hAnsi="Times New Roman" w:cs="Times New Roman"/>
                            <w:b w:val="0"/>
                          </w:rPr>
                        </w:pPr>
                      </w:p>
                    </w:txbxContent>
                  </v:textbox>
                </v:shape>
                <v:group id="Group 7596" o:spid="_x0000_s2023" style="position:absolute;width:6358;height:3177" coordsize="6358,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">
                  <v:group id="Group 7597" o:spid="_x0000_s2024" style="position:absolute;left:9;width:1209;height:397" coordorigin="9"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">
                    <v:line id="Line 7598" o:spid="_x0000_s2025" style="position:absolute;visibility:visible;mso-wrap-style:square" from="935,198" to="121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">
                      <v:stroke endarrow="block" endarrowwidth="narrow" endarrowlength="short"/>
                    </v:line>
                    <v:group id="Group 7599" o:spid="_x0000_s2026" style="position:absolute;left:9;width:1038;height:397" coordorigin="9"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">
                      <v:shape id="Text Box 7600" o:spid="_x0000_s2027" type="#_x0000_t202" style="position:absolute;left:30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0</w:t>
                              </w:r>
                            </w:p>
                          </w:txbxContent>
                        </v:textbox>
                      </v:shape>
                      <v:shape id="Text Box 7601" o:spid="_x0000_s2028" type="#_x0000_t202" style="position:absolute;left:593;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02" o:spid="_x0000_s2029" type="#_x0000_t202" style="position:absolute;left:9;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v:textbox>
                      </v:shape>
                    </v:group>
                  </v:group>
                  <v:group id="Group 7603" o:spid="_x0000_s2030" style="position:absolute;left:1252;top:52;width:3797;height:283" coordorigin="1252,52"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">
                    <v:group id="Group 7604" o:spid="_x0000_s2031" style="position:absolute;left:1252;top:52;width:1277;height:283" coordorigin="1252,52"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">
                      <v:shape id="Text Box 7605" o:spid="_x0000_s2032" type="#_x0000_t202" style="position:absolute;left:1252;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v:textbox>
                      </v:shape>
                      <v:shape id="Text Box 7606" o:spid="_x0000_s2033" type="#_x0000_t202" style="position:absolute;left:2049;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07" o:spid="_x0000_s2034" style="position:absolute;visibility:visible;mso-wrap-style:square" from="2289,194" to="252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">
                        <v:stroke endarrow="block" endarrowwidth="narrow" endarrowlength="short"/>
                      </v:line>
                      <v:shape id="Text Box 7608" o:spid="_x0000_s2035" type="#_x0000_t202" style="position:absolute;left:1652;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09" o:spid="_x0000_s2036" style="position:absolute;left:3969;top:52;width:1080;height:283" coordorigin="3969,52"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">
                      <v:shape id="Text Box 7610" o:spid="_x0000_s2037" type="#_x0000_t202" style="position:absolute;left:4766;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611" o:spid="_x0000_s2038" style="position:absolute;left:4778;top:65;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" path="m258,l,258e" filled="f">
                        <v:path arrowok="t" o:connecttype="custom" o:connectlocs="258,0;0,258" o:connectangles="0,0"/>
                      </v:shape>
                      <v:shape id="Text Box 7612" o:spid="_x0000_s2039" type="#_x0000_t202" style="position:absolute;left:3969;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shape id="Text Box 7613" o:spid="_x0000_s2040" type="#_x0000_t202" style="position:absolute;left:4369;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14" o:spid="_x0000_s2041" style="position:absolute;left:2610;top:52;width:1277;height:283" coordorigin="2610,52"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">
                      <v:shape id="Text Box 7615" o:spid="_x0000_s2042" type="#_x0000_t202" style="position:absolute;left:2610;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shape id="Text Box 7616" o:spid="_x0000_s2043" type="#_x0000_t202" style="position:absolute;left:3407;top:5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17" o:spid="_x0000_s2044" style="position:absolute;visibility:visible;mso-wrap-style:square" from="3647,194" to="388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">
                        <v:stroke endarrow="block" endarrowwidth="narrow" endarrowlength="short"/>
                      </v:line>
                      <v:shape id="Text Box 7618" o:spid="_x0000_s2045" type="#_x0000_t202" style="position:absolute;left:3010;top:5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group>
                  </v:group>
                  <v:line id="Line 7619" o:spid="_x0000_s2046" style="position:absolute;visibility:visible;mso-wrap-style:square" from="935,595" to="121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">
                    <v:stroke endarrow="block" endarrowwidth="narrow" endarrowlength="short"/>
                  </v:line>
                  <v:group id="Group 7620" o:spid="_x0000_s2047" style="position:absolute;left:9;top:397;width:1038;height:397" coordorigin="9,397"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">
                    <v:shape id="Text Box 7621" o:spid="_x0000_s2048" type="#_x0000_t202" style="position:absolute;left:309;top:397;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1</w:t>
                            </w:r>
                          </w:p>
                        </w:txbxContent>
                      </v:textbox>
                    </v:shape>
                    <v:shape id="Text Box 7622" o:spid="_x0000_s2049" type="#_x0000_t202" style="position:absolute;left:593;top:397;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23" o:spid="_x0000_s2050" type="#_x0000_t202" style="position:absolute;left:9;top:397;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v:textbox>
                    </v:shape>
                  </v:group>
                  <v:group id="Group 7624" o:spid="_x0000_s2051" style="position:absolute;left:1252;top:453;width:3797;height:283" coordorigin="1252,453"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">
                    <v:group id="Group 7625" o:spid="_x0000_s2052" style="position:absolute;left:1252;top:453;width:1277;height:283" coordorigin="1252,453"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shape id="Text Box 7626" o:spid="_x0000_s2053" type="#_x0000_t202" style="position:absolute;left:1252;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v:textbox>
                      </v:shape>
                      <v:shape id="Text Box 7627" o:spid="_x0000_s2054" type="#_x0000_t202" style="position:absolute;left:2049;top:45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28" o:spid="_x0000_s2055" style="position:absolute;visibility:visible;mso-wrap-style:square" from="2289,595" to="2529,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">
                        <v:stroke endarrow="block" endarrowwidth="narrow" endarrowlength="short"/>
                      </v:line>
                      <v:shape id="Text Box 7629" o:spid="_x0000_s2056" type="#_x0000_t202" style="position:absolute;left:1652;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30" o:spid="_x0000_s2057" style="position:absolute;left:3969;top:453;width:1080;height:283" coordorigin="3969,453"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">
                      <v:shape id="Text Box 7631" o:spid="_x0000_s2058" type="#_x0000_t202" style="position:absolute;left:4766;top:45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632" o:spid="_x0000_s2059" style="position:absolute;left:4778;top:466;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" path="m258,l,258e" filled="f">
                        <v:path arrowok="t" o:connecttype="custom" o:connectlocs="258,0;0,258" o:connectangles="0,0"/>
                      </v:shape>
                      <v:shape id="Text Box 7633" o:spid="_x0000_s2060" type="#_x0000_t202" style="position:absolute;left:3969;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shape id="Text Box 7634" o:spid="_x0000_s2061" type="#_x0000_t202" style="position:absolute;left:4369;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group>
                    <v:group id="Group 7635" o:spid="_x0000_s2062" style="position:absolute;left:2610;top:453;width:1277;height:283" coordorigin="2610,453"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">
                      <v:shape id="Text Box 7636" o:spid="_x0000_s2063" type="#_x0000_t202" style="position:absolute;left:2610;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shape id="Text Box 7637" o:spid="_x0000_s2064" type="#_x0000_t202" style="position:absolute;left:3407;top:45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38" o:spid="_x0000_s2065" style="position:absolute;visibility:visible;mso-wrap-style:square" from="3647,595" to="388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">
                        <v:stroke endarrow="block" endarrowwidth="narrow" endarrowlength="short"/>
                      </v:line>
                      <v:shape id="Text Box 7639" o:spid="_x0000_s2066" type="#_x0000_t202" style="position:absolute;left:3010;top:45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group>
                  </v:group>
                  <v:group id="Group 7640" o:spid="_x0000_s2067" style="position:absolute;left:9;top:794;width:1209;height:397" coordorigin="9,794"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">
                    <v:line id="Line 7641" o:spid="_x0000_s2068" style="position:absolute;visibility:visible;mso-wrap-style:square" from="935,992" to="12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">
                      <v:stroke endarrow="block" endarrowwidth="narrow" endarrowlength="short"/>
                    </v:line>
                    <v:group id="Group 7642" o:spid="_x0000_s2069" style="position:absolute;left:9;top:794;width:1038;height:397" coordorigin="9,794"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">
                      <v:shape id="Text Box 7643" o:spid="_x0000_s2070" type="#_x0000_t202" style="position:absolute;left:309;top:794;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2</w:t>
                              </w:r>
                            </w:p>
                          </w:txbxContent>
                        </v:textbox>
                      </v:shape>
                      <v:shape id="Text Box 7644" o:spid="_x0000_s2071" type="#_x0000_t202" style="position:absolute;left:593;top:794;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45" o:spid="_x0000_s2072" type="#_x0000_t202" style="position:absolute;left:9;top:794;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group>
                  </v:group>
                  <v:group id="Group 7646" o:spid="_x0000_s2073" style="position:absolute;left:1252;top:854;width:3797;height:283" coordorigin="1252,854"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">
                    <v:group id="Group 7647" o:spid="_x0000_s2074" style="position:absolute;left:1252;top:854;width:1277;height:283" coordorigin="1252,854"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">
                      <v:shape id="Text Box 7648" o:spid="_x0000_s2075" type="#_x0000_t202" style="position:absolute;left:1252;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v:textbox>
                      </v:shape>
                      <v:shape id="Text Box 7649" o:spid="_x0000_s2076" type="#_x0000_t202" style="position:absolute;left:2049;top:85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50" o:spid="_x0000_s2077" style="position:absolute;visibility:visible;mso-wrap-style:square" from="2289,996" to="252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">
                        <v:stroke endarrow="block" endarrowwidth="narrow" endarrowlength="short"/>
                      </v:line>
                      <v:shape id="Text Box 7651" o:spid="_x0000_s2078" type="#_x0000_t202" style="position:absolute;left:1652;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group>
                    <v:group id="Group 7652" o:spid="_x0000_s2079" style="position:absolute;left:3969;top:854;width:1080;height:283" coordorigin="3969,854"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">
                      <v:shape id="Text Box 7653" o:spid="_x0000_s2080" type="#_x0000_t202" style="position:absolute;left:4766;top:85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654" o:spid="_x0000_s2081" style="position:absolute;left:4778;top:867;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" path="m258,l,258e" filled="f">
                        <v:path arrowok="t" o:connecttype="custom" o:connectlocs="258,0;0,258" o:connectangles="0,0"/>
                      </v:shape>
                      <v:shape id="Text Box 7655" o:spid="_x0000_s2082" type="#_x0000_t202" style="position:absolute;left:3969;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shape id="Text Box 7656" o:spid="_x0000_s2083" type="#_x0000_t202" style="position:absolute;left:4369;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57" o:spid="_x0000_s2084" style="position:absolute;left:2610;top:854;width:1277;height:283" coordorigin="2610,854"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">
                      <v:shape id="Text Box 7658" o:spid="_x0000_s2085" type="#_x0000_t202" style="position:absolute;left:2610;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shape id="Text Box 7659" o:spid="_x0000_s2086" type="#_x0000_t202" style="position:absolute;left:3407;top:85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60" o:spid="_x0000_s2087" style="position:absolute;visibility:visible;mso-wrap-style:square" from="3647,996" to="388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">
                        <v:stroke endarrow="block" endarrowwidth="narrow" endarrowlength="short"/>
                      </v:line>
                      <v:shape id="Text Box 7661" o:spid="_x0000_s2088" type="#_x0000_t202" style="position:absolute;left:3010;top:854;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group>
                  </v:group>
                  <v:group id="Group 7662" o:spid="_x0000_s2089" style="position:absolute;left:9;top:1191;width:1209;height:397" coordorigin="9,1191"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">
                    <v:line id="Line 7663" o:spid="_x0000_s2090" style="position:absolute;visibility:visible;mso-wrap-style:square" from="935,1389" to="1218,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">
                      <v:stroke endarrow="block" endarrowwidth="narrow" endarrowlength="short"/>
                    </v:line>
                    <v:group id="Group 7664" o:spid="_x0000_s2091" style="position:absolute;left:9;top:1191;width:1038;height:397" coordorigin="9,1191"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">
                      <v:shape id="Text Box 7665" o:spid="_x0000_s2092" type="#_x0000_t202" style="position:absolute;left:309;top:1191;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3</w:t>
                              </w:r>
                            </w:p>
                          </w:txbxContent>
                        </v:textbox>
                      </v:shape>
                      <v:shape id="Text Box 7666" o:spid="_x0000_s2093" type="#_x0000_t202" style="position:absolute;left:593;top:1191;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67" o:spid="_x0000_s2094" type="#_x0000_t202" style="position:absolute;left:9;top:1191;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group>
                  </v:group>
                  <v:group id="Group 7668" o:spid="_x0000_s2095" style="position:absolute;left:9;top:1588;width:1209;height:397" coordorigin="9,1588"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">
                    <v:line id="Line 7669" o:spid="_x0000_s2096" style="position:absolute;visibility:visible;mso-wrap-style:square" from="935,1786" to="1218,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">
                      <v:stroke endarrow="block" endarrowwidth="narrow" endarrowlength="short"/>
                    </v:line>
                    <v:group id="Group 7670" o:spid="_x0000_s2097" style="position:absolute;left:9;top:1588;width:1038;height:397" coordorigin="9,1588"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">
                      <v:shape id="Text Box 7671" o:spid="_x0000_s2098" type="#_x0000_t202" style="position:absolute;left:309;top:1588;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4</w:t>
                              </w:r>
                            </w:p>
                          </w:txbxContent>
                        </v:textbox>
                      </v:shape>
                      <v:shape id="Text Box 7672" o:spid="_x0000_s2099" type="#_x0000_t202" style="position:absolute;left:593;top:1588;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73" o:spid="_x0000_s2100" type="#_x0000_t202" style="position:absolute;left:9;top:1588;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group>
                  </v:group>
                  <v:group id="Group 7674" o:spid="_x0000_s2101" style="position:absolute;left:9;top:1985;width:1209;height:397" coordorigin="9,1985"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">
                    <v:line id="Line 7675" o:spid="_x0000_s2102" style="position:absolute;visibility:visible;mso-wrap-style:square" from="935,2183" to="1218,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">
                      <v:stroke endarrow="block" endarrowwidth="narrow" endarrowlength="short"/>
                    </v:line>
                    <v:group id="Group 7676" o:spid="_x0000_s2103" style="position:absolute;left:9;top:1985;width:1038;height:397" coordorigin="9,1985"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shape id="Text Box 7677" o:spid="_x0000_s2104" type="#_x0000_t202" style="position:absolute;left:309;top:19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5</w:t>
                              </w:r>
                            </w:p>
                          </w:txbxContent>
                        </v:textbox>
                      </v:shape>
                      <v:shape id="Text Box 7678" o:spid="_x0000_s2105" type="#_x0000_t202" style="position:absolute;left:593;top:1985;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79" o:spid="_x0000_s2106" type="#_x0000_t202" style="position:absolute;left:9;top:1985;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group>
                  </v:group>
                  <v:group id="Group 7680" o:spid="_x0000_s2107" style="position:absolute;top:2780;width:1209;height:397" coordorigin=",2780" coordsize="12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">
                    <v:line id="Line 7681" o:spid="_x0000_s2108" style="position:absolute;visibility:visible;mso-wrap-style:square" from="926,2978" to="1209,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">
                      <v:stroke endarrow="block" endarrowwidth="narrow" endarrowlength="short"/>
                    </v:line>
                    <v:group id="Group 7682" o:spid="_x0000_s2109" style="position:absolute;top:2780;width:1047;height:397" coordorigin=",2780" coordsize="104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">
                      <v:shape id="Text Box 7683" o:spid="_x0000_s2110" type="#_x0000_t202" style="position:absolute;left:313;top:278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7</w:t>
                              </w:r>
                            </w:p>
                          </w:txbxContent>
                        </v:textbox>
                      </v:shape>
                      <v:shape id="Text Box 7684" o:spid="_x0000_s2111" type="#_x0000_t202" style="position:absolute;left:593;top:2780;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85" o:spid="_x0000_s2112" type="#_x0000_t202" style="position:absolute;top:2780;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group>
                  </v:group>
                  <v:line id="Line 7686" o:spid="_x0000_s2113" style="position:absolute;visibility:visible;mso-wrap-style:square" from="935,2580" to="121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">
                    <v:stroke endarrow="block" endarrowwidth="narrow" endarrowlength="short"/>
                  </v:line>
                  <v:group id="Group 7687" o:spid="_x0000_s2114" style="position:absolute;left:9;top:2382;width:1038;height:397" coordorigin="9,2382" coordsize="10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">
                    <v:shape id="Text Box 7688" o:spid="_x0000_s2115" type="#_x0000_t202" style="position:absolute;left:309;top:2382;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v</w:t>
                            </w:r>
                            <w:r w:rsidRPr="00EC56B0">
                              <w:rPr>
                                <w:rFonts w:ascii="Times New Roman" w:hAnsi="Times New Roman" w:cs="Times New Roman"/>
                                <w:vertAlign w:val="subscript"/>
                              </w:rPr>
                              <w:t>6</w:t>
                            </w:r>
                          </w:p>
                        </w:txbxContent>
                      </v:textbox>
                    </v:shape>
                    <v:shape id="Text Box 7689" o:spid="_x0000_s2116" type="#_x0000_t202" style="position:absolute;left:593;top:2382;width:454;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Text Box 7690" o:spid="_x0000_s2117" type="#_x0000_t202" style="position:absolute;left:9;top:2382;width:28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" filled="f" strok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91" o:spid="_x0000_s2118" style="position:absolute;left:1252;top:1256;width:5106;height:283" coordorigin="1252,1256" coordsize="510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">
                    <v:group id="Group 7692" o:spid="_x0000_s2119" style="position:absolute;left:1252;top:1256;width:1277;height:283" coordorigin="1252,1256"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">
                      <v:shape id="Text Box 7693" o:spid="_x0000_s2120" type="#_x0000_t202" style="position:absolute;left:1252;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0</w:t>
                              </w:r>
                            </w:p>
                          </w:txbxContent>
                        </v:textbox>
                      </v:shape>
                      <v:shape id="Text Box 7694" o:spid="_x0000_s2121" type="#_x0000_t202" style="position:absolute;left:2049;top:12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695" o:spid="_x0000_s2122" style="position:absolute;visibility:visible;mso-wrap-style:square" from="2289,1398" to="2529,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">
                        <v:stroke endarrow="block" endarrowwidth="narrow" endarrowlength="short"/>
                      </v:line>
                      <v:shape id="Text Box 7696" o:spid="_x0000_s2123" type="#_x0000_t202" style="position:absolute;left:1652;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697" o:spid="_x0000_s2124" style="position:absolute;left:5278;top:1256;width:1080;height:283" coordorigin="5278,1256"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">
                      <v:shape id="Text Box 7698" o:spid="_x0000_s2125" type="#_x0000_t202" style="position:absolute;left:6075;top:12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699" o:spid="_x0000_s2126" style="position:absolute;left:6087;top:1269;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" path="m258,l,258e" filled="f">
                        <v:path arrowok="t" o:connecttype="custom" o:connectlocs="258,0;0,258" o:connectangles="0,0"/>
                      </v:shape>
                      <v:shape id="Text Box 7700" o:spid="_x0000_s2127" type="#_x0000_t202" style="position:absolute;left:5278;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shape id="Text Box 7701" o:spid="_x0000_s2128" type="#_x0000_t202" style="position:absolute;left:5678;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group>
                    <v:group id="Group 7702" o:spid="_x0000_s2129" style="position:absolute;left:2610;top:1256;width:1277;height:283" coordorigin="2610,1256"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">
                      <v:shape id="Text Box 7703" o:spid="_x0000_s2130" type="#_x0000_t202" style="position:absolute;left:2610;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shape id="Text Box 7704" o:spid="_x0000_s2131" type="#_x0000_t202" style="position:absolute;left:3407;top:12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05" o:spid="_x0000_s2132" style="position:absolute;visibility:visible;mso-wrap-style:square" from="3647,1398" to="3887,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">
                        <v:stroke endarrow="block" endarrowwidth="narrow" endarrowlength="short"/>
                      </v:line>
                      <v:shape id="Text Box 7706" o:spid="_x0000_s2133" type="#_x0000_t202" style="position:absolute;left:3010;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group>
                    <v:group id="Group 7707" o:spid="_x0000_s2134" style="position:absolute;left:3952;top:1256;width:1277;height:283" coordorigin="3952,1256"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">
                      <v:shape id="Text Box 7708" o:spid="_x0000_s2135" type="#_x0000_t202" style="position:absolute;left:3952;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shape id="Text Box 7709" o:spid="_x0000_s2136" type="#_x0000_t202" style="position:absolute;left:4749;top:12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10" o:spid="_x0000_s2137" style="position:absolute;visibility:visible;mso-wrap-style:square" from="4989,1398" to="5229,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">
                        <v:stroke endarrow="block" endarrowwidth="narrow" endarrowlength="short"/>
                      </v:line>
                      <v:shape id="Text Box 7711" o:spid="_x0000_s2138" type="#_x0000_t202" style="position:absolute;left:4352;top:1256;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14</w:t>
                              </w:r>
                            </w:p>
                          </w:txbxContent>
                        </v:textbox>
                      </v:shape>
                    </v:group>
                  </v:group>
                  <v:group id="Group 7712" o:spid="_x0000_s2139" style="position:absolute;left:1252;top:1657;width:5106;height:283" coordorigin="1252,1657" coordsize="510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">
                    <v:group id="Group 7713" o:spid="_x0000_s2140" style="position:absolute;left:1252;top:1657;width:1277;height:283" coordorigin="1252,1657"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">
                      <v:shape id="Text Box 7714" o:spid="_x0000_s2141" type="#_x0000_t202" style="position:absolute;left:1252;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v:textbox>
                      </v:shape>
                      <v:shape id="Text Box 7715" o:spid="_x0000_s2142" type="#_x0000_t202" style="position:absolute;left:2049;top:1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16" o:spid="_x0000_s2143" style="position:absolute;visibility:visible;mso-wrap-style:square" from="2289,1799" to="2529,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">
                        <v:stroke endarrow="block" endarrowwidth="narrow" endarrowlength="short"/>
                      </v:line>
                      <v:shape id="Text Box 7717" o:spid="_x0000_s2144" type="#_x0000_t202" style="position:absolute;left:1652;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group>
                    <v:group id="Group 7718" o:spid="_x0000_s2145" style="position:absolute;left:5278;top:1657;width:1080;height:283" coordorigin="5278,1657"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">
                      <v:shape id="Text Box 7719" o:spid="_x0000_s2146" type="#_x0000_t202" style="position:absolute;left:6075;top:1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720" o:spid="_x0000_s2147" style="position:absolute;left:6087;top:1670;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" path="m258,l,258e" filled="f">
                        <v:path arrowok="t" o:connecttype="custom" o:connectlocs="258,0;0,258" o:connectangles="0,0"/>
                      </v:shape>
                      <v:shape id="Text Box 7721" o:spid="_x0000_s2148" type="#_x0000_t202" style="position:absolute;left:5278;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shape id="Text Box 7722" o:spid="_x0000_s2149" type="#_x0000_t202" style="position:absolute;left:5678;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group>
                    <v:group id="Group 7723" o:spid="_x0000_s2150" style="position:absolute;left:2610;top:1657;width:1277;height:283" coordorigin="2610,1657"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">
                      <v:shape id="Text Box 7724" o:spid="_x0000_s2151" type="#_x0000_t202" style="position:absolute;left:2610;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shape id="Text Box 7725" o:spid="_x0000_s2152" type="#_x0000_t202" style="position:absolute;left:3407;top:1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26" o:spid="_x0000_s2153" style="position:absolute;visibility:visible;mso-wrap-style:square" from="3647,1799" to="3887,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">
                        <v:stroke endarrow="block" endarrowwidth="narrow" endarrowlength="short"/>
                      </v:line>
                      <v:shape id="Text Box 7727" o:spid="_x0000_s2154" type="#_x0000_t202" style="position:absolute;left:3010;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14</w:t>
                              </w:r>
                            </w:p>
                          </w:txbxContent>
                        </v:textbox>
                      </v:shape>
                    </v:group>
                    <v:group id="Group 7728" o:spid="_x0000_s2155" style="position:absolute;left:3952;top:1657;width:1277;height:283" coordorigin="3952,1657"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">
                      <v:shape id="Text Box 7729" o:spid="_x0000_s2156" type="#_x0000_t202" style="position:absolute;left:3952;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shape id="Text Box 7730" o:spid="_x0000_s2157" type="#_x0000_t202" style="position:absolute;left:4749;top:1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31" o:spid="_x0000_s2158" style="position:absolute;visibility:visible;mso-wrap-style:square" from="4989,1799" to="5229,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">
                        <v:stroke endarrow="block" endarrowwidth="narrow" endarrowlength="short"/>
                      </v:line>
                      <v:shape id="Text Box 7732" o:spid="_x0000_s2159" type="#_x0000_t202" style="position:absolute;left:4352;top:1657;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10</w:t>
                              </w:r>
                            </w:p>
                          </w:txbxContent>
                        </v:textbox>
                      </v:shape>
                    </v:group>
                  </v:group>
                  <v:group id="Group 7733" o:spid="_x0000_s2160" style="position:absolute;left:1222;top:2059;width:3797;height:283" coordorigin="1222,2059"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">
                    <v:group id="Group 7734" o:spid="_x0000_s2161" style="position:absolute;left:1222;top:2059;width:1277;height:283" coordorigin="1222,2059"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">
                      <v:shape id="Text Box 7735" o:spid="_x0000_s2162" type="#_x0000_t202" style="position:absolute;left:1222;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w:t>
                              </w:r>
                            </w:p>
                          </w:txbxContent>
                        </v:textbox>
                      </v:shape>
                      <v:shape id="Text Box 7736" o:spid="_x0000_s2163" type="#_x0000_t202" style="position:absolute;left:2019;top:20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37" o:spid="_x0000_s2164" style="position:absolute;visibility:visible;mso-wrap-style:square" from="2259,2201" to="2499,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">
                        <v:stroke endarrow="block" endarrowwidth="narrow" endarrowlength="short"/>
                      </v:line>
                      <v:shape id="Text Box 7738" o:spid="_x0000_s2165" type="#_x0000_t202" style="position:absolute;left:1622;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group>
                    <v:group id="Group 7739" o:spid="_x0000_s2166" style="position:absolute;left:3939;top:2059;width:1080;height:283" coordorigin="3939,2059"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">
                      <v:shape id="Text Box 7740" o:spid="_x0000_s2167" type="#_x0000_t202" style="position:absolute;left:4736;top:20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741" o:spid="_x0000_s2168" style="position:absolute;left:4748;top:2072;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" path="m258,l,258e" filled="f">
                        <v:path arrowok="t" o:connecttype="custom" o:connectlocs="258,0;0,258" o:connectangles="0,0"/>
                      </v:shape>
                      <v:shape id="Text Box 7742" o:spid="_x0000_s2169" type="#_x0000_t202" style="position:absolute;left:3939;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shape id="Text Box 7743" o:spid="_x0000_s2170" type="#_x0000_t202" style="position:absolute;left:4339;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group>
                    <v:group id="Group 7744" o:spid="_x0000_s2171" style="position:absolute;left:2580;top:2059;width:1277;height:283" coordorigin="2580,2059"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">
                      <v:shape id="Text Box 7745" o:spid="_x0000_s2172" type="#_x0000_t202" style="position:absolute;left:2580;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shape id="Text Box 7746" o:spid="_x0000_s2173" type="#_x0000_t202" style="position:absolute;left:3377;top:20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47" o:spid="_x0000_s2174" style="position:absolute;visibility:visible;mso-wrap-style:square" from="3617,2201" to="3857,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">
                        <v:stroke endarrow="block" endarrowwidth="narrow" endarrowlength="short"/>
                      </v:line>
                      <v:shape id="Text Box 7748" o:spid="_x0000_s2175" type="#_x0000_t202" style="position:absolute;left:2980;top:205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10</w:t>
                              </w:r>
                            </w:p>
                          </w:txbxContent>
                        </v:textbox>
                      </v:shape>
                    </v:group>
                  </v:group>
                  <v:group id="Group 7749" o:spid="_x0000_s2176" style="position:absolute;left:1222;top:2460;width:3797;height:283" coordorigin="1222,2460"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">
                    <v:group id="Group 7750" o:spid="_x0000_s2177" style="position:absolute;left:1222;top:2460;width:1277;height:283" coordorigin="1222,2460"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">
                      <v:shape id="Text Box 7751" o:spid="_x0000_s2178" type="#_x0000_t202" style="position:absolute;left:1222;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shape id="Text Box 7752" o:spid="_x0000_s2179" type="#_x0000_t202" style="position:absolute;left:2019;top:246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53" o:spid="_x0000_s2180" style="position:absolute;visibility:visible;mso-wrap-style:square" from="2259,2602" to="2499,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">
                        <v:stroke endarrow="block" endarrowwidth="narrow" endarrowlength="short"/>
                      </v:line>
                      <v:shape id="Text Box 7754" o:spid="_x0000_s2181" type="#_x0000_t202" style="position:absolute;left:1622;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group>
                    <v:group id="Group 7755" o:spid="_x0000_s2182" style="position:absolute;left:3939;top:2460;width:1080;height:283" coordorigin="3939,2460"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">
                      <v:shape id="Text Box 7756" o:spid="_x0000_s2183" type="#_x0000_t202" style="position:absolute;left:4736;top:246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757" o:spid="_x0000_s2184" style="position:absolute;left:4748;top:2473;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" path="m258,l,258e" filled="f">
                        <v:path arrowok="t" o:connecttype="custom" o:connectlocs="258,0;0,258" o:connectangles="0,0"/>
                      </v:shape>
                      <v:shape id="Text Box 7758" o:spid="_x0000_s2185" type="#_x0000_t202" style="position:absolute;left:3939;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7</w:t>
                              </w:r>
                            </w:p>
                          </w:txbxContent>
                        </v:textbox>
                      </v:shape>
                      <v:shape id="Text Box 7759" o:spid="_x0000_s2186" type="#_x0000_t202" style="position:absolute;left:4339;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group>
                    <v:group id="Group 7760" o:spid="_x0000_s2187" style="position:absolute;left:2580;top:2460;width:1277;height:283" coordorigin="2580,2460"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">
                      <v:shape id="Text Box 7761" o:spid="_x0000_s2188" type="#_x0000_t202" style="position:absolute;left:2580;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shape id="Text Box 7762" o:spid="_x0000_s2189" type="#_x0000_t202" style="position:absolute;left:3377;top:246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63" o:spid="_x0000_s2190" style="position:absolute;visibility:visible;mso-wrap-style:square" from="3617,2602" to="3857,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">
                        <v:stroke endarrow="block" endarrowwidth="narrow" endarrowlength="short"/>
                      </v:line>
                      <v:shape id="Text Box 7764" o:spid="_x0000_s2191" type="#_x0000_t202" style="position:absolute;left:2980;top:2460;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group>
                  </v:group>
                  <v:group id="Group 7765" o:spid="_x0000_s2192" style="position:absolute;left:1222;top:2862;width:3797;height:283" coordorigin="1222,2862" coordsize="379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">
                    <v:group id="Group 7766" o:spid="_x0000_s2193" style="position:absolute;left:1222;top:2862;width:1277;height:283" coordorigin="1222,2862"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">
                      <v:shape id="Text Box 7767" o:spid="_x0000_s2194" type="#_x0000_t202" style="position:absolute;left:1222;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4</w:t>
                              </w:r>
                            </w:p>
                          </w:txbxContent>
                        </v:textbox>
                      </v:shape>
                      <v:shape id="Text Box 7768" o:spid="_x0000_s2195" type="#_x0000_t202" style="position:absolute;left:2019;top:286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69" o:spid="_x0000_s2196" style="position:absolute;visibility:visible;mso-wrap-style:square" from="2259,3004" to="2499,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">
                        <v:stroke endarrow="block" endarrowwidth="narrow" endarrowlength="short"/>
                      </v:line>
                      <v:shape id="Text Box 7770" o:spid="_x0000_s2197" type="#_x0000_t202" style="position:absolute;left:1622;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3</w:t>
                              </w:r>
                            </w:p>
                          </w:txbxContent>
                        </v:textbox>
                      </v:shape>
                    </v:group>
                    <v:group id="Group 7771" o:spid="_x0000_s2198" style="position:absolute;left:3939;top:2862;width:1080;height:283" coordorigin="3939,2862" coordsize="10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">
                      <v:shape id="Text Box 7772" o:spid="_x0000_s2199" type="#_x0000_t202" style="position:absolute;left:4736;top:286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shape id="Freeform 7773" o:spid="_x0000_s2200" style="position:absolute;left:4748;top:2875;width:258;height:258;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" path="m258,l,258e" filled="f">
                        <v:path arrowok="t" o:connecttype="custom" o:connectlocs="258,0;0,258" o:connectangles="0,0"/>
                      </v:shape>
                      <v:shape id="Text Box 7774" o:spid="_x0000_s2201" type="#_x0000_t202" style="position:absolute;left:3939;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6</w:t>
                              </w:r>
                            </w:p>
                          </w:txbxContent>
                        </v:textbox>
                      </v:shape>
                      <v:shape id="Text Box 7775" o:spid="_x0000_s2202" type="#_x0000_t202" style="position:absolute;left:4339;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group>
                    <v:group id="Group 7776" o:spid="_x0000_s2203" style="position:absolute;left:2580;top:2862;width:1277;height:283" coordorigin="2580,2862" coordsize="127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">
                      <v:shape id="Text Box 7777" o:spid="_x0000_s2204" type="#_x0000_t202" style="position:absolute;left:2580;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5</w:t>
                              </w:r>
                            </w:p>
                          </w:txbxContent>
                        </v:textbox>
                      </v:shape>
                      <v:shape id="Text Box 7778" o:spid="_x0000_s2205" type="#_x0000_t202" style="position:absolute;left:3377;top:286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" filled="f">
                        <v:textbox inset="0,0,0,0">
                          <w:txbxContent>
                            <w:p w:rsidR="008E537A" w:rsidRPr="00EC56B0" w:rsidRDefault="008E537A" w:rsidP="003042F2">
                              <w:pPr>
                                <w:ind w:firstLineChars="0" w:firstLine="0"/>
                                <w:rPr>
                                  <w:rFonts w:ascii="Times New Roman" w:hAnsi="Times New Roman" w:cs="Times New Roman"/>
                                  <w:b/>
                                </w:rPr>
                              </w:pPr>
                            </w:p>
                          </w:txbxContent>
                        </v:textbox>
                      </v:shape>
                      <v:line id="Line 7779" o:spid="_x0000_s2206" style="position:absolute;visibility:visible;mso-wrap-style:square" from="3617,3004" to="3857,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">
                        <v:stroke endarrow="block" endarrowwidth="narrow" endarrowlength="short"/>
                      </v:line>
                      <v:shape id="Text Box 7780" o:spid="_x0000_s2207" type="#_x0000_t202" style="position:absolute;left:2980;top:2862;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" filled="f">
                        <v:textbox inset="0,0,0,0">
                          <w:txbxContent>
                            <w:p w:rsidR="008E537A" w:rsidRPr="00EC56B0" w:rsidRDefault="008E537A" w:rsidP="003042F2">
                              <w:pPr>
                                <w:pStyle w:val="a6"/>
                                <w:spacing w:line="120" w:lineRule="atLeast"/>
                                <w:ind w:firstLineChars="0" w:firstLine="0"/>
                                <w:rPr>
                                  <w:rFonts w:ascii="Times New Roman" w:hAnsi="Times New Roman" w:cs="Times New Roman"/>
                                </w:rPr>
                              </w:pPr>
                              <w:r w:rsidRPr="00EC56B0">
                                <w:rPr>
                                  <w:rFonts w:ascii="Times New Roman" w:hAnsi="Times New Roman" w:cs="Times New Roman"/>
                                </w:rPr>
                                <w:t>2</w:t>
                              </w:r>
                            </w:p>
                          </w:txbxContent>
                        </v:textbox>
                      </v:shape>
                    </v:group>
                  </v:group>
                </v:group>
                <w10:wrap type="topAndBottom"/>
              </v:group>
            </w:pict>
          </mc:Fallback>
        </mc:AlternateContent>
      </w:r>
      <w:r w:rsidR="005B64FC" w:rsidRPr="00196523">
        <w:rPr>
          <w:rFonts w:ascii="Times New Roman" w:eastAsia="宋体" w:hAnsi="Times New Roman" w:cs="Times New Roman" w:hint="eastAsia"/>
          <w:color w:val="000000" w:themeColor="text1"/>
        </w:rPr>
        <w:t>图</w:t>
      </w:r>
      <w:r w:rsidR="005B64FC"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5B64FC" w:rsidRPr="00196523">
        <w:rPr>
          <w:rFonts w:ascii="Times New Roman" w:eastAsia="宋体" w:hAnsi="Times New Roman" w:cs="Times New Roman" w:hint="eastAsia"/>
          <w:color w:val="000000" w:themeColor="text1"/>
        </w:rPr>
        <w:t>6</w:t>
      </w:r>
      <w:r w:rsidR="005B64FC" w:rsidRPr="00196523">
        <w:rPr>
          <w:rFonts w:ascii="Times New Roman" w:eastAsia="宋体" w:hAnsi="Times New Roman" w:cs="Times New Roman" w:hint="eastAsia"/>
          <w:color w:val="000000" w:themeColor="text1"/>
        </w:rPr>
        <w:t>的邻接表如图</w:t>
      </w:r>
      <w:r w:rsidR="005B64FC"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5B64FC" w:rsidRPr="00196523">
        <w:rPr>
          <w:rFonts w:ascii="Times New Roman" w:eastAsia="宋体" w:hAnsi="Times New Roman" w:cs="Times New Roman"/>
          <w:color w:val="000000" w:themeColor="text1"/>
        </w:rPr>
        <w:t>7</w:t>
      </w:r>
      <w:r w:rsidR="005B64FC" w:rsidRPr="00196523">
        <w:rPr>
          <w:rFonts w:ascii="Times New Roman" w:eastAsia="宋体" w:hAnsi="Times New Roman" w:cs="Times New Roman"/>
          <w:color w:val="000000" w:themeColor="text1"/>
        </w:rPr>
        <w:t>所</w:t>
      </w:r>
      <w:r w:rsidR="005B64FC" w:rsidRPr="00196523">
        <w:rPr>
          <w:rFonts w:ascii="Times New Roman" w:eastAsia="宋体" w:hAnsi="Times New Roman" w:cs="Times New Roman" w:hint="eastAsia"/>
          <w:color w:val="000000" w:themeColor="text1"/>
        </w:rPr>
        <w:t>示。</w:t>
      </w:r>
    </w:p>
    <w:p w:rsidR="003042F2" w:rsidRPr="00196523" w:rsidRDefault="00713CC5"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w:t>5</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给出图</w:t>
      </w:r>
      <w:r w:rsidR="003042F2"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EE3A5D">
        <w:rPr>
          <w:rFonts w:ascii="Times New Roman" w:eastAsia="宋体" w:hAnsi="Times New Roman" w:cs="Times New Roman"/>
          <w:color w:val="000000" w:themeColor="text1"/>
        </w:rPr>
        <w:t>4</w:t>
      </w:r>
      <w:r w:rsidR="003042F2" w:rsidRPr="00196523">
        <w:rPr>
          <w:rFonts w:ascii="Times New Roman" w:eastAsia="宋体" w:hAnsi="Times New Roman" w:cs="Times New Roman"/>
          <w:color w:val="000000" w:themeColor="text1"/>
        </w:rPr>
        <w:t>a</w:t>
      </w:r>
      <w:r w:rsidR="003042F2" w:rsidRPr="00196523">
        <w:rPr>
          <w:rFonts w:ascii="Times New Roman" w:eastAsia="宋体" w:hAnsi="Times New Roman" w:cs="Times New Roman" w:hint="eastAsia"/>
          <w:color w:val="000000" w:themeColor="text1"/>
        </w:rPr>
        <w:t>的几个不同的子图。</w:t>
      </w:r>
    </w:p>
    <w:p w:rsidR="000E2C94" w:rsidRPr="00196523" w:rsidRDefault="00713CC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s">
            <w:drawing>
              <wp:anchor distT="0" distB="0" distL="114300" distR="114300" simplePos="0" relativeHeight="251686912" behindDoc="0" locked="0" layoutInCell="1" allowOverlap="1">
                <wp:simplePos x="0" y="0"/>
                <wp:positionH relativeFrom="column">
                  <wp:posOffset>1434465</wp:posOffset>
                </wp:positionH>
                <wp:positionV relativeFrom="paragraph">
                  <wp:posOffset>1518920</wp:posOffset>
                </wp:positionV>
                <wp:extent cx="2148205" cy="180340"/>
                <wp:effectExtent l="0" t="0" r="4445" b="10160"/>
                <wp:wrapTopAndBottom/>
                <wp:docPr id="11878" name="Text Box 9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66100F" w:rsidRDefault="008E537A" w:rsidP="00713CC5">
                            <w:pPr>
                              <w:pStyle w:val="a6"/>
                              <w:ind w:firstLineChars="0" w:firstLine="0"/>
                              <w:rPr>
                                <w:rFonts w:ascii="Times New Roman"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-8</w:t>
                            </w:r>
                            <w:r w:rsidRPr="00614594">
                              <w:rPr>
                                <w:rFonts w:ascii="Times New Roman" w:hAnsi="Times New Roman" w:cs="Times New Roman"/>
                              </w:rPr>
                              <w:t xml:space="preserve"> </w:t>
                            </w:r>
                            <w:r w:rsidRPr="00713CC5">
                              <w:rPr>
                                <w:rFonts w:ascii="Times New Roman" w:eastAsia="宋体" w:hAnsi="Times New Roman" w:cs="Times New Roman" w:hint="eastAsia"/>
                                <w:b w:val="0"/>
                              </w:rPr>
                              <w:t>图</w:t>
                            </w:r>
                            <w:r w:rsidRPr="00713CC5">
                              <w:rPr>
                                <w:rFonts w:ascii="Times New Roman" w:eastAsia="宋体" w:hAnsi="Times New Roman" w:cs="Times New Roman" w:hint="eastAsia"/>
                                <w:b w:val="0"/>
                              </w:rPr>
                              <w:t>6</w:t>
                            </w:r>
                            <w:r>
                              <w:rPr>
                                <w:rFonts w:ascii="Times New Roman" w:eastAsia="宋体" w:hAnsi="Times New Roman" w:cs="Times New Roman"/>
                                <w:b w:val="0"/>
                              </w:rPr>
                              <w:t>-4</w:t>
                            </w:r>
                            <w:r w:rsidRPr="00713CC5">
                              <w:rPr>
                                <w:rFonts w:ascii="Times New Roman" w:eastAsia="宋体" w:hAnsi="Times New Roman" w:cs="Times New Roman"/>
                                <w:b w:val="0"/>
                              </w:rPr>
                              <w:t>a</w:t>
                            </w:r>
                            <w:r w:rsidRPr="00713CC5">
                              <w:rPr>
                                <w:rFonts w:ascii="Times New Roman" w:eastAsia="宋体" w:hAnsi="Times New Roman" w:cs="Times New Roman" w:hint="eastAsia"/>
                                <w:b w:val="0"/>
                              </w:rPr>
                              <w:t>的几个不同的子图</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id="Text Box 9054" o:spid="_x0000_s2208" type="#_x0000_t202" style="position:absolute;left:0;text-align:left;margin-left:112.95pt;margin-top:119.6pt;width:169.15pt;height:14.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r1uAIAALk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" filled="f" stroked="f">
                <v:textbox inset="0,0,0,0">
                  <w:txbxContent>
                    <w:p w:rsidR="008E537A" w:rsidRPr="0066100F" w:rsidRDefault="008E537A" w:rsidP="00713CC5">
                      <w:pPr>
                        <w:pStyle w:val="a6"/>
                        <w:ind w:firstLineChars="0" w:firstLine="0"/>
                        <w:rPr>
                          <w:rFonts w:ascii="Times New Roman" w:hAnsi="Times New Roman" w:cs="Times New Roman"/>
                          <w:b w:val="0"/>
                        </w:rPr>
                      </w:pPr>
                      <w:r w:rsidRPr="00FF5ECE">
                        <w:rPr>
                          <w:rFonts w:ascii="Times New Roman" w:eastAsia="宋体" w:hAnsi="Times New Roman" w:cs="Times New Roman"/>
                          <w:b w:val="0"/>
                          <w:highlight w:val="yellow"/>
                        </w:rPr>
                        <w:t>图</w:t>
                      </w:r>
                      <w:r w:rsidRPr="00FF5ECE">
                        <w:rPr>
                          <w:rFonts w:ascii="Times New Roman" w:hAnsi="Times New Roman" w:cs="Times New Roman"/>
                          <w:b w:val="0"/>
                          <w:highlight w:val="yellow"/>
                        </w:rPr>
                        <w:t>6</w:t>
                      </w:r>
                      <w:r>
                        <w:rPr>
                          <w:rFonts w:ascii="Times New Roman" w:hAnsi="Times New Roman" w:cs="Times New Roman"/>
                          <w:b w:val="0"/>
                          <w:highlight w:val="yellow"/>
                        </w:rPr>
                        <w:t>-8</w:t>
                      </w:r>
                      <w:r w:rsidRPr="00614594">
                        <w:rPr>
                          <w:rFonts w:ascii="Times New Roman" w:hAnsi="Times New Roman" w:cs="Times New Roman"/>
                        </w:rPr>
                        <w:t xml:space="preserve"> </w:t>
                      </w:r>
                      <w:r w:rsidRPr="00713CC5">
                        <w:rPr>
                          <w:rFonts w:ascii="Times New Roman" w:eastAsia="宋体" w:hAnsi="Times New Roman" w:cs="Times New Roman" w:hint="eastAsia"/>
                          <w:b w:val="0"/>
                        </w:rPr>
                        <w:t>图</w:t>
                      </w:r>
                      <w:r w:rsidRPr="00713CC5">
                        <w:rPr>
                          <w:rFonts w:ascii="Times New Roman" w:eastAsia="宋体" w:hAnsi="Times New Roman" w:cs="Times New Roman" w:hint="eastAsia"/>
                          <w:b w:val="0"/>
                        </w:rPr>
                        <w:t>6</w:t>
                      </w:r>
                      <w:r>
                        <w:rPr>
                          <w:rFonts w:ascii="Times New Roman" w:eastAsia="宋体" w:hAnsi="Times New Roman" w:cs="Times New Roman"/>
                          <w:b w:val="0"/>
                        </w:rPr>
                        <w:t>-4</w:t>
                      </w:r>
                      <w:r w:rsidRPr="00713CC5">
                        <w:rPr>
                          <w:rFonts w:ascii="Times New Roman" w:eastAsia="宋体" w:hAnsi="Times New Roman" w:cs="Times New Roman"/>
                          <w:b w:val="0"/>
                        </w:rPr>
                        <w:t>a</w:t>
                      </w:r>
                      <w:r w:rsidRPr="00713CC5">
                        <w:rPr>
                          <w:rFonts w:ascii="Times New Roman" w:eastAsia="宋体" w:hAnsi="Times New Roman" w:cs="Times New Roman" w:hint="eastAsia"/>
                          <w:b w:val="0"/>
                        </w:rPr>
                        <w:t>的几个不同的子图</w:t>
                      </w:r>
                    </w:p>
                  </w:txbxContent>
                </v:textbox>
                <w10:wrap type="topAndBottom"/>
              </v:shape>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96128" behindDoc="0" locked="0" layoutInCell="1" allowOverlap="1">
                <wp:simplePos x="0" y="0"/>
                <wp:positionH relativeFrom="column">
                  <wp:posOffset>2625725</wp:posOffset>
                </wp:positionH>
                <wp:positionV relativeFrom="paragraph">
                  <wp:posOffset>313690</wp:posOffset>
                </wp:positionV>
                <wp:extent cx="869950" cy="1102995"/>
                <wp:effectExtent l="0" t="0" r="25400" b="20955"/>
                <wp:wrapTopAndBottom/>
                <wp:docPr id="12165" name="Group 9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9950" cy="1102995"/>
                          <a:chOff x="136" y="0"/>
                          <a:chExt cx="1749" cy="2239"/>
                        </a:xfrm>
                      </wpg:grpSpPr>
                      <wps:wsp>
                        <wps:cNvPr id="12166" name="Oval 9059"/>
                        <wps:cNvSpPr>
                          <a:spLocks noChangeArrowheads="1"/>
                        </wps:cNvSpPr>
                        <wps:spPr bwMode="auto">
                          <a:xfrm>
                            <a:off x="856"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2167" name="Group 9060"/>
                        <wpg:cNvGrpSpPr>
                          <a:grpSpLocks/>
                        </wpg:cNvGrpSpPr>
                        <wpg:grpSpPr bwMode="auto">
                          <a:xfrm>
                            <a:off x="354" y="1818"/>
                            <a:ext cx="1398" cy="421"/>
                            <a:chOff x="354" y="1818"/>
                            <a:chExt cx="1398" cy="421"/>
                          </a:xfrm>
                        </wpg:grpSpPr>
                        <wps:wsp>
                          <wps:cNvPr id="12168" name="Oval 9061"/>
                          <wps:cNvSpPr>
                            <a:spLocks noChangeArrowheads="1"/>
                          </wps:cNvSpPr>
                          <wps:spPr bwMode="auto">
                            <a:xfrm>
                              <a:off x="354" y="184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2169" name="Oval 9062"/>
                          <wps:cNvSpPr>
                            <a:spLocks noChangeArrowheads="1"/>
                          </wps:cNvSpPr>
                          <wps:spPr bwMode="auto">
                            <a:xfrm>
                              <a:off x="1355" y="181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g:grpSp>
                        <wpg:cNvPr id="12170" name="Group 9063"/>
                        <wpg:cNvGrpSpPr>
                          <a:grpSpLocks/>
                        </wpg:cNvGrpSpPr>
                        <wpg:grpSpPr bwMode="auto">
                          <a:xfrm>
                            <a:off x="136" y="852"/>
                            <a:ext cx="1749" cy="443"/>
                            <a:chOff x="136" y="852"/>
                            <a:chExt cx="1749" cy="443"/>
                          </a:xfrm>
                        </wpg:grpSpPr>
                        <wps:wsp>
                          <wps:cNvPr id="12171" name="Oval 9064"/>
                          <wps:cNvSpPr>
                            <a:spLocks noChangeArrowheads="1"/>
                          </wps:cNvSpPr>
                          <wps:spPr bwMode="auto">
                            <a:xfrm>
                              <a:off x="1488" y="85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wps:txbx>
                          <wps:bodyPr rot="0" vert="horz" wrap="square" lIns="0" tIns="0" rIns="0" bIns="0" anchor="t" anchorCtr="0" upright="1">
                            <a:noAutofit/>
                          </wps:bodyPr>
                        </wps:wsp>
                        <wps:wsp>
                          <wps:cNvPr id="12172" name="Oval 9065"/>
                          <wps:cNvSpPr>
                            <a:spLocks noChangeArrowheads="1"/>
                          </wps:cNvSpPr>
                          <wps:spPr bwMode="auto">
                            <a:xfrm>
                              <a:off x="136" y="89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g:grpSp>
                      <wps:wsp>
                        <wps:cNvPr id="12173" name="Line 9066"/>
                        <wps:cNvCnPr>
                          <a:cxnSpLocks noChangeShapeType="1"/>
                        </wps:cNvCnPr>
                        <wps:spPr bwMode="auto">
                          <a:xfrm flipH="1">
                            <a:off x="475" y="339"/>
                            <a:ext cx="439" cy="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74" name="Freeform 9067"/>
                        <wps:cNvSpPr>
                          <a:spLocks/>
                        </wps:cNvSpPr>
                        <wps:spPr bwMode="auto">
                          <a:xfrm>
                            <a:off x="1215" y="304"/>
                            <a:ext cx="405" cy="555"/>
                          </a:xfrm>
                          <a:custGeom>
                            <a:avLst/>
                            <a:gdLst>
                              <a:gd name="T0" fmla="*/ 0 w 405"/>
                              <a:gd name="T1" fmla="*/ 0 h 555"/>
                              <a:gd name="T2" fmla="*/ 405 w 405"/>
                              <a:gd name="T3" fmla="*/ 555 h 555"/>
                            </a:gdLst>
                            <a:ahLst/>
                            <a:cxnLst>
                              <a:cxn ang="0">
                                <a:pos x="T0" y="T1"/>
                              </a:cxn>
                              <a:cxn ang="0">
                                <a:pos x="T2" y="T3"/>
                              </a:cxn>
                            </a:cxnLst>
                            <a:rect l="0" t="0" r="r" b="b"/>
                            <a:pathLst>
                              <a:path w="405" h="555">
                                <a:moveTo>
                                  <a:pt x="0" y="0"/>
                                </a:moveTo>
                                <a:lnTo>
                                  <a:pt x="405" y="55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7" name="Freeform 9070"/>
                        <wps:cNvSpPr>
                          <a:spLocks/>
                        </wps:cNvSpPr>
                        <wps:spPr bwMode="auto">
                          <a:xfrm>
                            <a:off x="755" y="2013"/>
                            <a:ext cx="600" cy="1"/>
                          </a:xfrm>
                          <a:custGeom>
                            <a:avLst/>
                            <a:gdLst>
                              <a:gd name="T0" fmla="*/ 0 w 600"/>
                              <a:gd name="T1" fmla="*/ 0 h 1"/>
                              <a:gd name="T2" fmla="*/ 600 w 600"/>
                              <a:gd name="T3" fmla="*/ 0 h 1"/>
                            </a:gdLst>
                            <a:ahLst/>
                            <a:cxnLst>
                              <a:cxn ang="0">
                                <a:pos x="T0" y="T1"/>
                              </a:cxn>
                              <a:cxn ang="0">
                                <a:pos x="T2" y="T3"/>
                              </a:cxn>
                            </a:cxnLst>
                            <a:rect l="0" t="0" r="r" b="b"/>
                            <a:pathLst>
                              <a:path w="600" h="1">
                                <a:moveTo>
                                  <a:pt x="0" y="0"/>
                                </a:moveTo>
                                <a:lnTo>
                                  <a:pt x="60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9058" o:spid="_x0000_s2209" style="position:absolute;left:0;text-align:left;margin-left:206.75pt;margin-top:24.7pt;width:68.5pt;height:86.85pt;z-index:251696128" coordorigin="136" coordsize="1749,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">
                <v:oval id="Oval 9059" o:spid="_x0000_s2210" style="position:absolute;left:8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60" o:spid="_x0000_s2211" style="position:absolute;left:354;top:1818;width:1398;height:421" coordorigin="354,1818" coordsize="139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">
                  <v:oval id="Oval 9061" o:spid="_x0000_s2212" style="position:absolute;left:354;top:184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62" o:spid="_x0000_s2213" style="position:absolute;left:1355;top:181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group id="Group 9063" o:spid="_x0000_s2214" style="position:absolute;left:136;top:852;width:1749;height:443" coordorigin="136,852" coordsize="174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">
                  <v:oval id="Oval 9064" o:spid="_x0000_s2215" style="position:absolute;left:1488;top:85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v:textbox>
                  </v:oval>
                  <v:oval id="Oval 9065" o:spid="_x0000_s2216" style="position:absolute;left:136;top:89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group>
                <v:line id="Line 9066" o:spid="_x0000_s2217" style="position:absolute;flip:x;visibility:visible;mso-wrap-style:square" from="475,339" to="91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"/>
                <v:shape id="Freeform 9067" o:spid="_x0000_s2218" style="position:absolute;left:1215;top:304;width:405;height:555;visibility:visible;mso-wrap-style:square;v-text-anchor:top" coordsize="40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" path="m,l405,555e" filled="f">
                  <v:path arrowok="t" o:connecttype="custom" o:connectlocs="0,0;405,555" o:connectangles="0,0"/>
                </v:shape>
                <v:shape id="Freeform 9070" o:spid="_x0000_s2219" style="position:absolute;left:755;top:2013;width:600;height:1;visibility:visible;mso-wrap-style:square;v-text-anchor:top" coordsize="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" path="m,l600,e" filled="f">
                  <v:path arrowok="t" o:connecttype="custom" o:connectlocs="0,0;600,0" o:connectangles="0,0"/>
                </v:shape>
                <w10:wrap type="topAndBottom"/>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93056" behindDoc="0" locked="0" layoutInCell="1" allowOverlap="1">
                <wp:simplePos x="0" y="0"/>
                <wp:positionH relativeFrom="column">
                  <wp:posOffset>1482090</wp:posOffset>
                </wp:positionH>
                <wp:positionV relativeFrom="paragraph">
                  <wp:posOffset>313690</wp:posOffset>
                </wp:positionV>
                <wp:extent cx="803910" cy="1102995"/>
                <wp:effectExtent l="0" t="0" r="15240" b="20955"/>
                <wp:wrapTopAndBottom/>
                <wp:docPr id="12085" name="Group 9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3910" cy="1102995"/>
                          <a:chOff x="136" y="0"/>
                          <a:chExt cx="1616" cy="2239"/>
                        </a:xfrm>
                      </wpg:grpSpPr>
                      <wps:wsp>
                        <wps:cNvPr id="12086" name="Oval 9059"/>
                        <wps:cNvSpPr>
                          <a:spLocks noChangeArrowheads="1"/>
                        </wps:cNvSpPr>
                        <wps:spPr bwMode="auto">
                          <a:xfrm>
                            <a:off x="856"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2087" name="Group 9060"/>
                        <wpg:cNvGrpSpPr>
                          <a:grpSpLocks/>
                        </wpg:cNvGrpSpPr>
                        <wpg:grpSpPr bwMode="auto">
                          <a:xfrm>
                            <a:off x="354" y="1818"/>
                            <a:ext cx="1398" cy="421"/>
                            <a:chOff x="354" y="1818"/>
                            <a:chExt cx="1398" cy="421"/>
                          </a:xfrm>
                        </wpg:grpSpPr>
                        <wps:wsp>
                          <wps:cNvPr id="12088" name="Oval 9061"/>
                          <wps:cNvSpPr>
                            <a:spLocks noChangeArrowheads="1"/>
                          </wps:cNvSpPr>
                          <wps:spPr bwMode="auto">
                            <a:xfrm>
                              <a:off x="354" y="184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2089" name="Oval 9062"/>
                          <wps:cNvSpPr>
                            <a:spLocks noChangeArrowheads="1"/>
                          </wps:cNvSpPr>
                          <wps:spPr bwMode="auto">
                            <a:xfrm>
                              <a:off x="1355" y="181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s:wsp>
                        <wps:cNvPr id="12092" name="Oval 9065"/>
                        <wps:cNvSpPr>
                          <a:spLocks noChangeArrowheads="1"/>
                        </wps:cNvSpPr>
                        <wps:spPr bwMode="auto">
                          <a:xfrm>
                            <a:off x="136" y="89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s:wsp>
                        <wps:cNvPr id="12093" name="Line 9066"/>
                        <wps:cNvCnPr>
                          <a:cxnSpLocks noChangeShapeType="1"/>
                        </wps:cNvCnPr>
                        <wps:spPr bwMode="auto">
                          <a:xfrm flipH="1">
                            <a:off x="475" y="339"/>
                            <a:ext cx="439" cy="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5" name="Freeform 9068"/>
                        <wps:cNvSpPr>
                          <a:spLocks/>
                        </wps:cNvSpPr>
                        <wps:spPr bwMode="auto">
                          <a:xfrm>
                            <a:off x="435" y="1263"/>
                            <a:ext cx="90" cy="570"/>
                          </a:xfrm>
                          <a:custGeom>
                            <a:avLst/>
                            <a:gdLst>
                              <a:gd name="T0" fmla="*/ 0 w 90"/>
                              <a:gd name="T1" fmla="*/ 0 h 570"/>
                              <a:gd name="T2" fmla="*/ 90 w 90"/>
                              <a:gd name="T3" fmla="*/ 570 h 570"/>
                            </a:gdLst>
                            <a:ahLst/>
                            <a:cxnLst>
                              <a:cxn ang="0">
                                <a:pos x="T0" y="T1"/>
                              </a:cxn>
                              <a:cxn ang="0">
                                <a:pos x="T2" y="T3"/>
                              </a:cxn>
                            </a:cxnLst>
                            <a:rect l="0" t="0" r="r" b="b"/>
                            <a:pathLst>
                              <a:path w="90" h="570">
                                <a:moveTo>
                                  <a:pt x="0" y="0"/>
                                </a:moveTo>
                                <a:lnTo>
                                  <a:pt x="90" y="5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1" name="Freeform 9070"/>
                        <wps:cNvSpPr>
                          <a:spLocks/>
                        </wps:cNvSpPr>
                        <wps:spPr bwMode="auto">
                          <a:xfrm>
                            <a:off x="755" y="2013"/>
                            <a:ext cx="600" cy="1"/>
                          </a:xfrm>
                          <a:custGeom>
                            <a:avLst/>
                            <a:gdLst>
                              <a:gd name="T0" fmla="*/ 0 w 600"/>
                              <a:gd name="T1" fmla="*/ 0 h 1"/>
                              <a:gd name="T2" fmla="*/ 600 w 600"/>
                              <a:gd name="T3" fmla="*/ 0 h 1"/>
                            </a:gdLst>
                            <a:ahLst/>
                            <a:cxnLst>
                              <a:cxn ang="0">
                                <a:pos x="T0" y="T1"/>
                              </a:cxn>
                              <a:cxn ang="0">
                                <a:pos x="T2" y="T3"/>
                              </a:cxn>
                            </a:cxnLst>
                            <a:rect l="0" t="0" r="r" b="b"/>
                            <a:pathLst>
                              <a:path w="600" h="1">
                                <a:moveTo>
                                  <a:pt x="0" y="0"/>
                                </a:moveTo>
                                <a:lnTo>
                                  <a:pt x="60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_x0000_s2220" style="position:absolute;left:0;text-align:left;margin-left:116.7pt;margin-top:24.7pt;width:63.3pt;height:86.85pt;z-index:251693056;mso-width-relative:margin" coordorigin="136" coordsize="1616,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">
                <v:oval id="Oval 9059" o:spid="_x0000_s2221" style="position:absolute;left:8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60" o:spid="_x0000_s2222" style="position:absolute;left:354;top:1818;width:1398;height:421" coordorigin="354,1818" coordsize="139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">
                  <v:oval id="Oval 9061" o:spid="_x0000_s2223" style="position:absolute;left:354;top:184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62" o:spid="_x0000_s2224" style="position:absolute;left:1355;top:181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oval id="Oval 9065" o:spid="_x0000_s2225" style="position:absolute;left:136;top:89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line id="Line 9066" o:spid="_x0000_s2226" style="position:absolute;flip:x;visibility:visible;mso-wrap-style:square" from="475,339" to="91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"/>
                <v:shape id="Freeform 9068" o:spid="_x0000_s2227" style="position:absolute;left:435;top:1263;width:90;height:570;visibility:visible;mso-wrap-style:square;v-text-anchor:top" coordsize="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" path="m,l90,570e" filled="f">
                  <v:path arrowok="t" o:connecttype="custom" o:connectlocs="0,0;90,570" o:connectangles="0,0"/>
                </v:shape>
                <v:shape id="Freeform 9070" o:spid="_x0000_s2228" style="position:absolute;left:755;top:2013;width:600;height:1;visibility:visible;mso-wrap-style:square;v-text-anchor:top" coordsize="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" path="m,l600,e" filled="f">
                  <v:path arrowok="t" o:connecttype="custom" o:connectlocs="0,0;600,0" o:connectangles="0,0"/>
                </v:shape>
                <w10:wrap type="topAndBottom"/>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89984" behindDoc="0" locked="0" layoutInCell="1" allowOverlap="1">
                <wp:simplePos x="0" y="0"/>
                <wp:positionH relativeFrom="column">
                  <wp:posOffset>335915</wp:posOffset>
                </wp:positionH>
                <wp:positionV relativeFrom="paragraph">
                  <wp:posOffset>313690</wp:posOffset>
                </wp:positionV>
                <wp:extent cx="869950" cy="1102995"/>
                <wp:effectExtent l="0" t="0" r="25400" b="20955"/>
                <wp:wrapTopAndBottom/>
                <wp:docPr id="11882" name="Group 9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9950" cy="1102995"/>
                          <a:chOff x="136" y="0"/>
                          <a:chExt cx="1749" cy="2239"/>
                        </a:xfrm>
                      </wpg:grpSpPr>
                      <wps:wsp>
                        <wps:cNvPr id="11884" name="Oval 9059"/>
                        <wps:cNvSpPr>
                          <a:spLocks noChangeArrowheads="1"/>
                        </wps:cNvSpPr>
                        <wps:spPr bwMode="auto">
                          <a:xfrm>
                            <a:off x="856"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1885" name="Group 9060"/>
                        <wpg:cNvGrpSpPr>
                          <a:grpSpLocks/>
                        </wpg:cNvGrpSpPr>
                        <wpg:grpSpPr bwMode="auto">
                          <a:xfrm>
                            <a:off x="354" y="1818"/>
                            <a:ext cx="1398" cy="421"/>
                            <a:chOff x="354" y="1818"/>
                            <a:chExt cx="1398" cy="421"/>
                          </a:xfrm>
                        </wpg:grpSpPr>
                        <wps:wsp>
                          <wps:cNvPr id="11886" name="Oval 9061"/>
                          <wps:cNvSpPr>
                            <a:spLocks noChangeArrowheads="1"/>
                          </wps:cNvSpPr>
                          <wps:spPr bwMode="auto">
                            <a:xfrm>
                              <a:off x="354" y="184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1887" name="Oval 9062"/>
                          <wps:cNvSpPr>
                            <a:spLocks noChangeArrowheads="1"/>
                          </wps:cNvSpPr>
                          <wps:spPr bwMode="auto">
                            <a:xfrm>
                              <a:off x="1355" y="181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g:grpSp>
                        <wpg:cNvPr id="11889" name="Group 9063"/>
                        <wpg:cNvGrpSpPr>
                          <a:grpSpLocks/>
                        </wpg:cNvGrpSpPr>
                        <wpg:grpSpPr bwMode="auto">
                          <a:xfrm>
                            <a:off x="136" y="852"/>
                            <a:ext cx="1749" cy="443"/>
                            <a:chOff x="136" y="852"/>
                            <a:chExt cx="1749" cy="443"/>
                          </a:xfrm>
                        </wpg:grpSpPr>
                        <wps:wsp>
                          <wps:cNvPr id="11898" name="Oval 9064"/>
                          <wps:cNvSpPr>
                            <a:spLocks noChangeArrowheads="1"/>
                          </wps:cNvSpPr>
                          <wps:spPr bwMode="auto">
                            <a:xfrm>
                              <a:off x="1488" y="85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wps:txbx>
                          <wps:bodyPr rot="0" vert="horz" wrap="square" lIns="0" tIns="0" rIns="0" bIns="0" anchor="t" anchorCtr="0" upright="1">
                            <a:noAutofit/>
                          </wps:bodyPr>
                        </wps:wsp>
                        <wps:wsp>
                          <wps:cNvPr id="11900" name="Oval 9065"/>
                          <wps:cNvSpPr>
                            <a:spLocks noChangeArrowheads="1"/>
                          </wps:cNvSpPr>
                          <wps:spPr bwMode="auto">
                            <a:xfrm>
                              <a:off x="136" y="89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g:grpSp>
                    </wpg:wgp>
                  </a:graphicData>
                </a:graphic>
              </wp:anchor>
            </w:drawing>
          </mc:Choice>
          <mc:Fallback>
            <w:pict>
              <v:group id="_x0000_s2229" style="position:absolute;left:0;text-align:left;margin-left:26.45pt;margin-top:24.7pt;width:68.5pt;height:86.85pt;z-index:251689984" coordorigin="136" coordsize="1749,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">
                <v:oval id="Oval 9059" o:spid="_x0000_s2230" style="position:absolute;left:8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60" o:spid="_x0000_s2231" style="position:absolute;left:354;top:1818;width:1398;height:421" coordorigin="354,1818" coordsize="139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">
                  <v:oval id="Oval 9061" o:spid="_x0000_s2232" style="position:absolute;left:354;top:184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62" o:spid="_x0000_s2233" style="position:absolute;left:1355;top:181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group id="Group 9063" o:spid="_x0000_s2234" style="position:absolute;left:136;top:852;width:1749;height:443" coordorigin="136,852" coordsize="174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">
                  <v:oval id="Oval 9064" o:spid="_x0000_s2235" style="position:absolute;left:1488;top:85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v:textbox>
                  </v:oval>
                  <v:oval id="Oval 9065" o:spid="_x0000_s2236" style="position:absolute;left:136;top:89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group>
                <w10:wrap type="topAndBottom"/>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699200" behindDoc="0" locked="0" layoutInCell="1" allowOverlap="1">
                <wp:simplePos x="0" y="0"/>
                <wp:positionH relativeFrom="column">
                  <wp:posOffset>3770197</wp:posOffset>
                </wp:positionH>
                <wp:positionV relativeFrom="paragraph">
                  <wp:posOffset>313699</wp:posOffset>
                </wp:positionV>
                <wp:extent cx="870685" cy="1102995"/>
                <wp:effectExtent l="0" t="0" r="24765" b="20955"/>
                <wp:wrapTopAndBottom/>
                <wp:docPr id="12181" name="Group 9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0685" cy="1102995"/>
                          <a:chOff x="136" y="0"/>
                          <a:chExt cx="1749" cy="2239"/>
                        </a:xfrm>
                      </wpg:grpSpPr>
                      <wps:wsp>
                        <wps:cNvPr id="12182" name="Oval 9059"/>
                        <wps:cNvSpPr>
                          <a:spLocks noChangeArrowheads="1"/>
                        </wps:cNvSpPr>
                        <wps:spPr bwMode="auto">
                          <a:xfrm>
                            <a:off x="856"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wps:txbx>
                        <wps:bodyPr rot="0" vert="horz" wrap="square" lIns="0" tIns="0" rIns="0" bIns="0" anchor="t" anchorCtr="0" upright="1">
                          <a:noAutofit/>
                        </wps:bodyPr>
                      </wps:wsp>
                      <wpg:grpSp>
                        <wpg:cNvPr id="12183" name="Group 9060"/>
                        <wpg:cNvGrpSpPr>
                          <a:grpSpLocks/>
                        </wpg:cNvGrpSpPr>
                        <wpg:grpSpPr bwMode="auto">
                          <a:xfrm>
                            <a:off x="354" y="1818"/>
                            <a:ext cx="1398" cy="421"/>
                            <a:chOff x="354" y="1818"/>
                            <a:chExt cx="1398" cy="421"/>
                          </a:xfrm>
                        </wpg:grpSpPr>
                        <wps:wsp>
                          <wps:cNvPr id="12184" name="Oval 9061"/>
                          <wps:cNvSpPr>
                            <a:spLocks noChangeArrowheads="1"/>
                          </wps:cNvSpPr>
                          <wps:spPr bwMode="auto">
                            <a:xfrm>
                              <a:off x="354" y="184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wps:txbx>
                          <wps:bodyPr rot="0" vert="horz" wrap="square" lIns="0" tIns="0" rIns="0" bIns="0" anchor="t" anchorCtr="0" upright="1">
                            <a:noAutofit/>
                          </wps:bodyPr>
                        </wps:wsp>
                        <wps:wsp>
                          <wps:cNvPr id="12185" name="Oval 9062"/>
                          <wps:cNvSpPr>
                            <a:spLocks noChangeArrowheads="1"/>
                          </wps:cNvSpPr>
                          <wps:spPr bwMode="auto">
                            <a:xfrm>
                              <a:off x="1355" y="181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wps:txbx>
                          <wps:bodyPr rot="0" vert="horz" wrap="square" lIns="0" tIns="0" rIns="0" bIns="0" anchor="t" anchorCtr="0" upright="1">
                            <a:noAutofit/>
                          </wps:bodyPr>
                        </wps:wsp>
                      </wpg:grpSp>
                      <wpg:grpSp>
                        <wpg:cNvPr id="12186" name="Group 9063"/>
                        <wpg:cNvGrpSpPr>
                          <a:grpSpLocks/>
                        </wpg:cNvGrpSpPr>
                        <wpg:grpSpPr bwMode="auto">
                          <a:xfrm>
                            <a:off x="136" y="852"/>
                            <a:ext cx="1749" cy="443"/>
                            <a:chOff x="136" y="852"/>
                            <a:chExt cx="1749" cy="443"/>
                          </a:xfrm>
                        </wpg:grpSpPr>
                        <wps:wsp>
                          <wps:cNvPr id="12187" name="Oval 9064"/>
                          <wps:cNvSpPr>
                            <a:spLocks noChangeArrowheads="1"/>
                          </wps:cNvSpPr>
                          <wps:spPr bwMode="auto">
                            <a:xfrm>
                              <a:off x="1488" y="85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wps:txbx>
                          <wps:bodyPr rot="0" vert="horz" wrap="square" lIns="0" tIns="0" rIns="0" bIns="0" anchor="t" anchorCtr="0" upright="1">
                            <a:noAutofit/>
                          </wps:bodyPr>
                        </wps:wsp>
                        <wps:wsp>
                          <wps:cNvPr id="12188" name="Oval 9065"/>
                          <wps:cNvSpPr>
                            <a:spLocks noChangeArrowheads="1"/>
                          </wps:cNvSpPr>
                          <wps:spPr bwMode="auto">
                            <a:xfrm>
                              <a:off x="136" y="89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wps:txbx>
                          <wps:bodyPr rot="0" vert="horz" wrap="square" lIns="0" tIns="0" rIns="0" bIns="0" anchor="t" anchorCtr="0" upright="1">
                            <a:noAutofit/>
                          </wps:bodyPr>
                        </wps:wsp>
                      </wpg:grpSp>
                      <wps:wsp>
                        <wps:cNvPr id="12189" name="Line 9066"/>
                        <wps:cNvCnPr>
                          <a:cxnSpLocks noChangeShapeType="1"/>
                        </wps:cNvCnPr>
                        <wps:spPr bwMode="auto">
                          <a:xfrm flipH="1">
                            <a:off x="475" y="339"/>
                            <a:ext cx="439" cy="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0" name="Freeform 9067"/>
                        <wps:cNvSpPr>
                          <a:spLocks/>
                        </wps:cNvSpPr>
                        <wps:spPr bwMode="auto">
                          <a:xfrm>
                            <a:off x="1215" y="304"/>
                            <a:ext cx="405" cy="555"/>
                          </a:xfrm>
                          <a:custGeom>
                            <a:avLst/>
                            <a:gdLst>
                              <a:gd name="T0" fmla="*/ 0 w 405"/>
                              <a:gd name="T1" fmla="*/ 0 h 555"/>
                              <a:gd name="T2" fmla="*/ 405 w 405"/>
                              <a:gd name="T3" fmla="*/ 555 h 555"/>
                            </a:gdLst>
                            <a:ahLst/>
                            <a:cxnLst>
                              <a:cxn ang="0">
                                <a:pos x="T0" y="T1"/>
                              </a:cxn>
                              <a:cxn ang="0">
                                <a:pos x="T2" y="T3"/>
                              </a:cxn>
                            </a:cxnLst>
                            <a:rect l="0" t="0" r="r" b="b"/>
                            <a:pathLst>
                              <a:path w="405" h="555">
                                <a:moveTo>
                                  <a:pt x="0" y="0"/>
                                </a:moveTo>
                                <a:lnTo>
                                  <a:pt x="405" y="55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1" name="Freeform 9068"/>
                        <wps:cNvSpPr>
                          <a:spLocks/>
                        </wps:cNvSpPr>
                        <wps:spPr bwMode="auto">
                          <a:xfrm>
                            <a:off x="435" y="1263"/>
                            <a:ext cx="90" cy="570"/>
                          </a:xfrm>
                          <a:custGeom>
                            <a:avLst/>
                            <a:gdLst>
                              <a:gd name="T0" fmla="*/ 0 w 90"/>
                              <a:gd name="T1" fmla="*/ 0 h 570"/>
                              <a:gd name="T2" fmla="*/ 90 w 90"/>
                              <a:gd name="T3" fmla="*/ 570 h 570"/>
                            </a:gdLst>
                            <a:ahLst/>
                            <a:cxnLst>
                              <a:cxn ang="0">
                                <a:pos x="T0" y="T1"/>
                              </a:cxn>
                              <a:cxn ang="0">
                                <a:pos x="T2" y="T3"/>
                              </a:cxn>
                            </a:cxnLst>
                            <a:rect l="0" t="0" r="r" b="b"/>
                            <a:pathLst>
                              <a:path w="90" h="570">
                                <a:moveTo>
                                  <a:pt x="0" y="0"/>
                                </a:moveTo>
                                <a:lnTo>
                                  <a:pt x="90" y="5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2" name="Freeform 9069"/>
                        <wps:cNvSpPr>
                          <a:spLocks/>
                        </wps:cNvSpPr>
                        <wps:spPr bwMode="auto">
                          <a:xfrm>
                            <a:off x="686" y="1208"/>
                            <a:ext cx="855" cy="690"/>
                          </a:xfrm>
                          <a:custGeom>
                            <a:avLst/>
                            <a:gdLst>
                              <a:gd name="T0" fmla="*/ 855 w 855"/>
                              <a:gd name="T1" fmla="*/ 0 h 690"/>
                              <a:gd name="T2" fmla="*/ 0 w 855"/>
                              <a:gd name="T3" fmla="*/ 690 h 690"/>
                            </a:gdLst>
                            <a:ahLst/>
                            <a:cxnLst>
                              <a:cxn ang="0">
                                <a:pos x="T0" y="T1"/>
                              </a:cxn>
                              <a:cxn ang="0">
                                <a:pos x="T2" y="T3"/>
                              </a:cxn>
                            </a:cxnLst>
                            <a:rect l="0" t="0" r="r" b="b"/>
                            <a:pathLst>
                              <a:path w="855" h="690">
                                <a:moveTo>
                                  <a:pt x="855" y="0"/>
                                </a:moveTo>
                                <a:lnTo>
                                  <a:pt x="0" y="6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3" name="Freeform 9070"/>
                        <wps:cNvSpPr>
                          <a:spLocks/>
                        </wps:cNvSpPr>
                        <wps:spPr bwMode="auto">
                          <a:xfrm>
                            <a:off x="755" y="2013"/>
                            <a:ext cx="600" cy="1"/>
                          </a:xfrm>
                          <a:custGeom>
                            <a:avLst/>
                            <a:gdLst>
                              <a:gd name="T0" fmla="*/ 0 w 600"/>
                              <a:gd name="T1" fmla="*/ 0 h 1"/>
                              <a:gd name="T2" fmla="*/ 600 w 600"/>
                              <a:gd name="T3" fmla="*/ 0 h 1"/>
                            </a:gdLst>
                            <a:ahLst/>
                            <a:cxnLst>
                              <a:cxn ang="0">
                                <a:pos x="T0" y="T1"/>
                              </a:cxn>
                              <a:cxn ang="0">
                                <a:pos x="T2" y="T3"/>
                              </a:cxn>
                            </a:cxnLst>
                            <a:rect l="0" t="0" r="r" b="b"/>
                            <a:pathLst>
                              <a:path w="600" h="1">
                                <a:moveTo>
                                  <a:pt x="0" y="0"/>
                                </a:moveTo>
                                <a:lnTo>
                                  <a:pt x="60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4" name="Freeform 9071"/>
                        <wps:cNvSpPr>
                          <a:spLocks/>
                        </wps:cNvSpPr>
                        <wps:spPr bwMode="auto">
                          <a:xfrm>
                            <a:off x="1131" y="378"/>
                            <a:ext cx="375" cy="1440"/>
                          </a:xfrm>
                          <a:custGeom>
                            <a:avLst/>
                            <a:gdLst>
                              <a:gd name="T0" fmla="*/ 0 w 375"/>
                              <a:gd name="T1" fmla="*/ 0 h 1440"/>
                              <a:gd name="T2" fmla="*/ 375 w 375"/>
                              <a:gd name="T3" fmla="*/ 1440 h 1440"/>
                            </a:gdLst>
                            <a:ahLst/>
                            <a:cxnLst>
                              <a:cxn ang="0">
                                <a:pos x="T0" y="T1"/>
                              </a:cxn>
                              <a:cxn ang="0">
                                <a:pos x="T2" y="T3"/>
                              </a:cxn>
                            </a:cxnLst>
                            <a:rect l="0" t="0" r="r" b="b"/>
                            <a:pathLst>
                              <a:path w="375" h="1440">
                                <a:moveTo>
                                  <a:pt x="0" y="0"/>
                                </a:moveTo>
                                <a:lnTo>
                                  <a:pt x="375" y="144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_x0000_s2237" style="position:absolute;left:0;text-align:left;margin-left:296.85pt;margin-top:24.7pt;width:68.55pt;height:86.85pt;z-index:251699200" coordorigin="136" coordsize="1749,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">
                <v:oval id="Oval 9059" o:spid="_x0000_s2238" style="position:absolute;left:85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1</w:t>
                        </w:r>
                      </w:p>
                    </w:txbxContent>
                  </v:textbox>
                </v:oval>
                <v:group id="Group 9060" o:spid="_x0000_s2239" style="position:absolute;left:354;top:1818;width:1398;height:421" coordorigin="354,1818" coordsize="139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">
                  <v:oval id="Oval 9061" o:spid="_x0000_s2240" style="position:absolute;left:354;top:184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4</w:t>
                          </w:r>
                        </w:p>
                      </w:txbxContent>
                    </v:textbox>
                  </v:oval>
                  <v:oval id="Oval 9062" o:spid="_x0000_s2241" style="position:absolute;left:1355;top:181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5</w:t>
                          </w:r>
                        </w:p>
                      </w:txbxContent>
                    </v:textbox>
                  </v:oval>
                </v:group>
                <v:group id="Group 9063" o:spid="_x0000_s2242" style="position:absolute;left:136;top:852;width:1749;height:443" coordorigin="136,852" coordsize="174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">
                  <v:oval id="Oval 9064" o:spid="_x0000_s2243" style="position:absolute;left:1488;top:85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3</w:t>
                          </w:r>
                        </w:p>
                      </w:txbxContent>
                    </v:textbox>
                  </v:oval>
                  <v:oval id="Oval 9065" o:spid="_x0000_s2244" style="position:absolute;left:136;top:89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" filled="f">
                    <v:textbox inset="0,0,0,0">
                      <w:txbxContent>
                        <w:p w:rsidR="008E537A" w:rsidRPr="00614594" w:rsidRDefault="008E537A" w:rsidP="00713CC5">
                          <w:pPr>
                            <w:spacing w:line="0" w:lineRule="atLeast"/>
                            <w:ind w:firstLineChars="0" w:firstLine="0"/>
                            <w:jc w:val="center"/>
                            <w:rPr>
                              <w:rFonts w:ascii="Times New Roman" w:hAnsi="Times New Roman" w:cs="Times New Roman"/>
                              <w:sz w:val="18"/>
                            </w:rPr>
                          </w:pPr>
                          <w:r w:rsidRPr="00614594">
                            <w:rPr>
                              <w:rFonts w:ascii="Times New Roman" w:hAnsi="Times New Roman" w:cs="Times New Roman"/>
                              <w:sz w:val="18"/>
                            </w:rPr>
                            <w:t>2</w:t>
                          </w:r>
                        </w:p>
                      </w:txbxContent>
                    </v:textbox>
                  </v:oval>
                </v:group>
                <v:line id="Line 9066" o:spid="_x0000_s2245" style="position:absolute;flip:x;visibility:visible;mso-wrap-style:square" from="475,339" to="91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"/>
                <v:shape id="Freeform 9067" o:spid="_x0000_s2246" style="position:absolute;left:1215;top:304;width:405;height:555;visibility:visible;mso-wrap-style:square;v-text-anchor:top" coordsize="40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" path="m,l405,555e" filled="f">
                  <v:path arrowok="t" o:connecttype="custom" o:connectlocs="0,0;405,555" o:connectangles="0,0"/>
                </v:shape>
                <v:shape id="Freeform 9068" o:spid="_x0000_s2247" style="position:absolute;left:435;top:1263;width:90;height:570;visibility:visible;mso-wrap-style:square;v-text-anchor:top" coordsize="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" path="m,l90,570e" filled="f">
                  <v:path arrowok="t" o:connecttype="custom" o:connectlocs="0,0;90,570" o:connectangles="0,0"/>
                </v:shape>
                <v:shape id="Freeform 9069" o:spid="_x0000_s2248" style="position:absolute;left:686;top:1208;width:855;height:690;visibility:visible;mso-wrap-style:square;v-text-anchor:top" coordsize="85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" path="m855,l,690e" filled="f">
                  <v:path arrowok="t" o:connecttype="custom" o:connectlocs="855,0;0,690" o:connectangles="0,0"/>
                </v:shape>
                <v:shape id="Freeform 9070" o:spid="_x0000_s2249" style="position:absolute;left:755;top:2013;width:600;height:1;visibility:visible;mso-wrap-style:square;v-text-anchor:top" coordsize="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" path="m,l600,e" filled="f">
                  <v:path arrowok="t" o:connecttype="custom" o:connectlocs="0,0;600,0" o:connectangles="0,0"/>
                </v:shape>
                <v:shape id="Freeform 9071" o:spid="_x0000_s2250" style="position:absolute;left:1131;top:378;width:375;height:1440;visibility:visible;mso-wrap-style:square;v-text-anchor:top" coordsize="37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" path="m,l375,1440e" filled="f">
                  <v:path arrowok="t" o:connecttype="custom" o:connectlocs="0,0;375,1440" o:connectangles="0,0"/>
                </v:shape>
                <w10:wrap type="topAndBottom"/>
              </v:group>
            </w:pict>
          </mc:Fallback>
        </mc:AlternateContent>
      </w:r>
      <w:r w:rsidR="00514FEE" w:rsidRPr="00196523">
        <w:rPr>
          <w:rFonts w:ascii="Times New Roman" w:eastAsia="宋体" w:hAnsi="Times New Roman" w:cs="Times New Roman" w:hint="eastAsia"/>
          <w:color w:val="000000" w:themeColor="text1"/>
        </w:rPr>
        <w:t>【参考答案】</w:t>
      </w:r>
      <w:r w:rsidR="008A5B1F" w:rsidRPr="00196523">
        <w:rPr>
          <w:rFonts w:ascii="Times New Roman" w:eastAsia="宋体" w:hAnsi="Times New Roman" w:cs="Times New Roman" w:hint="eastAsia"/>
          <w:color w:val="000000" w:themeColor="text1"/>
        </w:rPr>
        <w:t>选择有不同特点的子图，</w:t>
      </w:r>
      <w:r w:rsidRPr="00196523">
        <w:rPr>
          <w:rFonts w:ascii="Times New Roman" w:eastAsia="宋体" w:hAnsi="Times New Roman" w:cs="Times New Roman" w:hint="eastAsia"/>
          <w:color w:val="000000" w:themeColor="text1"/>
        </w:rPr>
        <w:t>列出</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个，如图</w:t>
      </w:r>
      <w:r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hint="eastAsia"/>
          <w:color w:val="000000" w:themeColor="text1"/>
        </w:rPr>
        <w:t>所示。</w:t>
      </w:r>
    </w:p>
    <w:p w:rsidR="00713CC5" w:rsidRPr="00196523" w:rsidRDefault="00713CC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第一个是包含原图中全部顶点，但没有任何边的子图。第二个是包含了部分顶点和部分边的子图。第三个是包含了全部顶点及部分边的子图。第四个是原图，图也是自身的子图。</w:t>
      </w:r>
    </w:p>
    <w:p w:rsidR="003042F2" w:rsidRPr="00196523" w:rsidRDefault="003264B7"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62336" behindDoc="0" locked="0" layoutInCell="1" allowOverlap="1" wp14:anchorId="01ECFE9F" wp14:editId="7BF0BCD3">
                <wp:simplePos x="0" y="0"/>
                <wp:positionH relativeFrom="column">
                  <wp:posOffset>1027897</wp:posOffset>
                </wp:positionH>
                <wp:positionV relativeFrom="paragraph">
                  <wp:posOffset>311700</wp:posOffset>
                </wp:positionV>
                <wp:extent cx="1604010" cy="1353820"/>
                <wp:effectExtent l="0" t="0" r="15240" b="17780"/>
                <wp:wrapTopAndBottom/>
                <wp:docPr id="11022" name="组合 11022"/>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11023" name="Group 9032"/>
                        <wpg:cNvGrpSpPr>
                          <a:grpSpLocks/>
                        </wpg:cNvGrpSpPr>
                        <wpg:grpSpPr bwMode="auto">
                          <a:xfrm>
                            <a:off x="255" y="0"/>
                            <a:ext cx="2707" cy="2153"/>
                            <a:chOff x="255" y="0"/>
                            <a:chExt cx="2707" cy="2153"/>
                          </a:xfrm>
                        </wpg:grpSpPr>
                        <wps:wsp>
                          <wps:cNvPr id="11026"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27"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28"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029"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030"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031" name="Freeform 9040"/>
                          <wps:cNvSpPr>
                            <a:spLocks/>
                          </wps:cNvSpPr>
                          <wps:spPr bwMode="auto">
                            <a:xfrm>
                              <a:off x="740" y="34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32" name="Line 9041"/>
                          <wps:cNvCnPr>
                            <a:cxnSpLocks noChangeShapeType="1"/>
                          </wps:cNvCnPr>
                          <wps:spPr bwMode="auto">
                            <a:xfrm>
                              <a:off x="734" y="893"/>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3" name="Line 9042"/>
                          <wps:cNvCnPr>
                            <a:cxnSpLocks noChangeShapeType="1"/>
                          </wps:cNvCnPr>
                          <wps:spPr bwMode="auto">
                            <a:xfrm>
                              <a:off x="617" y="1053"/>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4"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5"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36" name="Line 9045"/>
                          <wps:cNvCnPr>
                            <a:cxnSpLocks noChangeShapeType="1"/>
                          </wps:cNvCnPr>
                          <wps:spPr bwMode="auto">
                            <a:xfrm>
                              <a:off x="1872" y="297"/>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7" name="Line 9046"/>
                          <wps:cNvCnPr>
                            <a:cxnSpLocks noChangeShapeType="1"/>
                          </wps:cNvCnPr>
                          <wps:spPr bwMode="auto">
                            <a:xfrm flipH="1">
                              <a:off x="1004" y="458"/>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044"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3042F2">
                              <w:pPr>
                                <w:spacing w:line="0" w:lineRule="atLeast"/>
                                <w:ind w:firstLineChars="0" w:firstLine="0"/>
                                <w:jc w:val="center"/>
                                <w:rPr>
                                  <w:rFonts w:ascii="Times New Roman" w:eastAsia="宋体" w:hAnsi="Times New Roman" w:cs="Times New Roman"/>
                                  <w:sz w:val="18"/>
                                  <w:szCs w:val="18"/>
                                </w:rPr>
                              </w:pPr>
                              <w:r w:rsidRPr="00FF5ECE">
                                <w:rPr>
                                  <w:rFonts w:ascii="Times New Roman" w:eastAsia="宋体" w:hAnsi="Times New Roman" w:cs="Times New Roman"/>
                                  <w:sz w:val="18"/>
                                  <w:szCs w:val="18"/>
                                </w:rPr>
                                <w:t>图</w:t>
                              </w:r>
                              <w:r w:rsidRPr="00FF5ECE">
                                <w:rPr>
                                  <w:rFonts w:ascii="Times New Roman" w:eastAsia="宋体" w:hAnsi="Times New Roman" w:cs="Times New Roman"/>
                                  <w:sz w:val="18"/>
                                  <w:szCs w:val="18"/>
                                </w:rPr>
                                <w:t>6</w:t>
                              </w:r>
                              <w:r>
                                <w:rPr>
                                  <w:rFonts w:ascii="Times New Roman" w:eastAsia="宋体" w:hAnsi="Times New Roman" w:cs="Times New Roman"/>
                                  <w:sz w:val="18"/>
                                  <w:szCs w:val="18"/>
                                </w:rPr>
                                <w:t>-9</w:t>
                              </w:r>
                              <w:r w:rsidRPr="00FF5ECE">
                                <w:rPr>
                                  <w:rFonts w:ascii="Times New Roman" w:eastAsia="宋体" w:hAnsi="Times New Roman" w:cs="Times New Roman"/>
                                  <w:sz w:val="18"/>
                                  <w:szCs w:val="18"/>
                                </w:rPr>
                                <w:t xml:space="preserve"> </w:t>
                              </w:r>
                              <w:r w:rsidRPr="00FF5ECE">
                                <w:rPr>
                                  <w:rFonts w:ascii="Times New Roman" w:eastAsia="宋体" w:hAnsi="Times New Roman" w:cs="Times New Roman"/>
                                  <w:sz w:val="18"/>
                                  <w:szCs w:val="18"/>
                                </w:rPr>
                                <w:t>无向图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CFE9F" id="组合 11022" o:spid="_x0000_s2251" style="position:absolute;left:0;text-align:left;margin-left:80.95pt;margin-top:24.55pt;width:126.3pt;height:106.6pt;z-index:251662336"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">
                <v:group id="Group 9032" o:spid="_x0000_s2252"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">
                  <v:oval id="Oval 9035" o:spid="_x0000_s2253"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254"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255"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256"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257"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shape id="Freeform 9040" o:spid="_x0000_s2258" style="position:absolute;left:740;top:34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" path="m667,l,422e" filled="f">
                    <v:path arrowok="t" o:connecttype="custom" o:connectlocs="667,0;0,422" o:connectangles="0,0"/>
                  </v:shape>
                  <v:line id="Line 9041" o:spid="_x0000_s2259" style="position:absolute;visibility:visible;mso-wrap-style:square" from="734,893" to="248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"/>
                  <v:line id="Line 9042" o:spid="_x0000_s2260" style="position:absolute;visibility:visible;mso-wrap-style:square" from="617,1053" to="9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"/>
                  <v:line id="Line 9043" o:spid="_x0000_s2261"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"/>
                  <v:shape id="Freeform 9044" o:spid="_x0000_s2262"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" path="m355,l,654e" filled="f">
                    <v:path arrowok="t" o:connecttype="custom" o:connectlocs="316,0;0,635" o:connectangles="0,0"/>
                  </v:shape>
                  <v:line id="Line 9045" o:spid="_x0000_s2263" style="position:absolute;visibility:visible;mso-wrap-style:square" from="1872,297" to="249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"/>
                  <v:line id="Line 9046" o:spid="_x0000_s2264" style="position:absolute;flip:x;visibility:visible;mso-wrap-style:square" from="1004,458" to="151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"/>
                </v:group>
                <v:shape id="Text Box 9052" o:spid="_x0000_s2265"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" filled="f" stroked="f">
                  <v:textbox inset="0,0,0,0">
                    <w:txbxContent>
                      <w:p w:rsidR="008E537A" w:rsidRPr="00FF5ECE" w:rsidRDefault="008E537A" w:rsidP="003042F2">
                        <w:pPr>
                          <w:spacing w:line="0" w:lineRule="atLeast"/>
                          <w:ind w:firstLineChars="0" w:firstLine="0"/>
                          <w:jc w:val="center"/>
                          <w:rPr>
                            <w:rFonts w:ascii="Times New Roman" w:eastAsia="宋体" w:hAnsi="Times New Roman" w:cs="Times New Roman"/>
                            <w:sz w:val="18"/>
                            <w:szCs w:val="18"/>
                          </w:rPr>
                        </w:pPr>
                        <w:r w:rsidRPr="00FF5ECE">
                          <w:rPr>
                            <w:rFonts w:ascii="Times New Roman" w:eastAsia="宋体" w:hAnsi="Times New Roman" w:cs="Times New Roman"/>
                            <w:sz w:val="18"/>
                            <w:szCs w:val="18"/>
                          </w:rPr>
                          <w:t>图</w:t>
                        </w:r>
                        <w:r w:rsidRPr="00FF5ECE">
                          <w:rPr>
                            <w:rFonts w:ascii="Times New Roman" w:eastAsia="宋体" w:hAnsi="Times New Roman" w:cs="Times New Roman"/>
                            <w:sz w:val="18"/>
                            <w:szCs w:val="18"/>
                          </w:rPr>
                          <w:t>6</w:t>
                        </w:r>
                        <w:r>
                          <w:rPr>
                            <w:rFonts w:ascii="Times New Roman" w:eastAsia="宋体" w:hAnsi="Times New Roman" w:cs="Times New Roman"/>
                            <w:sz w:val="18"/>
                            <w:szCs w:val="18"/>
                          </w:rPr>
                          <w:t>-9</w:t>
                        </w:r>
                        <w:r w:rsidRPr="00FF5ECE">
                          <w:rPr>
                            <w:rFonts w:ascii="Times New Roman" w:eastAsia="宋体" w:hAnsi="Times New Roman" w:cs="Times New Roman"/>
                            <w:sz w:val="18"/>
                            <w:szCs w:val="18"/>
                          </w:rPr>
                          <w:t xml:space="preserve"> </w:t>
                        </w:r>
                        <w:r w:rsidRPr="00FF5ECE">
                          <w:rPr>
                            <w:rFonts w:ascii="Times New Roman" w:eastAsia="宋体" w:hAnsi="Times New Roman" w:cs="Times New Roman"/>
                            <w:sz w:val="18"/>
                            <w:szCs w:val="18"/>
                          </w:rPr>
                          <w:t>无向图</w:t>
                        </w:r>
                      </w:p>
                    </w:txbxContent>
                  </v:textbox>
                </v:shape>
                <w10:wrap type="topAndBottom"/>
              </v:group>
            </w:pict>
          </mc:Fallback>
        </mc:AlternateContent>
      </w:r>
      <w:r w:rsidR="00A74F63" w:rsidRPr="00196523">
        <w:rPr>
          <w:rFonts w:ascii="Times New Roman" w:eastAsia="宋体" w:hAnsi="Times New Roman" w:cs="Times New Roman" w:hint="eastAsia"/>
          <w:color w:val="000000" w:themeColor="text1"/>
          <w:szCs w:val="21"/>
        </w:rPr>
        <w:t>6</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对图</w:t>
      </w:r>
      <w:r w:rsidR="003042F2"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9</w:t>
      </w:r>
      <w:r w:rsidR="003042F2" w:rsidRPr="00196523">
        <w:rPr>
          <w:rFonts w:ascii="Times New Roman" w:eastAsia="宋体" w:hAnsi="Times New Roman" w:cs="Times New Roman" w:hint="eastAsia"/>
          <w:color w:val="000000" w:themeColor="text1"/>
        </w:rPr>
        <w:t>，从顶点</w:t>
      </w:r>
      <w:r w:rsidR="0021685C" w:rsidRPr="00196523">
        <w:rPr>
          <w:rFonts w:ascii="Times New Roman" w:eastAsia="宋体" w:hAnsi="Times New Roman" w:cs="Times New Roman" w:hint="eastAsia"/>
          <w:color w:val="000000" w:themeColor="text1"/>
        </w:rPr>
        <w:t>1</w:t>
      </w:r>
      <w:r w:rsidR="003042F2" w:rsidRPr="00196523">
        <w:rPr>
          <w:rFonts w:ascii="Times New Roman" w:eastAsia="宋体" w:hAnsi="Times New Roman" w:cs="Times New Roman" w:hint="eastAsia"/>
          <w:color w:val="000000" w:themeColor="text1"/>
        </w:rPr>
        <w:t>开始进行深度优先搜索，试给出</w:t>
      </w:r>
      <w:r w:rsidR="002C3C0E" w:rsidRPr="00196523">
        <w:rPr>
          <w:rFonts w:ascii="Times New Roman" w:eastAsia="宋体" w:hAnsi="Times New Roman" w:cs="Times New Roman" w:hint="eastAsia"/>
          <w:color w:val="000000" w:themeColor="text1"/>
        </w:rPr>
        <w:t>5</w:t>
      </w:r>
      <w:r w:rsidR="0021685C" w:rsidRPr="00196523">
        <w:rPr>
          <w:rFonts w:ascii="Times New Roman" w:eastAsia="宋体" w:hAnsi="Times New Roman" w:cs="Times New Roman" w:hint="eastAsia"/>
          <w:color w:val="000000" w:themeColor="text1"/>
        </w:rPr>
        <w:t>种</w:t>
      </w:r>
      <w:r w:rsidR="003042F2" w:rsidRPr="00196523">
        <w:rPr>
          <w:rFonts w:ascii="Times New Roman" w:eastAsia="宋体" w:hAnsi="Times New Roman" w:cs="Times New Roman" w:hint="eastAsia"/>
          <w:color w:val="000000" w:themeColor="text1"/>
        </w:rPr>
        <w:t>不同</w:t>
      </w:r>
      <w:r w:rsidR="002C3C0E" w:rsidRPr="00196523">
        <w:rPr>
          <w:rFonts w:ascii="Times New Roman" w:eastAsia="宋体" w:hAnsi="Times New Roman" w:cs="Times New Roman" w:hint="eastAsia"/>
          <w:color w:val="000000" w:themeColor="text1"/>
        </w:rPr>
        <w:t>的</w:t>
      </w:r>
      <w:r w:rsidR="003042F2" w:rsidRPr="00196523">
        <w:rPr>
          <w:rFonts w:ascii="Times New Roman" w:eastAsia="宋体" w:hAnsi="Times New Roman" w:cs="Times New Roman" w:hint="eastAsia"/>
          <w:color w:val="000000" w:themeColor="text1"/>
        </w:rPr>
        <w:t>遍历序列。</w:t>
      </w:r>
    </w:p>
    <w:p w:rsidR="000E2C9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77CB2" w:rsidRPr="00196523">
        <w:rPr>
          <w:rFonts w:ascii="Times New Roman" w:eastAsia="宋体" w:hAnsi="Times New Roman" w:cs="Times New Roman" w:hint="eastAsia"/>
          <w:color w:val="000000" w:themeColor="text1"/>
        </w:rPr>
        <w:t>从顶点</w:t>
      </w:r>
      <w:r w:rsidR="00477CB2" w:rsidRPr="00196523">
        <w:rPr>
          <w:rFonts w:ascii="Times New Roman" w:eastAsia="宋体" w:hAnsi="Times New Roman" w:cs="Times New Roman" w:hint="eastAsia"/>
          <w:color w:val="000000" w:themeColor="text1"/>
        </w:rPr>
        <w:t>1</w:t>
      </w:r>
      <w:r w:rsidR="00477CB2" w:rsidRPr="00196523">
        <w:rPr>
          <w:rFonts w:ascii="Times New Roman" w:eastAsia="宋体" w:hAnsi="Times New Roman" w:cs="Times New Roman" w:hint="eastAsia"/>
          <w:color w:val="000000" w:themeColor="text1"/>
        </w:rPr>
        <w:t>开始</w:t>
      </w:r>
      <w:r w:rsidR="00A659AD" w:rsidRPr="00196523">
        <w:rPr>
          <w:rFonts w:ascii="Times New Roman" w:eastAsia="宋体" w:hAnsi="Times New Roman" w:cs="Times New Roman" w:hint="eastAsia"/>
          <w:color w:val="000000" w:themeColor="text1"/>
        </w:rPr>
        <w:t>的深度优先搜索遍历序列是</w:t>
      </w:r>
      <w:r w:rsidR="0021685C" w:rsidRPr="00196523">
        <w:rPr>
          <w:rFonts w:ascii="Times New Roman" w:eastAsia="宋体" w:hAnsi="Times New Roman" w:cs="Times New Roman" w:hint="eastAsia"/>
          <w:color w:val="000000" w:themeColor="text1"/>
        </w:rPr>
        <w:t>1</w:t>
      </w:r>
      <w:r w:rsidR="002C3C0E" w:rsidRPr="00196523">
        <w:rPr>
          <w:rFonts w:ascii="Times New Roman" w:eastAsia="宋体" w:hAnsi="Times New Roman" w:cs="Times New Roman" w:hint="eastAsia"/>
          <w:color w:val="000000" w:themeColor="text1"/>
        </w:rPr>
        <w:t>23</w:t>
      </w:r>
      <w:r w:rsidR="00DA3E8E" w:rsidRPr="00196523">
        <w:rPr>
          <w:rFonts w:ascii="Times New Roman" w:eastAsia="宋体" w:hAnsi="Times New Roman" w:cs="Times New Roman" w:hint="eastAsia"/>
          <w:color w:val="000000" w:themeColor="text1"/>
        </w:rPr>
        <w:t>54</w:t>
      </w:r>
      <w:r w:rsidR="002C3C0E" w:rsidRPr="00196523">
        <w:rPr>
          <w:rFonts w:ascii="Times New Roman" w:eastAsia="宋体" w:hAnsi="Times New Roman" w:cs="Times New Roman" w:hint="eastAsia"/>
          <w:color w:val="000000" w:themeColor="text1"/>
        </w:rPr>
        <w:t>、</w:t>
      </w:r>
      <w:r w:rsidR="00DA3E8E" w:rsidRPr="00196523">
        <w:rPr>
          <w:rFonts w:ascii="Times New Roman" w:eastAsia="宋体" w:hAnsi="Times New Roman" w:cs="Times New Roman" w:hint="eastAsia"/>
          <w:color w:val="000000" w:themeColor="text1"/>
        </w:rPr>
        <w:t>12453</w:t>
      </w:r>
      <w:r w:rsidR="00DA3E8E" w:rsidRPr="00196523">
        <w:rPr>
          <w:rFonts w:ascii="Times New Roman" w:eastAsia="宋体" w:hAnsi="Times New Roman" w:cs="Times New Roman" w:hint="eastAsia"/>
          <w:color w:val="000000" w:themeColor="text1"/>
        </w:rPr>
        <w:t>、</w:t>
      </w:r>
      <w:r w:rsidR="00DA3E8E" w:rsidRPr="00196523">
        <w:rPr>
          <w:rFonts w:ascii="Times New Roman" w:eastAsia="宋体" w:hAnsi="Times New Roman" w:cs="Times New Roman" w:hint="eastAsia"/>
          <w:color w:val="000000" w:themeColor="text1"/>
        </w:rPr>
        <w:t>14235</w:t>
      </w:r>
      <w:r w:rsidR="00DA3E8E" w:rsidRPr="00196523">
        <w:rPr>
          <w:rFonts w:ascii="Times New Roman" w:eastAsia="宋体" w:hAnsi="Times New Roman" w:cs="Times New Roman" w:hint="eastAsia"/>
          <w:color w:val="000000" w:themeColor="text1"/>
        </w:rPr>
        <w:t>、</w:t>
      </w:r>
      <w:r w:rsidR="00DA3E8E" w:rsidRPr="00196523">
        <w:rPr>
          <w:rFonts w:ascii="Times New Roman" w:eastAsia="宋体" w:hAnsi="Times New Roman" w:cs="Times New Roman" w:hint="eastAsia"/>
          <w:color w:val="000000" w:themeColor="text1"/>
        </w:rPr>
        <w:t>14532</w:t>
      </w:r>
      <w:r w:rsidR="00DA3E8E" w:rsidRPr="00196523">
        <w:rPr>
          <w:rFonts w:ascii="Times New Roman" w:eastAsia="宋体" w:hAnsi="Times New Roman" w:cs="Times New Roman" w:hint="eastAsia"/>
          <w:color w:val="000000" w:themeColor="text1"/>
        </w:rPr>
        <w:t>、</w:t>
      </w:r>
      <w:r w:rsidR="00DA3E8E" w:rsidRPr="00196523">
        <w:rPr>
          <w:rFonts w:ascii="Times New Roman" w:eastAsia="宋体" w:hAnsi="Times New Roman" w:cs="Times New Roman" w:hint="eastAsia"/>
          <w:color w:val="000000" w:themeColor="text1"/>
        </w:rPr>
        <w:t>13</w:t>
      </w:r>
      <w:r w:rsidR="00477CB2" w:rsidRPr="00196523">
        <w:rPr>
          <w:rFonts w:ascii="Times New Roman" w:eastAsia="宋体" w:hAnsi="Times New Roman" w:cs="Times New Roman" w:hint="eastAsia"/>
          <w:color w:val="000000" w:themeColor="text1"/>
        </w:rPr>
        <w:t>245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135</w:t>
      </w:r>
      <w:r w:rsidR="00DA3E8E" w:rsidRPr="00196523">
        <w:rPr>
          <w:rFonts w:ascii="Times New Roman" w:eastAsia="宋体" w:hAnsi="Times New Roman" w:cs="Times New Roman" w:hint="eastAsia"/>
          <w:color w:val="000000" w:themeColor="text1"/>
        </w:rPr>
        <w:t>42</w:t>
      </w:r>
      <w:r w:rsidR="00DA3E8E"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给出其中的</w:t>
      </w:r>
      <w:r w:rsidR="00477CB2" w:rsidRPr="00196523">
        <w:rPr>
          <w:rFonts w:ascii="Times New Roman" w:eastAsia="宋体" w:hAnsi="Times New Roman" w:cs="Times New Roman" w:hint="eastAsia"/>
          <w:color w:val="000000" w:themeColor="text1"/>
        </w:rPr>
        <w:t>5</w:t>
      </w:r>
      <w:r w:rsidR="00477CB2" w:rsidRPr="00196523">
        <w:rPr>
          <w:rFonts w:ascii="Times New Roman" w:eastAsia="宋体" w:hAnsi="Times New Roman" w:cs="Times New Roman" w:hint="eastAsia"/>
          <w:color w:val="000000" w:themeColor="text1"/>
        </w:rPr>
        <w:t>种即可。</w:t>
      </w:r>
    </w:p>
    <w:p w:rsidR="003042F2" w:rsidRPr="00196523" w:rsidRDefault="00A74727"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7</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对图</w:t>
      </w:r>
      <w:r w:rsidR="003042F2" w:rsidRPr="00196523">
        <w:rPr>
          <w:rFonts w:ascii="Times New Roman" w:eastAsia="宋体" w:hAnsi="Times New Roman" w:cs="Times New Roman"/>
          <w:color w:val="000000" w:themeColor="text1"/>
        </w:rPr>
        <w:t>6</w:t>
      </w:r>
      <w:r w:rsidR="006E78C8">
        <w:rPr>
          <w:rFonts w:ascii="Times New Roman" w:eastAsia="宋体" w:hAnsi="Times New Roman" w:cs="Times New Roman"/>
          <w:color w:val="000000" w:themeColor="text1"/>
        </w:rPr>
        <w:t>-</w:t>
      </w:r>
      <w:r w:rsidR="00A74F63" w:rsidRPr="00196523">
        <w:rPr>
          <w:rFonts w:ascii="Times New Roman" w:eastAsia="宋体" w:hAnsi="Times New Roman" w:cs="Times New Roman" w:hint="eastAsia"/>
          <w:color w:val="000000" w:themeColor="text1"/>
        </w:rPr>
        <w:t>9</w:t>
      </w:r>
      <w:r w:rsidR="003042F2" w:rsidRPr="00196523">
        <w:rPr>
          <w:rFonts w:ascii="Times New Roman" w:eastAsia="宋体" w:hAnsi="Times New Roman" w:cs="Times New Roman" w:hint="eastAsia"/>
          <w:color w:val="000000" w:themeColor="text1"/>
        </w:rPr>
        <w:t>，从顶点</w:t>
      </w:r>
      <w:r w:rsidR="00477CB2" w:rsidRPr="00196523">
        <w:rPr>
          <w:rFonts w:ascii="Times New Roman" w:eastAsia="宋体" w:hAnsi="Times New Roman" w:cs="Times New Roman" w:hint="eastAsia"/>
          <w:color w:val="000000" w:themeColor="text1"/>
        </w:rPr>
        <w:t>1</w:t>
      </w:r>
      <w:r w:rsidR="003042F2" w:rsidRPr="00196523">
        <w:rPr>
          <w:rFonts w:ascii="Times New Roman" w:eastAsia="宋体" w:hAnsi="Times New Roman" w:cs="Times New Roman" w:hint="eastAsia"/>
          <w:color w:val="000000" w:themeColor="text1"/>
        </w:rPr>
        <w:t>开始进行广度优先搜索，试给出</w:t>
      </w:r>
      <w:r w:rsidR="00477CB2" w:rsidRPr="00196523">
        <w:rPr>
          <w:rFonts w:ascii="Times New Roman" w:eastAsia="宋体" w:hAnsi="Times New Roman" w:cs="Times New Roman" w:hint="eastAsia"/>
          <w:color w:val="000000" w:themeColor="text1"/>
        </w:rPr>
        <w:t>5</w:t>
      </w:r>
      <w:r w:rsidR="00477CB2" w:rsidRPr="00196523">
        <w:rPr>
          <w:rFonts w:ascii="Times New Roman" w:eastAsia="宋体" w:hAnsi="Times New Roman" w:cs="Times New Roman" w:hint="eastAsia"/>
          <w:color w:val="000000" w:themeColor="text1"/>
        </w:rPr>
        <w:t>种</w:t>
      </w:r>
      <w:r w:rsidR="003042F2" w:rsidRPr="00196523">
        <w:rPr>
          <w:rFonts w:ascii="Times New Roman" w:eastAsia="宋体" w:hAnsi="Times New Roman" w:cs="Times New Roman" w:hint="eastAsia"/>
          <w:color w:val="000000" w:themeColor="text1"/>
        </w:rPr>
        <w:t>不同</w:t>
      </w:r>
      <w:r w:rsidR="00477CB2" w:rsidRPr="00196523">
        <w:rPr>
          <w:rFonts w:ascii="Times New Roman" w:eastAsia="宋体" w:hAnsi="Times New Roman" w:cs="Times New Roman" w:hint="eastAsia"/>
          <w:color w:val="000000" w:themeColor="text1"/>
        </w:rPr>
        <w:t>的</w:t>
      </w:r>
      <w:r w:rsidR="003042F2" w:rsidRPr="00196523">
        <w:rPr>
          <w:rFonts w:ascii="Times New Roman" w:eastAsia="宋体" w:hAnsi="Times New Roman" w:cs="Times New Roman" w:hint="eastAsia"/>
          <w:color w:val="000000" w:themeColor="text1"/>
        </w:rPr>
        <w:t>遍历序列。</w:t>
      </w:r>
    </w:p>
    <w:p w:rsidR="000E2C9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77CB2" w:rsidRPr="00196523">
        <w:rPr>
          <w:rFonts w:ascii="Times New Roman" w:eastAsia="宋体" w:hAnsi="Times New Roman" w:cs="Times New Roman" w:hint="eastAsia"/>
          <w:color w:val="000000" w:themeColor="text1"/>
        </w:rPr>
        <w:t>从顶点</w:t>
      </w:r>
      <w:r w:rsidR="00477CB2" w:rsidRPr="00196523">
        <w:rPr>
          <w:rFonts w:ascii="Times New Roman" w:eastAsia="宋体" w:hAnsi="Times New Roman" w:cs="Times New Roman" w:hint="eastAsia"/>
          <w:color w:val="000000" w:themeColor="text1"/>
        </w:rPr>
        <w:t>1</w:t>
      </w:r>
      <w:r w:rsidR="00477CB2" w:rsidRPr="00196523">
        <w:rPr>
          <w:rFonts w:ascii="Times New Roman" w:eastAsia="宋体" w:hAnsi="Times New Roman" w:cs="Times New Roman" w:hint="eastAsia"/>
          <w:color w:val="000000" w:themeColor="text1"/>
        </w:rPr>
        <w:t>开始的广度优先搜索遍历序列是</w:t>
      </w:r>
      <w:r w:rsidR="00477CB2" w:rsidRPr="00196523">
        <w:rPr>
          <w:rFonts w:ascii="Times New Roman" w:eastAsia="宋体" w:hAnsi="Times New Roman" w:cs="Times New Roman" w:hint="eastAsia"/>
          <w:color w:val="000000" w:themeColor="text1"/>
        </w:rPr>
        <w:t>12345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12435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13245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13425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14235</w:t>
      </w:r>
      <w:r w:rsidR="00477CB2" w:rsidRPr="00196523">
        <w:rPr>
          <w:rFonts w:ascii="Times New Roman" w:eastAsia="宋体" w:hAnsi="Times New Roman" w:cs="Times New Roman" w:hint="eastAsia"/>
          <w:color w:val="000000" w:themeColor="text1"/>
        </w:rPr>
        <w:t>、</w:t>
      </w:r>
      <w:r w:rsidR="00477CB2" w:rsidRPr="00196523">
        <w:rPr>
          <w:rFonts w:ascii="Times New Roman" w:eastAsia="宋体" w:hAnsi="Times New Roman" w:cs="Times New Roman" w:hint="eastAsia"/>
          <w:color w:val="000000" w:themeColor="text1"/>
        </w:rPr>
        <w:t>14325</w:t>
      </w:r>
      <w:r w:rsidR="00477CB2" w:rsidRPr="00196523">
        <w:rPr>
          <w:rFonts w:ascii="Times New Roman" w:eastAsia="宋体" w:hAnsi="Times New Roman" w:cs="Times New Roman" w:hint="eastAsia"/>
          <w:color w:val="000000" w:themeColor="text1"/>
        </w:rPr>
        <w:t>。给出其中的</w:t>
      </w:r>
      <w:r w:rsidR="00477CB2" w:rsidRPr="00196523">
        <w:rPr>
          <w:rFonts w:ascii="Times New Roman" w:eastAsia="宋体" w:hAnsi="Times New Roman" w:cs="Times New Roman" w:hint="eastAsia"/>
          <w:color w:val="000000" w:themeColor="text1"/>
        </w:rPr>
        <w:t>5</w:t>
      </w:r>
      <w:r w:rsidR="00477CB2" w:rsidRPr="00196523">
        <w:rPr>
          <w:rFonts w:ascii="Times New Roman" w:eastAsia="宋体" w:hAnsi="Times New Roman" w:cs="Times New Roman" w:hint="eastAsia"/>
          <w:color w:val="000000" w:themeColor="text1"/>
        </w:rPr>
        <w:t>种即可。</w:t>
      </w:r>
    </w:p>
    <w:p w:rsidR="003042F2" w:rsidRPr="00196523" w:rsidRDefault="00A74727"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8</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对图</w:t>
      </w:r>
      <w:r w:rsidR="003042F2"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9</w:t>
      </w:r>
      <w:r w:rsidR="003042F2" w:rsidRPr="00196523">
        <w:rPr>
          <w:rFonts w:ascii="Times New Roman" w:eastAsia="宋体" w:hAnsi="Times New Roman" w:cs="Times New Roman" w:hint="eastAsia"/>
          <w:color w:val="000000" w:themeColor="text1"/>
        </w:rPr>
        <w:t>，给出它的几棵不同的深度优先生成树。</w:t>
      </w:r>
    </w:p>
    <w:p w:rsidR="000E2C94" w:rsidRPr="00196523" w:rsidRDefault="00B434C4"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w:lastRenderedPageBreak/>
        <mc:AlternateContent>
          <mc:Choice Requires="wpg">
            <w:drawing>
              <wp:anchor distT="0" distB="0" distL="114300" distR="114300" simplePos="0" relativeHeight="251709440" behindDoc="0" locked="0" layoutInCell="1" allowOverlap="1" wp14:anchorId="2F4EDF21" wp14:editId="7FD2BCFE">
                <wp:simplePos x="0" y="0"/>
                <wp:positionH relativeFrom="column">
                  <wp:posOffset>2981960</wp:posOffset>
                </wp:positionH>
                <wp:positionV relativeFrom="paragraph">
                  <wp:posOffset>530225</wp:posOffset>
                </wp:positionV>
                <wp:extent cx="1604010" cy="1353820"/>
                <wp:effectExtent l="0" t="0" r="15240" b="17780"/>
                <wp:wrapTopAndBottom/>
                <wp:docPr id="11050" name="组合 11050"/>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11051" name="Group 9032"/>
                        <wpg:cNvGrpSpPr>
                          <a:grpSpLocks/>
                        </wpg:cNvGrpSpPr>
                        <wpg:grpSpPr bwMode="auto">
                          <a:xfrm>
                            <a:off x="255" y="0"/>
                            <a:ext cx="2707" cy="2153"/>
                            <a:chOff x="255" y="0"/>
                            <a:chExt cx="2707" cy="2153"/>
                          </a:xfrm>
                        </wpg:grpSpPr>
                        <wps:wsp>
                          <wps:cNvPr id="11052"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53"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54"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055"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056"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057" name="Freeform 9040"/>
                          <wps:cNvSpPr>
                            <a:spLocks/>
                          </wps:cNvSpPr>
                          <wps:spPr bwMode="auto">
                            <a:xfrm>
                              <a:off x="740" y="34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59" name="Line 9042"/>
                          <wps:cNvCnPr>
                            <a:cxnSpLocks noChangeShapeType="1"/>
                          </wps:cNvCnPr>
                          <wps:spPr bwMode="auto">
                            <a:xfrm>
                              <a:off x="617" y="1053"/>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0"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1"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1064"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A74727" w:rsidRDefault="008E537A" w:rsidP="00A74727">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1</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12</w:t>
                              </w:r>
                              <w:r>
                                <w:rPr>
                                  <w:rFonts w:ascii="Times New Roman" w:eastAsia="宋体" w:hAnsi="Times New Roman" w:cs="Times New Roman"/>
                                  <w:color w:val="000000"/>
                                  <w:sz w:val="18"/>
                                  <w:szCs w:val="18"/>
                                </w:rPr>
                                <w:t>453</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A74727">
                              <w:pPr>
                                <w:spacing w:line="0" w:lineRule="atLeast"/>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EDF21" id="组合 11050" o:spid="_x0000_s2266" style="position:absolute;left:0;text-align:left;margin-left:234.8pt;margin-top:41.75pt;width:126.3pt;height:106.6pt;z-index:251709440"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">
                <v:group id="Group 9032" o:spid="_x0000_s2267"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">
                  <v:oval id="Oval 9035" o:spid="_x0000_s2268"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269"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270"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271"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272"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shape id="Freeform 9040" o:spid="_x0000_s2273" style="position:absolute;left:740;top:34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" path="m667,l,422e" filled="f">
                    <v:path arrowok="t" o:connecttype="custom" o:connectlocs="667,0;0,422" o:connectangles="0,0"/>
                  </v:shape>
                  <v:line id="Line 9042" o:spid="_x0000_s2274" style="position:absolute;visibility:visible;mso-wrap-style:square" from="617,1053" to="9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"/>
                  <v:line id="Line 9043" o:spid="_x0000_s2275"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"/>
                  <v:shape id="Freeform 9044" o:spid="_x0000_s2276"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" path="m355,l,654e" filled="f">
                    <v:path arrowok="t" o:connecttype="custom" o:connectlocs="316,0;0,635" o:connectangles="0,0"/>
                  </v:shape>
                </v:group>
                <v:shape id="Text Box 9052" o:spid="_x0000_s2277"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" filled="f" stroked="f">
                  <v:textbox inset="0,0,0,0">
                    <w:txbxContent>
                      <w:p w:rsidR="008E537A" w:rsidRPr="00A74727" w:rsidRDefault="008E537A" w:rsidP="00A74727">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1</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12</w:t>
                        </w:r>
                        <w:r>
                          <w:rPr>
                            <w:rFonts w:ascii="Times New Roman" w:eastAsia="宋体" w:hAnsi="Times New Roman" w:cs="Times New Roman"/>
                            <w:color w:val="000000"/>
                            <w:sz w:val="18"/>
                            <w:szCs w:val="18"/>
                          </w:rPr>
                          <w:t>453</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A74727">
                        <w:pPr>
                          <w:spacing w:line="0" w:lineRule="atLeast"/>
                          <w:ind w:firstLineChars="0" w:firstLine="0"/>
                          <w:jc w:val="center"/>
                          <w:rPr>
                            <w:rFonts w:ascii="Times New Roman" w:eastAsia="宋体" w:hAnsi="Times New Roman" w:cs="Times New Roman"/>
                            <w:sz w:val="18"/>
                            <w:szCs w:val="18"/>
                          </w:rPr>
                        </w:pPr>
                      </w:p>
                    </w:txbxContent>
                  </v:textbox>
                </v:shape>
                <w10:wrap type="topAndBottom"/>
              </v:group>
            </w:pict>
          </mc:Fallback>
        </mc:AlternateContent>
      </w:r>
      <w:r w:rsidR="009953DC" w:rsidRPr="00196523">
        <w:rPr>
          <w:noProof/>
          <w:color w:val="000000" w:themeColor="text1"/>
        </w:rPr>
        <mc:AlternateContent>
          <mc:Choice Requires="wpg">
            <w:drawing>
              <wp:anchor distT="0" distB="0" distL="114300" distR="114300" simplePos="0" relativeHeight="251707392" behindDoc="0" locked="0" layoutInCell="1" allowOverlap="1" wp14:anchorId="6EE2B682" wp14:editId="0A809935">
                <wp:simplePos x="0" y="0"/>
                <wp:positionH relativeFrom="column">
                  <wp:posOffset>471805</wp:posOffset>
                </wp:positionH>
                <wp:positionV relativeFrom="paragraph">
                  <wp:posOffset>530860</wp:posOffset>
                </wp:positionV>
                <wp:extent cx="1755775" cy="1348740"/>
                <wp:effectExtent l="0" t="0" r="15875" b="3810"/>
                <wp:wrapTopAndBottom/>
                <wp:docPr id="11008" name="组合 11008"/>
                <wp:cNvGraphicFramePr/>
                <a:graphic xmlns:a="http://schemas.openxmlformats.org/drawingml/2006/main">
                  <a:graphicData uri="http://schemas.microsoft.com/office/word/2010/wordprocessingGroup">
                    <wpg:wgp>
                      <wpg:cNvGrpSpPr/>
                      <wpg:grpSpPr bwMode="auto">
                        <a:xfrm>
                          <a:off x="0" y="0"/>
                          <a:ext cx="1755775" cy="1348740"/>
                          <a:chOff x="-166" y="0"/>
                          <a:chExt cx="3569" cy="2638"/>
                        </a:xfrm>
                      </wpg:grpSpPr>
                      <wpg:grpSp>
                        <wpg:cNvPr id="11009" name="Group 9032"/>
                        <wpg:cNvGrpSpPr>
                          <a:grpSpLocks/>
                        </wpg:cNvGrpSpPr>
                        <wpg:grpSpPr bwMode="auto">
                          <a:xfrm>
                            <a:off x="255" y="0"/>
                            <a:ext cx="2707" cy="2153"/>
                            <a:chOff x="255" y="0"/>
                            <a:chExt cx="2707" cy="2153"/>
                          </a:xfrm>
                        </wpg:grpSpPr>
                        <wps:wsp>
                          <wps:cNvPr id="11010"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11"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12"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013"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014"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015" name="Freeform 9040"/>
                          <wps:cNvSpPr>
                            <a:spLocks/>
                          </wps:cNvSpPr>
                          <wps:spPr bwMode="auto">
                            <a:xfrm>
                              <a:off x="740" y="34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16" name="Line 9041"/>
                          <wps:cNvCnPr>
                            <a:cxnSpLocks noChangeShapeType="1"/>
                          </wps:cNvCnPr>
                          <wps:spPr bwMode="auto">
                            <a:xfrm>
                              <a:off x="734" y="893"/>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18"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19"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1024" name="Text Box 9052"/>
                        <wps:cNvSpPr txBox="1">
                          <a:spLocks noChangeArrowheads="1"/>
                        </wps:cNvSpPr>
                        <wps:spPr bwMode="auto">
                          <a:xfrm>
                            <a:off x="-166" y="2326"/>
                            <a:ext cx="356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A74727" w:rsidRDefault="008E537A" w:rsidP="00A74727">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 xml:space="preserve">10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12354</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E2B682" id="组合 11008" o:spid="_x0000_s2278" style="position:absolute;left:0;text-align:left;margin-left:37.15pt;margin-top:41.8pt;width:138.25pt;height:106.2pt;z-index:251707392" coordorigin="-166" coordsize="3569,2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">
                <v:group id="Group 9032" o:spid="_x0000_s2279"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">
                  <v:oval id="Oval 9035" o:spid="_x0000_s2280"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281"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282"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283"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284"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" filled="f">
                    <v:textbox inset="0,0,0,0">
                      <w:txbxContent>
                        <w:p w:rsidR="008E537A" w:rsidRPr="00092210" w:rsidRDefault="008E537A" w:rsidP="00A74727">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shape id="Freeform 9040" o:spid="_x0000_s2285" style="position:absolute;left:740;top:34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" path="m667,l,422e" filled="f">
                    <v:path arrowok="t" o:connecttype="custom" o:connectlocs="667,0;0,422" o:connectangles="0,0"/>
                  </v:shape>
                  <v:line id="Line 9041" o:spid="_x0000_s2286" style="position:absolute;visibility:visible;mso-wrap-style:square" from="734,893" to="248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"/>
                  <v:line id="Line 9043" o:spid="_x0000_s2287"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"/>
                  <v:shape id="Freeform 9044" o:spid="_x0000_s2288"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" path="m355,l,654e" filled="f">
                    <v:path arrowok="t" o:connecttype="custom" o:connectlocs="316,0;0,635" o:connectangles="0,0"/>
                  </v:shape>
                </v:group>
                <v:shape id="Text Box 9052" o:spid="_x0000_s2289" type="#_x0000_t202" style="position:absolute;left:-166;top:2326;width:356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" filled="f" stroked="f">
                  <v:textbox inset="0,0,0,0">
                    <w:txbxContent>
                      <w:p w:rsidR="008E537A" w:rsidRPr="00A74727" w:rsidRDefault="008E537A" w:rsidP="00A74727">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 xml:space="preserve">10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12354</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v:textbox>
                </v:shape>
                <w10:wrap type="topAndBottom"/>
              </v:group>
            </w:pict>
          </mc:Fallback>
        </mc:AlternateContent>
      </w:r>
      <w:r w:rsidR="00514FEE" w:rsidRPr="00196523">
        <w:rPr>
          <w:rFonts w:ascii="Times New Roman" w:eastAsia="宋体" w:hAnsi="Times New Roman" w:cs="Times New Roman" w:hint="eastAsia"/>
          <w:color w:val="000000" w:themeColor="text1"/>
        </w:rPr>
        <w:t>【参考答案】</w:t>
      </w:r>
      <w:r w:rsidR="00A74727" w:rsidRPr="00196523">
        <w:rPr>
          <w:rFonts w:ascii="Times New Roman" w:eastAsia="宋体" w:hAnsi="Times New Roman" w:cs="Times New Roman" w:hint="eastAsia"/>
          <w:color w:val="000000" w:themeColor="text1"/>
        </w:rPr>
        <w:t>得到深度优先遍历序列</w:t>
      </w:r>
      <w:r w:rsidR="00A74727" w:rsidRPr="00196523">
        <w:rPr>
          <w:rFonts w:ascii="Times New Roman" w:eastAsia="宋体" w:hAnsi="Times New Roman" w:cs="Times New Roman" w:hint="eastAsia"/>
          <w:color w:val="000000" w:themeColor="text1"/>
        </w:rPr>
        <w:t>12354</w:t>
      </w:r>
      <w:r w:rsidR="00A74727" w:rsidRPr="00196523">
        <w:rPr>
          <w:rFonts w:ascii="Times New Roman" w:eastAsia="宋体" w:hAnsi="Times New Roman" w:cs="Times New Roman" w:hint="eastAsia"/>
          <w:color w:val="000000" w:themeColor="text1"/>
        </w:rPr>
        <w:t>、</w:t>
      </w:r>
      <w:r w:rsidR="00A74727" w:rsidRPr="00196523">
        <w:rPr>
          <w:rFonts w:ascii="Times New Roman" w:eastAsia="宋体" w:hAnsi="Times New Roman" w:cs="Times New Roman" w:hint="eastAsia"/>
          <w:color w:val="000000" w:themeColor="text1"/>
        </w:rPr>
        <w:t>12453</w:t>
      </w:r>
      <w:r w:rsidR="00CF2B59" w:rsidRPr="00196523">
        <w:rPr>
          <w:rFonts w:ascii="Times New Roman" w:eastAsia="宋体" w:hAnsi="Times New Roman" w:cs="Times New Roman" w:hint="eastAsia"/>
          <w:color w:val="000000" w:themeColor="text1"/>
        </w:rPr>
        <w:t>、</w:t>
      </w:r>
      <w:r w:rsidR="00CF2B59" w:rsidRPr="00196523">
        <w:rPr>
          <w:rFonts w:ascii="Times New Roman" w:eastAsia="宋体" w:hAnsi="Times New Roman" w:cs="Times New Roman" w:hint="eastAsia"/>
          <w:color w:val="000000" w:themeColor="text1"/>
        </w:rPr>
        <w:t>1</w:t>
      </w:r>
      <w:r w:rsidR="00CF2B59" w:rsidRPr="00196523">
        <w:rPr>
          <w:rFonts w:ascii="Times New Roman" w:eastAsia="宋体" w:hAnsi="Times New Roman" w:cs="Times New Roman"/>
          <w:color w:val="000000" w:themeColor="text1"/>
        </w:rPr>
        <w:t>4235</w:t>
      </w:r>
      <w:r w:rsidR="00CF2B59" w:rsidRPr="00196523">
        <w:rPr>
          <w:rFonts w:ascii="Times New Roman" w:eastAsia="宋体" w:hAnsi="Times New Roman" w:cs="Times New Roman" w:hint="eastAsia"/>
          <w:color w:val="000000" w:themeColor="text1"/>
        </w:rPr>
        <w:t>、</w:t>
      </w:r>
      <w:r w:rsidR="009953DC" w:rsidRPr="00196523">
        <w:rPr>
          <w:rFonts w:ascii="Times New Roman" w:eastAsia="宋体" w:hAnsi="Times New Roman" w:cs="Times New Roman" w:hint="eastAsia"/>
          <w:color w:val="000000" w:themeColor="text1"/>
        </w:rPr>
        <w:t>14532</w:t>
      </w:r>
      <w:r w:rsidR="009953DC" w:rsidRPr="00196523">
        <w:rPr>
          <w:rFonts w:ascii="Times New Roman" w:eastAsia="宋体" w:hAnsi="Times New Roman" w:cs="Times New Roman" w:hint="eastAsia"/>
          <w:color w:val="000000" w:themeColor="text1"/>
        </w:rPr>
        <w:t>、</w:t>
      </w:r>
      <w:r w:rsidR="00CF2B59" w:rsidRPr="00196523">
        <w:rPr>
          <w:rFonts w:ascii="Times New Roman" w:eastAsia="宋体" w:hAnsi="Times New Roman" w:cs="Times New Roman" w:hint="eastAsia"/>
          <w:color w:val="000000" w:themeColor="text1"/>
        </w:rPr>
        <w:t>13245</w:t>
      </w:r>
      <w:r w:rsidR="009953DC" w:rsidRPr="00196523">
        <w:rPr>
          <w:rFonts w:ascii="Times New Roman" w:eastAsia="宋体" w:hAnsi="Times New Roman" w:cs="Times New Roman" w:hint="eastAsia"/>
          <w:color w:val="000000" w:themeColor="text1"/>
        </w:rPr>
        <w:t>、</w:t>
      </w:r>
      <w:r w:rsidR="009953DC" w:rsidRPr="00196523">
        <w:rPr>
          <w:rFonts w:ascii="Times New Roman" w:eastAsia="宋体" w:hAnsi="Times New Roman" w:cs="Times New Roman" w:hint="eastAsia"/>
          <w:color w:val="000000" w:themeColor="text1"/>
        </w:rPr>
        <w:t>13542</w:t>
      </w:r>
      <w:r w:rsidR="00A74727" w:rsidRPr="00196523">
        <w:rPr>
          <w:rFonts w:ascii="Times New Roman" w:eastAsia="宋体" w:hAnsi="Times New Roman" w:cs="Times New Roman" w:hint="eastAsia"/>
          <w:color w:val="000000" w:themeColor="text1"/>
        </w:rPr>
        <w:t>所对应的</w:t>
      </w:r>
      <w:r w:rsidR="00EA2D0F" w:rsidRPr="00196523">
        <w:rPr>
          <w:rFonts w:ascii="Times New Roman" w:eastAsia="宋体" w:hAnsi="Times New Roman" w:cs="Times New Roman" w:hint="eastAsia"/>
          <w:color w:val="000000" w:themeColor="text1"/>
        </w:rPr>
        <w:t>深度优先</w:t>
      </w:r>
      <w:r w:rsidR="00A74727" w:rsidRPr="00196523">
        <w:rPr>
          <w:rFonts w:ascii="Times New Roman" w:eastAsia="宋体" w:hAnsi="Times New Roman" w:cs="Times New Roman" w:hint="eastAsia"/>
          <w:color w:val="000000" w:themeColor="text1"/>
        </w:rPr>
        <w:t>生成树分别如图</w:t>
      </w:r>
      <w:r w:rsidR="00A74727"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A74727" w:rsidRPr="00196523">
        <w:rPr>
          <w:rFonts w:ascii="Times New Roman" w:eastAsia="宋体" w:hAnsi="Times New Roman" w:cs="Times New Roman"/>
          <w:color w:val="000000" w:themeColor="text1"/>
        </w:rPr>
        <w:t>10</w:t>
      </w:r>
      <w:r w:rsidR="00A74727" w:rsidRPr="00196523">
        <w:rPr>
          <w:rFonts w:ascii="Times New Roman" w:eastAsia="宋体" w:hAnsi="Times New Roman" w:cs="Times New Roman" w:hint="eastAsia"/>
          <w:color w:val="000000" w:themeColor="text1"/>
        </w:rPr>
        <w:t>、图</w:t>
      </w:r>
      <w:r w:rsidR="00A74727"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A74727" w:rsidRPr="00196523">
        <w:rPr>
          <w:rFonts w:ascii="Times New Roman" w:eastAsia="宋体" w:hAnsi="Times New Roman" w:cs="Times New Roman"/>
          <w:color w:val="000000" w:themeColor="text1"/>
        </w:rPr>
        <w:t>11</w:t>
      </w:r>
      <w:r w:rsidR="00CF2B59" w:rsidRPr="00196523">
        <w:rPr>
          <w:rFonts w:ascii="Times New Roman" w:eastAsia="宋体" w:hAnsi="Times New Roman" w:cs="Times New Roman" w:hint="eastAsia"/>
          <w:color w:val="000000" w:themeColor="text1"/>
        </w:rPr>
        <w:t>、图</w:t>
      </w:r>
      <w:r w:rsidR="00CF2B59"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CF2B59" w:rsidRPr="00196523">
        <w:rPr>
          <w:rFonts w:ascii="Times New Roman" w:eastAsia="宋体" w:hAnsi="Times New Roman" w:cs="Times New Roman"/>
          <w:color w:val="000000" w:themeColor="text1"/>
        </w:rPr>
        <w:t>12</w:t>
      </w:r>
      <w:r w:rsidR="00CF2B59" w:rsidRPr="00196523">
        <w:rPr>
          <w:rFonts w:ascii="Times New Roman" w:eastAsia="宋体" w:hAnsi="Times New Roman" w:cs="Times New Roman" w:hint="eastAsia"/>
          <w:color w:val="000000" w:themeColor="text1"/>
        </w:rPr>
        <w:t>、图</w:t>
      </w:r>
      <w:r w:rsidR="00CF2B59"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CF2B59" w:rsidRPr="00196523">
        <w:rPr>
          <w:rFonts w:ascii="Times New Roman" w:eastAsia="宋体" w:hAnsi="Times New Roman" w:cs="Times New Roman"/>
          <w:color w:val="000000" w:themeColor="text1"/>
        </w:rPr>
        <w:t>13</w:t>
      </w:r>
      <w:r w:rsidR="00BE4119" w:rsidRPr="00196523">
        <w:rPr>
          <w:rFonts w:ascii="Times New Roman" w:eastAsia="宋体" w:hAnsi="Times New Roman" w:cs="Times New Roman" w:hint="eastAsia"/>
          <w:color w:val="000000" w:themeColor="text1"/>
        </w:rPr>
        <w:t>、图</w:t>
      </w:r>
      <w:r w:rsidR="00BE4119"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BE4119" w:rsidRPr="00196523">
        <w:rPr>
          <w:rFonts w:ascii="Times New Roman" w:eastAsia="宋体" w:hAnsi="Times New Roman" w:cs="Times New Roman"/>
          <w:color w:val="000000" w:themeColor="text1"/>
        </w:rPr>
        <w:t>14</w:t>
      </w:r>
      <w:r w:rsidR="00BE4119" w:rsidRPr="00196523">
        <w:rPr>
          <w:rFonts w:ascii="Times New Roman" w:eastAsia="宋体" w:hAnsi="Times New Roman" w:cs="Times New Roman" w:hint="eastAsia"/>
          <w:color w:val="000000" w:themeColor="text1"/>
        </w:rPr>
        <w:t>、图</w:t>
      </w:r>
      <w:r w:rsidR="00BE4119"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BE4119" w:rsidRPr="00196523">
        <w:rPr>
          <w:rFonts w:ascii="Times New Roman" w:eastAsia="宋体" w:hAnsi="Times New Roman" w:cs="Times New Roman"/>
          <w:color w:val="000000" w:themeColor="text1"/>
        </w:rPr>
        <w:t>15</w:t>
      </w:r>
      <w:r w:rsidR="00A74727" w:rsidRPr="00196523">
        <w:rPr>
          <w:rFonts w:ascii="Times New Roman" w:eastAsia="宋体" w:hAnsi="Times New Roman" w:cs="Times New Roman" w:hint="eastAsia"/>
          <w:color w:val="000000" w:themeColor="text1"/>
        </w:rPr>
        <w:t>所示。</w:t>
      </w:r>
    </w:p>
    <w:p w:rsidR="00A74727" w:rsidRPr="00196523" w:rsidRDefault="009F43F4"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717632" behindDoc="0" locked="0" layoutInCell="1" allowOverlap="1" wp14:anchorId="4B63584E" wp14:editId="3D3F743D">
                <wp:simplePos x="0" y="0"/>
                <wp:positionH relativeFrom="column">
                  <wp:posOffset>2869565</wp:posOffset>
                </wp:positionH>
                <wp:positionV relativeFrom="paragraph">
                  <wp:posOffset>3251835</wp:posOffset>
                </wp:positionV>
                <wp:extent cx="1704975" cy="1353820"/>
                <wp:effectExtent l="0" t="0" r="9525" b="17780"/>
                <wp:wrapTopAndBottom/>
                <wp:docPr id="2790" name="组合 2790"/>
                <wp:cNvGraphicFramePr/>
                <a:graphic xmlns:a="http://schemas.openxmlformats.org/drawingml/2006/main">
                  <a:graphicData uri="http://schemas.microsoft.com/office/word/2010/wordprocessingGroup">
                    <wpg:wgp>
                      <wpg:cNvGrpSpPr/>
                      <wpg:grpSpPr bwMode="auto">
                        <a:xfrm>
                          <a:off x="0" y="0"/>
                          <a:ext cx="1704975" cy="1353820"/>
                          <a:chOff x="-206" y="0"/>
                          <a:chExt cx="3466" cy="2647"/>
                        </a:xfrm>
                      </wpg:grpSpPr>
                      <wpg:grpSp>
                        <wpg:cNvPr id="2791" name="Group 9032"/>
                        <wpg:cNvGrpSpPr>
                          <a:grpSpLocks/>
                        </wpg:cNvGrpSpPr>
                        <wpg:grpSpPr bwMode="auto">
                          <a:xfrm>
                            <a:off x="255" y="0"/>
                            <a:ext cx="2707" cy="2153"/>
                            <a:chOff x="255" y="0"/>
                            <a:chExt cx="2707" cy="2153"/>
                          </a:xfrm>
                        </wpg:grpSpPr>
                        <wps:wsp>
                          <wps:cNvPr id="2792"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2793"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2794"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2795"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2796"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074" name="Line 9042"/>
                          <wps:cNvCnPr>
                            <a:cxnSpLocks noChangeShapeType="1"/>
                          </wps:cNvCnPr>
                          <wps:spPr bwMode="auto">
                            <a:xfrm>
                              <a:off x="617" y="1053"/>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75"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76"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77" name="Line 9045"/>
                          <wps:cNvCnPr>
                            <a:cxnSpLocks noChangeShapeType="1"/>
                          </wps:cNvCnPr>
                          <wps:spPr bwMode="auto">
                            <a:xfrm>
                              <a:off x="1872" y="297"/>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079" name="Text Box 9052"/>
                        <wps:cNvSpPr txBox="1">
                          <a:spLocks noChangeArrowheads="1"/>
                        </wps:cNvSpPr>
                        <wps:spPr bwMode="auto">
                          <a:xfrm>
                            <a:off x="-206" y="2335"/>
                            <a:ext cx="346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5</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3542</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3584E" id="组合 2790" o:spid="_x0000_s2290" style="position:absolute;left:0;text-align:left;margin-left:225.95pt;margin-top:256.05pt;width:134.25pt;height:106.6pt;z-index:251717632" coordorigin="-206" coordsize="3466,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">
                <v:group id="Group 9032" o:spid="_x0000_s2291"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">
                  <v:oval id="Oval 9035" o:spid="_x0000_s2292"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293"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294"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295"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296"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line id="Line 9042" o:spid="_x0000_s2297" style="position:absolute;visibility:visible;mso-wrap-style:square" from="617,1053" to="9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"/>
                  <v:line id="Line 9043" o:spid="_x0000_s2298"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"/>
                  <v:shape id="Freeform 9044" o:spid="_x0000_s2299"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" path="m355,l,654e" filled="f">
                    <v:path arrowok="t" o:connecttype="custom" o:connectlocs="316,0;0,635" o:connectangles="0,0"/>
                  </v:shape>
                  <v:line id="Line 9045" o:spid="_x0000_s2300" style="position:absolute;visibility:visible;mso-wrap-style:square" from="1872,297" to="249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"/>
                </v:group>
                <v:shape id="Text Box 9052" o:spid="_x0000_s2301" type="#_x0000_t202" style="position:absolute;left:-206;top:2335;width:346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" filled="f" stroked="f">
                  <v:textbox inset="0,0,0,0">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5</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3542</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p>
                    </w:txbxContent>
                  </v:textbox>
                </v:shape>
                <w10:wrap type="topAndBottom"/>
              </v:group>
            </w:pict>
          </mc:Fallback>
        </mc:AlternateContent>
      </w:r>
      <w:r w:rsidRPr="00196523">
        <w:rPr>
          <w:noProof/>
          <w:color w:val="000000" w:themeColor="text1"/>
        </w:rPr>
        <mc:AlternateContent>
          <mc:Choice Requires="wpg">
            <w:drawing>
              <wp:anchor distT="0" distB="0" distL="114300" distR="114300" simplePos="0" relativeHeight="251711488" behindDoc="0" locked="0" layoutInCell="1" allowOverlap="1" wp14:anchorId="7F9296D7" wp14:editId="35B1BB7B">
                <wp:simplePos x="0" y="0"/>
                <wp:positionH relativeFrom="column">
                  <wp:posOffset>510540</wp:posOffset>
                </wp:positionH>
                <wp:positionV relativeFrom="paragraph">
                  <wp:posOffset>3252470</wp:posOffset>
                </wp:positionV>
                <wp:extent cx="1757045" cy="1356360"/>
                <wp:effectExtent l="0" t="0" r="14605" b="15240"/>
                <wp:wrapTopAndBottom/>
                <wp:docPr id="11065" name="组合 11065"/>
                <wp:cNvGraphicFramePr/>
                <a:graphic xmlns:a="http://schemas.openxmlformats.org/drawingml/2006/main">
                  <a:graphicData uri="http://schemas.microsoft.com/office/word/2010/wordprocessingGroup">
                    <wpg:wgp>
                      <wpg:cNvGrpSpPr/>
                      <wpg:grpSpPr bwMode="auto">
                        <a:xfrm>
                          <a:off x="0" y="0"/>
                          <a:ext cx="1757045" cy="1356360"/>
                          <a:chOff x="-163" y="0"/>
                          <a:chExt cx="3572" cy="2653"/>
                        </a:xfrm>
                      </wpg:grpSpPr>
                      <wpg:grpSp>
                        <wpg:cNvPr id="11066" name="Group 9032"/>
                        <wpg:cNvGrpSpPr>
                          <a:grpSpLocks/>
                        </wpg:cNvGrpSpPr>
                        <wpg:grpSpPr bwMode="auto">
                          <a:xfrm>
                            <a:off x="255" y="0"/>
                            <a:ext cx="2707" cy="2153"/>
                            <a:chOff x="255" y="0"/>
                            <a:chExt cx="2707" cy="2153"/>
                          </a:xfrm>
                        </wpg:grpSpPr>
                        <wps:wsp>
                          <wps:cNvPr id="11067"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68"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69"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070"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071"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2753" name="Line 9041"/>
                          <wps:cNvCnPr>
                            <a:cxnSpLocks noChangeShapeType="1"/>
                          </wps:cNvCnPr>
                          <wps:spPr bwMode="auto">
                            <a:xfrm>
                              <a:off x="734" y="893"/>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4" name="Line 9042"/>
                          <wps:cNvCnPr>
                            <a:cxnSpLocks noChangeShapeType="1"/>
                          </wps:cNvCnPr>
                          <wps:spPr bwMode="auto">
                            <a:xfrm>
                              <a:off x="617" y="1053"/>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5"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7" name="Line 9045"/>
                          <wps:cNvCnPr>
                            <a:cxnSpLocks noChangeShapeType="1"/>
                          </wps:cNvCnPr>
                          <wps:spPr bwMode="auto">
                            <a:xfrm>
                              <a:off x="1872" y="297"/>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59" name="Text Box 9052"/>
                        <wps:cNvSpPr txBox="1">
                          <a:spLocks noChangeArrowheads="1"/>
                        </wps:cNvSpPr>
                        <wps:spPr bwMode="auto">
                          <a:xfrm>
                            <a:off x="-163" y="2341"/>
                            <a:ext cx="357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CF2B5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4</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3</w:t>
                              </w:r>
                              <w:r w:rsidRPr="00A74727">
                                <w:rPr>
                                  <w:rFonts w:ascii="Times New Roman" w:eastAsia="宋体" w:hAnsi="Times New Roman" w:cs="Times New Roman" w:hint="eastAsia"/>
                                  <w:color w:val="000000"/>
                                  <w:sz w:val="18"/>
                                  <w:szCs w:val="18"/>
                                </w:rPr>
                                <w:t>2</w:t>
                              </w:r>
                              <w:r>
                                <w:rPr>
                                  <w:rFonts w:ascii="Times New Roman" w:eastAsia="宋体" w:hAnsi="Times New Roman" w:cs="Times New Roman"/>
                                  <w:color w:val="000000"/>
                                  <w:sz w:val="18"/>
                                  <w:szCs w:val="18"/>
                                </w:rPr>
                                <w:t>45</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296D7" id="组合 11065" o:spid="_x0000_s2302" style="position:absolute;left:0;text-align:left;margin-left:40.2pt;margin-top:256.1pt;width:138.35pt;height:106.8pt;z-index:251711488" coordorigin="-163" coordsize="3572,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">
                <v:group id="Group 9032" o:spid="_x0000_s2303"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">
                  <v:oval id="Oval 9035" o:spid="_x0000_s2304"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305"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306"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307"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308"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line id="Line 9041" o:spid="_x0000_s2309" style="position:absolute;visibility:visible;mso-wrap-style:square" from="734,893" to="248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"/>
                  <v:line id="Line 9042" o:spid="_x0000_s2310" style="position:absolute;visibility:visible;mso-wrap-style:square" from="617,1053" to="9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"/>
                  <v:line id="Line 9043" o:spid="_x0000_s2311"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"/>
                  <v:line id="Line 9045" o:spid="_x0000_s2312" style="position:absolute;visibility:visible;mso-wrap-style:square" from="1872,297" to="249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"/>
                </v:group>
                <v:shape id="Text Box 9052" o:spid="_x0000_s2313" type="#_x0000_t202" style="position:absolute;left:-163;top:2341;width:357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" filled="f" stroked="f">
                  <v:textbox inset="0,0,0,0">
                    <w:txbxContent>
                      <w:p w:rsidR="008E537A" w:rsidRPr="00FF5ECE" w:rsidRDefault="008E537A" w:rsidP="00CF2B5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4</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3</w:t>
                        </w:r>
                        <w:r w:rsidRPr="00A74727">
                          <w:rPr>
                            <w:rFonts w:ascii="Times New Roman" w:eastAsia="宋体" w:hAnsi="Times New Roman" w:cs="Times New Roman" w:hint="eastAsia"/>
                            <w:color w:val="000000"/>
                            <w:sz w:val="18"/>
                            <w:szCs w:val="18"/>
                          </w:rPr>
                          <w:t>2</w:t>
                        </w:r>
                        <w:r>
                          <w:rPr>
                            <w:rFonts w:ascii="Times New Roman" w:eastAsia="宋体" w:hAnsi="Times New Roman" w:cs="Times New Roman"/>
                            <w:color w:val="000000"/>
                            <w:sz w:val="18"/>
                            <w:szCs w:val="18"/>
                          </w:rPr>
                          <w:t>45</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v:textbox>
                </v:shape>
                <w10:wrap type="topAndBottom"/>
              </v:group>
            </w:pict>
          </mc:Fallback>
        </mc:AlternateContent>
      </w:r>
      <w:r w:rsidR="00BE4119" w:rsidRPr="00196523">
        <w:rPr>
          <w:noProof/>
          <w:color w:val="000000" w:themeColor="text1"/>
        </w:rPr>
        <mc:AlternateContent>
          <mc:Choice Requires="wpg">
            <w:drawing>
              <wp:anchor distT="0" distB="0" distL="114300" distR="114300" simplePos="0" relativeHeight="251715584" behindDoc="0" locked="0" layoutInCell="1" allowOverlap="1" wp14:anchorId="3D565714" wp14:editId="34576DBD">
                <wp:simplePos x="0" y="0"/>
                <wp:positionH relativeFrom="column">
                  <wp:posOffset>2915285</wp:posOffset>
                </wp:positionH>
                <wp:positionV relativeFrom="paragraph">
                  <wp:posOffset>1768475</wp:posOffset>
                </wp:positionV>
                <wp:extent cx="1740535" cy="1365583"/>
                <wp:effectExtent l="0" t="0" r="12065" b="6350"/>
                <wp:wrapTopAndBottom/>
                <wp:docPr id="2775" name="组合 2775"/>
                <wp:cNvGraphicFramePr/>
                <a:graphic xmlns:a="http://schemas.openxmlformats.org/drawingml/2006/main">
                  <a:graphicData uri="http://schemas.microsoft.com/office/word/2010/wordprocessingGroup">
                    <wpg:wgp>
                      <wpg:cNvGrpSpPr/>
                      <wpg:grpSpPr bwMode="auto">
                        <a:xfrm>
                          <a:off x="0" y="0"/>
                          <a:ext cx="1740535" cy="1365583"/>
                          <a:chOff x="-90" y="0"/>
                          <a:chExt cx="3538" cy="2670"/>
                        </a:xfrm>
                      </wpg:grpSpPr>
                      <wpg:grpSp>
                        <wpg:cNvPr id="2776" name="Group 9032"/>
                        <wpg:cNvGrpSpPr>
                          <a:grpSpLocks/>
                        </wpg:cNvGrpSpPr>
                        <wpg:grpSpPr bwMode="auto">
                          <a:xfrm>
                            <a:off x="255" y="0"/>
                            <a:ext cx="2707" cy="2153"/>
                            <a:chOff x="255" y="0"/>
                            <a:chExt cx="2707" cy="2153"/>
                          </a:xfrm>
                        </wpg:grpSpPr>
                        <wps:wsp>
                          <wps:cNvPr id="2777"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2778"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2779"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2780"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2781"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2783" name="Line 9041"/>
                          <wps:cNvCnPr>
                            <a:cxnSpLocks noChangeShapeType="1"/>
                          </wps:cNvCnPr>
                          <wps:spPr bwMode="auto">
                            <a:xfrm>
                              <a:off x="734" y="893"/>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5"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6"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788" name="Line 9046"/>
                          <wps:cNvCnPr>
                            <a:cxnSpLocks noChangeShapeType="1"/>
                          </wps:cNvCnPr>
                          <wps:spPr bwMode="auto">
                            <a:xfrm flipH="1">
                              <a:off x="1004" y="458"/>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89" name="Text Box 9052"/>
                        <wps:cNvSpPr txBox="1">
                          <a:spLocks noChangeArrowheads="1"/>
                        </wps:cNvSpPr>
                        <wps:spPr bwMode="auto">
                          <a:xfrm>
                            <a:off x="-90" y="2358"/>
                            <a:ext cx="353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A74727" w:rsidRDefault="008E537A" w:rsidP="00BE4119">
                              <w:pPr>
                                <w:spacing w:line="0" w:lineRule="atLeast"/>
                                <w:ind w:firstLineChars="0" w:firstLine="0"/>
                                <w:jc w:val="center"/>
                                <w:rPr>
                                  <w:rFonts w:ascii="Times New Roman" w:eastAsia="宋体" w:hAnsi="Times New Roman" w:cs="Times New Roman"/>
                                  <w:sz w:val="18"/>
                                  <w:szCs w:val="18"/>
                                </w:rPr>
                              </w:pPr>
                              <w:r w:rsidRPr="00FF5ECE">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3</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4532</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3042F2">
                              <w:pPr>
                                <w:spacing w:line="0" w:lineRule="atLeast"/>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565714" id="组合 2775" o:spid="_x0000_s2314" style="position:absolute;left:0;text-align:left;margin-left:229.55pt;margin-top:139.25pt;width:137.05pt;height:107.55pt;z-index:251715584" coordorigin="-90" coordsize="3538,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">
                <v:group id="Group 9032" o:spid="_x0000_s2315"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">
                  <v:oval id="Oval 9035" o:spid="_x0000_s2316"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317"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318"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319"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320"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" filled="f">
                    <v:textbox inset="0,0,0,0">
                      <w:txbxContent>
                        <w:p w:rsidR="008E537A" w:rsidRPr="00092210" w:rsidRDefault="008E537A" w:rsidP="0021685C">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line id="Line 9041" o:spid="_x0000_s2321" style="position:absolute;visibility:visible;mso-wrap-style:square" from="734,893" to="248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"/>
                  <v:line id="Line 9043" o:spid="_x0000_s2322"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"/>
                  <v:shape id="Freeform 9044" o:spid="_x0000_s2323"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" path="m355,l,654e" filled="f">
                    <v:path arrowok="t" o:connecttype="custom" o:connectlocs="316,0;0,635" o:connectangles="0,0"/>
                  </v:shape>
                  <v:line id="Line 9046" o:spid="_x0000_s2324" style="position:absolute;flip:x;visibility:visible;mso-wrap-style:square" from="1004,458" to="151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"/>
                </v:group>
                <v:shape id="Text Box 9052" o:spid="_x0000_s2325" type="#_x0000_t202" style="position:absolute;left:-90;top:2358;width:353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" filled="f" stroked="f">
                  <v:textbox inset="0,0,0,0">
                    <w:txbxContent>
                      <w:p w:rsidR="008E537A" w:rsidRPr="00A74727" w:rsidRDefault="008E537A" w:rsidP="00BE4119">
                        <w:pPr>
                          <w:spacing w:line="0" w:lineRule="atLeast"/>
                          <w:ind w:firstLineChars="0" w:firstLine="0"/>
                          <w:jc w:val="center"/>
                          <w:rPr>
                            <w:rFonts w:ascii="Times New Roman" w:eastAsia="宋体" w:hAnsi="Times New Roman" w:cs="Times New Roman"/>
                            <w:sz w:val="18"/>
                            <w:szCs w:val="18"/>
                          </w:rPr>
                        </w:pPr>
                        <w:r w:rsidRPr="00FF5ECE">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3</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4532</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p w:rsidR="008E537A" w:rsidRPr="00FF5ECE" w:rsidRDefault="008E537A" w:rsidP="003042F2">
                        <w:pPr>
                          <w:spacing w:line="0" w:lineRule="atLeast"/>
                          <w:ind w:firstLineChars="0" w:firstLine="0"/>
                          <w:jc w:val="center"/>
                          <w:rPr>
                            <w:rFonts w:ascii="Times New Roman" w:eastAsia="宋体" w:hAnsi="Times New Roman" w:cs="Times New Roman"/>
                            <w:sz w:val="18"/>
                            <w:szCs w:val="18"/>
                          </w:rPr>
                        </w:pPr>
                      </w:p>
                    </w:txbxContent>
                  </v:textbox>
                </v:shape>
                <w10:wrap type="topAndBottom"/>
              </v:group>
            </w:pict>
          </mc:Fallback>
        </mc:AlternateContent>
      </w:r>
      <w:r w:rsidR="00BE4119" w:rsidRPr="00196523">
        <w:rPr>
          <w:noProof/>
          <w:color w:val="000000" w:themeColor="text1"/>
        </w:rPr>
        <mc:AlternateContent>
          <mc:Choice Requires="wpg">
            <w:drawing>
              <wp:anchor distT="0" distB="0" distL="114300" distR="114300" simplePos="0" relativeHeight="251713536" behindDoc="0" locked="0" layoutInCell="1" allowOverlap="1" wp14:anchorId="1523DC0F" wp14:editId="1BBDFACD">
                <wp:simplePos x="0" y="0"/>
                <wp:positionH relativeFrom="column">
                  <wp:posOffset>438150</wp:posOffset>
                </wp:positionH>
                <wp:positionV relativeFrom="paragraph">
                  <wp:posOffset>1735455</wp:posOffset>
                </wp:positionV>
                <wp:extent cx="1824355" cy="1353820"/>
                <wp:effectExtent l="0" t="0" r="4445" b="17780"/>
                <wp:wrapTopAndBottom/>
                <wp:docPr id="2760" name="组合 2760"/>
                <wp:cNvGraphicFramePr/>
                <a:graphic xmlns:a="http://schemas.openxmlformats.org/drawingml/2006/main">
                  <a:graphicData uri="http://schemas.microsoft.com/office/word/2010/wordprocessingGroup">
                    <wpg:wgp>
                      <wpg:cNvGrpSpPr/>
                      <wpg:grpSpPr bwMode="auto">
                        <a:xfrm>
                          <a:off x="0" y="0"/>
                          <a:ext cx="1824355" cy="1353820"/>
                          <a:chOff x="-303" y="0"/>
                          <a:chExt cx="3708" cy="2647"/>
                        </a:xfrm>
                      </wpg:grpSpPr>
                      <wpg:grpSp>
                        <wpg:cNvPr id="2761" name="Group 9032"/>
                        <wpg:cNvGrpSpPr>
                          <a:grpSpLocks/>
                        </wpg:cNvGrpSpPr>
                        <wpg:grpSpPr bwMode="auto">
                          <a:xfrm>
                            <a:off x="255" y="0"/>
                            <a:ext cx="2707" cy="2153"/>
                            <a:chOff x="255" y="0"/>
                            <a:chExt cx="2707" cy="2153"/>
                          </a:xfrm>
                        </wpg:grpSpPr>
                        <wps:wsp>
                          <wps:cNvPr id="2762"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2763"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2764"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2765"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2766"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2768" name="Line 9041"/>
                          <wps:cNvCnPr>
                            <a:cxnSpLocks noChangeShapeType="1"/>
                          </wps:cNvCnPr>
                          <wps:spPr bwMode="auto">
                            <a:xfrm>
                              <a:off x="734" y="893"/>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9" name="Line 9042"/>
                          <wps:cNvCnPr>
                            <a:cxnSpLocks noChangeShapeType="1"/>
                          </wps:cNvCnPr>
                          <wps:spPr bwMode="auto">
                            <a:xfrm>
                              <a:off x="617" y="1053"/>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1"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773" name="Line 9046"/>
                          <wps:cNvCnPr>
                            <a:cxnSpLocks noChangeShapeType="1"/>
                          </wps:cNvCnPr>
                          <wps:spPr bwMode="auto">
                            <a:xfrm flipH="1">
                              <a:off x="1004" y="458"/>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74" name="Text Box 9052"/>
                        <wps:cNvSpPr txBox="1">
                          <a:spLocks noChangeArrowheads="1"/>
                        </wps:cNvSpPr>
                        <wps:spPr bwMode="auto">
                          <a:xfrm>
                            <a:off x="-303" y="2335"/>
                            <a:ext cx="370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CF2B5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2</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4235</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3DC0F" id="组合 2760" o:spid="_x0000_s2326" style="position:absolute;left:0;text-align:left;margin-left:34.5pt;margin-top:136.65pt;width:143.65pt;height:106.6pt;z-index:251713536" coordorigin="-303" coordsize="3708,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">
                <v:group id="Group 9032" o:spid="_x0000_s2327"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">
                  <v:oval id="Oval 9035" o:spid="_x0000_s2328"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329"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330"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331"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332"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" filled="f">
                    <v:textbox inset="0,0,0,0">
                      <w:txbxContent>
                        <w:p w:rsidR="008E537A" w:rsidRPr="00092210" w:rsidRDefault="008E537A" w:rsidP="00CF2B5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line id="Line 9041" o:spid="_x0000_s2333" style="position:absolute;visibility:visible;mso-wrap-style:square" from="734,893" to="248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"/>
                  <v:line id="Line 9042" o:spid="_x0000_s2334" style="position:absolute;visibility:visible;mso-wrap-style:square" from="617,1053" to="9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"/>
                  <v:shape id="Freeform 9044" o:spid="_x0000_s2335"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" path="m355,l,654e" filled="f">
                    <v:path arrowok="t" o:connecttype="custom" o:connectlocs="316,0;0,635" o:connectangles="0,0"/>
                  </v:shape>
                  <v:line id="Line 9046" o:spid="_x0000_s2336" style="position:absolute;flip:x;visibility:visible;mso-wrap-style:square" from="1004,458" to="151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"/>
                </v:group>
                <v:shape id="Text Box 9052" o:spid="_x0000_s2337" type="#_x0000_t202" style="position:absolute;left:-303;top:2335;width:370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y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PWWkssYAAADdAAAA&#10;DwAAAAAAAAAAAAAAAAAHAgAAZHJzL2Rvd25yZXYueG1sUEsFBgAAAAADAAMAtwAAAPoCAAAAAA==&#10;" filled="f" stroked="f">
                  <v:textbox inset="0,0,0,0">
                    <w:txbxContent>
                      <w:p w:rsidR="008E537A" w:rsidRPr="00FF5ECE" w:rsidRDefault="008E537A" w:rsidP="00CF2B5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2</w:t>
                        </w:r>
                        <w:r w:rsidRPr="00A74727">
                          <w:rPr>
                            <w:rFonts w:ascii="Times New Roman" w:eastAsia="宋体" w:hAnsi="Times New Roman" w:cs="Times New Roman"/>
                            <w:sz w:val="18"/>
                            <w:szCs w:val="18"/>
                          </w:rPr>
                          <w:t xml:space="preserve"> </w:t>
                        </w:r>
                        <w:r w:rsidRPr="00A74727">
                          <w:rPr>
                            <w:rFonts w:ascii="Times New Roman" w:eastAsia="宋体" w:hAnsi="Times New Roman" w:cs="Times New Roman"/>
                            <w:sz w:val="18"/>
                            <w:szCs w:val="18"/>
                          </w:rPr>
                          <w:t>对</w:t>
                        </w:r>
                        <w:r w:rsidRPr="00A74727">
                          <w:rPr>
                            <w:rFonts w:ascii="Times New Roman" w:eastAsia="宋体" w:hAnsi="Times New Roman" w:cs="Times New Roman" w:hint="eastAsia"/>
                            <w:sz w:val="18"/>
                            <w:szCs w:val="18"/>
                          </w:rPr>
                          <w:t>应于</w:t>
                        </w:r>
                        <w:r w:rsidRPr="00A74727">
                          <w:rPr>
                            <w:rFonts w:ascii="Times New Roman" w:eastAsia="宋体" w:hAnsi="Times New Roman" w:cs="Times New Roman" w:hint="eastAsia"/>
                            <w:color w:val="000000"/>
                            <w:sz w:val="18"/>
                            <w:szCs w:val="18"/>
                          </w:rPr>
                          <w:t>1</w:t>
                        </w:r>
                        <w:r>
                          <w:rPr>
                            <w:rFonts w:ascii="Times New Roman" w:eastAsia="宋体" w:hAnsi="Times New Roman" w:cs="Times New Roman"/>
                            <w:color w:val="000000"/>
                            <w:sz w:val="18"/>
                            <w:szCs w:val="18"/>
                          </w:rPr>
                          <w:t>4235</w:t>
                        </w:r>
                        <w:r w:rsidRPr="00A74727">
                          <w:rPr>
                            <w:rFonts w:ascii="Times New Roman" w:eastAsia="宋体" w:hAnsi="Times New Roman" w:cs="Times New Roman"/>
                            <w:color w:val="000000"/>
                            <w:sz w:val="18"/>
                            <w:szCs w:val="18"/>
                          </w:rPr>
                          <w:t>的</w:t>
                        </w:r>
                        <w:r w:rsidRPr="00A74727">
                          <w:rPr>
                            <w:rFonts w:ascii="Times New Roman" w:eastAsia="宋体" w:hAnsi="Times New Roman" w:cs="Times New Roman" w:hint="eastAsia"/>
                            <w:color w:val="000000"/>
                            <w:sz w:val="18"/>
                            <w:szCs w:val="18"/>
                          </w:rPr>
                          <w:t>生成树</w:t>
                        </w:r>
                      </w:p>
                    </w:txbxContent>
                  </v:textbox>
                </v:shape>
                <w10:wrap type="topAndBottom"/>
              </v:group>
            </w:pict>
          </mc:Fallback>
        </mc:AlternateContent>
      </w:r>
    </w:p>
    <w:p w:rsidR="003042F2" w:rsidRPr="00196523" w:rsidRDefault="00A74727"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9</w:t>
      </w:r>
      <w:r w:rsidR="003042F2" w:rsidRPr="00196523">
        <w:rPr>
          <w:rFonts w:ascii="Times New Roman" w:eastAsia="宋体" w:hAnsi="Times New Roman" w:cs="Times New Roman" w:hint="eastAsia"/>
          <w:color w:val="000000" w:themeColor="text1"/>
          <w:szCs w:val="21"/>
        </w:rPr>
        <w:t>．</w:t>
      </w:r>
      <w:r w:rsidR="003042F2" w:rsidRPr="00196523">
        <w:rPr>
          <w:rFonts w:ascii="Times New Roman" w:eastAsia="宋体" w:hAnsi="Times New Roman" w:cs="Times New Roman" w:hint="eastAsia"/>
          <w:color w:val="000000" w:themeColor="text1"/>
        </w:rPr>
        <w:t>对图</w:t>
      </w:r>
      <w:r w:rsidR="003042F2" w:rsidRPr="00196523">
        <w:rPr>
          <w:rFonts w:ascii="Times New Roman" w:eastAsia="宋体" w:hAnsi="Times New Roman" w:cs="Times New Roman" w:hint="eastAsia"/>
          <w:color w:val="000000" w:themeColor="text1"/>
        </w:rPr>
        <w:t>6</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9</w:t>
      </w:r>
      <w:r w:rsidR="003042F2" w:rsidRPr="00196523">
        <w:rPr>
          <w:rFonts w:ascii="Times New Roman" w:eastAsia="宋体" w:hAnsi="Times New Roman" w:cs="Times New Roman" w:hint="eastAsia"/>
          <w:color w:val="000000" w:themeColor="text1"/>
        </w:rPr>
        <w:t>，给出它的几棵不同的广度优先生成树。</w:t>
      </w:r>
    </w:p>
    <w:p w:rsidR="00157279" w:rsidRPr="00196523" w:rsidRDefault="009F43F4"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721728" behindDoc="0" locked="0" layoutInCell="1" allowOverlap="1" wp14:anchorId="29B824CB" wp14:editId="18685278">
                <wp:simplePos x="0" y="0"/>
                <wp:positionH relativeFrom="column">
                  <wp:posOffset>2776855</wp:posOffset>
                </wp:positionH>
                <wp:positionV relativeFrom="paragraph">
                  <wp:posOffset>680720</wp:posOffset>
                </wp:positionV>
                <wp:extent cx="1771650" cy="1389380"/>
                <wp:effectExtent l="0" t="0" r="0" b="1270"/>
                <wp:wrapTopAndBottom/>
                <wp:docPr id="11095" name="组合 11095"/>
                <wp:cNvGraphicFramePr/>
                <a:graphic xmlns:a="http://schemas.openxmlformats.org/drawingml/2006/main">
                  <a:graphicData uri="http://schemas.microsoft.com/office/word/2010/wordprocessingGroup">
                    <wpg:wgp>
                      <wpg:cNvGrpSpPr/>
                      <wpg:grpSpPr bwMode="auto">
                        <a:xfrm>
                          <a:off x="0" y="0"/>
                          <a:ext cx="1771650" cy="1389380"/>
                          <a:chOff x="-297" y="0"/>
                          <a:chExt cx="3602" cy="2717"/>
                        </a:xfrm>
                      </wpg:grpSpPr>
                      <wpg:grpSp>
                        <wpg:cNvPr id="11096" name="Group 9032"/>
                        <wpg:cNvGrpSpPr>
                          <a:grpSpLocks/>
                        </wpg:cNvGrpSpPr>
                        <wpg:grpSpPr bwMode="auto">
                          <a:xfrm>
                            <a:off x="255" y="0"/>
                            <a:ext cx="2707" cy="2153"/>
                            <a:chOff x="255" y="0"/>
                            <a:chExt cx="2707" cy="2153"/>
                          </a:xfrm>
                        </wpg:grpSpPr>
                        <wps:wsp>
                          <wps:cNvPr id="11097"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98"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99"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100"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101"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102" name="Freeform 9040"/>
                          <wps:cNvSpPr>
                            <a:spLocks/>
                          </wps:cNvSpPr>
                          <wps:spPr bwMode="auto">
                            <a:xfrm>
                              <a:off x="740" y="34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105" name="Line 9043"/>
                          <wps:cNvCnPr>
                            <a:cxnSpLocks noChangeShapeType="1"/>
                          </wps:cNvCnPr>
                          <wps:spPr bwMode="auto">
                            <a:xfrm>
                              <a:off x="1134" y="1929"/>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07" name="Line 9045"/>
                          <wps:cNvCnPr>
                            <a:cxnSpLocks noChangeShapeType="1"/>
                          </wps:cNvCnPr>
                          <wps:spPr bwMode="auto">
                            <a:xfrm>
                              <a:off x="1872" y="297"/>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08" name="Line 9046"/>
                          <wps:cNvCnPr>
                            <a:cxnSpLocks noChangeShapeType="1"/>
                          </wps:cNvCnPr>
                          <wps:spPr bwMode="auto">
                            <a:xfrm flipH="1">
                              <a:off x="1004" y="458"/>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09" name="Text Box 9052"/>
                        <wps:cNvSpPr txBox="1">
                          <a:spLocks noChangeArrowheads="1"/>
                        </wps:cNvSpPr>
                        <wps:spPr bwMode="auto">
                          <a:xfrm>
                            <a:off x="-297" y="2405"/>
                            <a:ext cx="360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7</w:t>
                              </w:r>
                              <w:r w:rsidRPr="00A74727">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广度优先</w:t>
                              </w:r>
                              <w:r w:rsidRPr="00A74727">
                                <w:rPr>
                                  <w:rFonts w:ascii="Times New Roman" w:eastAsia="宋体" w:hAnsi="Times New Roman" w:cs="Times New Roman" w:hint="eastAsia"/>
                                  <w:color w:val="000000"/>
                                  <w:sz w:val="18"/>
                                  <w:szCs w:val="18"/>
                                </w:rPr>
                                <w:t>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824CB" id="组合 11095" o:spid="_x0000_s2338" style="position:absolute;left:0;text-align:left;margin-left:218.65pt;margin-top:53.6pt;width:139.5pt;height:109.4pt;z-index:251721728" coordorigin="-297" coordsize="3602,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">
                <v:group id="Group 9032" o:spid="_x0000_s2339"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">
                  <v:oval id="Oval 9035" o:spid="_x0000_s2340"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341"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342"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343"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344"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shape id="Freeform 9040" o:spid="_x0000_s2345" style="position:absolute;left:740;top:34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" path="m667,l,422e" filled="f">
                    <v:path arrowok="t" o:connecttype="custom" o:connectlocs="667,0;0,422" o:connectangles="0,0"/>
                  </v:shape>
                  <v:line id="Line 9043" o:spid="_x0000_s2346" style="position:absolute;visibility:visible;mso-wrap-style:square" from="1134,1929" to="1958,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"/>
                  <v:line id="Line 9045" o:spid="_x0000_s2347" style="position:absolute;visibility:visible;mso-wrap-style:square" from="1872,297" to="249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"/>
                  <v:line id="Line 9046" o:spid="_x0000_s2348" style="position:absolute;flip:x;visibility:visible;mso-wrap-style:square" from="1004,458" to="151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"/>
                </v:group>
                <v:shape id="Text Box 9052" o:spid="_x0000_s2349" type="#_x0000_t202" style="position:absolute;left:-297;top:2405;width:360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" filled="f" stroked="f">
                  <v:textbox inset="0,0,0,0">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7</w:t>
                        </w:r>
                        <w:r w:rsidRPr="00A74727">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广度优先</w:t>
                        </w:r>
                        <w:r w:rsidRPr="00A74727">
                          <w:rPr>
                            <w:rFonts w:ascii="Times New Roman" w:eastAsia="宋体" w:hAnsi="Times New Roman" w:cs="Times New Roman" w:hint="eastAsia"/>
                            <w:color w:val="000000"/>
                            <w:sz w:val="18"/>
                            <w:szCs w:val="18"/>
                          </w:rPr>
                          <w:t>生成树</w:t>
                        </w:r>
                      </w:p>
                    </w:txbxContent>
                  </v:textbox>
                </v:shape>
                <w10:wrap type="topAndBottom"/>
              </v:group>
            </w:pict>
          </mc:Fallback>
        </mc:AlternateContent>
      </w:r>
      <w:r w:rsidRPr="00196523">
        <w:rPr>
          <w:noProof/>
          <w:color w:val="000000" w:themeColor="text1"/>
        </w:rPr>
        <mc:AlternateContent>
          <mc:Choice Requires="wpg">
            <w:drawing>
              <wp:anchor distT="0" distB="0" distL="114300" distR="114300" simplePos="0" relativeHeight="251719680" behindDoc="0" locked="0" layoutInCell="1" allowOverlap="1" wp14:anchorId="6BAC59EF" wp14:editId="4E030C7A">
                <wp:simplePos x="0" y="0"/>
                <wp:positionH relativeFrom="column">
                  <wp:posOffset>693420</wp:posOffset>
                </wp:positionH>
                <wp:positionV relativeFrom="paragraph">
                  <wp:posOffset>681355</wp:posOffset>
                </wp:positionV>
                <wp:extent cx="1826895" cy="1353820"/>
                <wp:effectExtent l="0" t="0" r="1905" b="17780"/>
                <wp:wrapTopAndBottom/>
                <wp:docPr id="11080" name="组合 11080"/>
                <wp:cNvGraphicFramePr/>
                <a:graphic xmlns:a="http://schemas.openxmlformats.org/drawingml/2006/main">
                  <a:graphicData uri="http://schemas.microsoft.com/office/word/2010/wordprocessingGroup">
                    <wpg:wgp>
                      <wpg:cNvGrpSpPr/>
                      <wpg:grpSpPr bwMode="auto">
                        <a:xfrm>
                          <a:off x="0" y="0"/>
                          <a:ext cx="1826895" cy="1353820"/>
                          <a:chOff x="-206" y="0"/>
                          <a:chExt cx="3714" cy="2647"/>
                        </a:xfrm>
                      </wpg:grpSpPr>
                      <wpg:grpSp>
                        <wpg:cNvPr id="11081" name="Group 9032"/>
                        <wpg:cNvGrpSpPr>
                          <a:grpSpLocks/>
                        </wpg:cNvGrpSpPr>
                        <wpg:grpSpPr bwMode="auto">
                          <a:xfrm>
                            <a:off x="255" y="0"/>
                            <a:ext cx="2707" cy="2153"/>
                            <a:chOff x="255" y="0"/>
                            <a:chExt cx="2707" cy="2153"/>
                          </a:xfrm>
                        </wpg:grpSpPr>
                        <wps:wsp>
                          <wps:cNvPr id="11082" name="Oval 9035"/>
                          <wps:cNvSpPr>
                            <a:spLocks noChangeArrowheads="1"/>
                          </wps:cNvSpPr>
                          <wps:spPr bwMode="auto">
                            <a:xfrm>
                              <a:off x="255" y="609"/>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083" name="Oval 9036"/>
                          <wps:cNvSpPr>
                            <a:spLocks noChangeArrowheads="1"/>
                          </wps:cNvSpPr>
                          <wps:spPr bwMode="auto">
                            <a:xfrm>
                              <a:off x="2477" y="607"/>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084"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085" name="Oval 9038"/>
                          <wps:cNvSpPr>
                            <a:spLocks noChangeArrowheads="1"/>
                          </wps:cNvSpPr>
                          <wps:spPr bwMode="auto">
                            <a:xfrm>
                              <a:off x="639" y="1685"/>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086" name="Oval 9039"/>
                          <wps:cNvSpPr>
                            <a:spLocks noChangeArrowheads="1"/>
                          </wps:cNvSpPr>
                          <wps:spPr bwMode="auto">
                            <a:xfrm>
                              <a:off x="1966" y="1681"/>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087" name="Freeform 9040"/>
                          <wps:cNvSpPr>
                            <a:spLocks/>
                          </wps:cNvSpPr>
                          <wps:spPr bwMode="auto">
                            <a:xfrm>
                              <a:off x="740" y="34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91" name="Freeform 9044"/>
                          <wps:cNvSpPr>
                            <a:spLocks/>
                          </wps:cNvSpPr>
                          <wps:spPr bwMode="auto">
                            <a:xfrm>
                              <a:off x="2309" y="1067"/>
                              <a:ext cx="316" cy="635"/>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92" name="Line 9045"/>
                          <wps:cNvCnPr>
                            <a:cxnSpLocks noChangeShapeType="1"/>
                          </wps:cNvCnPr>
                          <wps:spPr bwMode="auto">
                            <a:xfrm>
                              <a:off x="1872" y="297"/>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93" name="Line 9046"/>
                          <wps:cNvCnPr>
                            <a:cxnSpLocks noChangeShapeType="1"/>
                          </wps:cNvCnPr>
                          <wps:spPr bwMode="auto">
                            <a:xfrm flipH="1">
                              <a:off x="1004" y="458"/>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094" name="Text Box 9052"/>
                        <wps:cNvSpPr txBox="1">
                          <a:spLocks noChangeArrowheads="1"/>
                        </wps:cNvSpPr>
                        <wps:spPr bwMode="auto">
                          <a:xfrm>
                            <a:off x="-206" y="2335"/>
                            <a:ext cx="3714"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6</w:t>
                              </w:r>
                              <w:r w:rsidRPr="00A74727">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广度优先</w:t>
                              </w:r>
                              <w:r w:rsidRPr="00A74727">
                                <w:rPr>
                                  <w:rFonts w:ascii="Times New Roman" w:eastAsia="宋体" w:hAnsi="Times New Roman" w:cs="Times New Roman" w:hint="eastAsia"/>
                                  <w:color w:val="000000"/>
                                  <w:sz w:val="18"/>
                                  <w:szCs w:val="18"/>
                                </w:rPr>
                                <w:t>生成树</w:t>
                              </w:r>
                            </w:p>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C59EF" id="组合 11080" o:spid="_x0000_s2350" style="position:absolute;left:0;text-align:left;margin-left:54.6pt;margin-top:53.65pt;width:143.85pt;height:106.6pt;z-index:251719680" coordorigin="-206" coordsize="3714,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">
                <v:group id="Group 9032" o:spid="_x0000_s2351" style="position:absolute;left:255;width:2707;height:2153" coordorigin="255" coordsize="270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">
                  <v:oval id="Oval 9035" o:spid="_x0000_s2352" style="position:absolute;left:255;top:609;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2</w:t>
                          </w:r>
                        </w:p>
                      </w:txbxContent>
                    </v:textbox>
                  </v:oval>
                  <v:oval id="Oval 9036" o:spid="_x0000_s2353" style="position:absolute;left:2477;top:60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3</w:t>
                          </w:r>
                        </w:p>
                      </w:txbxContent>
                    </v:textbox>
                  </v:oval>
                  <v:oval id="Oval 9037" o:spid="_x0000_s2354"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1</w:t>
                          </w:r>
                        </w:p>
                      </w:txbxContent>
                    </v:textbox>
                  </v:oval>
                  <v:oval id="Oval 9038" o:spid="_x0000_s2355" style="position:absolute;left:639;top:1685;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4</w:t>
                          </w:r>
                        </w:p>
                      </w:txbxContent>
                    </v:textbox>
                  </v:oval>
                  <v:oval id="Oval 9039" o:spid="_x0000_s2356" style="position:absolute;left:1966;top:1681;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" filled="f">
                    <v:textbox inset="0,0,0,0">
                      <w:txbxContent>
                        <w:p w:rsidR="008E537A" w:rsidRPr="00092210" w:rsidRDefault="008E537A" w:rsidP="00BE4119">
                          <w:pPr>
                            <w:pStyle w:val="a3"/>
                            <w:spacing w:line="0" w:lineRule="atLeast"/>
                            <w:ind w:firstLineChars="0" w:firstLine="0"/>
                            <w:jc w:val="center"/>
                            <w:rPr>
                              <w:rFonts w:ascii="Times New Roman" w:hAnsi="Times New Roman" w:cs="Times New Roman"/>
                            </w:rPr>
                          </w:pPr>
                          <w:r>
                            <w:rPr>
                              <w:rFonts w:ascii="Times New Roman" w:hAnsi="Times New Roman" w:cs="Times New Roman"/>
                            </w:rPr>
                            <w:t>5</w:t>
                          </w:r>
                        </w:p>
                      </w:txbxContent>
                    </v:textbox>
                  </v:oval>
                  <v:shape id="Freeform 9040" o:spid="_x0000_s2357" style="position:absolute;left:740;top:34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" path="m667,l,422e" filled="f">
                    <v:path arrowok="t" o:connecttype="custom" o:connectlocs="667,0;0,422" o:connectangles="0,0"/>
                  </v:shape>
                  <v:shape id="Freeform 9044" o:spid="_x0000_s2358" style="position:absolute;left:2309;top:1067;width:316;height:635;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" path="m355,l,654e" filled="f">
                    <v:path arrowok="t" o:connecttype="custom" o:connectlocs="316,0;0,635" o:connectangles="0,0"/>
                  </v:shape>
                  <v:line id="Line 9045" o:spid="_x0000_s2359" style="position:absolute;visibility:visible;mso-wrap-style:square" from="1872,297" to="2490,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"/>
                  <v:line id="Line 9046" o:spid="_x0000_s2360" style="position:absolute;flip:x;visibility:visible;mso-wrap-style:square" from="1004,458" to="151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"/>
                </v:group>
                <v:shape id="Text Box 9052" o:spid="_x0000_s2361" type="#_x0000_t202" style="position:absolute;left:-206;top:2335;width:3714;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" filled="f" stroked="f">
                  <v:textbox inset="0,0,0,0">
                    <w:txbxContent>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r w:rsidRPr="00A74727">
                          <w:rPr>
                            <w:rFonts w:ascii="Times New Roman" w:eastAsia="宋体" w:hAnsi="Times New Roman" w:cs="Times New Roman"/>
                            <w:sz w:val="18"/>
                            <w:szCs w:val="18"/>
                          </w:rPr>
                          <w:t>图</w:t>
                        </w:r>
                        <w:r w:rsidRPr="00A74727">
                          <w:rPr>
                            <w:rFonts w:ascii="Times New Roman" w:eastAsia="宋体" w:hAnsi="Times New Roman" w:cs="Times New Roman"/>
                            <w:sz w:val="18"/>
                            <w:szCs w:val="18"/>
                          </w:rPr>
                          <w:t>6</w:t>
                        </w:r>
                        <w:r>
                          <w:rPr>
                            <w:rFonts w:ascii="Times New Roman" w:eastAsia="宋体" w:hAnsi="Times New Roman" w:cs="Times New Roman"/>
                            <w:sz w:val="18"/>
                            <w:szCs w:val="18"/>
                          </w:rPr>
                          <w:t>-</w:t>
                        </w:r>
                        <w:r w:rsidRPr="00A74727">
                          <w:rPr>
                            <w:rFonts w:ascii="Times New Roman" w:eastAsia="宋体" w:hAnsi="Times New Roman" w:cs="Times New Roman"/>
                            <w:sz w:val="18"/>
                            <w:szCs w:val="18"/>
                          </w:rPr>
                          <w:t>1</w:t>
                        </w:r>
                        <w:r>
                          <w:rPr>
                            <w:rFonts w:ascii="Times New Roman" w:eastAsia="宋体" w:hAnsi="Times New Roman" w:cs="Times New Roman"/>
                            <w:sz w:val="18"/>
                            <w:szCs w:val="18"/>
                          </w:rPr>
                          <w:t>6</w:t>
                        </w:r>
                        <w:r w:rsidRPr="00A74727">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广度优先</w:t>
                        </w:r>
                        <w:r w:rsidRPr="00A74727">
                          <w:rPr>
                            <w:rFonts w:ascii="Times New Roman" w:eastAsia="宋体" w:hAnsi="Times New Roman" w:cs="Times New Roman" w:hint="eastAsia"/>
                            <w:color w:val="000000"/>
                            <w:sz w:val="18"/>
                            <w:szCs w:val="18"/>
                          </w:rPr>
                          <w:t>生成树</w:t>
                        </w:r>
                      </w:p>
                      <w:p w:rsidR="008E537A" w:rsidRPr="00FF5ECE" w:rsidRDefault="008E537A" w:rsidP="00BE4119">
                        <w:pPr>
                          <w:spacing w:line="0" w:lineRule="atLeast"/>
                          <w:ind w:firstLineChars="0" w:firstLine="0"/>
                          <w:jc w:val="center"/>
                          <w:rPr>
                            <w:rFonts w:ascii="Times New Roman" w:eastAsia="宋体" w:hAnsi="Times New Roman" w:cs="Times New Roman"/>
                            <w:sz w:val="18"/>
                            <w:szCs w:val="18"/>
                          </w:rPr>
                        </w:pPr>
                      </w:p>
                    </w:txbxContent>
                  </v:textbox>
                </v:shape>
                <w10:wrap type="topAndBottom"/>
              </v:group>
            </w:pict>
          </mc:Fallback>
        </mc:AlternateContent>
      </w:r>
      <w:r w:rsidR="00514FEE" w:rsidRPr="00196523">
        <w:rPr>
          <w:rFonts w:ascii="Times New Roman" w:eastAsia="宋体" w:hAnsi="Times New Roman" w:cs="Times New Roman" w:hint="eastAsia"/>
          <w:color w:val="000000" w:themeColor="text1"/>
        </w:rPr>
        <w:t>【参考答案】</w:t>
      </w:r>
      <w:r w:rsidR="00BE4119" w:rsidRPr="00196523">
        <w:rPr>
          <w:rFonts w:ascii="Times New Roman" w:eastAsia="宋体" w:hAnsi="Times New Roman" w:cs="Times New Roman" w:hint="eastAsia"/>
          <w:color w:val="000000" w:themeColor="text1"/>
        </w:rPr>
        <w:t>得到广度优先遍历序列</w:t>
      </w:r>
      <w:r w:rsidR="00BE4119" w:rsidRPr="00196523">
        <w:rPr>
          <w:rFonts w:ascii="Times New Roman" w:eastAsia="宋体" w:hAnsi="Times New Roman" w:cs="Times New Roman" w:hint="eastAsia"/>
          <w:color w:val="000000" w:themeColor="text1"/>
        </w:rPr>
        <w:t>12345</w:t>
      </w:r>
      <w:r w:rsidR="00BE4119" w:rsidRPr="00196523">
        <w:rPr>
          <w:rFonts w:ascii="Times New Roman" w:eastAsia="宋体" w:hAnsi="Times New Roman" w:cs="Times New Roman" w:hint="eastAsia"/>
          <w:color w:val="000000" w:themeColor="text1"/>
        </w:rPr>
        <w:t>、</w:t>
      </w:r>
      <w:r w:rsidR="00BE4119" w:rsidRPr="00196523">
        <w:rPr>
          <w:rFonts w:ascii="Times New Roman" w:eastAsia="宋体" w:hAnsi="Times New Roman" w:cs="Times New Roman" w:hint="eastAsia"/>
          <w:color w:val="000000" w:themeColor="text1"/>
        </w:rPr>
        <w:t>13245</w:t>
      </w:r>
      <w:r w:rsidR="00EA2D0F" w:rsidRPr="00196523">
        <w:rPr>
          <w:rFonts w:ascii="Times New Roman" w:eastAsia="宋体" w:hAnsi="Times New Roman" w:cs="Times New Roman" w:hint="eastAsia"/>
          <w:color w:val="000000" w:themeColor="text1"/>
        </w:rPr>
        <w:t>、</w:t>
      </w:r>
      <w:r w:rsidR="00EA2D0F" w:rsidRPr="00196523">
        <w:rPr>
          <w:rFonts w:ascii="Times New Roman" w:eastAsia="宋体" w:hAnsi="Times New Roman" w:cs="Times New Roman" w:hint="eastAsia"/>
          <w:color w:val="000000" w:themeColor="text1"/>
        </w:rPr>
        <w:t>13425</w:t>
      </w:r>
      <w:r w:rsidR="00EA2D0F" w:rsidRPr="00196523">
        <w:rPr>
          <w:rFonts w:ascii="Times New Roman" w:eastAsia="宋体" w:hAnsi="Times New Roman" w:cs="Times New Roman" w:hint="eastAsia"/>
          <w:color w:val="000000" w:themeColor="text1"/>
        </w:rPr>
        <w:t>所对应的广度优先生成树如图</w:t>
      </w:r>
      <w:r w:rsidR="00EA2D0F"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EA2D0F" w:rsidRPr="00196523">
        <w:rPr>
          <w:rFonts w:ascii="Times New Roman" w:eastAsia="宋体" w:hAnsi="Times New Roman" w:cs="Times New Roman"/>
          <w:color w:val="000000" w:themeColor="text1"/>
        </w:rPr>
        <w:t>1</w:t>
      </w:r>
      <w:r w:rsidR="00EA2D0F" w:rsidRPr="00196523">
        <w:rPr>
          <w:rFonts w:ascii="Times New Roman" w:eastAsia="宋体" w:hAnsi="Times New Roman" w:cs="Times New Roman" w:hint="eastAsia"/>
          <w:color w:val="000000" w:themeColor="text1"/>
        </w:rPr>
        <w:t>6</w:t>
      </w:r>
      <w:r w:rsidR="00EA2D0F" w:rsidRPr="00196523">
        <w:rPr>
          <w:rFonts w:ascii="Times New Roman" w:eastAsia="宋体" w:hAnsi="Times New Roman" w:cs="Times New Roman" w:hint="eastAsia"/>
          <w:color w:val="000000" w:themeColor="text1"/>
        </w:rPr>
        <w:t>所示。得到广度优先遍历序列</w:t>
      </w:r>
      <w:r w:rsidR="00EA2D0F" w:rsidRPr="00196523">
        <w:rPr>
          <w:rFonts w:ascii="Times New Roman" w:eastAsia="宋体" w:hAnsi="Times New Roman" w:cs="Times New Roman" w:hint="eastAsia"/>
          <w:color w:val="000000" w:themeColor="text1"/>
        </w:rPr>
        <w:t>12435</w:t>
      </w:r>
      <w:r w:rsidR="00EA2D0F" w:rsidRPr="00196523">
        <w:rPr>
          <w:rFonts w:ascii="Times New Roman" w:eastAsia="宋体" w:hAnsi="Times New Roman" w:cs="Times New Roman" w:hint="eastAsia"/>
          <w:color w:val="000000" w:themeColor="text1"/>
        </w:rPr>
        <w:t>、</w:t>
      </w:r>
      <w:r w:rsidR="00EA2D0F" w:rsidRPr="00196523">
        <w:rPr>
          <w:rFonts w:ascii="Times New Roman" w:eastAsia="宋体" w:hAnsi="Times New Roman" w:cs="Times New Roman" w:hint="eastAsia"/>
          <w:color w:val="000000" w:themeColor="text1"/>
        </w:rPr>
        <w:t>14235</w:t>
      </w:r>
      <w:r w:rsidR="00157279" w:rsidRPr="00196523">
        <w:rPr>
          <w:rFonts w:ascii="Times New Roman" w:eastAsia="宋体" w:hAnsi="Times New Roman" w:cs="Times New Roman" w:hint="eastAsia"/>
          <w:color w:val="000000" w:themeColor="text1"/>
        </w:rPr>
        <w:t>、</w:t>
      </w:r>
      <w:r w:rsidR="00157279" w:rsidRPr="00196523">
        <w:rPr>
          <w:rFonts w:ascii="Times New Roman" w:eastAsia="宋体" w:hAnsi="Times New Roman" w:cs="Times New Roman" w:hint="eastAsia"/>
          <w:color w:val="000000" w:themeColor="text1"/>
        </w:rPr>
        <w:t>14325</w:t>
      </w:r>
      <w:r w:rsidRPr="00196523">
        <w:rPr>
          <w:rFonts w:ascii="Times New Roman" w:eastAsia="宋体" w:hAnsi="Times New Roman" w:cs="Times New Roman" w:hint="eastAsia"/>
          <w:color w:val="000000" w:themeColor="text1"/>
        </w:rPr>
        <w:t>所对应的广度优先生成树如图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17</w:t>
      </w:r>
      <w:r w:rsidRPr="00196523">
        <w:rPr>
          <w:rFonts w:ascii="Times New Roman" w:eastAsia="宋体" w:hAnsi="Times New Roman" w:cs="Times New Roman" w:hint="eastAsia"/>
          <w:color w:val="000000" w:themeColor="text1"/>
        </w:rPr>
        <w:t>所示。</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157279"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rPr>
        <w:t>对图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157279"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hint="eastAsia"/>
          <w:color w:val="000000" w:themeColor="text1"/>
        </w:rPr>
        <w:t>，使用普里</w:t>
      </w:r>
      <w:proofErr w:type="gramStart"/>
      <w:r w:rsidRPr="00196523">
        <w:rPr>
          <w:rFonts w:ascii="Times New Roman" w:eastAsia="宋体" w:hAnsi="Times New Roman" w:cs="Times New Roman" w:hint="eastAsia"/>
          <w:color w:val="000000" w:themeColor="text1"/>
        </w:rPr>
        <w:t>姆</w:t>
      </w:r>
      <w:proofErr w:type="gramEnd"/>
      <w:r w:rsidRPr="00196523">
        <w:rPr>
          <w:rFonts w:ascii="Times New Roman" w:eastAsia="宋体" w:hAnsi="Times New Roman" w:cs="Times New Roman" w:hint="eastAsia"/>
          <w:color w:val="000000" w:themeColor="text1"/>
        </w:rPr>
        <w:t>算法求最小生成树。</w:t>
      </w:r>
    </w:p>
    <w:p w:rsidR="000E2C94"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【参考答案】</w:t>
      </w:r>
      <w:r w:rsidR="00477CB2" w:rsidRPr="00196523">
        <w:rPr>
          <w:noProof/>
          <w:color w:val="000000" w:themeColor="text1"/>
        </w:rPr>
        <mc:AlternateContent>
          <mc:Choice Requires="wpg">
            <w:drawing>
              <wp:anchor distT="0" distB="0" distL="114300" distR="114300" simplePos="0" relativeHeight="251659264" behindDoc="0" locked="0" layoutInCell="1" allowOverlap="1" wp14:anchorId="06D18D40" wp14:editId="302476C4">
                <wp:simplePos x="0" y="0"/>
                <wp:positionH relativeFrom="column">
                  <wp:posOffset>897890</wp:posOffset>
                </wp:positionH>
                <wp:positionV relativeFrom="paragraph">
                  <wp:posOffset>66675</wp:posOffset>
                </wp:positionV>
                <wp:extent cx="1604010" cy="1353820"/>
                <wp:effectExtent l="0" t="0" r="15240" b="17780"/>
                <wp:wrapTopAndBottom/>
                <wp:docPr id="9568" name="组合 9568"/>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1516" name="Group 9032"/>
                        <wpg:cNvGrpSpPr>
                          <a:grpSpLocks/>
                        </wpg:cNvGrpSpPr>
                        <wpg:grpSpPr bwMode="auto">
                          <a:xfrm>
                            <a:off x="254" y="0"/>
                            <a:ext cx="2708" cy="2172"/>
                            <a:chOff x="254" y="0"/>
                            <a:chExt cx="2708" cy="2172"/>
                          </a:xfrm>
                        </wpg:grpSpPr>
                        <wps:wsp>
                          <wps:cNvPr id="1518" name="Text Box 9033"/>
                          <wps:cNvSpPr txBox="1">
                            <a:spLocks noChangeArrowheads="1"/>
                          </wps:cNvSpPr>
                          <wps:spPr bwMode="auto">
                            <a:xfrm flipH="1" flipV="1">
                              <a:off x="1849" y="93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3</w:t>
                                </w:r>
                              </w:p>
                            </w:txbxContent>
                          </wps:txbx>
                          <wps:bodyPr rot="0" vert="horz" wrap="square" lIns="0" tIns="0" rIns="0" bIns="0" anchor="t" anchorCtr="0" upright="1">
                            <a:noAutofit/>
                          </wps:bodyPr>
                        </wps:wsp>
                        <wps:wsp>
                          <wps:cNvPr id="1519" name="Text Box 9034"/>
                          <wps:cNvSpPr txBox="1">
                            <a:spLocks noChangeArrowheads="1"/>
                          </wps:cNvSpPr>
                          <wps:spPr bwMode="auto">
                            <a:xfrm flipH="1" flipV="1">
                              <a:off x="2209" y="312"/>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5</w:t>
                                </w:r>
                              </w:p>
                            </w:txbxContent>
                          </wps:txbx>
                          <wps:bodyPr rot="0" vert="horz" wrap="square" lIns="0" tIns="0" rIns="0" bIns="0" anchor="t" anchorCtr="0" upright="1">
                            <a:noAutofit/>
                          </wps:bodyPr>
                        </wps:wsp>
                        <wps:wsp>
                          <wps:cNvPr id="1520" name="Oval 9035"/>
                          <wps:cNvSpPr>
                            <a:spLocks noChangeArrowheads="1"/>
                          </wps:cNvSpPr>
                          <wps:spPr bwMode="auto">
                            <a:xfrm>
                              <a:off x="254" y="622"/>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521" name="Oval 9036"/>
                          <wps:cNvSpPr>
                            <a:spLocks noChangeArrowheads="1"/>
                          </wps:cNvSpPr>
                          <wps:spPr bwMode="auto">
                            <a:xfrm>
                              <a:off x="2477" y="6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522"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523" name="Oval 9038"/>
                          <wps:cNvSpPr>
                            <a:spLocks noChangeArrowheads="1"/>
                          </wps:cNvSpPr>
                          <wps:spPr bwMode="auto">
                            <a:xfrm>
                              <a:off x="666" y="1704"/>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524" name="Oval 9039"/>
                          <wps:cNvSpPr>
                            <a:spLocks noChangeArrowheads="1"/>
                          </wps:cNvSpPr>
                          <wps:spPr bwMode="auto">
                            <a:xfrm>
                              <a:off x="1985" y="17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525" name="Freeform 9040"/>
                          <wps:cNvSpPr>
                            <a:spLocks/>
                          </wps:cNvSpPr>
                          <wps:spPr bwMode="auto">
                            <a:xfrm>
                              <a:off x="721" y="311"/>
                              <a:ext cx="667" cy="422"/>
                            </a:xfrm>
                            <a:custGeom>
                              <a:avLst/>
                              <a:gdLst>
                                <a:gd name="T0" fmla="*/ 667 w 667"/>
                                <a:gd name="T1" fmla="*/ 0 h 422"/>
                                <a:gd name="T2" fmla="*/ 0 w 667"/>
                                <a:gd name="T3" fmla="*/ 422 h 422"/>
                              </a:gdLst>
                              <a:ahLst/>
                              <a:cxnLst>
                                <a:cxn ang="0">
                                  <a:pos x="T0" y="T1"/>
                                </a:cxn>
                                <a:cxn ang="0">
                                  <a:pos x="T2" y="T3"/>
                                </a:cxn>
                              </a:cxnLst>
                              <a:rect l="0" t="0" r="r" b="b"/>
                              <a:pathLst>
                                <a:path w="667" h="422">
                                  <a:moveTo>
                                    <a:pt x="667" y="0"/>
                                  </a:moveTo>
                                  <a:lnTo>
                                    <a:pt x="0" y="4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26" name="Line 9041"/>
                          <wps:cNvCnPr>
                            <a:cxnSpLocks noChangeShapeType="1"/>
                          </wps:cNvCnPr>
                          <wps:spPr bwMode="auto">
                            <a:xfrm>
                              <a:off x="739" y="892"/>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7" name="Line 9042"/>
                          <wps:cNvCnPr>
                            <a:cxnSpLocks noChangeShapeType="1"/>
                          </wps:cNvCnPr>
                          <wps:spPr bwMode="auto">
                            <a:xfrm>
                              <a:off x="563" y="1090"/>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8" name="Line 9043"/>
                          <wps:cNvCnPr>
                            <a:cxnSpLocks noChangeShapeType="1"/>
                          </wps:cNvCnPr>
                          <wps:spPr bwMode="auto">
                            <a:xfrm>
                              <a:off x="1156" y="1941"/>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9" name="Freeform 9044"/>
                          <wps:cNvSpPr>
                            <a:spLocks/>
                          </wps:cNvSpPr>
                          <wps:spPr bwMode="auto">
                            <a:xfrm>
                              <a:off x="2294" y="1060"/>
                              <a:ext cx="355" cy="654"/>
                            </a:xfrm>
                            <a:custGeom>
                              <a:avLst/>
                              <a:gdLst>
                                <a:gd name="T0" fmla="*/ 355 w 355"/>
                                <a:gd name="T1" fmla="*/ 0 h 654"/>
                                <a:gd name="T2" fmla="*/ 0 w 355"/>
                                <a:gd name="T3" fmla="*/ 654 h 654"/>
                              </a:gdLst>
                              <a:ahLst/>
                              <a:cxnLst>
                                <a:cxn ang="0">
                                  <a:pos x="T0" y="T1"/>
                                </a:cxn>
                                <a:cxn ang="0">
                                  <a:pos x="T2" y="T3"/>
                                </a:cxn>
                              </a:cxnLst>
                              <a:rect l="0" t="0" r="r" b="b"/>
                              <a:pathLst>
                                <a:path w="355" h="654">
                                  <a:moveTo>
                                    <a:pt x="355" y="0"/>
                                  </a:moveTo>
                                  <a:lnTo>
                                    <a:pt x="0" y="65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30" name="Line 9045"/>
                          <wps:cNvCnPr>
                            <a:cxnSpLocks noChangeShapeType="1"/>
                          </wps:cNvCnPr>
                          <wps:spPr bwMode="auto">
                            <a:xfrm>
                              <a:off x="1852" y="312"/>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1" name="Line 9046"/>
                          <wps:cNvCnPr>
                            <a:cxnSpLocks noChangeShapeType="1"/>
                          </wps:cNvCnPr>
                          <wps:spPr bwMode="auto">
                            <a:xfrm flipH="1">
                              <a:off x="1024" y="453"/>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2" name="Text Box 9047"/>
                          <wps:cNvSpPr txBox="1">
                            <a:spLocks noChangeArrowheads="1"/>
                          </wps:cNvSpPr>
                          <wps:spPr bwMode="auto">
                            <a:xfrm flipH="1" flipV="1">
                              <a:off x="1472" y="166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2</w:t>
                                </w:r>
                              </w:p>
                            </w:txbxContent>
                          </wps:txbx>
                          <wps:bodyPr rot="0" vert="horz" wrap="square" lIns="0" tIns="0" rIns="0" bIns="0" anchor="t" anchorCtr="0" upright="1">
                            <a:noAutofit/>
                          </wps:bodyPr>
                        </wps:wsp>
                        <wps:wsp>
                          <wps:cNvPr id="1533" name="Text Box 9048"/>
                          <wps:cNvSpPr txBox="1">
                            <a:spLocks noChangeArrowheads="1"/>
                          </wps:cNvSpPr>
                          <wps:spPr bwMode="auto">
                            <a:xfrm flipH="1" flipV="1">
                              <a:off x="854" y="208"/>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7</w:t>
                                </w:r>
                              </w:p>
                            </w:txbxContent>
                          </wps:txbx>
                          <wps:bodyPr rot="0" vert="horz" wrap="square" lIns="0" tIns="0" rIns="0" bIns="0" anchor="t" anchorCtr="0" upright="1">
                            <a:noAutofit/>
                          </wps:bodyPr>
                        </wps:wsp>
                        <wps:wsp>
                          <wps:cNvPr id="1534" name="Text Box 9049"/>
                          <wps:cNvSpPr txBox="1">
                            <a:spLocks noChangeArrowheads="1"/>
                          </wps:cNvSpPr>
                          <wps:spPr bwMode="auto">
                            <a:xfrm flipH="1" flipV="1">
                              <a:off x="2569" y="1404"/>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9</w:t>
                                </w:r>
                              </w:p>
                            </w:txbxContent>
                          </wps:txbx>
                          <wps:bodyPr rot="0" vert="horz" wrap="square" lIns="0" tIns="0" rIns="0" bIns="0" anchor="t" anchorCtr="0" upright="1">
                            <a:noAutofit/>
                          </wps:bodyPr>
                        </wps:wsp>
                        <wps:wsp>
                          <wps:cNvPr id="1535" name="Text Box 9050"/>
                          <wps:cNvSpPr txBox="1">
                            <a:spLocks noChangeArrowheads="1"/>
                          </wps:cNvSpPr>
                          <wps:spPr bwMode="auto">
                            <a:xfrm flipH="1" flipV="1">
                              <a:off x="494" y="145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s:wsp>
                          <wps:cNvPr id="1536" name="Text Box 9051"/>
                          <wps:cNvSpPr txBox="1">
                            <a:spLocks noChangeArrowheads="1"/>
                          </wps:cNvSpPr>
                          <wps:spPr bwMode="auto">
                            <a:xfrm flipH="1" flipV="1">
                              <a:off x="1309" y="1248"/>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g:grpSp>
                      <wps:wsp>
                        <wps:cNvPr id="1517"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92210" w:rsidRDefault="008E537A" w:rsidP="003042F2">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-18</w:t>
                              </w:r>
                              <w:r w:rsidRPr="00092210">
                                <w:rPr>
                                  <w:rFonts w:ascii="Times New Roman" w:eastAsia="宋体" w:hAnsi="Times New Roman" w:cs="Times New Roman"/>
                                  <w:b w:val="0"/>
                                </w:rPr>
                                <w:t xml:space="preserve"> </w:t>
                              </w:r>
                              <w:r>
                                <w:rPr>
                                  <w:rFonts w:ascii="Times New Roman" w:eastAsia="宋体" w:hAnsi="Times New Roman" w:cs="Times New Roman"/>
                                  <w:b w:val="0"/>
                                </w:rPr>
                                <w:t>带</w:t>
                              </w:r>
                              <w:r>
                                <w:rPr>
                                  <w:rFonts w:ascii="Times New Roman" w:eastAsia="宋体" w:hAnsi="Times New Roman" w:cs="Times New Roman" w:hint="eastAsia"/>
                                  <w:b w:val="0"/>
                                </w:rPr>
                                <w:t>权</w:t>
                              </w:r>
                              <w:r w:rsidRPr="00092210">
                                <w:rPr>
                                  <w:rFonts w:ascii="Times New Roman" w:eastAsia="宋体" w:hAnsi="Times New Roman" w:cs="Times New Roman"/>
                                  <w:b w:val="0"/>
                                </w:rPr>
                                <w:t>无向图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18D40" id="组合 9568" o:spid="_x0000_s2362" style="position:absolute;left:0;text-align:left;margin-left:70.7pt;margin-top:5.25pt;width:126.3pt;height:106.6pt;z-index:251659264"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">
                <v:group id="Group 9032" o:spid="_x0000_s2363" style="position:absolute;left:254;width:2708;height:2172" coordorigin="254" coordsize="2708,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Text Box 9033" o:spid="_x0000_s2364" type="#_x0000_t202" style="position:absolute;left:1849;top:93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3</w:t>
                          </w:r>
                        </w:p>
                      </w:txbxContent>
                    </v:textbox>
                  </v:shape>
                  <v:shape id="Text Box 9034" o:spid="_x0000_s2365" type="#_x0000_t202" style="position:absolute;left:2209;top:312;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5</w:t>
                          </w:r>
                        </w:p>
                      </w:txbxContent>
                    </v:textbox>
                  </v:shape>
                  <v:oval id="Oval 9035" o:spid="_x0000_s2366" style="position:absolute;left:254;top:622;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" filled="f">
                    <v:textbox inset="0,0,0,0">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2</w:t>
                          </w:r>
                        </w:p>
                      </w:txbxContent>
                    </v:textbox>
                  </v:oval>
                  <v:oval id="Oval 9036" o:spid="_x0000_s2367" style="position:absolute;left:2477;top:6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" filled="f">
                    <v:textbox inset="0,0,0,0">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3</w:t>
                          </w:r>
                        </w:p>
                      </w:txbxContent>
                    </v:textbox>
                  </v:oval>
                  <v:oval id="Oval 9037" o:spid="_x0000_s2368"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" filled="f">
                    <v:textbox inset="0,0,0,0">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1</w:t>
                          </w:r>
                        </w:p>
                      </w:txbxContent>
                    </v:textbox>
                  </v:oval>
                  <v:oval id="Oval 9038" o:spid="_x0000_s2369" style="position:absolute;left:666;top:1704;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" filled="f">
                    <v:textbox inset="0,0,0,0">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4</w:t>
                          </w:r>
                        </w:p>
                      </w:txbxContent>
                    </v:textbox>
                  </v:oval>
                  <v:oval id="Oval 9039" o:spid="_x0000_s2370" style="position:absolute;left:1985;top:17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" filled="f">
                    <v:textbox inset="0,0,0,0">
                      <w:txbxContent>
                        <w:p w:rsidR="008E537A" w:rsidRPr="00092210" w:rsidRDefault="008E537A" w:rsidP="003042F2">
                          <w:pPr>
                            <w:pStyle w:val="ab"/>
                            <w:ind w:firstLineChars="0" w:firstLine="0"/>
                            <w:rPr>
                              <w:rFonts w:ascii="Times New Roman" w:hAnsi="Times New Roman" w:cs="Times New Roman"/>
                            </w:rPr>
                          </w:pPr>
                          <w:r>
                            <w:rPr>
                              <w:rFonts w:ascii="Times New Roman" w:hAnsi="Times New Roman" w:cs="Times New Roman"/>
                            </w:rPr>
                            <w:t>5</w:t>
                          </w:r>
                        </w:p>
                      </w:txbxContent>
                    </v:textbox>
                  </v:oval>
                  <v:shape id="Freeform 9040" o:spid="_x0000_s2371" style="position:absolute;left:721;top:311;width:667;height:422;visibility:visible;mso-wrap-style:square;v-text-anchor:top" coordsize="6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" path="m667,l,422e" filled="f">
                    <v:path arrowok="t" o:connecttype="custom" o:connectlocs="667,0;0,422" o:connectangles="0,0"/>
                  </v:shape>
                  <v:line id="Line 9041" o:spid="_x0000_s2372" style="position:absolute;visibility:visible;mso-wrap-style:square" from="739,892" to="249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"/>
                  <v:line id="Line 9042" o:spid="_x0000_s2373" style="position:absolute;visibility:visible;mso-wrap-style:square" from="563,1090" to="872,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"/>
                  <v:line id="Line 9043" o:spid="_x0000_s2374" style="position:absolute;visibility:visible;mso-wrap-style:square" from="1156,1941" to="1980,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"/>
                  <v:shape id="Freeform 9044" o:spid="_x0000_s2375" style="position:absolute;left:2294;top:1060;width:355;height:654;visibility:visible;mso-wrap-style:square;v-text-anchor:top" coordsize="35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" path="m355,l,654e" filled="f">
                    <v:path arrowok="t" o:connecttype="custom" o:connectlocs="355,0;0,654" o:connectangles="0,0"/>
                  </v:shape>
                  <v:line id="Line 9045" o:spid="_x0000_s2376" style="position:absolute;visibility:visible;mso-wrap-style:square" from="1852,312" to="247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"/>
                  <v:line id="Line 9046" o:spid="_x0000_s2377" style="position:absolute;flip:x;visibility:visible;mso-wrap-style:square" from="1024,453" to="1539,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"/>
                  <v:shape id="Text Box 9047" o:spid="_x0000_s2378" type="#_x0000_t202" style="position:absolute;left:1472;top:166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2</w:t>
                          </w:r>
                        </w:p>
                      </w:txbxContent>
                    </v:textbox>
                  </v:shape>
                  <v:shape id="Text Box 9048" o:spid="_x0000_s2379" type="#_x0000_t202" style="position:absolute;left:854;top:208;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7</w:t>
                          </w:r>
                        </w:p>
                      </w:txbxContent>
                    </v:textbox>
                  </v:shape>
                  <v:shape id="Text Box 9049" o:spid="_x0000_s2380" type="#_x0000_t202" style="position:absolute;left:2569;top:1404;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9</w:t>
                          </w:r>
                        </w:p>
                      </w:txbxContent>
                    </v:textbox>
                  </v:shape>
                  <v:shape id="Text Box 9050" o:spid="_x0000_s2381" type="#_x0000_t202" style="position:absolute;left:494;top:145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shape id="Text Box 9051" o:spid="_x0000_s2382" type="#_x0000_t202" style="position:absolute;left:1309;top:1248;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" filled="f" stroked="f" strokecolor="white">
                    <v:textbox inset="0,0,0,0">
                      <w:txbxContent>
                        <w:p w:rsidR="008E537A" w:rsidRPr="00092210" w:rsidRDefault="008E537A" w:rsidP="003042F2">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group>
                <v:shape id="Text Box 9052" o:spid="_x0000_s2383"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yVxAAAAN0AAAAPAAAAZHJzL2Rvd25yZXYueG1sRE9Na8JA&#10;EL0X/A/LCL3VjYXa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MTGzJXEAAAA3QAAAA8A&#10;AAAAAAAAAAAAAAAABwIAAGRycy9kb3ducmV2LnhtbFBLBQYAAAAAAwADALcAAAD4AgAAAAA=&#10;" filled="f" stroked="f">
                  <v:textbox inset="0,0,0,0">
                    <w:txbxContent>
                      <w:p w:rsidR="008E537A" w:rsidRPr="00092210" w:rsidRDefault="008E537A" w:rsidP="003042F2">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-18</w:t>
                        </w:r>
                        <w:r w:rsidRPr="00092210">
                          <w:rPr>
                            <w:rFonts w:ascii="Times New Roman" w:eastAsia="宋体" w:hAnsi="Times New Roman" w:cs="Times New Roman"/>
                            <w:b w:val="0"/>
                          </w:rPr>
                          <w:t xml:space="preserve"> </w:t>
                        </w:r>
                        <w:r>
                          <w:rPr>
                            <w:rFonts w:ascii="Times New Roman" w:eastAsia="宋体" w:hAnsi="Times New Roman" w:cs="Times New Roman"/>
                            <w:b w:val="0"/>
                          </w:rPr>
                          <w:t>带</w:t>
                        </w:r>
                        <w:r>
                          <w:rPr>
                            <w:rFonts w:ascii="Times New Roman" w:eastAsia="宋体" w:hAnsi="Times New Roman" w:cs="Times New Roman" w:hint="eastAsia"/>
                            <w:b w:val="0"/>
                          </w:rPr>
                          <w:t>权</w:t>
                        </w:r>
                        <w:r w:rsidRPr="00092210">
                          <w:rPr>
                            <w:rFonts w:ascii="Times New Roman" w:eastAsia="宋体" w:hAnsi="Times New Roman" w:cs="Times New Roman"/>
                            <w:b w:val="0"/>
                          </w:rPr>
                          <w:t>无向图</w:t>
                        </w:r>
                      </w:p>
                    </w:txbxContent>
                  </v:textbox>
                </v:shape>
                <w10:wrap type="topAndBottom"/>
              </v:group>
            </w:pict>
          </mc:Fallback>
        </mc:AlternateContent>
      </w:r>
      <w:r w:rsidR="00157279" w:rsidRPr="00196523">
        <w:rPr>
          <w:rFonts w:ascii="Times New Roman" w:eastAsia="宋体" w:hAnsi="Times New Roman" w:cs="Times New Roman" w:hint="eastAsia"/>
          <w:color w:val="000000" w:themeColor="text1"/>
        </w:rPr>
        <w:t>可以任意选择起始顶点，不失一般性，选择顶点</w:t>
      </w:r>
      <w:r w:rsidR="00157279" w:rsidRPr="00196523">
        <w:rPr>
          <w:rFonts w:ascii="Times New Roman" w:eastAsia="宋体" w:hAnsi="Times New Roman" w:cs="Times New Roman" w:hint="eastAsia"/>
          <w:color w:val="000000" w:themeColor="text1"/>
        </w:rPr>
        <w:t>1</w:t>
      </w:r>
      <w:r w:rsidR="00157279" w:rsidRPr="00196523">
        <w:rPr>
          <w:rFonts w:ascii="Times New Roman" w:eastAsia="宋体" w:hAnsi="Times New Roman" w:cs="Times New Roman" w:hint="eastAsia"/>
          <w:color w:val="000000" w:themeColor="text1"/>
        </w:rPr>
        <w:t>为起始顶点。</w:t>
      </w:r>
      <w:r w:rsidR="00BB7B2B" w:rsidRPr="00196523">
        <w:rPr>
          <w:rFonts w:ascii="Times New Roman" w:eastAsia="宋体" w:hAnsi="Times New Roman" w:cs="Times New Roman" w:hint="eastAsia"/>
          <w:color w:val="000000" w:themeColor="text1"/>
        </w:rPr>
        <w:t>求解过程如表</w:t>
      </w:r>
      <w:r w:rsidR="00BB7B2B"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BB7B2B" w:rsidRPr="00196523">
        <w:rPr>
          <w:rFonts w:ascii="Times New Roman" w:eastAsia="宋体" w:hAnsi="Times New Roman" w:cs="Times New Roman"/>
          <w:color w:val="000000" w:themeColor="text1"/>
        </w:rPr>
        <w:t>3</w:t>
      </w:r>
      <w:r w:rsidR="00BB7B2B" w:rsidRPr="00196523">
        <w:rPr>
          <w:rFonts w:ascii="Times New Roman" w:eastAsia="宋体" w:hAnsi="Times New Roman" w:cs="Times New Roman" w:hint="eastAsia"/>
          <w:color w:val="000000" w:themeColor="text1"/>
        </w:rPr>
        <w:t>所示。</w:t>
      </w:r>
    </w:p>
    <w:p w:rsidR="00157279" w:rsidRPr="00196523" w:rsidRDefault="00BB7B2B" w:rsidP="001C30E9">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表</w:t>
      </w:r>
      <w:r w:rsidRPr="00196523">
        <w:rPr>
          <w:rFonts w:ascii="Times New Roman" w:eastAsia="宋体" w:hAnsi="Times New Roman" w:cs="Times New Roman" w:hint="eastAsia"/>
          <w:color w:val="000000" w:themeColor="text1"/>
          <w:sz w:val="18"/>
          <w:szCs w:val="18"/>
        </w:rPr>
        <w:t>6</w:t>
      </w:r>
      <w:r w:rsidR="006E78C8">
        <w:rPr>
          <w:rFonts w:ascii="Times New Roman" w:eastAsia="宋体" w:hAnsi="Times New Roman" w:cs="Times New Roman"/>
          <w:color w:val="000000" w:themeColor="text1"/>
          <w:sz w:val="18"/>
          <w:szCs w:val="18"/>
        </w:rPr>
        <w:t>-</w:t>
      </w:r>
      <w:r w:rsidRPr="00196523">
        <w:rPr>
          <w:rFonts w:ascii="Times New Roman" w:eastAsia="宋体" w:hAnsi="Times New Roman" w:cs="Times New Roman"/>
          <w:color w:val="000000" w:themeColor="text1"/>
          <w:sz w:val="18"/>
          <w:szCs w:val="18"/>
        </w:rPr>
        <w:t xml:space="preserve">3 </w:t>
      </w:r>
      <w:r w:rsidRPr="00196523">
        <w:rPr>
          <w:rFonts w:ascii="Times New Roman" w:eastAsia="宋体" w:hAnsi="Times New Roman" w:cs="Times New Roman" w:hint="eastAsia"/>
          <w:color w:val="000000" w:themeColor="text1"/>
          <w:sz w:val="18"/>
          <w:szCs w:val="18"/>
        </w:rPr>
        <w:t>使用普里</w:t>
      </w:r>
      <w:proofErr w:type="gramStart"/>
      <w:r w:rsidRPr="00196523">
        <w:rPr>
          <w:rFonts w:ascii="Times New Roman" w:eastAsia="宋体" w:hAnsi="Times New Roman" w:cs="Times New Roman" w:hint="eastAsia"/>
          <w:color w:val="000000" w:themeColor="text1"/>
          <w:sz w:val="18"/>
          <w:szCs w:val="18"/>
        </w:rPr>
        <w:t>姆</w:t>
      </w:r>
      <w:proofErr w:type="gramEnd"/>
      <w:r w:rsidRPr="00196523">
        <w:rPr>
          <w:rFonts w:ascii="Times New Roman" w:eastAsia="宋体" w:hAnsi="Times New Roman" w:cs="Times New Roman" w:hint="eastAsia"/>
          <w:color w:val="000000" w:themeColor="text1"/>
          <w:sz w:val="18"/>
          <w:szCs w:val="18"/>
        </w:rPr>
        <w:t>算法求最小生成树</w:t>
      </w:r>
    </w:p>
    <w:tbl>
      <w:tblPr>
        <w:tblW w:w="7481"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535"/>
        <w:gridCol w:w="520"/>
        <w:gridCol w:w="520"/>
        <w:gridCol w:w="520"/>
        <w:gridCol w:w="1501"/>
        <w:gridCol w:w="1391"/>
        <w:gridCol w:w="1391"/>
      </w:tblGrid>
      <w:tr w:rsidR="00F56D69" w:rsidRPr="00196523" w:rsidTr="00F56D69">
        <w:trPr>
          <w:trHeight w:val="737"/>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noProof/>
                <w:color w:val="000000" w:themeColor="text1"/>
                <w:szCs w:val="18"/>
              </w:rPr>
              <mc:AlternateContent>
                <mc:Choice Requires="wps">
                  <w:drawing>
                    <wp:anchor distT="0" distB="0" distL="0" distR="0" simplePos="0" relativeHeight="251729920" behindDoc="0" locked="0" layoutInCell="0" allowOverlap="1" wp14:anchorId="041598DE" wp14:editId="4B9624CF">
                      <wp:simplePos x="0" y="0"/>
                      <wp:positionH relativeFrom="column">
                        <wp:posOffset>-52070</wp:posOffset>
                      </wp:positionH>
                      <wp:positionV relativeFrom="paragraph">
                        <wp:posOffset>16510</wp:posOffset>
                      </wp:positionV>
                      <wp:extent cx="671195" cy="447675"/>
                      <wp:effectExtent l="0" t="0" r="14605" b="28575"/>
                      <wp:wrapNone/>
                      <wp:docPr id="10250" name="任意多边形: 形状 10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 cy="447675"/>
                              </a:xfrm>
                              <a:custGeom>
                                <a:avLst/>
                                <a:gdLst>
                                  <a:gd name="T0" fmla="*/ 0 w 1057"/>
                                  <a:gd name="T1" fmla="*/ 0 h 705"/>
                                  <a:gd name="T2" fmla="*/ 1057 w 1057"/>
                                  <a:gd name="T3" fmla="*/ 705 h 705"/>
                                </a:gdLst>
                                <a:ahLst/>
                                <a:cxnLst>
                                  <a:cxn ang="0">
                                    <a:pos x="T0" y="T1"/>
                                  </a:cxn>
                                  <a:cxn ang="0">
                                    <a:pos x="T2" y="T3"/>
                                  </a:cxn>
                                </a:cxnLst>
                                <a:rect l="0" t="0" r="r" b="b"/>
                                <a:pathLst>
                                  <a:path w="1057" h="705">
                                    <a:moveTo>
                                      <a:pt x="0" y="0"/>
                                    </a:moveTo>
                                    <a:lnTo>
                                      <a:pt x="1057" y="70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33280" id="任意多边形: 形状 10250" o:spid="_x0000_s1026" style="position:absolute;left:0;text-align:left;z-index:251729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points="-4.1pt,1.3pt,48.75pt,36.55pt" coordsize="1057,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" o:allowincell="f" filled="f">
                      <v:path arrowok="t" o:connecttype="custom" o:connectlocs="0,0;671195,447675" o:connectangles="0,0"/>
                    </v:polyline>
                  </w:pict>
                </mc:Fallback>
              </mc:AlternateContent>
            </w:r>
            <w:r w:rsidRPr="00196523">
              <w:rPr>
                <w:rFonts w:ascii="Times New Roman" w:eastAsia="宋体" w:hAnsi="Times New Roman" w:cs="Times New Roman"/>
                <w:color w:val="000000" w:themeColor="text1"/>
                <w:szCs w:val="18"/>
              </w:rPr>
              <w:t xml:space="preserve">     V</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p w:rsidR="00F56D69" w:rsidRPr="00196523" w:rsidRDefault="00F56D69" w:rsidP="001C30E9">
            <w:pPr>
              <w:pStyle w:val="ab"/>
              <w:ind w:firstLineChars="0" w:firstLine="0"/>
              <w:jc w:val="both"/>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closedge</w:t>
            </w:r>
          </w:p>
        </w:tc>
        <w:tc>
          <w:tcPr>
            <w:tcW w:w="535"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2</w:t>
            </w: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3</w:t>
            </w: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4</w:t>
            </w: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5</w:t>
            </w: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U</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V-U</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选中的边</w:t>
            </w:r>
          </w:p>
        </w:tc>
      </w:tr>
      <w:tr w:rsidR="00F56D69" w:rsidRPr="00196523" w:rsidTr="00F56D69">
        <w:trPr>
          <w:trHeight w:val="480"/>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vex</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lowcost</w:t>
            </w:r>
          </w:p>
        </w:tc>
        <w:tc>
          <w:tcPr>
            <w:tcW w:w="535"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7</w:t>
            </w:r>
          </w:p>
        </w:tc>
        <w:tc>
          <w:tcPr>
            <w:tcW w:w="52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5</w:t>
            </w: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8</w:t>
            </w: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4</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5}</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w:t>
            </w: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p>
        </w:tc>
      </w:tr>
      <w:tr w:rsidR="00F56D69" w:rsidRPr="00196523" w:rsidTr="00F56D69">
        <w:trPr>
          <w:trHeight w:val="480"/>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vex</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lowcost</w:t>
            </w:r>
          </w:p>
        </w:tc>
        <w:tc>
          <w:tcPr>
            <w:tcW w:w="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3</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3</w:t>
            </w: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1</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8</w:t>
            </w: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3</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9</w:t>
            </w: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4</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5}</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w:t>
            </w: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p>
        </w:tc>
      </w:tr>
      <w:tr w:rsidR="00F56D69" w:rsidRPr="00196523" w:rsidTr="00F56D69">
        <w:trPr>
          <w:trHeight w:val="480"/>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vex</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lowcost</w:t>
            </w:r>
          </w:p>
        </w:tc>
        <w:tc>
          <w:tcPr>
            <w:tcW w:w="535"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1</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8</w:t>
            </w: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3</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9</w:t>
            </w: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{4</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5}</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w:t>
            </w: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00BB7B2B" w:rsidRPr="00196523">
              <w:rPr>
                <w:rFonts w:ascii="Times New Roman" w:eastAsia="宋体" w:hAnsi="Times New Roman" w:cs="Times New Roman"/>
                <w:color w:val="000000" w:themeColor="text1"/>
                <w:szCs w:val="18"/>
              </w:rPr>
              <w:t>4</w:t>
            </w:r>
            <w:r w:rsidRPr="00196523">
              <w:rPr>
                <w:rFonts w:ascii="Times New Roman" w:eastAsia="宋体" w:hAnsi="Times New Roman" w:cs="Times New Roman"/>
                <w:color w:val="000000" w:themeColor="text1"/>
                <w:szCs w:val="18"/>
              </w:rPr>
              <w:t>)</w:t>
            </w:r>
          </w:p>
        </w:tc>
      </w:tr>
      <w:tr w:rsidR="00F56D69" w:rsidRPr="00196523" w:rsidTr="00F56D69">
        <w:trPr>
          <w:trHeight w:val="480"/>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vex</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lowcost</w:t>
            </w:r>
          </w:p>
        </w:tc>
        <w:tc>
          <w:tcPr>
            <w:tcW w:w="535"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4</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2</w:t>
            </w: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4}</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{5}</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hint="eastAsia"/>
                <w:color w:val="000000" w:themeColor="text1"/>
                <w:szCs w:val="18"/>
              </w:rPr>
              <w:t>(</w:t>
            </w:r>
            <w:r w:rsidR="00BB7B2B" w:rsidRPr="00196523">
              <w:rPr>
                <w:rFonts w:ascii="Times New Roman" w:eastAsia="宋体" w:hAnsi="Times New Roman" w:cs="Times New Roman"/>
                <w:color w:val="000000" w:themeColor="text1"/>
                <w:szCs w:val="18"/>
              </w:rPr>
              <w:t>4</w:t>
            </w:r>
            <w:r w:rsidRPr="00836672">
              <w:rPr>
                <w:rFonts w:ascii="宋体" w:eastAsia="宋体" w:hAnsi="宋体" w:cs="Times New Roman"/>
                <w:color w:val="000000" w:themeColor="text1"/>
                <w:szCs w:val="18"/>
              </w:rPr>
              <w:t>,</w:t>
            </w:r>
            <w:r w:rsidR="00BB7B2B" w:rsidRPr="00196523">
              <w:rPr>
                <w:rFonts w:ascii="Times New Roman" w:eastAsia="宋体" w:hAnsi="Times New Roman" w:cs="Times New Roman"/>
                <w:color w:val="000000" w:themeColor="text1"/>
                <w:szCs w:val="18"/>
              </w:rPr>
              <w:t>5</w:t>
            </w:r>
            <w:r w:rsidRPr="00196523">
              <w:rPr>
                <w:rFonts w:ascii="Times New Roman" w:eastAsia="宋体" w:hAnsi="Times New Roman" w:cs="Times New Roman"/>
                <w:color w:val="000000" w:themeColor="text1"/>
                <w:szCs w:val="18"/>
              </w:rPr>
              <w:t>)</w:t>
            </w:r>
          </w:p>
        </w:tc>
      </w:tr>
      <w:tr w:rsidR="00F56D69" w:rsidRPr="00196523" w:rsidTr="00F56D69">
        <w:trPr>
          <w:trHeight w:val="480"/>
        </w:trPr>
        <w:tc>
          <w:tcPr>
            <w:tcW w:w="1103"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vex</w:t>
            </w:r>
          </w:p>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lowcost</w:t>
            </w:r>
          </w:p>
        </w:tc>
        <w:tc>
          <w:tcPr>
            <w:tcW w:w="535"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520"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p>
        </w:tc>
        <w:tc>
          <w:tcPr>
            <w:tcW w:w="150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szCs w:val="18"/>
              </w:rPr>
              <w:t>{1</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2</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3</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4</w:t>
            </w:r>
            <w:r w:rsidRPr="00836672">
              <w:rPr>
                <w:rFonts w:ascii="宋体" w:eastAsia="宋体" w:hAnsi="宋体" w:cs="Times New Roman"/>
                <w:color w:val="000000" w:themeColor="text1"/>
                <w:szCs w:val="18"/>
              </w:rPr>
              <w:t>,</w:t>
            </w:r>
            <w:r w:rsidRPr="00196523">
              <w:rPr>
                <w:rFonts w:ascii="Times New Roman" w:eastAsia="宋体" w:hAnsi="Times New Roman" w:cs="Times New Roman"/>
                <w:color w:val="000000" w:themeColor="text1"/>
                <w:szCs w:val="18"/>
              </w:rPr>
              <w:t>5}</w:t>
            </w:r>
          </w:p>
        </w:tc>
        <w:tc>
          <w:tcPr>
            <w:tcW w:w="1391" w:type="dxa"/>
            <w:tcBorders>
              <w:top w:val="single" w:sz="4" w:space="0" w:color="auto"/>
              <w:left w:val="single" w:sz="4" w:space="0" w:color="auto"/>
              <w:bottom w:val="single" w:sz="4" w:space="0" w:color="auto"/>
              <w:right w:val="single" w:sz="4" w:space="0" w:color="auto"/>
            </w:tcBorders>
            <w:vAlign w:val="center"/>
            <w:hideMark/>
          </w:tcPr>
          <w:p w:rsidR="00F56D69" w:rsidRPr="00196523" w:rsidRDefault="00F56D69" w:rsidP="001C30E9">
            <w:pPr>
              <w:pStyle w:val="ab"/>
              <w:ind w:firstLineChars="0" w:firstLine="0"/>
              <w:rPr>
                <w:rFonts w:ascii="Times New Roman" w:eastAsia="宋体" w:hAnsi="Times New Roman" w:cs="Times New Roman"/>
                <w:color w:val="000000" w:themeColor="text1"/>
                <w:szCs w:val="18"/>
              </w:rPr>
            </w:pPr>
            <w:r w:rsidRPr="00196523">
              <w:rPr>
                <w:rFonts w:ascii="Times New Roman" w:eastAsia="宋体" w:hAnsi="Times New Roman" w:cs="Times New Roman"/>
                <w:color w:val="000000" w:themeColor="text1"/>
              </w:rPr>
              <w:t>Φ</w:t>
            </w:r>
          </w:p>
        </w:tc>
        <w:tc>
          <w:tcPr>
            <w:tcW w:w="1391" w:type="dxa"/>
            <w:tcBorders>
              <w:top w:val="single" w:sz="4" w:space="0" w:color="auto"/>
              <w:left w:val="single" w:sz="4" w:space="0" w:color="auto"/>
              <w:bottom w:val="single" w:sz="4" w:space="0" w:color="auto"/>
              <w:right w:val="single" w:sz="4" w:space="0" w:color="auto"/>
            </w:tcBorders>
            <w:vAlign w:val="center"/>
          </w:tcPr>
          <w:p w:rsidR="00F56D69" w:rsidRPr="00196523" w:rsidRDefault="00F56D69" w:rsidP="001C30E9">
            <w:pPr>
              <w:pStyle w:val="ab"/>
              <w:ind w:firstLineChars="0" w:firstLine="0"/>
              <w:rPr>
                <w:rFonts w:ascii="Times New Roman" w:eastAsia="宋体" w:hAnsi="Times New Roman" w:cs="Times New Roman"/>
                <w:color w:val="000000" w:themeColor="text1"/>
              </w:rPr>
            </w:pPr>
          </w:p>
        </w:tc>
      </w:tr>
    </w:tbl>
    <w:p w:rsidR="00157279" w:rsidRPr="00196523" w:rsidRDefault="00CC695A"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734016" behindDoc="0" locked="0" layoutInCell="1" allowOverlap="1" wp14:anchorId="7EF6FC27" wp14:editId="6434669E">
                <wp:simplePos x="0" y="0"/>
                <wp:positionH relativeFrom="column">
                  <wp:posOffset>2989580</wp:posOffset>
                </wp:positionH>
                <wp:positionV relativeFrom="paragraph">
                  <wp:posOffset>251460</wp:posOffset>
                </wp:positionV>
                <wp:extent cx="1604010" cy="1353820"/>
                <wp:effectExtent l="0" t="0" r="15240" b="17780"/>
                <wp:wrapTopAndBottom/>
                <wp:docPr id="3043" name="组合 3043"/>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3044" name="Group 9032"/>
                        <wpg:cNvGrpSpPr>
                          <a:grpSpLocks/>
                        </wpg:cNvGrpSpPr>
                        <wpg:grpSpPr bwMode="auto">
                          <a:xfrm>
                            <a:off x="254" y="0"/>
                            <a:ext cx="2708" cy="2172"/>
                            <a:chOff x="254" y="0"/>
                            <a:chExt cx="2708" cy="2172"/>
                          </a:xfrm>
                        </wpg:grpSpPr>
                        <wps:wsp>
                          <wps:cNvPr id="3045" name="Text Box 9033"/>
                          <wps:cNvSpPr txBox="1">
                            <a:spLocks noChangeArrowheads="1"/>
                          </wps:cNvSpPr>
                          <wps:spPr bwMode="auto">
                            <a:xfrm flipH="1" flipV="1">
                              <a:off x="1849" y="93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wps:txbx>
                          <wps:bodyPr rot="0" vert="horz" wrap="square" lIns="0" tIns="0" rIns="0" bIns="0" anchor="t" anchorCtr="0" upright="1">
                            <a:noAutofit/>
                          </wps:bodyPr>
                        </wps:wsp>
                        <wps:wsp>
                          <wps:cNvPr id="3046" name="Text Box 9034"/>
                          <wps:cNvSpPr txBox="1">
                            <a:spLocks noChangeArrowheads="1"/>
                          </wps:cNvSpPr>
                          <wps:spPr bwMode="auto">
                            <a:xfrm flipH="1" flipV="1">
                              <a:off x="2209" y="312"/>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wps:txbx>
                          <wps:bodyPr rot="0" vert="horz" wrap="square" lIns="0" tIns="0" rIns="0" bIns="0" anchor="t" anchorCtr="0" upright="1">
                            <a:noAutofit/>
                          </wps:bodyPr>
                        </wps:wsp>
                        <wps:wsp>
                          <wps:cNvPr id="3047" name="Oval 9035"/>
                          <wps:cNvSpPr>
                            <a:spLocks noChangeArrowheads="1"/>
                          </wps:cNvSpPr>
                          <wps:spPr bwMode="auto">
                            <a:xfrm>
                              <a:off x="254" y="622"/>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3048" name="Oval 9036"/>
                          <wps:cNvSpPr>
                            <a:spLocks noChangeArrowheads="1"/>
                          </wps:cNvSpPr>
                          <wps:spPr bwMode="auto">
                            <a:xfrm>
                              <a:off x="2477" y="6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3049"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3050" name="Oval 9038"/>
                          <wps:cNvSpPr>
                            <a:spLocks noChangeArrowheads="1"/>
                          </wps:cNvSpPr>
                          <wps:spPr bwMode="auto">
                            <a:xfrm>
                              <a:off x="666" y="1704"/>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3051" name="Oval 9039"/>
                          <wps:cNvSpPr>
                            <a:spLocks noChangeArrowheads="1"/>
                          </wps:cNvSpPr>
                          <wps:spPr bwMode="auto">
                            <a:xfrm>
                              <a:off x="1985" y="17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3053" name="Line 9041"/>
                          <wps:cNvCnPr>
                            <a:cxnSpLocks noChangeShapeType="1"/>
                          </wps:cNvCnPr>
                          <wps:spPr bwMode="auto">
                            <a:xfrm>
                              <a:off x="739" y="892"/>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4" name="Line 9042"/>
                          <wps:cNvCnPr>
                            <a:cxnSpLocks noChangeShapeType="1"/>
                          </wps:cNvCnPr>
                          <wps:spPr bwMode="auto">
                            <a:xfrm>
                              <a:off x="563" y="1090"/>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5" name="Line 9043"/>
                          <wps:cNvCnPr>
                            <a:cxnSpLocks noChangeShapeType="1"/>
                          </wps:cNvCnPr>
                          <wps:spPr bwMode="auto">
                            <a:xfrm>
                              <a:off x="1156" y="1941"/>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7" name="Line 9045"/>
                          <wps:cNvCnPr>
                            <a:cxnSpLocks noChangeShapeType="1"/>
                          </wps:cNvCnPr>
                          <wps:spPr bwMode="auto">
                            <a:xfrm>
                              <a:off x="1852" y="312"/>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9" name="Text Box 9047"/>
                          <wps:cNvSpPr txBox="1">
                            <a:spLocks noChangeArrowheads="1"/>
                          </wps:cNvSpPr>
                          <wps:spPr bwMode="auto">
                            <a:xfrm flipH="1" flipV="1">
                              <a:off x="1472" y="166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wps:txbx>
                          <wps:bodyPr rot="0" vert="horz" wrap="square" lIns="0" tIns="0" rIns="0" bIns="0" anchor="t" anchorCtr="0" upright="1">
                            <a:noAutofit/>
                          </wps:bodyPr>
                        </wps:wsp>
                        <wps:wsp>
                          <wps:cNvPr id="3062" name="Text Box 9050"/>
                          <wps:cNvSpPr txBox="1">
                            <a:spLocks noChangeArrowheads="1"/>
                          </wps:cNvSpPr>
                          <wps:spPr bwMode="auto">
                            <a:xfrm flipH="1" flipV="1">
                              <a:off x="494" y="145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g:grpSp>
                      <wps:wsp>
                        <wps:cNvPr id="3069"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-20</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6FC27" id="组合 3043" o:spid="_x0000_s2384" style="position:absolute;left:0;text-align:left;margin-left:235.4pt;margin-top:19.8pt;width:126.3pt;height:106.6pt;z-index:251734016"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">
                <v:group id="Group 9032" o:spid="_x0000_s2385" style="position:absolute;left:254;width:2708;height:2172" coordorigin="254" coordsize="2708,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">
                  <v:shape id="Text Box 9033" o:spid="_x0000_s2386" type="#_x0000_t202" style="position:absolute;left:1849;top:93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v:textbox>
                  </v:shape>
                  <v:shape id="Text Box 9034" o:spid="_x0000_s2387" type="#_x0000_t202" style="position:absolute;left:2209;top:312;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v:textbox>
                  </v:shape>
                  <v:oval id="Oval 9035" o:spid="_x0000_s2388" style="position:absolute;left:254;top:622;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v:textbox>
                  </v:oval>
                  <v:oval id="Oval 9036" o:spid="_x0000_s2389" style="position:absolute;left:2477;top:6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v:textbox>
                  </v:oval>
                  <v:oval id="Oval 9037" o:spid="_x0000_s2390"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v:textbox>
                  </v:oval>
                  <v:oval id="Oval 9038" o:spid="_x0000_s2391" style="position:absolute;left:666;top:1704;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v:textbox>
                  </v:oval>
                  <v:oval id="Oval 9039" o:spid="_x0000_s2392" style="position:absolute;left:1985;top:17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v:textbox>
                  </v:oval>
                  <v:line id="Line 9041" o:spid="_x0000_s2393" style="position:absolute;visibility:visible;mso-wrap-style:square" from="739,892" to="249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"/>
                  <v:line id="Line 9042" o:spid="_x0000_s2394" style="position:absolute;visibility:visible;mso-wrap-style:square" from="563,1090" to="872,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"/>
                  <v:line id="Line 9043" o:spid="_x0000_s2395" style="position:absolute;visibility:visible;mso-wrap-style:square" from="1156,1941" to="1980,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"/>
                  <v:line id="Line 9045" o:spid="_x0000_s2396" style="position:absolute;visibility:visible;mso-wrap-style:square" from="1852,312" to="247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"/>
                  <v:shape id="Text Box 9047" o:spid="_x0000_s2397" type="#_x0000_t202" style="position:absolute;left:1472;top:166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v:textbox>
                  </v:shape>
                  <v:shape id="Text Box 9050" o:spid="_x0000_s2398" type="#_x0000_t202" style="position:absolute;left:494;top:145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group>
                <v:shape id="Text Box 9052" o:spid="_x0000_s2399"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" filled="f" stroked="f">
                  <v:textbox inset="0,0,0,0">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-20</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v:textbox>
                </v:shape>
                <w10:wrap type="topAndBottom"/>
              </v:group>
            </w:pict>
          </mc:Fallback>
        </mc:AlternateContent>
      </w:r>
      <w:r w:rsidRPr="00196523">
        <w:rPr>
          <w:noProof/>
          <w:color w:val="000000" w:themeColor="text1"/>
        </w:rPr>
        <mc:AlternateContent>
          <mc:Choice Requires="wpg">
            <w:drawing>
              <wp:anchor distT="0" distB="0" distL="114300" distR="114300" simplePos="0" relativeHeight="251727872" behindDoc="0" locked="0" layoutInCell="1" allowOverlap="1" wp14:anchorId="1568241D" wp14:editId="573E23C2">
                <wp:simplePos x="0" y="0"/>
                <wp:positionH relativeFrom="column">
                  <wp:posOffset>1059815</wp:posOffset>
                </wp:positionH>
                <wp:positionV relativeFrom="paragraph">
                  <wp:posOffset>285115</wp:posOffset>
                </wp:positionV>
                <wp:extent cx="1604010" cy="1353820"/>
                <wp:effectExtent l="0" t="0" r="15240" b="17780"/>
                <wp:wrapTopAndBottom/>
                <wp:docPr id="11127" name="组合 11127"/>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11128" name="Group 9032"/>
                        <wpg:cNvGrpSpPr>
                          <a:grpSpLocks/>
                        </wpg:cNvGrpSpPr>
                        <wpg:grpSpPr bwMode="auto">
                          <a:xfrm>
                            <a:off x="254" y="0"/>
                            <a:ext cx="2708" cy="2172"/>
                            <a:chOff x="254" y="0"/>
                            <a:chExt cx="2708" cy="2172"/>
                          </a:xfrm>
                        </wpg:grpSpPr>
                        <wps:wsp>
                          <wps:cNvPr id="11129" name="Text Box 9033"/>
                          <wps:cNvSpPr txBox="1">
                            <a:spLocks noChangeArrowheads="1"/>
                          </wps:cNvSpPr>
                          <wps:spPr bwMode="auto">
                            <a:xfrm flipH="1" flipV="1">
                              <a:off x="1849" y="93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3</w:t>
                                </w:r>
                              </w:p>
                            </w:txbxContent>
                          </wps:txbx>
                          <wps:bodyPr rot="0" vert="horz" wrap="square" lIns="0" tIns="0" rIns="0" bIns="0" anchor="t" anchorCtr="0" upright="1">
                            <a:noAutofit/>
                          </wps:bodyPr>
                        </wps:wsp>
                        <wps:wsp>
                          <wps:cNvPr id="11130" name="Text Box 9034"/>
                          <wps:cNvSpPr txBox="1">
                            <a:spLocks noChangeArrowheads="1"/>
                          </wps:cNvSpPr>
                          <wps:spPr bwMode="auto">
                            <a:xfrm flipH="1" flipV="1">
                              <a:off x="2209" y="312"/>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5</w:t>
                                </w:r>
                              </w:p>
                            </w:txbxContent>
                          </wps:txbx>
                          <wps:bodyPr rot="0" vert="horz" wrap="square" lIns="0" tIns="0" rIns="0" bIns="0" anchor="t" anchorCtr="0" upright="1">
                            <a:noAutofit/>
                          </wps:bodyPr>
                        </wps:wsp>
                        <wps:wsp>
                          <wps:cNvPr id="11131" name="Oval 9035"/>
                          <wps:cNvSpPr>
                            <a:spLocks noChangeArrowheads="1"/>
                          </wps:cNvSpPr>
                          <wps:spPr bwMode="auto">
                            <a:xfrm>
                              <a:off x="254" y="622"/>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132" name="Oval 9036"/>
                          <wps:cNvSpPr>
                            <a:spLocks noChangeArrowheads="1"/>
                          </wps:cNvSpPr>
                          <wps:spPr bwMode="auto">
                            <a:xfrm>
                              <a:off x="2477" y="6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133"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134" name="Oval 9038"/>
                          <wps:cNvSpPr>
                            <a:spLocks noChangeArrowheads="1"/>
                          </wps:cNvSpPr>
                          <wps:spPr bwMode="auto">
                            <a:xfrm>
                              <a:off x="666" y="1704"/>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135" name="Oval 9039"/>
                          <wps:cNvSpPr>
                            <a:spLocks noChangeArrowheads="1"/>
                          </wps:cNvSpPr>
                          <wps:spPr bwMode="auto">
                            <a:xfrm>
                              <a:off x="1985" y="17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3009" name="Line 9041"/>
                          <wps:cNvCnPr>
                            <a:cxnSpLocks noChangeShapeType="1"/>
                          </wps:cNvCnPr>
                          <wps:spPr bwMode="auto">
                            <a:xfrm>
                              <a:off x="739" y="892"/>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1" name="Line 9043"/>
                          <wps:cNvCnPr>
                            <a:cxnSpLocks noChangeShapeType="1"/>
                          </wps:cNvCnPr>
                          <wps:spPr bwMode="auto">
                            <a:xfrm>
                              <a:off x="1156" y="1941"/>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Line 9045"/>
                          <wps:cNvCnPr>
                            <a:cxnSpLocks noChangeShapeType="1"/>
                          </wps:cNvCnPr>
                          <wps:spPr bwMode="auto">
                            <a:xfrm>
                              <a:off x="1852" y="312"/>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Line 9046"/>
                          <wps:cNvCnPr>
                            <a:cxnSpLocks noChangeShapeType="1"/>
                          </wps:cNvCnPr>
                          <wps:spPr bwMode="auto">
                            <a:xfrm flipH="1">
                              <a:off x="1024" y="453"/>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5" name="Text Box 9047"/>
                          <wps:cNvSpPr txBox="1">
                            <a:spLocks noChangeArrowheads="1"/>
                          </wps:cNvSpPr>
                          <wps:spPr bwMode="auto">
                            <a:xfrm flipH="1" flipV="1">
                              <a:off x="1472" y="166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2</w:t>
                                </w:r>
                              </w:p>
                            </w:txbxContent>
                          </wps:txbx>
                          <wps:bodyPr rot="0" vert="horz" wrap="square" lIns="0" tIns="0" rIns="0" bIns="0" anchor="t" anchorCtr="0" upright="1">
                            <a:noAutofit/>
                          </wps:bodyPr>
                        </wps:wsp>
                        <wps:wsp>
                          <wps:cNvPr id="3019" name="Text Box 9051"/>
                          <wps:cNvSpPr txBox="1">
                            <a:spLocks noChangeArrowheads="1"/>
                          </wps:cNvSpPr>
                          <wps:spPr bwMode="auto">
                            <a:xfrm flipH="1" flipV="1">
                              <a:off x="1309" y="1248"/>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g:grpSp>
                      <wps:wsp>
                        <wps:cNvPr id="3020"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92210" w:rsidRDefault="008E537A" w:rsidP="00F56D69">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-19</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68241D" id="组合 11127" o:spid="_x0000_s2400" style="position:absolute;left:0;text-align:left;margin-left:83.45pt;margin-top:22.45pt;width:126.3pt;height:106.6pt;z-index:251727872"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">
                <v:group id="Group 9032" o:spid="_x0000_s2401" style="position:absolute;left:254;width:2708;height:2172" coordorigin="254" coordsize="2708,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">
                  <v:shape id="Text Box 9033" o:spid="_x0000_s2402" type="#_x0000_t202" style="position:absolute;left:1849;top:93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" filled="f" stroked="f" strokecolor="white">
                    <v:textbox inset="0,0,0,0">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3</w:t>
                          </w:r>
                        </w:p>
                      </w:txbxContent>
                    </v:textbox>
                  </v:shape>
                  <v:shape id="Text Box 9034" o:spid="_x0000_s2403" type="#_x0000_t202" style="position:absolute;left:2209;top:312;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" filled="f" stroked="f" strokecolor="white">
                    <v:textbox inset="0,0,0,0">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5</w:t>
                          </w:r>
                        </w:p>
                      </w:txbxContent>
                    </v:textbox>
                  </v:shape>
                  <v:oval id="Oval 9035" o:spid="_x0000_s2404" style="position:absolute;left:254;top:622;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" filled="f">
                    <v:textbox inset="0,0,0,0">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2</w:t>
                          </w:r>
                        </w:p>
                      </w:txbxContent>
                    </v:textbox>
                  </v:oval>
                  <v:oval id="Oval 9036" o:spid="_x0000_s2405" style="position:absolute;left:2477;top:6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" filled="f">
                    <v:textbox inset="0,0,0,0">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3</w:t>
                          </w:r>
                        </w:p>
                      </w:txbxContent>
                    </v:textbox>
                  </v:oval>
                  <v:oval id="Oval 9037" o:spid="_x0000_s2406"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" filled="f">
                    <v:textbox inset="0,0,0,0">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1</w:t>
                          </w:r>
                        </w:p>
                      </w:txbxContent>
                    </v:textbox>
                  </v:oval>
                  <v:oval id="Oval 9038" o:spid="_x0000_s2407" style="position:absolute;left:666;top:1704;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" filled="f">
                    <v:textbox inset="0,0,0,0">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4</w:t>
                          </w:r>
                        </w:p>
                      </w:txbxContent>
                    </v:textbox>
                  </v:oval>
                  <v:oval id="Oval 9039" o:spid="_x0000_s2408" style="position:absolute;left:1985;top:17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" filled="f">
                    <v:textbox inset="0,0,0,0">
                      <w:txbxContent>
                        <w:p w:rsidR="008E537A" w:rsidRPr="00092210" w:rsidRDefault="008E537A" w:rsidP="00F56D69">
                          <w:pPr>
                            <w:pStyle w:val="ab"/>
                            <w:ind w:firstLineChars="0" w:firstLine="0"/>
                            <w:rPr>
                              <w:rFonts w:ascii="Times New Roman" w:hAnsi="Times New Roman" w:cs="Times New Roman"/>
                            </w:rPr>
                          </w:pPr>
                          <w:r>
                            <w:rPr>
                              <w:rFonts w:ascii="Times New Roman" w:hAnsi="Times New Roman" w:cs="Times New Roman"/>
                            </w:rPr>
                            <w:t>5</w:t>
                          </w:r>
                        </w:p>
                      </w:txbxContent>
                    </v:textbox>
                  </v:oval>
                  <v:line id="Line 9041" o:spid="_x0000_s2409" style="position:absolute;visibility:visible;mso-wrap-style:square" from="739,892" to="249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"/>
                  <v:line id="Line 9043" o:spid="_x0000_s2410" style="position:absolute;visibility:visible;mso-wrap-style:square" from="1156,1941" to="1980,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"/>
                  <v:line id="Line 9045" o:spid="_x0000_s2411" style="position:absolute;visibility:visible;mso-wrap-style:square" from="1852,312" to="247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"/>
                  <v:line id="Line 9046" o:spid="_x0000_s2412" style="position:absolute;flip:x;visibility:visible;mso-wrap-style:square" from="1024,453" to="1539,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"/>
                  <v:shape id="Text Box 9047" o:spid="_x0000_s2413" type="#_x0000_t202" style="position:absolute;left:1472;top:166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" filled="f" stroked="f" strokecolor="white">
                    <v:textbox inset="0,0,0,0">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2</w:t>
                          </w:r>
                        </w:p>
                      </w:txbxContent>
                    </v:textbox>
                  </v:shape>
                  <v:shape id="Text Box 9051" o:spid="_x0000_s2414" type="#_x0000_t202" style="position:absolute;left:1309;top:1248;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" filled="f" stroked="f" strokecolor="white">
                    <v:textbox inset="0,0,0,0">
                      <w:txbxContent>
                        <w:p w:rsidR="008E537A" w:rsidRPr="00092210" w:rsidRDefault="008E537A" w:rsidP="00F56D69">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group>
                <v:shape id="Text Box 9052" o:spid="_x0000_s2415"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" filled="f" stroked="f">
                  <v:textbox inset="0,0,0,0">
                    <w:txbxContent>
                      <w:p w:rsidR="008E537A" w:rsidRPr="00092210" w:rsidRDefault="008E537A" w:rsidP="00F56D69">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-19</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v:textbox>
                </v:shape>
                <w10:wrap type="topAndBottom"/>
              </v:group>
            </w:pict>
          </mc:Fallback>
        </mc:AlternateContent>
      </w:r>
      <w:r w:rsidR="00BB7B2B" w:rsidRPr="00196523">
        <w:rPr>
          <w:rFonts w:ascii="Times New Roman" w:eastAsia="宋体" w:hAnsi="Times New Roman" w:cs="Times New Roman" w:hint="eastAsia"/>
          <w:color w:val="000000" w:themeColor="text1"/>
        </w:rPr>
        <w:t>得到的最小生成树如图</w:t>
      </w:r>
      <w:r w:rsidR="00BB7B2B"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BB7B2B" w:rsidRPr="00196523">
        <w:rPr>
          <w:rFonts w:ascii="Times New Roman" w:eastAsia="宋体" w:hAnsi="Times New Roman" w:cs="Times New Roman"/>
          <w:color w:val="000000" w:themeColor="text1"/>
        </w:rPr>
        <w:t>19</w:t>
      </w:r>
      <w:r w:rsidR="00BB7B2B" w:rsidRPr="00196523">
        <w:rPr>
          <w:rFonts w:ascii="Times New Roman" w:eastAsia="宋体" w:hAnsi="Times New Roman" w:cs="Times New Roman" w:hint="eastAsia"/>
          <w:color w:val="000000" w:themeColor="text1"/>
        </w:rPr>
        <w:t>所示。树的权值为</w:t>
      </w:r>
      <w:r w:rsidR="00BB7B2B" w:rsidRPr="00196523">
        <w:rPr>
          <w:rFonts w:ascii="Times New Roman" w:eastAsia="宋体" w:hAnsi="Times New Roman" w:cs="Times New Roman" w:hint="eastAsia"/>
          <w:color w:val="000000" w:themeColor="text1"/>
        </w:rPr>
        <w:t>18</w:t>
      </w:r>
      <w:r w:rsidR="00BB7B2B" w:rsidRPr="00196523">
        <w:rPr>
          <w:rFonts w:ascii="Times New Roman" w:eastAsia="宋体" w:hAnsi="Times New Roman" w:cs="Times New Roman" w:hint="eastAsia"/>
          <w:color w:val="000000" w:themeColor="text1"/>
        </w:rPr>
        <w:t>。</w:t>
      </w:r>
    </w:p>
    <w:p w:rsidR="00F56D69" w:rsidRPr="00196523" w:rsidRDefault="00CD334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在第二步选中了边</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而将顶点</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加入最小生成树</w:t>
      </w: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hint="eastAsia"/>
          <w:color w:val="000000" w:themeColor="text1"/>
        </w:rPr>
        <w:t>后，到顶点</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的</w:t>
      </w:r>
      <w:r w:rsidR="00416830" w:rsidRPr="00196523">
        <w:rPr>
          <w:rFonts w:ascii="Times New Roman" w:eastAsia="宋体" w:hAnsi="Times New Roman" w:cs="Times New Roman" w:hint="eastAsia"/>
          <w:color w:val="000000" w:themeColor="text1"/>
        </w:rPr>
        <w:t>有最小权值的边有两条，分别是</w:t>
      </w:r>
      <w:r w:rsidR="00416830" w:rsidRPr="00196523">
        <w:rPr>
          <w:rFonts w:ascii="Times New Roman" w:eastAsia="宋体" w:hAnsi="Times New Roman" w:cs="Times New Roman" w:hint="eastAsia"/>
          <w:color w:val="000000" w:themeColor="text1"/>
        </w:rPr>
        <w:t>(</w:t>
      </w:r>
      <w:r w:rsidR="00416830" w:rsidRPr="00196523">
        <w:rPr>
          <w:rFonts w:ascii="Times New Roman" w:eastAsia="宋体" w:hAnsi="Times New Roman" w:cs="Times New Roman"/>
          <w:color w:val="000000" w:themeColor="text1"/>
        </w:rPr>
        <w:t>1</w:t>
      </w:r>
      <w:r w:rsidR="00416830" w:rsidRPr="00836672">
        <w:rPr>
          <w:rFonts w:ascii="宋体" w:eastAsia="宋体" w:hAnsi="宋体" w:cs="Times New Roman"/>
          <w:color w:val="000000" w:themeColor="text1"/>
        </w:rPr>
        <w:t>,</w:t>
      </w:r>
      <w:r w:rsidR="00416830" w:rsidRPr="00196523">
        <w:rPr>
          <w:rFonts w:ascii="Times New Roman" w:eastAsia="宋体" w:hAnsi="Times New Roman" w:cs="Times New Roman"/>
          <w:color w:val="000000" w:themeColor="text1"/>
        </w:rPr>
        <w:t>4)</w:t>
      </w:r>
      <w:r w:rsidR="00416830" w:rsidRPr="00196523">
        <w:rPr>
          <w:rFonts w:ascii="Times New Roman" w:eastAsia="宋体" w:hAnsi="Times New Roman" w:cs="Times New Roman" w:hint="eastAsia"/>
          <w:color w:val="000000" w:themeColor="text1"/>
        </w:rPr>
        <w:t>和</w:t>
      </w:r>
      <w:r w:rsidR="00416830" w:rsidRPr="00196523">
        <w:rPr>
          <w:rFonts w:ascii="Times New Roman" w:eastAsia="宋体" w:hAnsi="Times New Roman" w:cs="Times New Roman" w:hint="eastAsia"/>
          <w:color w:val="000000" w:themeColor="text1"/>
        </w:rPr>
        <w:t>(</w:t>
      </w:r>
      <w:r w:rsidR="00416830" w:rsidRPr="00196523">
        <w:rPr>
          <w:rFonts w:ascii="Times New Roman" w:eastAsia="宋体" w:hAnsi="Times New Roman" w:cs="Times New Roman"/>
          <w:color w:val="000000" w:themeColor="text1"/>
        </w:rPr>
        <w:t>2</w:t>
      </w:r>
      <w:r w:rsidR="00416830" w:rsidRPr="00836672">
        <w:rPr>
          <w:rFonts w:ascii="宋体" w:eastAsia="宋体" w:hAnsi="宋体" w:cs="Times New Roman"/>
          <w:color w:val="000000" w:themeColor="text1"/>
        </w:rPr>
        <w:t>,</w:t>
      </w:r>
      <w:r w:rsidR="00416830" w:rsidRPr="00196523">
        <w:rPr>
          <w:rFonts w:ascii="Times New Roman" w:eastAsia="宋体" w:hAnsi="Times New Roman" w:cs="Times New Roman"/>
          <w:color w:val="000000" w:themeColor="text1"/>
        </w:rPr>
        <w:t>4)</w:t>
      </w:r>
      <w:r w:rsidR="00416830" w:rsidRPr="00196523">
        <w:rPr>
          <w:rFonts w:ascii="Times New Roman" w:eastAsia="宋体" w:hAnsi="Times New Roman" w:cs="Times New Roman" w:hint="eastAsia"/>
          <w:color w:val="000000" w:themeColor="text1"/>
        </w:rPr>
        <w:t>，边上的权都是</w:t>
      </w:r>
      <w:r w:rsidRPr="00196523">
        <w:rPr>
          <w:rFonts w:ascii="Times New Roman" w:eastAsia="宋体" w:hAnsi="Times New Roman" w:cs="Times New Roman" w:hint="eastAsia"/>
          <w:color w:val="000000" w:themeColor="text1"/>
        </w:rPr>
        <w:t>8</w:t>
      </w:r>
      <w:r w:rsidR="00416830" w:rsidRPr="00196523">
        <w:rPr>
          <w:rFonts w:ascii="Times New Roman" w:eastAsia="宋体" w:hAnsi="Times New Roman" w:cs="Times New Roman" w:hint="eastAsia"/>
          <w:color w:val="000000" w:themeColor="text1"/>
        </w:rPr>
        <w:t>。所以，第三步选择权值为</w:t>
      </w:r>
      <w:r w:rsidR="00416830" w:rsidRPr="00196523">
        <w:rPr>
          <w:rFonts w:ascii="Times New Roman" w:eastAsia="宋体" w:hAnsi="Times New Roman" w:cs="Times New Roman" w:hint="eastAsia"/>
          <w:color w:val="000000" w:themeColor="text1"/>
        </w:rPr>
        <w:t>8</w:t>
      </w:r>
      <w:r w:rsidR="00416830" w:rsidRPr="00196523">
        <w:rPr>
          <w:rFonts w:ascii="Times New Roman" w:eastAsia="宋体" w:hAnsi="Times New Roman" w:cs="Times New Roman" w:hint="eastAsia"/>
          <w:color w:val="000000" w:themeColor="text1"/>
        </w:rPr>
        <w:t>的边时，既可以选中</w:t>
      </w:r>
      <w:r w:rsidR="00416830" w:rsidRPr="00196523">
        <w:rPr>
          <w:rFonts w:ascii="Times New Roman" w:eastAsia="宋体" w:hAnsi="Times New Roman" w:cs="Times New Roman" w:hint="eastAsia"/>
          <w:color w:val="000000" w:themeColor="text1"/>
        </w:rPr>
        <w:t>(</w:t>
      </w:r>
      <w:r w:rsidR="00416830" w:rsidRPr="00196523">
        <w:rPr>
          <w:rFonts w:ascii="Times New Roman" w:eastAsia="宋体" w:hAnsi="Times New Roman" w:cs="Times New Roman"/>
          <w:color w:val="000000" w:themeColor="text1"/>
        </w:rPr>
        <w:t>1</w:t>
      </w:r>
      <w:r w:rsidR="00416830" w:rsidRPr="00836672">
        <w:rPr>
          <w:rFonts w:ascii="宋体" w:eastAsia="宋体" w:hAnsi="宋体" w:cs="Times New Roman"/>
          <w:color w:val="000000" w:themeColor="text1"/>
        </w:rPr>
        <w:t>,</w:t>
      </w:r>
      <w:r w:rsidR="00416830" w:rsidRPr="00196523">
        <w:rPr>
          <w:rFonts w:ascii="Times New Roman" w:eastAsia="宋体" w:hAnsi="Times New Roman" w:cs="Times New Roman"/>
          <w:color w:val="000000" w:themeColor="text1"/>
        </w:rPr>
        <w:t>4)</w:t>
      </w:r>
      <w:r w:rsidR="00416830" w:rsidRPr="00196523">
        <w:rPr>
          <w:rFonts w:ascii="Times New Roman" w:eastAsia="宋体" w:hAnsi="Times New Roman" w:cs="Times New Roman" w:hint="eastAsia"/>
          <w:color w:val="000000" w:themeColor="text1"/>
        </w:rPr>
        <w:t>也可以选中</w:t>
      </w:r>
      <w:r w:rsidR="00416830" w:rsidRPr="00196523">
        <w:rPr>
          <w:rFonts w:ascii="Times New Roman" w:eastAsia="宋体" w:hAnsi="Times New Roman" w:cs="Times New Roman" w:hint="eastAsia"/>
          <w:color w:val="000000" w:themeColor="text1"/>
        </w:rPr>
        <w:t>(</w:t>
      </w:r>
      <w:r w:rsidR="00416830" w:rsidRPr="00196523">
        <w:rPr>
          <w:rFonts w:ascii="Times New Roman" w:eastAsia="宋体" w:hAnsi="Times New Roman" w:cs="Times New Roman"/>
          <w:color w:val="000000" w:themeColor="text1"/>
        </w:rPr>
        <w:t>2</w:t>
      </w:r>
      <w:r w:rsidR="00416830" w:rsidRPr="00836672">
        <w:rPr>
          <w:rFonts w:ascii="宋体" w:eastAsia="宋体" w:hAnsi="宋体" w:cs="Times New Roman"/>
          <w:color w:val="000000" w:themeColor="text1"/>
        </w:rPr>
        <w:t>,</w:t>
      </w:r>
      <w:r w:rsidR="00416830" w:rsidRPr="00196523">
        <w:rPr>
          <w:rFonts w:ascii="Times New Roman" w:eastAsia="宋体" w:hAnsi="Times New Roman" w:cs="Times New Roman"/>
          <w:color w:val="000000" w:themeColor="text1"/>
        </w:rPr>
        <w:t>4)</w:t>
      </w:r>
      <w:r w:rsidR="00416830" w:rsidRPr="00196523">
        <w:rPr>
          <w:rFonts w:ascii="Times New Roman" w:eastAsia="宋体" w:hAnsi="Times New Roman" w:cs="Times New Roman" w:hint="eastAsia"/>
          <w:color w:val="000000" w:themeColor="text1"/>
        </w:rPr>
        <w:t>。如果选中的是</w:t>
      </w:r>
      <w:r w:rsidR="00416830" w:rsidRPr="00196523">
        <w:rPr>
          <w:rFonts w:ascii="Times New Roman" w:eastAsia="宋体" w:hAnsi="Times New Roman" w:cs="Times New Roman" w:hint="eastAsia"/>
          <w:color w:val="000000" w:themeColor="text1"/>
        </w:rPr>
        <w:t>(</w:t>
      </w:r>
      <w:r w:rsidR="00416830" w:rsidRPr="00196523">
        <w:rPr>
          <w:rFonts w:ascii="Times New Roman" w:eastAsia="宋体" w:hAnsi="Times New Roman" w:cs="Times New Roman"/>
          <w:color w:val="000000" w:themeColor="text1"/>
        </w:rPr>
        <w:t>2</w:t>
      </w:r>
      <w:r w:rsidR="00416830" w:rsidRPr="00836672">
        <w:rPr>
          <w:rFonts w:ascii="宋体" w:eastAsia="宋体" w:hAnsi="宋体" w:cs="Times New Roman"/>
          <w:color w:val="000000" w:themeColor="text1"/>
        </w:rPr>
        <w:t>,</w:t>
      </w:r>
      <w:r w:rsidR="00416830" w:rsidRPr="00196523">
        <w:rPr>
          <w:rFonts w:ascii="Times New Roman" w:eastAsia="宋体" w:hAnsi="Times New Roman" w:cs="Times New Roman"/>
          <w:color w:val="000000" w:themeColor="text1"/>
        </w:rPr>
        <w:t>4)</w:t>
      </w:r>
      <w:r w:rsidR="00416830" w:rsidRPr="00196523">
        <w:rPr>
          <w:rFonts w:ascii="Times New Roman" w:eastAsia="宋体" w:hAnsi="Times New Roman" w:cs="Times New Roman" w:hint="eastAsia"/>
          <w:color w:val="000000" w:themeColor="text1"/>
        </w:rPr>
        <w:t>，则得到的最小生成树如图</w:t>
      </w:r>
      <w:r w:rsidR="00416830"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416830" w:rsidRPr="00196523">
        <w:rPr>
          <w:rFonts w:ascii="Times New Roman" w:eastAsia="宋体" w:hAnsi="Times New Roman" w:cs="Times New Roman"/>
          <w:color w:val="000000" w:themeColor="text1"/>
        </w:rPr>
        <w:t>20</w:t>
      </w:r>
      <w:r w:rsidR="00416830" w:rsidRPr="00196523">
        <w:rPr>
          <w:rFonts w:ascii="Times New Roman" w:eastAsia="宋体" w:hAnsi="Times New Roman" w:cs="Times New Roman" w:hint="eastAsia"/>
          <w:color w:val="000000" w:themeColor="text1"/>
        </w:rPr>
        <w:t>所示。</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157279"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rPr>
        <w:t>对图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157279"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，使用克鲁斯卡尔算法求最小生成树。</w:t>
      </w:r>
    </w:p>
    <w:p w:rsidR="000E2C94"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170C36" w:rsidRPr="00196523">
        <w:rPr>
          <w:rFonts w:ascii="Times New Roman" w:eastAsia="宋体" w:hAnsi="Times New Roman" w:cs="Times New Roman" w:hint="eastAsia"/>
          <w:color w:val="000000" w:themeColor="text1"/>
        </w:rPr>
        <w:t>先将边按权值进行升序排序</w:t>
      </w:r>
      <w:r w:rsidR="00EE3A5D">
        <w:rPr>
          <w:rFonts w:ascii="Times New Roman" w:eastAsia="宋体" w:hAnsi="Times New Roman" w:cs="Times New Roman" w:hint="eastAsia"/>
          <w:color w:val="000000" w:themeColor="text1"/>
        </w:rPr>
        <w:t>，如表</w:t>
      </w:r>
      <w:r w:rsidR="00EE3A5D">
        <w:rPr>
          <w:rFonts w:ascii="Times New Roman" w:eastAsia="宋体" w:hAnsi="Times New Roman" w:cs="Times New Roman" w:hint="eastAsia"/>
          <w:color w:val="000000" w:themeColor="text1"/>
        </w:rPr>
        <w:t>6</w:t>
      </w:r>
      <w:r w:rsidR="00EE3A5D">
        <w:rPr>
          <w:rFonts w:ascii="Times New Roman" w:eastAsia="宋体" w:hAnsi="Times New Roman" w:cs="Times New Roman"/>
          <w:color w:val="000000" w:themeColor="text1"/>
        </w:rPr>
        <w:t>-4</w:t>
      </w:r>
      <w:r w:rsidR="00EE3A5D">
        <w:rPr>
          <w:rFonts w:ascii="Times New Roman" w:eastAsia="宋体" w:hAnsi="Times New Roman" w:cs="Times New Roman" w:hint="eastAsia"/>
          <w:color w:val="000000" w:themeColor="text1"/>
        </w:rPr>
        <w:t>所示</w:t>
      </w:r>
      <w:r w:rsidR="00170C36" w:rsidRPr="00196523">
        <w:rPr>
          <w:rFonts w:ascii="Times New Roman" w:eastAsia="宋体" w:hAnsi="Times New Roman" w:cs="Times New Roman" w:hint="eastAsia"/>
          <w:color w:val="000000" w:themeColor="text1"/>
        </w:rPr>
        <w:t>。</w:t>
      </w:r>
    </w:p>
    <w:p w:rsidR="00EE3A5D" w:rsidRPr="00196523" w:rsidRDefault="00EE3A5D" w:rsidP="00EE3A5D">
      <w:pPr>
        <w:pStyle w:val="a3"/>
        <w:spacing w:line="240" w:lineRule="auto"/>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表</w:t>
      </w:r>
      <w:r w:rsidRPr="00196523">
        <w:rPr>
          <w:rFonts w:ascii="Times New Roman" w:eastAsia="宋体" w:hAnsi="Times New Roman" w:cs="Times New Roman" w:hint="eastAsia"/>
          <w:color w:val="000000" w:themeColor="text1"/>
          <w:sz w:val="18"/>
          <w:szCs w:val="18"/>
        </w:rPr>
        <w:t>6</w:t>
      </w:r>
      <w:r>
        <w:rPr>
          <w:rFonts w:ascii="Times New Roman" w:eastAsia="宋体" w:hAnsi="Times New Roman" w:cs="Times New Roman"/>
          <w:color w:val="000000" w:themeColor="text1"/>
          <w:sz w:val="18"/>
          <w:szCs w:val="18"/>
        </w:rPr>
        <w:t>-</w:t>
      </w:r>
      <w:r>
        <w:rPr>
          <w:rFonts w:ascii="Times New Roman" w:eastAsia="宋体" w:hAnsi="Times New Roman" w:cs="Times New Roman" w:hint="eastAsia"/>
          <w:color w:val="000000" w:themeColor="text1"/>
          <w:sz w:val="18"/>
          <w:szCs w:val="18"/>
        </w:rPr>
        <w:t>4</w:t>
      </w:r>
      <w:r w:rsidRPr="00196523">
        <w:rPr>
          <w:rFonts w:ascii="Times New Roman" w:eastAsia="宋体" w:hAnsi="Times New Roman" w:cs="Times New Roman"/>
          <w:color w:val="000000" w:themeColor="text1"/>
          <w:sz w:val="18"/>
          <w:szCs w:val="18"/>
        </w:rPr>
        <w:t xml:space="preserve"> </w:t>
      </w:r>
      <w:r>
        <w:rPr>
          <w:rFonts w:ascii="Times New Roman" w:eastAsia="宋体" w:hAnsi="Times New Roman" w:cs="Times New Roman" w:hint="eastAsia"/>
          <w:color w:val="000000" w:themeColor="text1"/>
          <w:sz w:val="18"/>
          <w:szCs w:val="18"/>
        </w:rPr>
        <w:t>按权值排序的各条边</w:t>
      </w:r>
    </w:p>
    <w:tbl>
      <w:tblPr>
        <w:tblStyle w:val="ac"/>
        <w:tblW w:w="0" w:type="auto"/>
        <w:jc w:val="center"/>
        <w:tblLook w:val="04A0" w:firstRow="1" w:lastRow="0" w:firstColumn="1" w:lastColumn="0" w:noHBand="0" w:noVBand="1"/>
      </w:tblPr>
      <w:tblGrid>
        <w:gridCol w:w="1069"/>
        <w:gridCol w:w="916"/>
        <w:gridCol w:w="992"/>
      </w:tblGrid>
      <w:tr w:rsidR="00170C36" w:rsidRPr="00196523" w:rsidTr="00EE3A5D">
        <w:trPr>
          <w:jc w:val="center"/>
        </w:trPr>
        <w:tc>
          <w:tcPr>
            <w:tcW w:w="1069"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是否选中</w:t>
            </w:r>
          </w:p>
        </w:tc>
        <w:tc>
          <w:tcPr>
            <w:tcW w:w="916"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边</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权值</w:t>
            </w:r>
          </w:p>
        </w:tc>
      </w:tr>
      <w:tr w:rsidR="00170C36" w:rsidRPr="00196523" w:rsidTr="00EE3A5D">
        <w:trPr>
          <w:jc w:val="center"/>
        </w:trPr>
        <w:tc>
          <w:tcPr>
            <w:tcW w:w="1069"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D6"/>
            </w:r>
          </w:p>
        </w:tc>
        <w:tc>
          <w:tcPr>
            <w:tcW w:w="916"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4</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r>
      <w:tr w:rsidR="00170C36" w:rsidRPr="00196523" w:rsidTr="00EE3A5D">
        <w:trPr>
          <w:jc w:val="center"/>
        </w:trPr>
        <w:tc>
          <w:tcPr>
            <w:tcW w:w="1069"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D6"/>
            </w:r>
          </w:p>
        </w:tc>
        <w:tc>
          <w:tcPr>
            <w:tcW w:w="916"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2</w:t>
            </w:r>
            <w:r w:rsidRPr="00836672">
              <w:rPr>
                <w:rFonts w:ascii="宋体" w:eastAsia="宋体" w:hAnsi="宋体" w:cs="Times New Roman"/>
                <w:color w:val="000000" w:themeColor="text1"/>
              </w:rPr>
              <w:t>,</w:t>
            </w:r>
            <w:r w:rsidR="00CD334D"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r>
      <w:tr w:rsidR="00170C36" w:rsidRPr="00196523" w:rsidTr="00EE3A5D">
        <w:trPr>
          <w:jc w:val="center"/>
        </w:trPr>
        <w:tc>
          <w:tcPr>
            <w:tcW w:w="1069"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D6"/>
            </w:r>
          </w:p>
        </w:tc>
        <w:tc>
          <w:tcPr>
            <w:tcW w:w="916"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00CD334D"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p>
        </w:tc>
        <w:tc>
          <w:tcPr>
            <w:tcW w:w="992"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p>
        </w:tc>
      </w:tr>
      <w:tr w:rsidR="00170C36" w:rsidRPr="00196523" w:rsidTr="00EE3A5D">
        <w:trPr>
          <w:jc w:val="center"/>
        </w:trPr>
        <w:tc>
          <w:tcPr>
            <w:tcW w:w="1069"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B4"/>
            </w:r>
          </w:p>
        </w:tc>
        <w:tc>
          <w:tcPr>
            <w:tcW w:w="916" w:type="dxa"/>
          </w:tcPr>
          <w:p w:rsidR="00170C36" w:rsidRPr="00196523" w:rsidRDefault="00170C36" w:rsidP="001C30E9">
            <w:pPr>
              <w:ind w:firstLineChars="0" w:firstLine="0"/>
              <w:jc w:val="center"/>
              <w:rPr>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00CD334D"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p>
        </w:tc>
      </w:tr>
      <w:tr w:rsidR="00170C36" w:rsidRPr="00196523" w:rsidTr="00EE3A5D">
        <w:trPr>
          <w:jc w:val="center"/>
        </w:trPr>
        <w:tc>
          <w:tcPr>
            <w:tcW w:w="1069" w:type="dxa"/>
          </w:tcPr>
          <w:p w:rsidR="00170C36" w:rsidRPr="00196523" w:rsidRDefault="00CD334D"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D6"/>
            </w:r>
          </w:p>
        </w:tc>
        <w:tc>
          <w:tcPr>
            <w:tcW w:w="916" w:type="dxa"/>
          </w:tcPr>
          <w:p w:rsidR="00170C36" w:rsidRPr="00196523" w:rsidRDefault="00170C36" w:rsidP="001C30E9">
            <w:pPr>
              <w:ind w:firstLineChars="0" w:firstLine="0"/>
              <w:jc w:val="center"/>
              <w:rPr>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00CD334D"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p>
        </w:tc>
      </w:tr>
      <w:tr w:rsidR="00170C36" w:rsidRPr="00196523" w:rsidTr="00EE3A5D">
        <w:trPr>
          <w:jc w:val="center"/>
        </w:trPr>
        <w:tc>
          <w:tcPr>
            <w:tcW w:w="1069" w:type="dxa"/>
          </w:tcPr>
          <w:p w:rsidR="00170C36" w:rsidRPr="00196523" w:rsidRDefault="00416830"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B4"/>
            </w:r>
          </w:p>
        </w:tc>
        <w:tc>
          <w:tcPr>
            <w:tcW w:w="916" w:type="dxa"/>
          </w:tcPr>
          <w:p w:rsidR="00170C36" w:rsidRPr="00196523" w:rsidRDefault="00170C36" w:rsidP="001C30E9">
            <w:pPr>
              <w:ind w:firstLineChars="0" w:firstLine="0"/>
              <w:jc w:val="center"/>
              <w:rPr>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2</w:t>
            </w:r>
            <w:r w:rsidRPr="00836672">
              <w:rPr>
                <w:rFonts w:ascii="宋体" w:eastAsia="宋体" w:hAnsi="宋体" w:cs="Times New Roman"/>
                <w:color w:val="000000" w:themeColor="text1"/>
              </w:rPr>
              <w:t>,</w:t>
            </w:r>
            <w:r w:rsidR="00CD334D"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p>
        </w:tc>
      </w:tr>
      <w:tr w:rsidR="00170C36" w:rsidRPr="00196523" w:rsidTr="00EE3A5D">
        <w:trPr>
          <w:jc w:val="center"/>
        </w:trPr>
        <w:tc>
          <w:tcPr>
            <w:tcW w:w="1069" w:type="dxa"/>
          </w:tcPr>
          <w:p w:rsidR="00170C36" w:rsidRPr="00196523" w:rsidRDefault="00416830"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sym w:font="Symbol" w:char="F0B4"/>
            </w:r>
          </w:p>
        </w:tc>
        <w:tc>
          <w:tcPr>
            <w:tcW w:w="916" w:type="dxa"/>
          </w:tcPr>
          <w:p w:rsidR="00170C36" w:rsidRPr="00196523" w:rsidRDefault="00170C36" w:rsidP="001C30E9">
            <w:pPr>
              <w:ind w:firstLineChars="0" w:firstLine="0"/>
              <w:jc w:val="center"/>
              <w:rPr>
                <w:color w:val="000000" w:themeColor="text1"/>
              </w:rPr>
            </w:pPr>
            <w:r w:rsidRPr="00196523">
              <w:rPr>
                <w:rFonts w:ascii="Times New Roman" w:eastAsia="宋体" w:hAnsi="Times New Roman" w:cs="Times New Roman" w:hint="eastAsia"/>
                <w:color w:val="000000" w:themeColor="text1"/>
              </w:rPr>
              <w:t>(</w:t>
            </w:r>
            <w:r w:rsidR="00CD334D" w:rsidRPr="00196523">
              <w:rPr>
                <w:rFonts w:ascii="Times New Roman" w:eastAsia="宋体" w:hAnsi="Times New Roman" w:cs="Times New Roman"/>
                <w:color w:val="000000" w:themeColor="text1"/>
              </w:rPr>
              <w:t>3</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p>
        </w:tc>
        <w:tc>
          <w:tcPr>
            <w:tcW w:w="992" w:type="dxa"/>
          </w:tcPr>
          <w:p w:rsidR="00170C36" w:rsidRPr="00196523" w:rsidRDefault="00170C36" w:rsidP="001C30E9">
            <w:pPr>
              <w:pStyle w:val="a3"/>
              <w:spacing w:line="240" w:lineRule="auto"/>
              <w:ind w:firstLineChars="0" w:firstLine="0"/>
              <w:jc w:val="center"/>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9</w:t>
            </w:r>
          </w:p>
        </w:tc>
      </w:tr>
    </w:tbl>
    <w:p w:rsidR="00170C36" w:rsidRPr="00196523" w:rsidRDefault="00170C36" w:rsidP="001C30E9">
      <w:pPr>
        <w:pStyle w:val="a3"/>
        <w:spacing w:line="240" w:lineRule="auto"/>
        <w:ind w:firstLine="420"/>
        <w:rPr>
          <w:rFonts w:ascii="Times New Roman" w:eastAsia="宋体" w:hAnsi="Times New Roman" w:cs="Times New Roman"/>
          <w:color w:val="000000" w:themeColor="text1"/>
        </w:rPr>
      </w:pPr>
    </w:p>
    <w:p w:rsidR="00BB7B2B" w:rsidRPr="00196523" w:rsidRDefault="0041683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得到的最小生成树如图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21</w:t>
      </w:r>
      <w:r w:rsidRPr="00196523">
        <w:rPr>
          <w:rFonts w:ascii="Times New Roman" w:eastAsia="宋体" w:hAnsi="Times New Roman" w:cs="Times New Roman" w:hint="eastAsia"/>
          <w:color w:val="000000" w:themeColor="text1"/>
        </w:rPr>
        <w:t>所示。</w:t>
      </w:r>
    </w:p>
    <w:p w:rsidR="00BB7B2B" w:rsidRPr="00196523" w:rsidRDefault="002B1ACA"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738112" behindDoc="0" locked="0" layoutInCell="1" allowOverlap="1" wp14:anchorId="5320D826" wp14:editId="2E11151A">
                <wp:simplePos x="0" y="0"/>
                <wp:positionH relativeFrom="column">
                  <wp:posOffset>2766060</wp:posOffset>
                </wp:positionH>
                <wp:positionV relativeFrom="paragraph">
                  <wp:posOffset>182245</wp:posOffset>
                </wp:positionV>
                <wp:extent cx="1604010" cy="1353820"/>
                <wp:effectExtent l="0" t="0" r="15240" b="17780"/>
                <wp:wrapTopAndBottom/>
                <wp:docPr id="564" name="组合 564"/>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565" name="Group 9032"/>
                        <wpg:cNvGrpSpPr>
                          <a:grpSpLocks/>
                        </wpg:cNvGrpSpPr>
                        <wpg:grpSpPr bwMode="auto">
                          <a:xfrm>
                            <a:off x="254" y="0"/>
                            <a:ext cx="2708" cy="2172"/>
                            <a:chOff x="254" y="0"/>
                            <a:chExt cx="2708" cy="2172"/>
                          </a:xfrm>
                        </wpg:grpSpPr>
                        <wps:wsp>
                          <wps:cNvPr id="571" name="Text Box 9033"/>
                          <wps:cNvSpPr txBox="1">
                            <a:spLocks noChangeArrowheads="1"/>
                          </wps:cNvSpPr>
                          <wps:spPr bwMode="auto">
                            <a:xfrm flipH="1" flipV="1">
                              <a:off x="1849" y="93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wps:txbx>
                          <wps:bodyPr rot="0" vert="horz" wrap="square" lIns="0" tIns="0" rIns="0" bIns="0" anchor="t" anchorCtr="0" upright="1">
                            <a:noAutofit/>
                          </wps:bodyPr>
                        </wps:wsp>
                        <wps:wsp>
                          <wps:cNvPr id="11844" name="Text Box 9034"/>
                          <wps:cNvSpPr txBox="1">
                            <a:spLocks noChangeArrowheads="1"/>
                          </wps:cNvSpPr>
                          <wps:spPr bwMode="auto">
                            <a:xfrm flipH="1" flipV="1">
                              <a:off x="2209" y="312"/>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wps:txbx>
                          <wps:bodyPr rot="0" vert="horz" wrap="square" lIns="0" tIns="0" rIns="0" bIns="0" anchor="t" anchorCtr="0" upright="1">
                            <a:noAutofit/>
                          </wps:bodyPr>
                        </wps:wsp>
                        <wps:wsp>
                          <wps:cNvPr id="11847" name="Oval 9035"/>
                          <wps:cNvSpPr>
                            <a:spLocks noChangeArrowheads="1"/>
                          </wps:cNvSpPr>
                          <wps:spPr bwMode="auto">
                            <a:xfrm>
                              <a:off x="254" y="622"/>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11872" name="Oval 9036"/>
                          <wps:cNvSpPr>
                            <a:spLocks noChangeArrowheads="1"/>
                          </wps:cNvSpPr>
                          <wps:spPr bwMode="auto">
                            <a:xfrm>
                              <a:off x="2477" y="6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1873"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1874" name="Oval 9038"/>
                          <wps:cNvSpPr>
                            <a:spLocks noChangeArrowheads="1"/>
                          </wps:cNvSpPr>
                          <wps:spPr bwMode="auto">
                            <a:xfrm>
                              <a:off x="666" y="1704"/>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1877" name="Oval 9039"/>
                          <wps:cNvSpPr>
                            <a:spLocks noChangeArrowheads="1"/>
                          </wps:cNvSpPr>
                          <wps:spPr bwMode="auto">
                            <a:xfrm>
                              <a:off x="1985" y="17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11879" name="Line 9041"/>
                          <wps:cNvCnPr>
                            <a:cxnSpLocks noChangeShapeType="1"/>
                          </wps:cNvCnPr>
                          <wps:spPr bwMode="auto">
                            <a:xfrm>
                              <a:off x="739" y="892"/>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0" name="Line 9042"/>
                          <wps:cNvCnPr>
                            <a:cxnSpLocks noChangeShapeType="1"/>
                          </wps:cNvCnPr>
                          <wps:spPr bwMode="auto">
                            <a:xfrm>
                              <a:off x="563" y="1090"/>
                              <a:ext cx="309" cy="6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1" name="Line 9043"/>
                          <wps:cNvCnPr>
                            <a:cxnSpLocks noChangeShapeType="1"/>
                          </wps:cNvCnPr>
                          <wps:spPr bwMode="auto">
                            <a:xfrm>
                              <a:off x="1156" y="1941"/>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1" name="Line 9045"/>
                          <wps:cNvCnPr>
                            <a:cxnSpLocks noChangeShapeType="1"/>
                          </wps:cNvCnPr>
                          <wps:spPr bwMode="auto">
                            <a:xfrm>
                              <a:off x="1852" y="312"/>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2" name="Text Box 9047"/>
                          <wps:cNvSpPr txBox="1">
                            <a:spLocks noChangeArrowheads="1"/>
                          </wps:cNvSpPr>
                          <wps:spPr bwMode="auto">
                            <a:xfrm flipH="1" flipV="1">
                              <a:off x="1472" y="166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wps:txbx>
                          <wps:bodyPr rot="0" vert="horz" wrap="square" lIns="0" tIns="0" rIns="0" bIns="0" anchor="t" anchorCtr="0" upright="1">
                            <a:noAutofit/>
                          </wps:bodyPr>
                        </wps:wsp>
                        <wps:wsp>
                          <wps:cNvPr id="11903" name="Text Box 9050"/>
                          <wps:cNvSpPr txBox="1">
                            <a:spLocks noChangeArrowheads="1"/>
                          </wps:cNvSpPr>
                          <wps:spPr bwMode="auto">
                            <a:xfrm flipH="1" flipV="1">
                              <a:off x="494" y="145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g:grpSp>
                      <wps:wsp>
                        <wps:cNvPr id="12064"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-22</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0D826" id="组合 564" o:spid="_x0000_s2416" style="position:absolute;left:0;text-align:left;margin-left:217.8pt;margin-top:14.35pt;width:126.3pt;height:106.6pt;z-index:251738112"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">
                <v:group id="Group 9032" o:spid="_x0000_s2417" style="position:absolute;left:254;width:2708;height:2172" coordorigin="254" coordsize="2708,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Text Box 9033" o:spid="_x0000_s2418" type="#_x0000_t202" style="position:absolute;left:1849;top:93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v:textbox>
                  </v:shape>
                  <v:shape id="Text Box 9034" o:spid="_x0000_s2419" type="#_x0000_t202" style="position:absolute;left:2209;top:312;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v:textbox>
                  </v:shape>
                  <v:oval id="Oval 9035" o:spid="_x0000_s2420" style="position:absolute;left:254;top:622;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v:textbox>
                  </v:oval>
                  <v:oval id="Oval 9036" o:spid="_x0000_s2421" style="position:absolute;left:2477;top:6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v:textbox>
                  </v:oval>
                  <v:oval id="Oval 9037" o:spid="_x0000_s2422"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v:textbox>
                  </v:oval>
                  <v:oval id="Oval 9038" o:spid="_x0000_s2423" style="position:absolute;left:666;top:1704;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v:textbox>
                  </v:oval>
                  <v:oval id="Oval 9039" o:spid="_x0000_s2424" style="position:absolute;left:1985;top:17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v:textbox>
                  </v:oval>
                  <v:line id="Line 9041" o:spid="_x0000_s2425" style="position:absolute;visibility:visible;mso-wrap-style:square" from="739,892" to="249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"/>
                  <v:line id="Line 9042" o:spid="_x0000_s2426" style="position:absolute;visibility:visible;mso-wrap-style:square" from="563,1090" to="872,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"/>
                  <v:line id="Line 9043" o:spid="_x0000_s2427" style="position:absolute;visibility:visible;mso-wrap-style:square" from="1156,1941" to="1980,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"/>
                  <v:line id="Line 9045" o:spid="_x0000_s2428" style="position:absolute;visibility:visible;mso-wrap-style:square" from="1852,312" to="247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"/>
                  <v:shape id="Text Box 9047" o:spid="_x0000_s2429" type="#_x0000_t202" style="position:absolute;left:1472;top:166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v:textbox>
                  </v:shape>
                  <v:shape id="Text Box 9050" o:spid="_x0000_s2430" type="#_x0000_t202" style="position:absolute;left:494;top:145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group>
                <v:shape id="Text Box 9052" o:spid="_x0000_s2431"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" filled="f" stroked="f">
                  <v:textbox inset="0,0,0,0">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-22</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v:textbox>
                </v:shape>
                <w10:wrap type="topAndBottom"/>
              </v:group>
            </w:pict>
          </mc:Fallback>
        </mc:AlternateContent>
      </w:r>
      <w:r w:rsidR="00416830" w:rsidRPr="00196523">
        <w:rPr>
          <w:noProof/>
          <w:color w:val="000000" w:themeColor="text1"/>
        </w:rPr>
        <mc:AlternateContent>
          <mc:Choice Requires="wpg">
            <w:drawing>
              <wp:anchor distT="0" distB="0" distL="114300" distR="114300" simplePos="0" relativeHeight="251736064" behindDoc="0" locked="0" layoutInCell="1" allowOverlap="1" wp14:anchorId="002E0C6A" wp14:editId="019EECE4">
                <wp:simplePos x="0" y="0"/>
                <wp:positionH relativeFrom="column">
                  <wp:posOffset>982906</wp:posOffset>
                </wp:positionH>
                <wp:positionV relativeFrom="paragraph">
                  <wp:posOffset>196004</wp:posOffset>
                </wp:positionV>
                <wp:extent cx="1604010" cy="1353820"/>
                <wp:effectExtent l="0" t="0" r="15240" b="17780"/>
                <wp:wrapTopAndBottom/>
                <wp:docPr id="3070" name="组合 3070"/>
                <wp:cNvGraphicFramePr/>
                <a:graphic xmlns:a="http://schemas.openxmlformats.org/drawingml/2006/main">
                  <a:graphicData uri="http://schemas.microsoft.com/office/word/2010/wordprocessingGroup">
                    <wpg:wgp>
                      <wpg:cNvGrpSpPr/>
                      <wpg:grpSpPr bwMode="auto">
                        <a:xfrm>
                          <a:off x="0" y="0"/>
                          <a:ext cx="1604010" cy="1353820"/>
                          <a:chOff x="0" y="0"/>
                          <a:chExt cx="3260" cy="2647"/>
                        </a:xfrm>
                      </wpg:grpSpPr>
                      <wpg:grpSp>
                        <wpg:cNvPr id="3071" name="Group 9032"/>
                        <wpg:cNvGrpSpPr>
                          <a:grpSpLocks/>
                        </wpg:cNvGrpSpPr>
                        <wpg:grpSpPr bwMode="auto">
                          <a:xfrm>
                            <a:off x="254" y="0"/>
                            <a:ext cx="2708" cy="2172"/>
                            <a:chOff x="254" y="0"/>
                            <a:chExt cx="2708" cy="2172"/>
                          </a:xfrm>
                        </wpg:grpSpPr>
                        <wps:wsp>
                          <wps:cNvPr id="535" name="Text Box 9033"/>
                          <wps:cNvSpPr txBox="1">
                            <a:spLocks noChangeArrowheads="1"/>
                          </wps:cNvSpPr>
                          <wps:spPr bwMode="auto">
                            <a:xfrm flipH="1" flipV="1">
                              <a:off x="1849" y="93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wps:txbx>
                          <wps:bodyPr rot="0" vert="horz" wrap="square" lIns="0" tIns="0" rIns="0" bIns="0" anchor="t" anchorCtr="0" upright="1">
                            <a:noAutofit/>
                          </wps:bodyPr>
                        </wps:wsp>
                        <wps:wsp>
                          <wps:cNvPr id="536" name="Text Box 9034"/>
                          <wps:cNvSpPr txBox="1">
                            <a:spLocks noChangeArrowheads="1"/>
                          </wps:cNvSpPr>
                          <wps:spPr bwMode="auto">
                            <a:xfrm flipH="1" flipV="1">
                              <a:off x="2209" y="312"/>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wps:txbx>
                          <wps:bodyPr rot="0" vert="horz" wrap="square" lIns="0" tIns="0" rIns="0" bIns="0" anchor="t" anchorCtr="0" upright="1">
                            <a:noAutofit/>
                          </wps:bodyPr>
                        </wps:wsp>
                        <wps:wsp>
                          <wps:cNvPr id="537" name="Oval 9035"/>
                          <wps:cNvSpPr>
                            <a:spLocks noChangeArrowheads="1"/>
                          </wps:cNvSpPr>
                          <wps:spPr bwMode="auto">
                            <a:xfrm>
                              <a:off x="254" y="622"/>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wps:txbx>
                          <wps:bodyPr rot="0" vert="horz" wrap="square" lIns="0" tIns="0" rIns="0" bIns="0" anchor="t" anchorCtr="0" upright="1">
                            <a:noAutofit/>
                          </wps:bodyPr>
                        </wps:wsp>
                        <wps:wsp>
                          <wps:cNvPr id="538" name="Oval 9036"/>
                          <wps:cNvSpPr>
                            <a:spLocks noChangeArrowheads="1"/>
                          </wps:cNvSpPr>
                          <wps:spPr bwMode="auto">
                            <a:xfrm>
                              <a:off x="2477" y="6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539" name="Oval 9037"/>
                          <wps:cNvSpPr>
                            <a:spLocks noChangeArrowheads="1"/>
                          </wps:cNvSpPr>
                          <wps:spPr bwMode="auto">
                            <a:xfrm>
                              <a:off x="1387" y="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540" name="Oval 9038"/>
                          <wps:cNvSpPr>
                            <a:spLocks noChangeArrowheads="1"/>
                          </wps:cNvSpPr>
                          <wps:spPr bwMode="auto">
                            <a:xfrm>
                              <a:off x="666" y="1704"/>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544" name="Oval 9039"/>
                          <wps:cNvSpPr>
                            <a:spLocks noChangeArrowheads="1"/>
                          </wps:cNvSpPr>
                          <wps:spPr bwMode="auto">
                            <a:xfrm>
                              <a:off x="1985" y="1700"/>
                              <a:ext cx="485" cy="4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545" name="Line 9041"/>
                          <wps:cNvCnPr>
                            <a:cxnSpLocks noChangeShapeType="1"/>
                          </wps:cNvCnPr>
                          <wps:spPr bwMode="auto">
                            <a:xfrm>
                              <a:off x="739" y="892"/>
                              <a:ext cx="17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9043"/>
                          <wps:cNvCnPr>
                            <a:cxnSpLocks noChangeShapeType="1"/>
                          </wps:cNvCnPr>
                          <wps:spPr bwMode="auto">
                            <a:xfrm>
                              <a:off x="1156" y="1941"/>
                              <a:ext cx="8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9045"/>
                          <wps:cNvCnPr>
                            <a:cxnSpLocks noChangeShapeType="1"/>
                          </wps:cNvCnPr>
                          <wps:spPr bwMode="auto">
                            <a:xfrm>
                              <a:off x="1852" y="312"/>
                              <a:ext cx="618" cy="4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0" name="Line 9046"/>
                          <wps:cNvCnPr>
                            <a:cxnSpLocks noChangeShapeType="1"/>
                          </wps:cNvCnPr>
                          <wps:spPr bwMode="auto">
                            <a:xfrm flipH="1">
                              <a:off x="1024" y="453"/>
                              <a:ext cx="515" cy="12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Text Box 9047"/>
                          <wps:cNvSpPr txBox="1">
                            <a:spLocks noChangeArrowheads="1"/>
                          </wps:cNvSpPr>
                          <wps:spPr bwMode="auto">
                            <a:xfrm flipH="1" flipV="1">
                              <a:off x="1472" y="1666"/>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wps:txbx>
                          <wps:bodyPr rot="0" vert="horz" wrap="square" lIns="0" tIns="0" rIns="0" bIns="0" anchor="t" anchorCtr="0" upright="1">
                            <a:noAutofit/>
                          </wps:bodyPr>
                        </wps:wsp>
                        <wps:wsp>
                          <wps:cNvPr id="562" name="Text Box 9051"/>
                          <wps:cNvSpPr txBox="1">
                            <a:spLocks noChangeArrowheads="1"/>
                          </wps:cNvSpPr>
                          <wps:spPr bwMode="auto">
                            <a:xfrm flipH="1" flipV="1">
                              <a:off x="1309" y="1248"/>
                              <a:ext cx="20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wps:txbx>
                          <wps:bodyPr rot="0" vert="horz" wrap="square" lIns="0" tIns="0" rIns="0" bIns="0" anchor="t" anchorCtr="0" upright="1">
                            <a:noAutofit/>
                          </wps:bodyPr>
                        </wps:wsp>
                      </wpg:grpSp>
                      <wps:wsp>
                        <wps:cNvPr id="563" name="Text Box 9052"/>
                        <wps:cNvSpPr txBox="1">
                          <a:spLocks noChangeArrowheads="1"/>
                        </wps:cNvSpPr>
                        <wps:spPr bwMode="auto">
                          <a:xfrm>
                            <a:off x="0" y="2335"/>
                            <a:ext cx="32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-21</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E0C6A" id="组合 3070" o:spid="_x0000_s2432" style="position:absolute;left:0;text-align:left;margin-left:77.4pt;margin-top:15.45pt;width:126.3pt;height:106.6pt;z-index:251736064" coordsize="326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">
                <v:group id="Group 9032" o:spid="_x0000_s2433" style="position:absolute;left:254;width:2708;height:2172" coordorigin="254" coordsize="2708,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">
                  <v:shape id="Text Box 9033" o:spid="_x0000_s2434" type="#_x0000_t202" style="position:absolute;left:1849;top:93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3</w:t>
                          </w:r>
                        </w:p>
                      </w:txbxContent>
                    </v:textbox>
                  </v:shape>
                  <v:shape id="Text Box 9034" o:spid="_x0000_s2435" type="#_x0000_t202" style="position:absolute;left:2209;top:312;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5</w:t>
                          </w:r>
                        </w:p>
                      </w:txbxContent>
                    </v:textbox>
                  </v:shape>
                  <v:oval id="Oval 9035" o:spid="_x0000_s2436" style="position:absolute;left:254;top:622;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2</w:t>
                          </w:r>
                        </w:p>
                      </w:txbxContent>
                    </v:textbox>
                  </v:oval>
                  <v:oval id="Oval 9036" o:spid="_x0000_s2437" style="position:absolute;left:2477;top:6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3</w:t>
                          </w:r>
                        </w:p>
                      </w:txbxContent>
                    </v:textbox>
                  </v:oval>
                  <v:oval id="Oval 9037" o:spid="_x0000_s2438" style="position:absolute;left:1387;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1</w:t>
                          </w:r>
                        </w:p>
                      </w:txbxContent>
                    </v:textbox>
                  </v:oval>
                  <v:oval id="Oval 9038" o:spid="_x0000_s2439" style="position:absolute;left:666;top:1704;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4</w:t>
                          </w:r>
                        </w:p>
                      </w:txbxContent>
                    </v:textbox>
                  </v:oval>
                  <v:oval id="Oval 9039" o:spid="_x0000_s2440" style="position:absolute;left:1985;top:1700;width:48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" filled="f">
                    <v:textbox inset="0,0,0,0">
                      <w:txbxContent>
                        <w:p w:rsidR="008E537A" w:rsidRPr="00092210" w:rsidRDefault="008E537A" w:rsidP="00416830">
                          <w:pPr>
                            <w:pStyle w:val="ab"/>
                            <w:ind w:firstLineChars="0" w:firstLine="0"/>
                            <w:rPr>
                              <w:rFonts w:ascii="Times New Roman" w:hAnsi="Times New Roman" w:cs="Times New Roman"/>
                            </w:rPr>
                          </w:pPr>
                          <w:r>
                            <w:rPr>
                              <w:rFonts w:ascii="Times New Roman" w:hAnsi="Times New Roman" w:cs="Times New Roman"/>
                            </w:rPr>
                            <w:t>5</w:t>
                          </w:r>
                        </w:p>
                      </w:txbxContent>
                    </v:textbox>
                  </v:oval>
                  <v:line id="Line 9041" o:spid="_x0000_s2441" style="position:absolute;visibility:visible;mso-wrap-style:square" from="739,892" to="249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7afxwAAANwAAAAPAAAAZHJzL2Rvd25yZXYueG1sRI9Pa8JA&#10;FMTvhX6H5RW81U3/GCS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Atrtp/HAAAA3AAA&#10;AA8AAAAAAAAAAAAAAAAABwIAAGRycy9kb3ducmV2LnhtbFBLBQYAAAAAAwADALcAAAD7AgAAAAA=&#10;"/>
                  <v:line id="Line 9043" o:spid="_x0000_s2442" style="position:absolute;visibility:visible;mso-wrap-style:square" from="1156,1941" to="1980,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ZB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8YkmQcYAAADcAAAA&#10;DwAAAAAAAAAAAAAAAAAHAgAAZHJzL2Rvd25yZXYueG1sUEsFBgAAAAADAAMAtwAAAPoCAAAAAA==&#10;"/>
                  <v:line id="Line 9045" o:spid="_x0000_s2443" style="position:absolute;visibility:visible;mso-wrap-style:square" from="1852,312" to="247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g2xwAAANwAAAAPAAAAZHJzL2Rvd25yZXYueG1sRI9Pa8JA&#10;FMTvhX6H5Qm91Y0Wg0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AFbuDbHAAAA3AAA&#10;AA8AAAAAAAAAAAAAAAAABwIAAGRycy9kb3ducmV2LnhtbFBLBQYAAAAAAwADALcAAAD7AgAAAAA=&#10;"/>
                  <v:line id="Line 9046" o:spid="_x0000_s2444" style="position:absolute;flip:x;visibility:visible;mso-wrap-style:square" from="1024,453" to="1539,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"/>
                  <v:shape id="Text Box 9047" o:spid="_x0000_s2445" type="#_x0000_t202" style="position:absolute;left:1472;top:1666;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2</w:t>
                          </w:r>
                        </w:p>
                      </w:txbxContent>
                    </v:textbox>
                  </v:shape>
                  <v:shape id="Text Box 9051" o:spid="_x0000_s2446" type="#_x0000_t202" style="position:absolute;left:1309;top:1248;width:202;height:31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" filled="f" stroked="f" strokecolor="white">
                    <v:textbox inset="0,0,0,0">
                      <w:txbxContent>
                        <w:p w:rsidR="008E537A" w:rsidRPr="00092210" w:rsidRDefault="008E537A" w:rsidP="00416830">
                          <w:pPr>
                            <w:pStyle w:val="af1"/>
                            <w:ind w:firstLineChars="0" w:firstLine="0"/>
                            <w:rPr>
                              <w:rFonts w:ascii="Times New Roman" w:hAnsi="Times New Roman" w:cs="Times New Roman"/>
                            </w:rPr>
                          </w:pPr>
                          <w:r w:rsidRPr="00092210">
                            <w:rPr>
                              <w:rFonts w:ascii="Times New Roman" w:hAnsi="Times New Roman" w:cs="Times New Roman"/>
                            </w:rPr>
                            <w:t>8</w:t>
                          </w:r>
                        </w:p>
                      </w:txbxContent>
                    </v:textbox>
                  </v:shape>
                </v:group>
                <v:shape id="Text Box 9052" o:spid="_x0000_s2447" type="#_x0000_t202" style="position:absolute;top:2335;width:32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rsidR="008E537A" w:rsidRPr="00092210" w:rsidRDefault="008E537A" w:rsidP="00416830">
                        <w:pPr>
                          <w:pStyle w:val="a6"/>
                          <w:ind w:firstLineChars="0" w:firstLine="0"/>
                          <w:rPr>
                            <w:rFonts w:ascii="Times New Roman" w:eastAsia="宋体" w:hAnsi="Times New Roman" w:cs="Times New Roman"/>
                            <w:b w:val="0"/>
                          </w:rPr>
                        </w:pPr>
                        <w:r w:rsidRPr="00092210">
                          <w:rPr>
                            <w:rFonts w:ascii="Times New Roman" w:eastAsia="宋体" w:hAnsi="Times New Roman" w:cs="Times New Roman"/>
                            <w:b w:val="0"/>
                          </w:rPr>
                          <w:t>图</w:t>
                        </w:r>
                        <w:r w:rsidRPr="00092210">
                          <w:rPr>
                            <w:rFonts w:ascii="Times New Roman" w:eastAsia="宋体" w:hAnsi="Times New Roman" w:cs="Times New Roman"/>
                            <w:b w:val="0"/>
                          </w:rPr>
                          <w:t>6</w:t>
                        </w:r>
                        <w:r>
                          <w:rPr>
                            <w:rFonts w:ascii="Times New Roman" w:eastAsia="宋体" w:hAnsi="Times New Roman" w:cs="Times New Roman"/>
                            <w:b w:val="0"/>
                          </w:rPr>
                          <w:t>-21</w:t>
                        </w:r>
                        <w:r w:rsidRPr="00092210">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小生成树</w:t>
                        </w:r>
                      </w:p>
                    </w:txbxContent>
                  </v:textbox>
                </v:shape>
                <w10:wrap type="topAndBottom"/>
              </v:group>
            </w:pict>
          </mc:Fallback>
        </mc:AlternateContent>
      </w:r>
    </w:p>
    <w:p w:rsidR="00BB7B2B" w:rsidRPr="00196523" w:rsidRDefault="0041683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对边进行排序时，如果边</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2,4)</w:t>
      </w:r>
      <w:r w:rsidRPr="00196523">
        <w:rPr>
          <w:rFonts w:ascii="Times New Roman" w:eastAsia="宋体" w:hAnsi="Times New Roman" w:cs="Times New Roman" w:hint="eastAsia"/>
          <w:color w:val="000000" w:themeColor="text1"/>
        </w:rPr>
        <w:t>排在边</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的前面，则选中的边是</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而不是</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，得到的最小生成树如图</w:t>
      </w:r>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22</w:t>
      </w:r>
      <w:r w:rsidRPr="00196523">
        <w:rPr>
          <w:rFonts w:ascii="Times New Roman" w:eastAsia="宋体" w:hAnsi="Times New Roman" w:cs="Times New Roman" w:hint="eastAsia"/>
          <w:color w:val="000000" w:themeColor="text1"/>
        </w:rPr>
        <w:t>所示。</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55168" behindDoc="0" locked="0" layoutInCell="1" allowOverlap="1" wp14:anchorId="5D88EB28" wp14:editId="68B23BB7">
                <wp:simplePos x="0" y="0"/>
                <wp:positionH relativeFrom="column">
                  <wp:posOffset>972820</wp:posOffset>
                </wp:positionH>
                <wp:positionV relativeFrom="paragraph">
                  <wp:posOffset>344170</wp:posOffset>
                </wp:positionV>
                <wp:extent cx="2239010" cy="1390015"/>
                <wp:effectExtent l="0" t="0" r="8890" b="635"/>
                <wp:wrapTopAndBottom/>
                <wp:docPr id="9540" name="组合 9540"/>
                <wp:cNvGraphicFramePr/>
                <a:graphic xmlns:a="http://schemas.openxmlformats.org/drawingml/2006/main">
                  <a:graphicData uri="http://schemas.microsoft.com/office/word/2010/wordprocessingGroup">
                    <wpg:wgp>
                      <wpg:cNvGrpSpPr/>
                      <wpg:grpSpPr bwMode="auto">
                        <a:xfrm>
                          <a:off x="0" y="0"/>
                          <a:ext cx="2239010" cy="1390015"/>
                          <a:chOff x="0" y="0"/>
                          <a:chExt cx="3527" cy="2662"/>
                        </a:xfrm>
                      </wpg:grpSpPr>
                      <wpg:grpSp>
                        <wpg:cNvPr id="1488" name="Group 8892"/>
                        <wpg:cNvGrpSpPr>
                          <a:grpSpLocks/>
                        </wpg:cNvGrpSpPr>
                        <wpg:grpSpPr bwMode="auto">
                          <a:xfrm>
                            <a:off x="0" y="0"/>
                            <a:ext cx="3527" cy="2484"/>
                            <a:chOff x="0" y="0"/>
                            <a:chExt cx="5460" cy="2484"/>
                          </a:xfrm>
                        </wpg:grpSpPr>
                        <wps:wsp>
                          <wps:cNvPr id="1490" name="Freeform 8893"/>
                          <wps:cNvSpPr>
                            <a:spLocks/>
                          </wps:cNvSpPr>
                          <wps:spPr bwMode="auto">
                            <a:xfrm>
                              <a:off x="1605" y="156"/>
                              <a:ext cx="2200" cy="1"/>
                            </a:xfrm>
                            <a:custGeom>
                              <a:avLst/>
                              <a:gdLst>
                                <a:gd name="T0" fmla="*/ 0 w 2200"/>
                                <a:gd name="T1" fmla="*/ 0 h 1"/>
                                <a:gd name="T2" fmla="*/ 2200 w 2200"/>
                                <a:gd name="T3" fmla="*/ 0 h 1"/>
                              </a:gdLst>
                              <a:ahLst/>
                              <a:cxnLst>
                                <a:cxn ang="0">
                                  <a:pos x="T0" y="T1"/>
                                </a:cxn>
                                <a:cxn ang="0">
                                  <a:pos x="T2" y="T3"/>
                                </a:cxn>
                              </a:cxnLst>
                              <a:rect l="0" t="0" r="r" b="b"/>
                              <a:pathLst>
                                <a:path w="2200" h="1">
                                  <a:moveTo>
                                    <a:pt x="0" y="0"/>
                                  </a:moveTo>
                                  <a:lnTo>
                                    <a:pt x="220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Text Box 8894"/>
                          <wps:cNvSpPr txBox="1">
                            <a:spLocks noChangeArrowheads="1"/>
                          </wps:cNvSpPr>
                          <wps:spPr bwMode="auto">
                            <a:xfrm>
                              <a:off x="0" y="1002"/>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rPr>
                                </w:pPr>
                                <w:r>
                                  <w:rPr>
                                    <w:rFonts w:hint="eastAsia"/>
                                    <w:sz w:val="18"/>
                                    <w:szCs w:val="18"/>
                                  </w:rPr>
                                  <w:t>①</w:t>
                                </w:r>
                              </w:p>
                            </w:txbxContent>
                          </wps:txbx>
                          <wps:bodyPr rot="0" vert="horz" wrap="square" lIns="0" tIns="0" rIns="0" bIns="0" anchor="t" anchorCtr="0" upright="1">
                            <a:noAutofit/>
                          </wps:bodyPr>
                        </wps:wsp>
                        <wps:wsp>
                          <wps:cNvPr id="1492" name="Text Box 8895"/>
                          <wps:cNvSpPr txBox="1">
                            <a:spLocks noChangeArrowheads="1"/>
                          </wps:cNvSpPr>
                          <wps:spPr bwMode="auto">
                            <a:xfrm>
                              <a:off x="1260" y="0"/>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②</w:t>
                                </w:r>
                              </w:p>
                            </w:txbxContent>
                          </wps:txbx>
                          <wps:bodyPr rot="0" vert="horz" wrap="square" lIns="0" tIns="0" rIns="0" bIns="0" anchor="t" anchorCtr="0" upright="1">
                            <a:noAutofit/>
                          </wps:bodyPr>
                        </wps:wsp>
                        <wps:wsp>
                          <wps:cNvPr id="1493" name="Text Box 8896"/>
                          <wps:cNvSpPr txBox="1">
                            <a:spLocks noChangeArrowheads="1"/>
                          </wps:cNvSpPr>
                          <wps:spPr bwMode="auto">
                            <a:xfrm>
                              <a:off x="1260" y="2016"/>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④</w:t>
                                </w:r>
                              </w:p>
                            </w:txbxContent>
                          </wps:txbx>
                          <wps:bodyPr rot="0" vert="horz" wrap="square" lIns="0" tIns="0" rIns="0" bIns="0" anchor="t" anchorCtr="0" upright="1">
                            <a:noAutofit/>
                          </wps:bodyPr>
                        </wps:wsp>
                        <wps:wsp>
                          <wps:cNvPr id="1494" name="Text Box 8897"/>
                          <wps:cNvSpPr txBox="1">
                            <a:spLocks noChangeArrowheads="1"/>
                          </wps:cNvSpPr>
                          <wps:spPr bwMode="auto">
                            <a:xfrm>
                              <a:off x="1286" y="1002"/>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rPr>
                                </w:pPr>
                                <w:r>
                                  <w:rPr>
                                    <w:rFonts w:hint="eastAsia"/>
                                    <w:sz w:val="18"/>
                                    <w:szCs w:val="18"/>
                                  </w:rPr>
                                  <w:t>③</w:t>
                                </w:r>
                              </w:p>
                            </w:txbxContent>
                          </wps:txbx>
                          <wps:bodyPr rot="0" vert="horz" wrap="square" lIns="0" tIns="0" rIns="0" bIns="0" anchor="t" anchorCtr="0" upright="1">
                            <a:noAutofit/>
                          </wps:bodyPr>
                        </wps:wsp>
                        <wps:wsp>
                          <wps:cNvPr id="1495" name="Text Box 8898"/>
                          <wps:cNvSpPr txBox="1">
                            <a:spLocks noChangeArrowheads="1"/>
                          </wps:cNvSpPr>
                          <wps:spPr bwMode="auto">
                            <a:xfrm>
                              <a:off x="2572" y="495"/>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rPr>
                                </w:pPr>
                                <w:r>
                                  <w:rPr>
                                    <w:rFonts w:hint="eastAsia"/>
                                    <w:sz w:val="18"/>
                                    <w:szCs w:val="18"/>
                                  </w:rPr>
                                  <w:t>⑤</w:t>
                                </w:r>
                              </w:p>
                            </w:txbxContent>
                          </wps:txbx>
                          <wps:bodyPr rot="0" vert="horz" wrap="square" lIns="0" tIns="0" rIns="0" bIns="0" anchor="t" anchorCtr="0" upright="1">
                            <a:noAutofit/>
                          </wps:bodyPr>
                        </wps:wsp>
                        <wps:wsp>
                          <wps:cNvPr id="1496" name="Text Box 8899"/>
                          <wps:cNvSpPr txBox="1">
                            <a:spLocks noChangeArrowheads="1"/>
                          </wps:cNvSpPr>
                          <wps:spPr bwMode="auto">
                            <a:xfrm>
                              <a:off x="2572" y="1509"/>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⑥</w:t>
                                </w:r>
                              </w:p>
                            </w:txbxContent>
                          </wps:txbx>
                          <wps:bodyPr rot="0" vert="horz" wrap="square" lIns="0" tIns="0" rIns="0" bIns="0" anchor="t" anchorCtr="0" upright="1">
                            <a:noAutofit/>
                          </wps:bodyPr>
                        </wps:wsp>
                        <wps:wsp>
                          <wps:cNvPr id="1497" name="Text Box 8900"/>
                          <wps:cNvSpPr txBox="1">
                            <a:spLocks noChangeArrowheads="1"/>
                          </wps:cNvSpPr>
                          <wps:spPr bwMode="auto">
                            <a:xfrm>
                              <a:off x="3858" y="0"/>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⑦</w:t>
                                </w:r>
                              </w:p>
                            </w:txbxContent>
                          </wps:txbx>
                          <wps:bodyPr rot="0" vert="horz" wrap="square" lIns="0" tIns="0" rIns="0" bIns="0" anchor="t" anchorCtr="0" upright="1">
                            <a:noAutofit/>
                          </wps:bodyPr>
                        </wps:wsp>
                        <wps:wsp>
                          <wps:cNvPr id="1498" name="Text Box 8901"/>
                          <wps:cNvSpPr txBox="1">
                            <a:spLocks noChangeArrowheads="1"/>
                          </wps:cNvSpPr>
                          <wps:spPr bwMode="auto">
                            <a:xfrm>
                              <a:off x="3858" y="1002"/>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⑧</w:t>
                                </w:r>
                              </w:p>
                            </w:txbxContent>
                          </wps:txbx>
                          <wps:bodyPr rot="0" vert="horz" wrap="square" lIns="0" tIns="0" rIns="0" bIns="0" anchor="t" anchorCtr="0" upright="1">
                            <a:noAutofit/>
                          </wps:bodyPr>
                        </wps:wsp>
                        <wps:wsp>
                          <wps:cNvPr id="1499" name="Text Box 8902"/>
                          <wps:cNvSpPr txBox="1">
                            <a:spLocks noChangeArrowheads="1"/>
                          </wps:cNvSpPr>
                          <wps:spPr bwMode="auto">
                            <a:xfrm>
                              <a:off x="3858" y="2016"/>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szCs w:val="18"/>
                                  </w:rPr>
                                </w:pPr>
                                <w:r>
                                  <w:rPr>
                                    <w:rFonts w:hint="eastAsia"/>
                                    <w:sz w:val="18"/>
                                    <w:szCs w:val="18"/>
                                  </w:rPr>
                                  <w:t>⑨</w:t>
                                </w:r>
                              </w:p>
                            </w:txbxContent>
                          </wps:txbx>
                          <wps:bodyPr rot="0" vert="horz" wrap="square" lIns="0" tIns="0" rIns="0" bIns="0" anchor="t" anchorCtr="0" upright="1">
                            <a:noAutofit/>
                          </wps:bodyPr>
                        </wps:wsp>
                        <wps:wsp>
                          <wps:cNvPr id="1500" name="Text Box 8903"/>
                          <wps:cNvSpPr txBox="1">
                            <a:spLocks noChangeArrowheads="1"/>
                          </wps:cNvSpPr>
                          <wps:spPr bwMode="auto">
                            <a:xfrm>
                              <a:off x="5145" y="1002"/>
                              <a:ext cx="3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spacing w:line="0" w:lineRule="atLeast"/>
                                  <w:ind w:firstLineChars="0" w:firstLine="0"/>
                                  <w:jc w:val="center"/>
                                  <w:rPr>
                                    <w:sz w:val="18"/>
                                  </w:rPr>
                                </w:pPr>
                                <w:r>
                                  <w:rPr>
                                    <w:rFonts w:hint="eastAsia"/>
                                    <w:sz w:val="18"/>
                                    <w:szCs w:val="18"/>
                                  </w:rPr>
                                  <w:t>⑩</w:t>
                                </w:r>
                              </w:p>
                            </w:txbxContent>
                          </wps:txbx>
                          <wps:bodyPr rot="0" vert="horz" wrap="square" lIns="0" tIns="0" rIns="0" bIns="0" anchor="t" anchorCtr="0" upright="1">
                            <a:noAutofit/>
                          </wps:bodyPr>
                        </wps:wsp>
                        <wps:wsp>
                          <wps:cNvPr id="1501" name="Line 8904"/>
                          <wps:cNvCnPr>
                            <a:cxnSpLocks noChangeShapeType="1"/>
                          </wps:cNvCnPr>
                          <wps:spPr bwMode="auto">
                            <a:xfrm flipV="1">
                              <a:off x="315" y="300"/>
                              <a:ext cx="945" cy="780"/>
                            </a:xfrm>
                            <a:prstGeom prst="line">
                              <a:avLst/>
                            </a:prstGeom>
                            <a:noFill/>
                            <a:ln w="1270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02" name="Line 8905"/>
                          <wps:cNvCnPr>
                            <a:cxnSpLocks noChangeShapeType="1"/>
                          </wps:cNvCnPr>
                          <wps:spPr bwMode="auto">
                            <a:xfrm>
                              <a:off x="315" y="1392"/>
                              <a:ext cx="945" cy="780"/>
                            </a:xfrm>
                            <a:prstGeom prst="line">
                              <a:avLst/>
                            </a:prstGeom>
                            <a:noFill/>
                            <a:ln w="1270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03" name="Line 8906"/>
                          <wps:cNvCnPr>
                            <a:cxnSpLocks noChangeShapeType="1"/>
                          </wps:cNvCnPr>
                          <wps:spPr bwMode="auto">
                            <a:xfrm>
                              <a:off x="315" y="1236"/>
                              <a:ext cx="945" cy="0"/>
                            </a:xfrm>
                            <a:prstGeom prst="line">
                              <a:avLst/>
                            </a:prstGeom>
                            <a:noFill/>
                            <a:ln w="1270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04" name="Freeform 8907"/>
                          <wps:cNvSpPr>
                            <a:spLocks/>
                          </wps:cNvSpPr>
                          <wps:spPr bwMode="auto">
                            <a:xfrm>
                              <a:off x="1625" y="764"/>
                              <a:ext cx="890" cy="410"/>
                            </a:xfrm>
                            <a:custGeom>
                              <a:avLst/>
                              <a:gdLst>
                                <a:gd name="T0" fmla="*/ 0 w 890"/>
                                <a:gd name="T1" fmla="*/ 410 h 410"/>
                                <a:gd name="T2" fmla="*/ 890 w 890"/>
                                <a:gd name="T3" fmla="*/ 0 h 410"/>
                              </a:gdLst>
                              <a:ahLst/>
                              <a:cxnLst>
                                <a:cxn ang="0">
                                  <a:pos x="T0" y="T1"/>
                                </a:cxn>
                                <a:cxn ang="0">
                                  <a:pos x="T2" y="T3"/>
                                </a:cxn>
                              </a:cxnLst>
                              <a:rect l="0" t="0" r="r" b="b"/>
                              <a:pathLst>
                                <a:path w="890" h="410">
                                  <a:moveTo>
                                    <a:pt x="0" y="410"/>
                                  </a:moveTo>
                                  <a:lnTo>
                                    <a:pt x="89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Freeform 8908"/>
                          <wps:cNvSpPr>
                            <a:spLocks/>
                          </wps:cNvSpPr>
                          <wps:spPr bwMode="auto">
                            <a:xfrm flipV="1">
                              <a:off x="1625" y="1236"/>
                              <a:ext cx="890" cy="410"/>
                            </a:xfrm>
                            <a:custGeom>
                              <a:avLst/>
                              <a:gdLst>
                                <a:gd name="T0" fmla="*/ 0 w 890"/>
                                <a:gd name="T1" fmla="*/ 410 h 410"/>
                                <a:gd name="T2" fmla="*/ 890 w 890"/>
                                <a:gd name="T3" fmla="*/ 0 h 410"/>
                              </a:gdLst>
                              <a:ahLst/>
                              <a:cxnLst>
                                <a:cxn ang="0">
                                  <a:pos x="T0" y="T1"/>
                                </a:cxn>
                                <a:cxn ang="0">
                                  <a:pos x="T2" y="T3"/>
                                </a:cxn>
                              </a:cxnLst>
                              <a:rect l="0" t="0" r="r" b="b"/>
                              <a:pathLst>
                                <a:path w="890" h="410">
                                  <a:moveTo>
                                    <a:pt x="0" y="410"/>
                                  </a:moveTo>
                                  <a:lnTo>
                                    <a:pt x="89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Freeform 8909"/>
                          <wps:cNvSpPr>
                            <a:spLocks/>
                          </wps:cNvSpPr>
                          <wps:spPr bwMode="auto">
                            <a:xfrm>
                              <a:off x="1585" y="212"/>
                              <a:ext cx="980" cy="400"/>
                            </a:xfrm>
                            <a:custGeom>
                              <a:avLst/>
                              <a:gdLst>
                                <a:gd name="T0" fmla="*/ 0 w 980"/>
                                <a:gd name="T1" fmla="*/ 0 h 400"/>
                                <a:gd name="T2" fmla="*/ 980 w 980"/>
                                <a:gd name="T3" fmla="*/ 400 h 400"/>
                              </a:gdLst>
                              <a:ahLst/>
                              <a:cxnLst>
                                <a:cxn ang="0">
                                  <a:pos x="T0" y="T1"/>
                                </a:cxn>
                                <a:cxn ang="0">
                                  <a:pos x="T2" y="T3"/>
                                </a:cxn>
                              </a:cxnLst>
                              <a:rect l="0" t="0" r="r" b="b"/>
                              <a:pathLst>
                                <a:path w="980" h="400">
                                  <a:moveTo>
                                    <a:pt x="0" y="0"/>
                                  </a:moveTo>
                                  <a:lnTo>
                                    <a:pt x="980" y="40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Freeform 8910"/>
                          <wps:cNvSpPr>
                            <a:spLocks/>
                          </wps:cNvSpPr>
                          <wps:spPr bwMode="auto">
                            <a:xfrm flipV="1">
                              <a:off x="1585" y="1790"/>
                              <a:ext cx="980" cy="400"/>
                            </a:xfrm>
                            <a:custGeom>
                              <a:avLst/>
                              <a:gdLst>
                                <a:gd name="T0" fmla="*/ 0 w 980"/>
                                <a:gd name="T1" fmla="*/ 0 h 400"/>
                                <a:gd name="T2" fmla="*/ 980 w 980"/>
                                <a:gd name="T3" fmla="*/ 400 h 400"/>
                              </a:gdLst>
                              <a:ahLst/>
                              <a:cxnLst>
                                <a:cxn ang="0">
                                  <a:pos x="T0" y="T1"/>
                                </a:cxn>
                                <a:cxn ang="0">
                                  <a:pos x="T2" y="T3"/>
                                </a:cxn>
                              </a:cxnLst>
                              <a:rect l="0" t="0" r="r" b="b"/>
                              <a:pathLst>
                                <a:path w="980" h="400">
                                  <a:moveTo>
                                    <a:pt x="0" y="0"/>
                                  </a:moveTo>
                                  <a:lnTo>
                                    <a:pt x="980" y="40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Freeform 8911"/>
                          <wps:cNvSpPr>
                            <a:spLocks/>
                          </wps:cNvSpPr>
                          <wps:spPr bwMode="auto">
                            <a:xfrm>
                              <a:off x="2915" y="1754"/>
                              <a:ext cx="910" cy="400"/>
                            </a:xfrm>
                            <a:custGeom>
                              <a:avLst/>
                              <a:gdLst>
                                <a:gd name="T0" fmla="*/ 0 w 910"/>
                                <a:gd name="T1" fmla="*/ 0 h 400"/>
                                <a:gd name="T2" fmla="*/ 910 w 910"/>
                                <a:gd name="T3" fmla="*/ 400 h 400"/>
                              </a:gdLst>
                              <a:ahLst/>
                              <a:cxnLst>
                                <a:cxn ang="0">
                                  <a:pos x="T0" y="T1"/>
                                </a:cxn>
                                <a:cxn ang="0">
                                  <a:pos x="T2" y="T3"/>
                                </a:cxn>
                              </a:cxnLst>
                              <a:rect l="0" t="0" r="r" b="b"/>
                              <a:pathLst>
                                <a:path w="910" h="400">
                                  <a:moveTo>
                                    <a:pt x="0" y="0"/>
                                  </a:moveTo>
                                  <a:lnTo>
                                    <a:pt x="910" y="40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8912"/>
                          <wps:cNvSpPr>
                            <a:spLocks/>
                          </wps:cNvSpPr>
                          <wps:spPr bwMode="auto">
                            <a:xfrm>
                              <a:off x="2905" y="1294"/>
                              <a:ext cx="900" cy="350"/>
                            </a:xfrm>
                            <a:custGeom>
                              <a:avLst/>
                              <a:gdLst>
                                <a:gd name="T0" fmla="*/ 0 w 900"/>
                                <a:gd name="T1" fmla="*/ 350 h 350"/>
                                <a:gd name="T2" fmla="*/ 900 w 900"/>
                                <a:gd name="T3" fmla="*/ 0 h 350"/>
                              </a:gdLst>
                              <a:ahLst/>
                              <a:cxnLst>
                                <a:cxn ang="0">
                                  <a:pos x="T0" y="T1"/>
                                </a:cxn>
                                <a:cxn ang="0">
                                  <a:pos x="T2" y="T3"/>
                                </a:cxn>
                              </a:cxnLst>
                              <a:rect l="0" t="0" r="r" b="b"/>
                              <a:pathLst>
                                <a:path w="900" h="350">
                                  <a:moveTo>
                                    <a:pt x="0" y="350"/>
                                  </a:moveTo>
                                  <a:lnTo>
                                    <a:pt x="90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Freeform 8913"/>
                          <wps:cNvSpPr>
                            <a:spLocks/>
                          </wps:cNvSpPr>
                          <wps:spPr bwMode="auto">
                            <a:xfrm>
                              <a:off x="2915" y="764"/>
                              <a:ext cx="910" cy="340"/>
                            </a:xfrm>
                            <a:custGeom>
                              <a:avLst/>
                              <a:gdLst>
                                <a:gd name="T0" fmla="*/ 0 w 910"/>
                                <a:gd name="T1" fmla="*/ 0 h 340"/>
                                <a:gd name="T2" fmla="*/ 910 w 910"/>
                                <a:gd name="T3" fmla="*/ 340 h 340"/>
                              </a:gdLst>
                              <a:ahLst/>
                              <a:cxnLst>
                                <a:cxn ang="0">
                                  <a:pos x="T0" y="T1"/>
                                </a:cxn>
                                <a:cxn ang="0">
                                  <a:pos x="T2" y="T3"/>
                                </a:cxn>
                              </a:cxnLst>
                              <a:rect l="0" t="0" r="r" b="b"/>
                              <a:pathLst>
                                <a:path w="910" h="340">
                                  <a:moveTo>
                                    <a:pt x="0" y="0"/>
                                  </a:moveTo>
                                  <a:lnTo>
                                    <a:pt x="910" y="34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Freeform 8914"/>
                          <wps:cNvSpPr>
                            <a:spLocks/>
                          </wps:cNvSpPr>
                          <wps:spPr bwMode="auto">
                            <a:xfrm>
                              <a:off x="2895" y="254"/>
                              <a:ext cx="920" cy="360"/>
                            </a:xfrm>
                            <a:custGeom>
                              <a:avLst/>
                              <a:gdLst>
                                <a:gd name="T0" fmla="*/ 0 w 920"/>
                                <a:gd name="T1" fmla="*/ 360 h 360"/>
                                <a:gd name="T2" fmla="*/ 920 w 920"/>
                                <a:gd name="T3" fmla="*/ 0 h 360"/>
                              </a:gdLst>
                              <a:ahLst/>
                              <a:cxnLst>
                                <a:cxn ang="0">
                                  <a:pos x="T0" y="T1"/>
                                </a:cxn>
                                <a:cxn ang="0">
                                  <a:pos x="T2" y="T3"/>
                                </a:cxn>
                              </a:cxnLst>
                              <a:rect l="0" t="0" r="r" b="b"/>
                              <a:pathLst>
                                <a:path w="920" h="360">
                                  <a:moveTo>
                                    <a:pt x="0" y="360"/>
                                  </a:moveTo>
                                  <a:lnTo>
                                    <a:pt x="92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Freeform 8915"/>
                          <wps:cNvSpPr>
                            <a:spLocks/>
                          </wps:cNvSpPr>
                          <wps:spPr bwMode="auto">
                            <a:xfrm>
                              <a:off x="4195" y="1194"/>
                              <a:ext cx="900" cy="1"/>
                            </a:xfrm>
                            <a:custGeom>
                              <a:avLst/>
                              <a:gdLst>
                                <a:gd name="T0" fmla="*/ 0 w 900"/>
                                <a:gd name="T1" fmla="*/ 0 h 1"/>
                                <a:gd name="T2" fmla="*/ 900 w 900"/>
                                <a:gd name="T3" fmla="*/ 0 h 1"/>
                              </a:gdLst>
                              <a:ahLst/>
                              <a:cxnLst>
                                <a:cxn ang="0">
                                  <a:pos x="T0" y="T1"/>
                                </a:cxn>
                                <a:cxn ang="0">
                                  <a:pos x="T2" y="T3"/>
                                </a:cxn>
                              </a:cxnLst>
                              <a:rect l="0" t="0" r="r" b="b"/>
                              <a:pathLst>
                                <a:path w="900" h="1">
                                  <a:moveTo>
                                    <a:pt x="0" y="0"/>
                                  </a:moveTo>
                                  <a:lnTo>
                                    <a:pt x="90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Freeform 8916"/>
                          <wps:cNvSpPr>
                            <a:spLocks/>
                          </wps:cNvSpPr>
                          <wps:spPr bwMode="auto">
                            <a:xfrm>
                              <a:off x="4185" y="1354"/>
                              <a:ext cx="970" cy="830"/>
                            </a:xfrm>
                            <a:custGeom>
                              <a:avLst/>
                              <a:gdLst>
                                <a:gd name="T0" fmla="*/ 0 w 970"/>
                                <a:gd name="T1" fmla="*/ 830 h 830"/>
                                <a:gd name="T2" fmla="*/ 970 w 970"/>
                                <a:gd name="T3" fmla="*/ 0 h 830"/>
                              </a:gdLst>
                              <a:ahLst/>
                              <a:cxnLst>
                                <a:cxn ang="0">
                                  <a:pos x="T0" y="T1"/>
                                </a:cxn>
                                <a:cxn ang="0">
                                  <a:pos x="T2" y="T3"/>
                                </a:cxn>
                              </a:cxnLst>
                              <a:rect l="0" t="0" r="r" b="b"/>
                              <a:pathLst>
                                <a:path w="970" h="830">
                                  <a:moveTo>
                                    <a:pt x="0" y="830"/>
                                  </a:moveTo>
                                  <a:lnTo>
                                    <a:pt x="970" y="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Freeform 8917"/>
                          <wps:cNvSpPr>
                            <a:spLocks/>
                          </wps:cNvSpPr>
                          <wps:spPr bwMode="auto">
                            <a:xfrm>
                              <a:off x="4195" y="234"/>
                              <a:ext cx="1000" cy="820"/>
                            </a:xfrm>
                            <a:custGeom>
                              <a:avLst/>
                              <a:gdLst>
                                <a:gd name="T0" fmla="*/ 0 w 1000"/>
                                <a:gd name="T1" fmla="*/ 0 h 820"/>
                                <a:gd name="T2" fmla="*/ 1000 w 1000"/>
                                <a:gd name="T3" fmla="*/ 820 h 820"/>
                              </a:gdLst>
                              <a:ahLst/>
                              <a:cxnLst>
                                <a:cxn ang="0">
                                  <a:pos x="T0" y="T1"/>
                                </a:cxn>
                                <a:cxn ang="0">
                                  <a:pos x="T2" y="T3"/>
                                </a:cxn>
                              </a:cxnLst>
                              <a:rect l="0" t="0" r="r" b="b"/>
                              <a:pathLst>
                                <a:path w="1000" h="820">
                                  <a:moveTo>
                                    <a:pt x="0" y="0"/>
                                  </a:moveTo>
                                  <a:lnTo>
                                    <a:pt x="1000" y="820"/>
                                  </a:lnTo>
                                </a:path>
                              </a:pathLst>
                            </a:custGeom>
                            <a:noFill/>
                            <a:ln w="12700" cmpd="sng">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89" name="Text Box 8918"/>
                        <wps:cNvSpPr txBox="1">
                          <a:spLocks noChangeArrowheads="1"/>
                        </wps:cNvSpPr>
                        <wps:spPr bwMode="auto">
                          <a:xfrm>
                            <a:off x="714" y="2344"/>
                            <a:ext cx="2098"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4055D" w:rsidRDefault="008E537A" w:rsidP="003042F2">
                              <w:pPr>
                                <w:ind w:firstLineChars="0" w:firstLine="0"/>
                                <w:jc w:val="center"/>
                                <w:rPr>
                                  <w:rFonts w:ascii="Times New Roman" w:eastAsia="宋体" w:hAnsi="Times New Roman" w:cs="Times New Roman"/>
                                  <w:b/>
                                  <w:sz w:val="18"/>
                                </w:rPr>
                              </w:pPr>
                              <w:r w:rsidRPr="0074055D">
                                <w:rPr>
                                  <w:rStyle w:val="Char"/>
                                  <w:rFonts w:ascii="Times New Roman" w:eastAsia="宋体" w:hAnsi="Times New Roman" w:cs="Times New Roman"/>
                                  <w:b w:val="0"/>
                                </w:rPr>
                                <w:t>图</w:t>
                              </w:r>
                              <w:r w:rsidRPr="0074055D">
                                <w:rPr>
                                  <w:rStyle w:val="Char"/>
                                  <w:rFonts w:ascii="Times New Roman" w:eastAsia="宋体" w:hAnsi="Times New Roman" w:cs="Times New Roman"/>
                                  <w:b w:val="0"/>
                                </w:rPr>
                                <w:t>6</w:t>
                              </w:r>
                              <w:r>
                                <w:rPr>
                                  <w:rStyle w:val="Char"/>
                                  <w:rFonts w:ascii="Times New Roman" w:eastAsia="宋体" w:hAnsi="Times New Roman" w:cs="Times New Roman"/>
                                  <w:b w:val="0"/>
                                </w:rPr>
                                <w:t>-</w:t>
                              </w:r>
                              <w:r w:rsidRPr="0074055D">
                                <w:rPr>
                                  <w:rStyle w:val="Char"/>
                                  <w:rFonts w:ascii="Times New Roman" w:eastAsia="宋体" w:hAnsi="Times New Roman" w:cs="Times New Roman"/>
                                  <w:b w:val="0"/>
                                </w:rPr>
                                <w:t>2</w:t>
                              </w:r>
                              <w:r>
                                <w:rPr>
                                  <w:rStyle w:val="Char"/>
                                  <w:rFonts w:ascii="Times New Roman" w:eastAsia="宋体" w:hAnsi="Times New Roman" w:cs="Times New Roman"/>
                                  <w:b w:val="0"/>
                                </w:rPr>
                                <w:t>3</w:t>
                              </w:r>
                              <w:r w:rsidRPr="0074055D">
                                <w:rPr>
                                  <w:rStyle w:val="Char"/>
                                  <w:rFonts w:ascii="Times New Roman" w:eastAsia="宋体" w:hAnsi="Times New Roman" w:cs="Times New Roman"/>
                                  <w:b w:val="0"/>
                                </w:rPr>
                                <w:t xml:space="preserve"> </w:t>
                              </w:r>
                              <w:r w:rsidRPr="0074055D">
                                <w:rPr>
                                  <w:rStyle w:val="Char"/>
                                  <w:rFonts w:ascii="Times New Roman" w:eastAsia="宋体" w:hAnsi="Times New Roman" w:cs="Times New Roman"/>
                                  <w:b w:val="0"/>
                                </w:rPr>
                                <w:t>一个有向</w:t>
                              </w:r>
                              <w:r>
                                <w:rPr>
                                  <w:rStyle w:val="Char"/>
                                  <w:rFonts w:ascii="Times New Roman" w:eastAsia="宋体" w:hAnsi="Times New Roman" w:cs="Times New Roman" w:hint="eastAsia"/>
                                  <w:b w:val="0"/>
                                </w:rPr>
                                <w:t>无环</w:t>
                              </w:r>
                              <w:r w:rsidRPr="0074055D">
                                <w:rPr>
                                  <w:rStyle w:val="Char"/>
                                  <w:rFonts w:ascii="Times New Roman" w:eastAsia="宋体" w:hAnsi="Times New Roman" w:cs="Times New Roman"/>
                                  <w:b w:val="0"/>
                                </w:rPr>
                                <w:t>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8EB28" id="组合 9540" o:spid="_x0000_s2448" style="position:absolute;left:0;text-align:left;margin-left:76.6pt;margin-top:27.1pt;width:176.3pt;height:109.45pt;z-index:251655168" coordsize="3527,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">
                <v:group id="Group 8892" o:spid="_x0000_s2449" style="position:absolute;width:3527;height:2484" coordsize="5460,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shape id="Freeform 8893" o:spid="_x0000_s2450" style="position:absolute;left:1605;top:156;width:2200;height:1;visibility:visible;mso-wrap-style:square;v-text-anchor:top" coordsize="2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" path="m,l2200,e" filled="f" strokeweight="1pt">
                    <v:stroke endarrow="block" endarrowwidth="narrow" endarrowlength="short"/>
                    <v:path arrowok="t" o:connecttype="custom" o:connectlocs="0,0;2200,0" o:connectangles="0,0"/>
                  </v:shape>
                  <v:shape id="Text Box 8894" o:spid="_x0000_s2451" type="#_x0000_t202" style="position:absolute;top:1002;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rsidR="008E537A" w:rsidRDefault="008E537A" w:rsidP="003042F2">
                          <w:pPr>
                            <w:spacing w:line="0" w:lineRule="atLeast"/>
                            <w:ind w:firstLineChars="0" w:firstLine="0"/>
                            <w:jc w:val="center"/>
                            <w:rPr>
                              <w:sz w:val="18"/>
                            </w:rPr>
                          </w:pPr>
                          <w:r>
                            <w:rPr>
                              <w:rFonts w:hint="eastAsia"/>
                              <w:sz w:val="18"/>
                              <w:szCs w:val="18"/>
                            </w:rPr>
                            <w:t>①</w:t>
                          </w:r>
                        </w:p>
                      </w:txbxContent>
                    </v:textbox>
                  </v:shape>
                  <v:shape id="Text Box 8895" o:spid="_x0000_s2452" type="#_x0000_t202" style="position:absolute;left:1260;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PKwwAAAN0AAAAPAAAAZHJzL2Rvd25yZXYueG1sRE9Ni8Iw&#10;EL0L/ocwgjdNFRG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z4Njys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②</w:t>
                          </w:r>
                        </w:p>
                      </w:txbxContent>
                    </v:textbox>
                  </v:shape>
                  <v:shape id="Text Box 8896" o:spid="_x0000_s2453" type="#_x0000_t202" style="position:absolute;left:1260;top:2016;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ZRwwAAAN0AAAAPAAAAZHJzL2Rvd25yZXYueG1sRE9Na8JA&#10;EL0X/A/LCL3Vja2I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oM/GUc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④</w:t>
                          </w:r>
                        </w:p>
                      </w:txbxContent>
                    </v:textbox>
                  </v:shape>
                  <v:shape id="Text Box 8897" o:spid="_x0000_s2454" type="#_x0000_t202" style="position:absolute;left:1286;top:1002;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4lwwAAAN0AAAAPAAAAZHJzL2Rvd25yZXYueG1sRE9Ni8Iw&#10;EL0L/ocwwt40VUS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LyZeJc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rPr>
                          </w:pPr>
                          <w:r>
                            <w:rPr>
                              <w:rFonts w:hint="eastAsia"/>
                              <w:sz w:val="18"/>
                              <w:szCs w:val="18"/>
                            </w:rPr>
                            <w:t>③</w:t>
                          </w:r>
                        </w:p>
                      </w:txbxContent>
                    </v:textbox>
                  </v:shape>
                  <v:shape id="Text Box 8898" o:spid="_x0000_s2455" type="#_x0000_t202" style="position:absolute;left:2572;top:495;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u+wwAAAN0AAAAPAAAAZHJzL2Rvd25yZXYueG1sRE9Na8JA&#10;EL0X/A/LCL3VjaW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QGr7vs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rPr>
                          </w:pPr>
                          <w:r>
                            <w:rPr>
                              <w:rFonts w:hint="eastAsia"/>
                              <w:sz w:val="18"/>
                              <w:szCs w:val="18"/>
                            </w:rPr>
                            <w:t>⑤</w:t>
                          </w:r>
                        </w:p>
                      </w:txbxContent>
                    </v:textbox>
                  </v:shape>
                  <v:shape id="Text Box 8899" o:spid="_x0000_s2456" type="#_x0000_t202" style="position:absolute;left:2572;top:1509;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⑥</w:t>
                          </w:r>
                        </w:p>
                      </w:txbxContent>
                    </v:textbox>
                  </v:shape>
                  <v:shape id="Text Box 8900" o:spid="_x0000_s2457" type="#_x0000_t202" style="position:absolute;left:3858;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⑦</w:t>
                          </w:r>
                        </w:p>
                      </w:txbxContent>
                    </v:textbox>
                  </v:shape>
                  <v:shape id="Text Box 8901" o:spid="_x0000_s2458" type="#_x0000_t202" style="position:absolute;left:3858;top:1002;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⑧</w:t>
                          </w:r>
                        </w:p>
                      </w:txbxContent>
                    </v:textbox>
                  </v:shape>
                  <v:shape id="Text Box 8902" o:spid="_x0000_s2459" type="#_x0000_t202" style="position:absolute;left:3858;top:2016;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7wwAAAN0AAAAPAAAAZHJzL2Rvd25yZXYueG1sRE9Na8JA&#10;EL0X/A/LCN7qxi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wSfxu8MAAADdAAAADwAA&#10;AAAAAAAAAAAAAAAHAgAAZHJzL2Rvd25yZXYueG1sUEsFBgAAAAADAAMAtwAAAPcCAAAAAA==&#10;" filled="f" stroked="f">
                    <v:textbox inset="0,0,0,0">
                      <w:txbxContent>
                        <w:p w:rsidR="008E537A" w:rsidRDefault="008E537A" w:rsidP="003042F2">
                          <w:pPr>
                            <w:spacing w:line="0" w:lineRule="atLeast"/>
                            <w:ind w:firstLineChars="0" w:firstLine="0"/>
                            <w:jc w:val="center"/>
                            <w:rPr>
                              <w:sz w:val="18"/>
                              <w:szCs w:val="18"/>
                            </w:rPr>
                          </w:pPr>
                          <w:r>
                            <w:rPr>
                              <w:rFonts w:hint="eastAsia"/>
                              <w:sz w:val="18"/>
                              <w:szCs w:val="18"/>
                            </w:rPr>
                            <w:t>⑨</w:t>
                          </w:r>
                        </w:p>
                      </w:txbxContent>
                    </v:textbox>
                  </v:shape>
                  <v:shape id="Text Box 8903" o:spid="_x0000_s2460" type="#_x0000_t202" style="position:absolute;left:5145;top:1002;width:3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I8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zvbCPMYAAADdAAAA&#10;DwAAAAAAAAAAAAAAAAAHAgAAZHJzL2Rvd25yZXYueG1sUEsFBgAAAAADAAMAtwAAAPoCAAAAAA==&#10;" filled="f" stroked="f">
                    <v:textbox inset="0,0,0,0">
                      <w:txbxContent>
                        <w:p w:rsidR="008E537A" w:rsidRDefault="008E537A" w:rsidP="003042F2">
                          <w:pPr>
                            <w:spacing w:line="0" w:lineRule="atLeast"/>
                            <w:ind w:firstLineChars="0" w:firstLine="0"/>
                            <w:jc w:val="center"/>
                            <w:rPr>
                              <w:sz w:val="18"/>
                            </w:rPr>
                          </w:pPr>
                          <w:r>
                            <w:rPr>
                              <w:rFonts w:hint="eastAsia"/>
                              <w:sz w:val="18"/>
                              <w:szCs w:val="18"/>
                            </w:rPr>
                            <w:t>⑩</w:t>
                          </w:r>
                        </w:p>
                      </w:txbxContent>
                    </v:textbox>
                  </v:shape>
                  <v:line id="Line 8904" o:spid="_x0000_s2461" style="position:absolute;flip:y;visibility:visible;mso-wrap-style:square" from="315,300" to="126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" strokeweight="1pt">
                    <v:stroke endarrow="block" endarrowwidth="narrow" endarrowlength="short"/>
                  </v:line>
                  <v:line id="Line 8905" o:spid="_x0000_s2462" style="position:absolute;visibility:visible;mso-wrap-style:square" from="315,1392" to="1260,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" strokeweight="1pt">
                    <v:stroke endarrow="block" endarrowwidth="narrow" endarrowlength="short"/>
                  </v:line>
                  <v:line id="Line 8906" o:spid="_x0000_s2463" style="position:absolute;visibility:visible;mso-wrap-style:square" from="315,1236" to="126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" strokeweight="1pt">
                    <v:stroke endarrow="block" endarrowwidth="narrow" endarrowlength="short"/>
                  </v:line>
                  <v:shape id="Freeform 8907" o:spid="_x0000_s2464" style="position:absolute;left:1625;top:764;width:890;height:410;visibility:visible;mso-wrap-style:square;v-text-anchor:top" coordsize="89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" path="m,410l890,e" filled="f" strokeweight="1pt">
                    <v:stroke endarrow="block" endarrowwidth="narrow" endarrowlength="short"/>
                    <v:path arrowok="t" o:connecttype="custom" o:connectlocs="0,410;890,0" o:connectangles="0,0"/>
                  </v:shape>
                  <v:shape id="Freeform 8908" o:spid="_x0000_s2465" style="position:absolute;left:1625;top:1236;width:890;height:410;flip:y;visibility:visible;mso-wrap-style:square;v-text-anchor:top" coordsize="89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" path="m,410l890,e" filled="f" strokeweight="1pt">
                    <v:stroke endarrow="block" endarrowwidth="narrow" endarrowlength="short"/>
                    <v:path arrowok="t" o:connecttype="custom" o:connectlocs="0,410;890,0" o:connectangles="0,0"/>
                  </v:shape>
                  <v:shape id="Freeform 8909" o:spid="_x0000_s2466" style="position:absolute;left:1585;top:212;width:980;height:400;visibility:visible;mso-wrap-style:square;v-text-anchor:top" coordsize="9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" path="m,l980,400e" filled="f" strokeweight="1pt">
                    <v:stroke endarrow="block" endarrowwidth="narrow" endarrowlength="short"/>
                    <v:path arrowok="t" o:connecttype="custom" o:connectlocs="0,0;980,400" o:connectangles="0,0"/>
                  </v:shape>
                  <v:shape id="Freeform 8910" o:spid="_x0000_s2467" style="position:absolute;left:1585;top:1790;width:980;height:400;flip:y;visibility:visible;mso-wrap-style:square;v-text-anchor:top" coordsize="9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" path="m,l980,400e" filled="f" strokeweight="1pt">
                    <v:stroke endarrow="block" endarrowwidth="narrow" endarrowlength="short"/>
                    <v:path arrowok="t" o:connecttype="custom" o:connectlocs="0,0;980,400" o:connectangles="0,0"/>
                  </v:shape>
                  <v:shape id="Freeform 8911" o:spid="_x0000_s2468" style="position:absolute;left:2915;top:1754;width:910;height:400;visibility:visible;mso-wrap-style:square;v-text-anchor:top" coordsize="9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" path="m,l910,400e" filled="f" strokeweight="1pt">
                    <v:stroke endarrow="block" endarrowwidth="narrow" endarrowlength="short"/>
                    <v:path arrowok="t" o:connecttype="custom" o:connectlocs="0,0;910,400" o:connectangles="0,0"/>
                  </v:shape>
                  <v:shape id="Freeform 8912" o:spid="_x0000_s2469" style="position:absolute;left:2905;top:1294;width:900;height:350;visibility:visible;mso-wrap-style:square;v-text-anchor:top" coordsize="9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" path="m,350l900,e" filled="f" strokeweight="1pt">
                    <v:stroke endarrow="block" endarrowwidth="narrow" endarrowlength="short"/>
                    <v:path arrowok="t" o:connecttype="custom" o:connectlocs="0,350;900,0" o:connectangles="0,0"/>
                  </v:shape>
                  <v:shape id="Freeform 8913" o:spid="_x0000_s2470" style="position:absolute;left:2915;top:764;width:910;height:340;visibility:visible;mso-wrap-style:square;v-text-anchor:top" coordsize="91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" path="m,l910,340e" filled="f" strokeweight="1pt">
                    <v:stroke endarrow="block" endarrowwidth="narrow" endarrowlength="short"/>
                    <v:path arrowok="t" o:connecttype="custom" o:connectlocs="0,0;910,340" o:connectangles="0,0"/>
                  </v:shape>
                  <v:shape id="Freeform 8914" o:spid="_x0000_s2471" style="position:absolute;left:2895;top:254;width:920;height:360;visibility:visible;mso-wrap-style:square;v-text-anchor:top" coordsize="9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" path="m,360l920,e" filled="f" strokeweight="1pt">
                    <v:stroke endarrow="block" endarrowwidth="narrow" endarrowlength="short"/>
                    <v:path arrowok="t" o:connecttype="custom" o:connectlocs="0,360;920,0" o:connectangles="0,0"/>
                  </v:shape>
                  <v:shape id="Freeform 8915" o:spid="_x0000_s2472" style="position:absolute;left:4195;top:1194;width:900;height:1;visibility:visible;mso-wrap-style:square;v-text-anchor:top" coordsize="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" path="m,l900,e" filled="f" strokeweight="1pt">
                    <v:stroke endarrow="block" endarrowwidth="narrow" endarrowlength="short"/>
                    <v:path arrowok="t" o:connecttype="custom" o:connectlocs="0,0;900,0" o:connectangles="0,0"/>
                  </v:shape>
                  <v:shape id="Freeform 8916" o:spid="_x0000_s2473" style="position:absolute;left:4185;top:1354;width:970;height:830;visibility:visible;mso-wrap-style:square;v-text-anchor:top" coordsize="97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" path="m,830l970,e" filled="f" strokeweight="1pt">
                    <v:stroke endarrow="block" endarrowwidth="narrow" endarrowlength="short"/>
                    <v:path arrowok="t" o:connecttype="custom" o:connectlocs="0,830;970,0" o:connectangles="0,0"/>
                  </v:shape>
                  <v:shape id="Freeform 8917" o:spid="_x0000_s2474" style="position:absolute;left:4195;top:234;width:1000;height:820;visibility:visible;mso-wrap-style:square;v-text-anchor:top" coordsize=",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" path="m,l1000,820e" filled="f" strokeweight="1pt">
                    <v:stroke endarrow="block" endarrowwidth="narrow" endarrowlength="short"/>
                    <v:path arrowok="t" o:connecttype="custom" o:connectlocs="0,0;1000,820" o:connectangles="0,0"/>
                  </v:shape>
                </v:group>
                <v:shape id="Text Box 8918" o:spid="_x0000_s2475" type="#_x0000_t202" style="position:absolute;left:714;top:2344;width:2098;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mxAAAAN0AAAAPAAAAZHJzL2Rvd25yZXYueG1sRE9Na8JA&#10;EL0X+h+WKXirm0oR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ET+Z2bEAAAA3QAAAA8A&#10;AAAAAAAAAAAAAAAABwIAAGRycy9kb3ducmV2LnhtbFBLBQYAAAAAAwADALcAAAD4AgAAAAA=&#10;" filled="f" stroked="f">
                  <v:textbox inset="0,0,0,0">
                    <w:txbxContent>
                      <w:p w:rsidR="008E537A" w:rsidRPr="0074055D" w:rsidRDefault="008E537A" w:rsidP="003042F2">
                        <w:pPr>
                          <w:ind w:firstLineChars="0" w:firstLine="0"/>
                          <w:jc w:val="center"/>
                          <w:rPr>
                            <w:rFonts w:ascii="Times New Roman" w:eastAsia="宋体" w:hAnsi="Times New Roman" w:cs="Times New Roman"/>
                            <w:b/>
                            <w:sz w:val="18"/>
                          </w:rPr>
                        </w:pPr>
                        <w:r w:rsidRPr="0074055D">
                          <w:rPr>
                            <w:rStyle w:val="Char"/>
                            <w:rFonts w:ascii="Times New Roman" w:eastAsia="宋体" w:hAnsi="Times New Roman" w:cs="Times New Roman"/>
                            <w:b w:val="0"/>
                          </w:rPr>
                          <w:t>图</w:t>
                        </w:r>
                        <w:r w:rsidRPr="0074055D">
                          <w:rPr>
                            <w:rStyle w:val="Char"/>
                            <w:rFonts w:ascii="Times New Roman" w:eastAsia="宋体" w:hAnsi="Times New Roman" w:cs="Times New Roman"/>
                            <w:b w:val="0"/>
                          </w:rPr>
                          <w:t>6</w:t>
                        </w:r>
                        <w:r>
                          <w:rPr>
                            <w:rStyle w:val="Char"/>
                            <w:rFonts w:ascii="Times New Roman" w:eastAsia="宋体" w:hAnsi="Times New Roman" w:cs="Times New Roman"/>
                            <w:b w:val="0"/>
                          </w:rPr>
                          <w:t>-</w:t>
                        </w:r>
                        <w:r w:rsidRPr="0074055D">
                          <w:rPr>
                            <w:rStyle w:val="Char"/>
                            <w:rFonts w:ascii="Times New Roman" w:eastAsia="宋体" w:hAnsi="Times New Roman" w:cs="Times New Roman"/>
                            <w:b w:val="0"/>
                          </w:rPr>
                          <w:t>2</w:t>
                        </w:r>
                        <w:r>
                          <w:rPr>
                            <w:rStyle w:val="Char"/>
                            <w:rFonts w:ascii="Times New Roman" w:eastAsia="宋体" w:hAnsi="Times New Roman" w:cs="Times New Roman"/>
                            <w:b w:val="0"/>
                          </w:rPr>
                          <w:t>3</w:t>
                        </w:r>
                        <w:r w:rsidRPr="0074055D">
                          <w:rPr>
                            <w:rStyle w:val="Char"/>
                            <w:rFonts w:ascii="Times New Roman" w:eastAsia="宋体" w:hAnsi="Times New Roman" w:cs="Times New Roman"/>
                            <w:b w:val="0"/>
                          </w:rPr>
                          <w:t xml:space="preserve"> </w:t>
                        </w:r>
                        <w:r w:rsidRPr="0074055D">
                          <w:rPr>
                            <w:rStyle w:val="Char"/>
                            <w:rFonts w:ascii="Times New Roman" w:eastAsia="宋体" w:hAnsi="Times New Roman" w:cs="Times New Roman"/>
                            <w:b w:val="0"/>
                          </w:rPr>
                          <w:t>一个有向</w:t>
                        </w:r>
                        <w:r>
                          <w:rPr>
                            <w:rStyle w:val="Char"/>
                            <w:rFonts w:ascii="Times New Roman" w:eastAsia="宋体" w:hAnsi="Times New Roman" w:cs="Times New Roman" w:hint="eastAsia"/>
                            <w:b w:val="0"/>
                          </w:rPr>
                          <w:t>无环</w:t>
                        </w:r>
                        <w:r w:rsidRPr="0074055D">
                          <w:rPr>
                            <w:rStyle w:val="Char"/>
                            <w:rFonts w:ascii="Times New Roman" w:eastAsia="宋体" w:hAnsi="Times New Roman" w:cs="Times New Roman"/>
                            <w:b w:val="0"/>
                          </w:rPr>
                          <w:t>图</w:t>
                        </w:r>
                      </w:p>
                    </w:txbxContent>
                  </v:textbox>
                </v:shape>
                <w10:wrap type="topAndBottom"/>
              </v:group>
            </w:pict>
          </mc:Fallback>
        </mc:AlternateContent>
      </w:r>
      <w:r w:rsidRPr="00196523">
        <w:rPr>
          <w:rFonts w:ascii="Times New Roman" w:eastAsia="宋体" w:hAnsi="Times New Roman" w:cs="Times New Roman"/>
          <w:color w:val="000000" w:themeColor="text1"/>
        </w:rPr>
        <w:t>1</w:t>
      </w:r>
      <w:r w:rsidR="00416830"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rPr>
        <w:t>试</w:t>
      </w:r>
      <w:proofErr w:type="gramStart"/>
      <w:r w:rsidRPr="00196523">
        <w:rPr>
          <w:rFonts w:ascii="Times New Roman" w:eastAsia="宋体" w:hAnsi="Times New Roman" w:cs="Times New Roman" w:hint="eastAsia"/>
          <w:color w:val="000000" w:themeColor="text1"/>
        </w:rPr>
        <w:t>写出图</w:t>
      </w:r>
      <w:proofErr w:type="gramEnd"/>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00416830"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的</w:t>
      </w:r>
      <w:r w:rsidRPr="00196523">
        <w:rPr>
          <w:rFonts w:ascii="Times New Roman" w:eastAsia="宋体" w:hAnsi="Times New Roman" w:cs="Times New Roman"/>
          <w:color w:val="000000" w:themeColor="text1"/>
        </w:rPr>
        <w:t>6</w:t>
      </w:r>
      <w:r w:rsidRPr="00196523">
        <w:rPr>
          <w:rFonts w:ascii="Times New Roman" w:eastAsia="宋体" w:hAnsi="Times New Roman" w:cs="Times New Roman" w:hint="eastAsia"/>
          <w:color w:val="000000" w:themeColor="text1"/>
        </w:rPr>
        <w:t>种不同的拓扑</w:t>
      </w:r>
      <w:r w:rsidR="00557919" w:rsidRPr="00196523">
        <w:rPr>
          <w:rFonts w:ascii="Times New Roman" w:eastAsia="宋体" w:hAnsi="Times New Roman" w:cs="Times New Roman" w:hint="eastAsia"/>
          <w:color w:val="000000" w:themeColor="text1"/>
        </w:rPr>
        <w:t>排序</w:t>
      </w:r>
      <w:r w:rsidRPr="00196523">
        <w:rPr>
          <w:rFonts w:ascii="Times New Roman" w:eastAsia="宋体" w:hAnsi="Times New Roman" w:cs="Times New Roman" w:hint="eastAsia"/>
          <w:color w:val="000000" w:themeColor="text1"/>
        </w:rPr>
        <w:t>。</w:t>
      </w:r>
    </w:p>
    <w:p w:rsidR="003042F2" w:rsidRPr="00196523" w:rsidRDefault="003042F2" w:rsidP="001C30E9">
      <w:pPr>
        <w:ind w:firstLine="420"/>
        <w:jc w:val="center"/>
        <w:rPr>
          <w:rFonts w:ascii="Times New Roman" w:eastAsia="宋体" w:hAnsi="Times New Roman" w:cs="Times New Roman"/>
          <w:color w:val="000000" w:themeColor="text1"/>
        </w:rPr>
      </w:pPr>
    </w:p>
    <w:p w:rsidR="00416830"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16830" w:rsidRPr="00196523">
        <w:rPr>
          <w:rFonts w:ascii="Times New Roman" w:eastAsia="宋体" w:hAnsi="Times New Roman" w:cs="Times New Roman" w:hint="eastAsia"/>
          <w:color w:val="000000" w:themeColor="text1"/>
        </w:rPr>
        <w:t>拓扑</w:t>
      </w:r>
      <w:r w:rsidR="00557919" w:rsidRPr="00196523">
        <w:rPr>
          <w:rFonts w:ascii="Times New Roman" w:eastAsia="宋体" w:hAnsi="Times New Roman" w:cs="Times New Roman" w:hint="eastAsia"/>
          <w:color w:val="000000" w:themeColor="text1"/>
        </w:rPr>
        <w:t>排序</w:t>
      </w:r>
      <w:r w:rsidR="00416830" w:rsidRPr="00196523">
        <w:rPr>
          <w:rFonts w:ascii="Times New Roman" w:eastAsia="宋体" w:hAnsi="Times New Roman" w:cs="Times New Roman" w:hint="eastAsia"/>
          <w:color w:val="000000" w:themeColor="text1"/>
        </w:rPr>
        <w:t>如下所示。</w:t>
      </w:r>
    </w:p>
    <w:p w:rsidR="00416830" w:rsidRPr="00196523" w:rsidRDefault="0041683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0E2C94" w:rsidRPr="00196523" w:rsidRDefault="0041683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416830" w:rsidRPr="00196523" w:rsidRDefault="0041683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416830" w:rsidRPr="00196523" w:rsidRDefault="0041683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4</w:t>
      </w:r>
      <w:r w:rsidRPr="00196523">
        <w:rPr>
          <w:rFonts w:ascii="宋体" w:eastAsia="宋体" w:hAnsi="宋体" w:cs="Times New Roman"/>
          <w:color w:val="000000" w:themeColor="text1"/>
        </w:rPr>
        <w:t>,</w:t>
      </w:r>
      <w:r w:rsidR="00557919" w:rsidRPr="00196523">
        <w:rPr>
          <w:rFonts w:ascii="Times New Roman" w:eastAsia="宋体" w:hAnsi="Times New Roman" w:cs="Times New Roman"/>
          <w:color w:val="000000" w:themeColor="text1"/>
        </w:rPr>
        <w:t>6</w:t>
      </w:r>
      <w:r w:rsidRPr="00196523">
        <w:rPr>
          <w:rFonts w:ascii="宋体" w:eastAsia="宋体" w:hAnsi="宋体" w:cs="Times New Roman"/>
          <w:color w:val="000000" w:themeColor="text1"/>
        </w:rPr>
        <w:t>,</w:t>
      </w:r>
      <w:r w:rsidR="00557919"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实际上，还可以写出更多的拓扑排序，比如：</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557919" w:rsidRPr="00196523" w:rsidRDefault="00557919"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p>
    <w:p w:rsidR="003042F2" w:rsidRPr="00196523" w:rsidRDefault="003042F2" w:rsidP="001C30E9">
      <w:pPr>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g">
            <w:drawing>
              <wp:anchor distT="0" distB="0" distL="114300" distR="114300" simplePos="0" relativeHeight="251656192" behindDoc="0" locked="0" layoutInCell="1" allowOverlap="1" wp14:anchorId="18A9C1AF" wp14:editId="4378271F">
                <wp:simplePos x="0" y="0"/>
                <wp:positionH relativeFrom="column">
                  <wp:posOffset>915035</wp:posOffset>
                </wp:positionH>
                <wp:positionV relativeFrom="paragraph">
                  <wp:posOffset>299085</wp:posOffset>
                </wp:positionV>
                <wp:extent cx="2661920" cy="1118870"/>
                <wp:effectExtent l="0" t="0" r="24130" b="5080"/>
                <wp:wrapTopAndBottom/>
                <wp:docPr id="9503" name="组合 9503"/>
                <wp:cNvGraphicFramePr/>
                <a:graphic xmlns:a="http://schemas.openxmlformats.org/drawingml/2006/main">
                  <a:graphicData uri="http://schemas.microsoft.com/office/word/2010/wordprocessingGroup">
                    <wpg:wgp>
                      <wpg:cNvGrpSpPr/>
                      <wpg:grpSpPr bwMode="auto">
                        <a:xfrm>
                          <a:off x="0" y="0"/>
                          <a:ext cx="2661920" cy="1118870"/>
                          <a:chOff x="0" y="0"/>
                          <a:chExt cx="4192" cy="1762"/>
                        </a:xfrm>
                      </wpg:grpSpPr>
                      <wps:wsp>
                        <wps:cNvPr id="1452" name="Text Box 8920"/>
                        <wps:cNvSpPr txBox="1">
                          <a:spLocks noChangeArrowheads="1"/>
                        </wps:cNvSpPr>
                        <wps:spPr bwMode="auto">
                          <a:xfrm>
                            <a:off x="1033" y="1505"/>
                            <a:ext cx="2126"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4055D" w:rsidRDefault="008E537A" w:rsidP="003042F2">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-24</w:t>
                              </w:r>
                              <w:r w:rsidRPr="0074055D">
                                <w:rPr>
                                  <w:rFonts w:ascii="Times New Roman" w:eastAsia="宋体" w:hAnsi="Times New Roman" w:cs="Times New Roman"/>
                                  <w:b w:val="0"/>
                                </w:rPr>
                                <w:t xml:space="preserve"> </w:t>
                              </w:r>
                              <w:r w:rsidRPr="0074055D">
                                <w:rPr>
                                  <w:rFonts w:ascii="Times New Roman" w:eastAsia="宋体" w:hAnsi="Times New Roman" w:cs="Times New Roman"/>
                                  <w:b w:val="0"/>
                                </w:rPr>
                                <w:t>一个</w:t>
                              </w:r>
                              <w:r>
                                <w:rPr>
                                  <w:rFonts w:ascii="Times New Roman" w:eastAsia="宋体" w:hAnsi="Times New Roman" w:cs="Times New Roman" w:hint="eastAsia"/>
                                  <w:b w:val="0"/>
                                </w:rPr>
                                <w:t>带权</w:t>
                              </w:r>
                              <w:r w:rsidRPr="0074055D">
                                <w:rPr>
                                  <w:rFonts w:ascii="Times New Roman" w:eastAsia="宋体" w:hAnsi="Times New Roman" w:cs="Times New Roman"/>
                                  <w:b w:val="0"/>
                                </w:rPr>
                                <w:t>图</w:t>
                              </w:r>
                            </w:p>
                          </w:txbxContent>
                        </wps:txbx>
                        <wps:bodyPr rot="0" vert="horz" wrap="square" lIns="0" tIns="0" rIns="0" bIns="0" anchor="t" anchorCtr="0" upright="1">
                          <a:noAutofit/>
                        </wps:bodyPr>
                      </wps:wsp>
                      <wpg:grpSp>
                        <wpg:cNvPr id="1453" name="Group 8921"/>
                        <wpg:cNvGrpSpPr>
                          <a:grpSpLocks/>
                        </wpg:cNvGrpSpPr>
                        <wpg:grpSpPr bwMode="auto">
                          <a:xfrm>
                            <a:off x="0" y="0"/>
                            <a:ext cx="4192" cy="1356"/>
                            <a:chOff x="0" y="0"/>
                            <a:chExt cx="4192" cy="1356"/>
                          </a:xfrm>
                        </wpg:grpSpPr>
                        <wps:wsp>
                          <wps:cNvPr id="1454" name="Text Box 8922"/>
                          <wps:cNvSpPr txBox="1">
                            <a:spLocks noChangeArrowheads="1"/>
                          </wps:cNvSpPr>
                          <wps:spPr bwMode="auto">
                            <a:xfrm>
                              <a:off x="720" y="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30</w:t>
                                </w:r>
                              </w:p>
                            </w:txbxContent>
                          </wps:txbx>
                          <wps:bodyPr rot="0" vert="horz" wrap="square" lIns="0" tIns="0" rIns="0" bIns="0" anchor="t" anchorCtr="0" upright="1">
                            <a:noAutofit/>
                          </wps:bodyPr>
                        </wps:wsp>
                        <wps:wsp>
                          <wps:cNvPr id="1455" name="Oval 8923"/>
                          <wps:cNvSpPr>
                            <a:spLocks noChangeArrowheads="1"/>
                          </wps:cNvSpPr>
                          <wps:spPr bwMode="auto">
                            <a:xfrm>
                              <a:off x="123"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1</w:t>
                                </w:r>
                              </w:p>
                            </w:txbxContent>
                          </wps:txbx>
                          <wps:bodyPr rot="0" vert="horz" wrap="square" lIns="0" tIns="0" rIns="0" bIns="0" anchor="t" anchorCtr="0" upright="1">
                            <a:noAutofit/>
                          </wps:bodyPr>
                        </wps:wsp>
                        <wps:wsp>
                          <wps:cNvPr id="1456" name="Oval 8924"/>
                          <wps:cNvSpPr>
                            <a:spLocks noChangeArrowheads="1"/>
                          </wps:cNvSpPr>
                          <wps:spPr bwMode="auto">
                            <a:xfrm>
                              <a:off x="1347"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2</w:t>
                                </w:r>
                              </w:p>
                            </w:txbxContent>
                          </wps:txbx>
                          <wps:bodyPr rot="0" vert="horz" wrap="square" lIns="0" tIns="0" rIns="0" bIns="0" anchor="t" anchorCtr="0" upright="1">
                            <a:noAutofit/>
                          </wps:bodyPr>
                        </wps:wsp>
                        <wps:wsp>
                          <wps:cNvPr id="1457" name="Freeform 8925"/>
                          <wps:cNvSpPr>
                            <a:spLocks/>
                          </wps:cNvSpPr>
                          <wps:spPr bwMode="auto">
                            <a:xfrm>
                              <a:off x="1748" y="351"/>
                              <a:ext cx="855" cy="660"/>
                            </a:xfrm>
                            <a:custGeom>
                              <a:avLst/>
                              <a:gdLst>
                                <a:gd name="T0" fmla="*/ 855 w 855"/>
                                <a:gd name="T1" fmla="*/ 0 h 660"/>
                                <a:gd name="T2" fmla="*/ 0 w 855"/>
                                <a:gd name="T3" fmla="*/ 660 h 660"/>
                              </a:gdLst>
                              <a:ahLst/>
                              <a:cxnLst>
                                <a:cxn ang="0">
                                  <a:pos x="T0" y="T1"/>
                                </a:cxn>
                                <a:cxn ang="0">
                                  <a:pos x="T2" y="T3"/>
                                </a:cxn>
                              </a:cxnLst>
                              <a:rect l="0" t="0" r="r" b="b"/>
                              <a:pathLst>
                                <a:path w="855" h="660">
                                  <a:moveTo>
                                    <a:pt x="855" y="0"/>
                                  </a:moveTo>
                                  <a:lnTo>
                                    <a:pt x="0" y="66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Freeform 8926"/>
                          <wps:cNvSpPr>
                            <a:spLocks/>
                          </wps:cNvSpPr>
                          <wps:spPr bwMode="auto">
                            <a:xfrm>
                              <a:off x="548" y="195"/>
                              <a:ext cx="765" cy="6"/>
                            </a:xfrm>
                            <a:custGeom>
                              <a:avLst/>
                              <a:gdLst>
                                <a:gd name="T0" fmla="*/ 0 w 765"/>
                                <a:gd name="T1" fmla="*/ 0 h 6"/>
                                <a:gd name="T2" fmla="*/ 765 w 765"/>
                                <a:gd name="T3" fmla="*/ 6 h 6"/>
                              </a:gdLst>
                              <a:ahLst/>
                              <a:cxnLst>
                                <a:cxn ang="0">
                                  <a:pos x="T0" y="T1"/>
                                </a:cxn>
                                <a:cxn ang="0">
                                  <a:pos x="T2" y="T3"/>
                                </a:cxn>
                              </a:cxnLst>
                              <a:rect l="0" t="0" r="r" b="b"/>
                              <a:pathLst>
                                <a:path w="765" h="6">
                                  <a:moveTo>
                                    <a:pt x="0" y="0"/>
                                  </a:moveTo>
                                  <a:lnTo>
                                    <a:pt x="765" y="6"/>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8927"/>
                          <wps:cNvSpPr>
                            <a:spLocks/>
                          </wps:cNvSpPr>
                          <wps:spPr bwMode="auto">
                            <a:xfrm>
                              <a:off x="3018" y="1134"/>
                              <a:ext cx="748" cy="1"/>
                            </a:xfrm>
                            <a:custGeom>
                              <a:avLst/>
                              <a:gdLst>
                                <a:gd name="T0" fmla="*/ 0 w 720"/>
                                <a:gd name="T1" fmla="*/ 0 h 1"/>
                                <a:gd name="T2" fmla="*/ 720 w 720"/>
                                <a:gd name="T3" fmla="*/ 0 h 1"/>
                              </a:gdLst>
                              <a:ahLst/>
                              <a:cxnLst>
                                <a:cxn ang="0">
                                  <a:pos x="T0" y="T1"/>
                                </a:cxn>
                                <a:cxn ang="0">
                                  <a:pos x="T2" y="T3"/>
                                </a:cxn>
                              </a:cxnLst>
                              <a:rect l="0" t="0" r="r" b="b"/>
                              <a:pathLst>
                                <a:path w="720" h="1">
                                  <a:moveTo>
                                    <a:pt x="0" y="0"/>
                                  </a:moveTo>
                                  <a:lnTo>
                                    <a:pt x="720"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8928"/>
                          <wps:cNvSpPr>
                            <a:spLocks/>
                          </wps:cNvSpPr>
                          <wps:spPr bwMode="auto">
                            <a:xfrm>
                              <a:off x="2963" y="366"/>
                              <a:ext cx="847" cy="630"/>
                            </a:xfrm>
                            <a:custGeom>
                              <a:avLst/>
                              <a:gdLst>
                                <a:gd name="T0" fmla="*/ 0 w 847"/>
                                <a:gd name="T1" fmla="*/ 630 h 630"/>
                                <a:gd name="T2" fmla="*/ 847 w 847"/>
                                <a:gd name="T3" fmla="*/ 0 h 630"/>
                              </a:gdLst>
                              <a:ahLst/>
                              <a:cxnLst>
                                <a:cxn ang="0">
                                  <a:pos x="T0" y="T1"/>
                                </a:cxn>
                                <a:cxn ang="0">
                                  <a:pos x="T2" y="T3"/>
                                </a:cxn>
                              </a:cxnLst>
                              <a:rect l="0" t="0" r="r" b="b"/>
                              <a:pathLst>
                                <a:path w="847" h="630">
                                  <a:moveTo>
                                    <a:pt x="0" y="630"/>
                                  </a:moveTo>
                                  <a:lnTo>
                                    <a:pt x="847"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Oval 8929"/>
                          <wps:cNvSpPr>
                            <a:spLocks noChangeArrowheads="1"/>
                          </wps:cNvSpPr>
                          <wps:spPr bwMode="auto">
                            <a:xfrm>
                              <a:off x="3795"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4</w:t>
                                </w:r>
                              </w:p>
                            </w:txbxContent>
                          </wps:txbx>
                          <wps:bodyPr rot="0" vert="horz" wrap="square" lIns="0" tIns="0" rIns="0" bIns="0" anchor="t" anchorCtr="0" upright="1">
                            <a:noAutofit/>
                          </wps:bodyPr>
                        </wps:wsp>
                        <wps:wsp>
                          <wps:cNvPr id="1462" name="Oval 8930"/>
                          <wps:cNvSpPr>
                            <a:spLocks noChangeArrowheads="1"/>
                          </wps:cNvSpPr>
                          <wps:spPr bwMode="auto">
                            <a:xfrm>
                              <a:off x="123" y="93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5</w:t>
                                </w:r>
                              </w:p>
                            </w:txbxContent>
                          </wps:txbx>
                          <wps:bodyPr rot="0" vert="horz" wrap="square" lIns="0" tIns="0" rIns="0" bIns="0" anchor="t" anchorCtr="0" upright="1">
                            <a:noAutofit/>
                          </wps:bodyPr>
                        </wps:wsp>
                        <wps:wsp>
                          <wps:cNvPr id="1463" name="Oval 8931"/>
                          <wps:cNvSpPr>
                            <a:spLocks noChangeArrowheads="1"/>
                          </wps:cNvSpPr>
                          <wps:spPr bwMode="auto">
                            <a:xfrm>
                              <a:off x="2571" y="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3</w:t>
                                </w:r>
                              </w:p>
                            </w:txbxContent>
                          </wps:txbx>
                          <wps:bodyPr rot="0" vert="horz" wrap="square" lIns="0" tIns="0" rIns="0" bIns="0" anchor="t" anchorCtr="0" upright="1">
                            <a:noAutofit/>
                          </wps:bodyPr>
                        </wps:wsp>
                        <wps:wsp>
                          <wps:cNvPr id="1464" name="Oval 8932"/>
                          <wps:cNvSpPr>
                            <a:spLocks noChangeArrowheads="1"/>
                          </wps:cNvSpPr>
                          <wps:spPr bwMode="auto">
                            <a:xfrm>
                              <a:off x="1347" y="93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6</w:t>
                                </w:r>
                              </w:p>
                            </w:txbxContent>
                          </wps:txbx>
                          <wps:bodyPr rot="0" vert="horz" wrap="square" lIns="0" tIns="0" rIns="0" bIns="0" anchor="t" anchorCtr="0" upright="1">
                            <a:noAutofit/>
                          </wps:bodyPr>
                        </wps:wsp>
                        <wps:wsp>
                          <wps:cNvPr id="1465" name="Oval 8933"/>
                          <wps:cNvSpPr>
                            <a:spLocks noChangeArrowheads="1"/>
                          </wps:cNvSpPr>
                          <wps:spPr bwMode="auto">
                            <a:xfrm>
                              <a:off x="2571" y="93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7</w:t>
                                </w:r>
                              </w:p>
                            </w:txbxContent>
                          </wps:txbx>
                          <wps:bodyPr rot="0" vert="horz" wrap="square" lIns="0" tIns="0" rIns="0" bIns="0" anchor="t" anchorCtr="0" upright="1">
                            <a:noAutofit/>
                          </wps:bodyPr>
                        </wps:wsp>
                        <wps:wsp>
                          <wps:cNvPr id="1466" name="Oval 8934"/>
                          <wps:cNvSpPr>
                            <a:spLocks noChangeArrowheads="1"/>
                          </wps:cNvSpPr>
                          <wps:spPr bwMode="auto">
                            <a:xfrm>
                              <a:off x="3795" y="936"/>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042F2">
                                <w:pPr>
                                  <w:pStyle w:val="a6"/>
                                  <w:ind w:firstLineChars="0" w:firstLine="0"/>
                                </w:pPr>
                                <w:r>
                                  <w:t>8</w:t>
                                </w:r>
                              </w:p>
                            </w:txbxContent>
                          </wps:txbx>
                          <wps:bodyPr rot="0" vert="horz" wrap="square" lIns="0" tIns="0" rIns="0" bIns="0" anchor="t" anchorCtr="0" upright="1">
                            <a:noAutofit/>
                          </wps:bodyPr>
                        </wps:wsp>
                        <wps:wsp>
                          <wps:cNvPr id="1467" name="Freeform 8935"/>
                          <wps:cNvSpPr>
                            <a:spLocks/>
                          </wps:cNvSpPr>
                          <wps:spPr bwMode="auto">
                            <a:xfrm>
                              <a:off x="1785" y="198"/>
                              <a:ext cx="750" cy="1"/>
                            </a:xfrm>
                            <a:custGeom>
                              <a:avLst/>
                              <a:gdLst>
                                <a:gd name="T0" fmla="*/ 0 w 750"/>
                                <a:gd name="T1" fmla="*/ 0 h 1"/>
                                <a:gd name="T2" fmla="*/ 750 w 750"/>
                                <a:gd name="T3" fmla="*/ 0 h 1"/>
                              </a:gdLst>
                              <a:ahLst/>
                              <a:cxnLst>
                                <a:cxn ang="0">
                                  <a:pos x="T0" y="T1"/>
                                </a:cxn>
                                <a:cxn ang="0">
                                  <a:pos x="T2" y="T3"/>
                                </a:cxn>
                              </a:cxnLst>
                              <a:rect l="0" t="0" r="r" b="b"/>
                              <a:pathLst>
                                <a:path w="750" h="1">
                                  <a:moveTo>
                                    <a:pt x="0" y="0"/>
                                  </a:moveTo>
                                  <a:lnTo>
                                    <a:pt x="750"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Freeform 8936"/>
                          <wps:cNvSpPr>
                            <a:spLocks/>
                          </wps:cNvSpPr>
                          <wps:spPr bwMode="auto">
                            <a:xfrm>
                              <a:off x="548" y="1134"/>
                              <a:ext cx="772" cy="1"/>
                            </a:xfrm>
                            <a:custGeom>
                              <a:avLst/>
                              <a:gdLst>
                                <a:gd name="T0" fmla="*/ 0 w 772"/>
                                <a:gd name="T1" fmla="*/ 1 h 1"/>
                                <a:gd name="T2" fmla="*/ 772 w 772"/>
                                <a:gd name="T3" fmla="*/ 0 h 1"/>
                              </a:gdLst>
                              <a:ahLst/>
                              <a:cxnLst>
                                <a:cxn ang="0">
                                  <a:pos x="T0" y="T1"/>
                                </a:cxn>
                                <a:cxn ang="0">
                                  <a:pos x="T2" y="T3"/>
                                </a:cxn>
                              </a:cxnLst>
                              <a:rect l="0" t="0" r="r" b="b"/>
                              <a:pathLst>
                                <a:path w="772" h="1">
                                  <a:moveTo>
                                    <a:pt x="0" y="1"/>
                                  </a:moveTo>
                                  <a:lnTo>
                                    <a:pt x="772"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Freeform 8937"/>
                          <wps:cNvSpPr>
                            <a:spLocks/>
                          </wps:cNvSpPr>
                          <wps:spPr bwMode="auto">
                            <a:xfrm>
                              <a:off x="2993" y="198"/>
                              <a:ext cx="772" cy="1"/>
                            </a:xfrm>
                            <a:custGeom>
                              <a:avLst/>
                              <a:gdLst>
                                <a:gd name="T0" fmla="*/ 0 w 772"/>
                                <a:gd name="T1" fmla="*/ 0 h 1"/>
                                <a:gd name="T2" fmla="*/ 772 w 772"/>
                                <a:gd name="T3" fmla="*/ 0 h 1"/>
                              </a:gdLst>
                              <a:ahLst/>
                              <a:cxnLst>
                                <a:cxn ang="0">
                                  <a:pos x="T0" y="T1"/>
                                </a:cxn>
                                <a:cxn ang="0">
                                  <a:pos x="T2" y="T3"/>
                                </a:cxn>
                              </a:cxnLst>
                              <a:rect l="0" t="0" r="r" b="b"/>
                              <a:pathLst>
                                <a:path w="772" h="1">
                                  <a:moveTo>
                                    <a:pt x="0" y="0"/>
                                  </a:moveTo>
                                  <a:lnTo>
                                    <a:pt x="772"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Freeform 8938"/>
                          <wps:cNvSpPr>
                            <a:spLocks/>
                          </wps:cNvSpPr>
                          <wps:spPr bwMode="auto">
                            <a:xfrm>
                              <a:off x="1800" y="1131"/>
                              <a:ext cx="735" cy="7"/>
                            </a:xfrm>
                            <a:custGeom>
                              <a:avLst/>
                              <a:gdLst>
                                <a:gd name="T0" fmla="*/ 0 w 735"/>
                                <a:gd name="T1" fmla="*/ 7 h 7"/>
                                <a:gd name="T2" fmla="*/ 735 w 735"/>
                                <a:gd name="T3" fmla="*/ 0 h 7"/>
                              </a:gdLst>
                              <a:ahLst/>
                              <a:cxnLst>
                                <a:cxn ang="0">
                                  <a:pos x="T0" y="T1"/>
                                </a:cxn>
                                <a:cxn ang="0">
                                  <a:pos x="T2" y="T3"/>
                                </a:cxn>
                              </a:cxnLst>
                              <a:rect l="0" t="0" r="r" b="b"/>
                              <a:pathLst>
                                <a:path w="735" h="7">
                                  <a:moveTo>
                                    <a:pt x="0" y="7"/>
                                  </a:moveTo>
                                  <a:lnTo>
                                    <a:pt x="735"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8939"/>
                          <wps:cNvSpPr>
                            <a:spLocks/>
                          </wps:cNvSpPr>
                          <wps:spPr bwMode="auto">
                            <a:xfrm>
                              <a:off x="510" y="359"/>
                              <a:ext cx="863" cy="660"/>
                            </a:xfrm>
                            <a:custGeom>
                              <a:avLst/>
                              <a:gdLst>
                                <a:gd name="T0" fmla="*/ 0 w 863"/>
                                <a:gd name="T1" fmla="*/ 660 h 660"/>
                                <a:gd name="T2" fmla="*/ 863 w 863"/>
                                <a:gd name="T3" fmla="*/ 0 h 660"/>
                              </a:gdLst>
                              <a:ahLst/>
                              <a:cxnLst>
                                <a:cxn ang="0">
                                  <a:pos x="T0" y="T1"/>
                                </a:cxn>
                                <a:cxn ang="0">
                                  <a:pos x="T2" y="T3"/>
                                </a:cxn>
                              </a:cxnLst>
                              <a:rect l="0" t="0" r="r" b="b"/>
                              <a:pathLst>
                                <a:path w="863" h="660">
                                  <a:moveTo>
                                    <a:pt x="0" y="660"/>
                                  </a:moveTo>
                                  <a:lnTo>
                                    <a:pt x="863"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Freeform 8940"/>
                          <wps:cNvSpPr>
                            <a:spLocks/>
                          </wps:cNvSpPr>
                          <wps:spPr bwMode="auto">
                            <a:xfrm>
                              <a:off x="2769" y="426"/>
                              <a:ext cx="1" cy="510"/>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Freeform 8941"/>
                          <wps:cNvSpPr>
                            <a:spLocks/>
                          </wps:cNvSpPr>
                          <wps:spPr bwMode="auto">
                            <a:xfrm>
                              <a:off x="1545" y="429"/>
                              <a:ext cx="1" cy="510"/>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Freeform 8942"/>
                          <wps:cNvSpPr>
                            <a:spLocks/>
                          </wps:cNvSpPr>
                          <wps:spPr bwMode="auto">
                            <a:xfrm>
                              <a:off x="3993" y="441"/>
                              <a:ext cx="1" cy="480"/>
                            </a:xfrm>
                            <a:custGeom>
                              <a:avLst/>
                              <a:gdLst>
                                <a:gd name="T0" fmla="*/ 0 w 1"/>
                                <a:gd name="T1" fmla="*/ 0 h 480"/>
                                <a:gd name="T2" fmla="*/ 0 w 1"/>
                                <a:gd name="T3" fmla="*/ 480 h 480"/>
                              </a:gdLst>
                              <a:ahLst/>
                              <a:cxnLst>
                                <a:cxn ang="0">
                                  <a:pos x="T0" y="T1"/>
                                </a:cxn>
                                <a:cxn ang="0">
                                  <a:pos x="T2" y="T3"/>
                                </a:cxn>
                              </a:cxnLst>
                              <a:rect l="0" t="0" r="r" b="b"/>
                              <a:pathLst>
                                <a:path w="1" h="480">
                                  <a:moveTo>
                                    <a:pt x="0" y="0"/>
                                  </a:moveTo>
                                  <a:lnTo>
                                    <a:pt x="0" y="480"/>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Freeform 8943"/>
                          <wps:cNvSpPr>
                            <a:spLocks/>
                          </wps:cNvSpPr>
                          <wps:spPr bwMode="auto">
                            <a:xfrm>
                              <a:off x="321" y="414"/>
                              <a:ext cx="1" cy="510"/>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Text Box 8944"/>
                          <wps:cNvSpPr txBox="1">
                            <a:spLocks noChangeArrowheads="1"/>
                          </wps:cNvSpPr>
                          <wps:spPr bwMode="auto">
                            <a:xfrm>
                              <a:off x="3240" y="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25</w:t>
                                </w:r>
                              </w:p>
                            </w:txbxContent>
                          </wps:txbx>
                          <wps:bodyPr rot="0" vert="horz" wrap="square" lIns="0" tIns="0" rIns="0" bIns="0" anchor="t" anchorCtr="0" upright="1">
                            <a:noAutofit/>
                          </wps:bodyPr>
                        </wps:wsp>
                        <wps:wsp>
                          <wps:cNvPr id="1477" name="Text Box 8945"/>
                          <wps:cNvSpPr txBox="1">
                            <a:spLocks noChangeArrowheads="1"/>
                          </wps:cNvSpPr>
                          <wps:spPr bwMode="auto">
                            <a:xfrm>
                              <a:off x="1980" y="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10</w:t>
                                </w:r>
                              </w:p>
                            </w:txbxContent>
                          </wps:txbx>
                          <wps:bodyPr rot="0" vert="horz" wrap="square" lIns="0" tIns="0" rIns="0" bIns="0" anchor="t" anchorCtr="0" upright="1">
                            <a:noAutofit/>
                          </wps:bodyPr>
                        </wps:wsp>
                        <wps:wsp>
                          <wps:cNvPr id="1478" name="Text Box 8946"/>
                          <wps:cNvSpPr txBox="1">
                            <a:spLocks noChangeArrowheads="1"/>
                          </wps:cNvSpPr>
                          <wps:spPr bwMode="auto">
                            <a:xfrm>
                              <a:off x="591"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15</w:t>
                                </w:r>
                              </w:p>
                            </w:txbxContent>
                          </wps:txbx>
                          <wps:bodyPr rot="0" vert="horz" wrap="square" lIns="0" tIns="0" rIns="0" bIns="0" anchor="t" anchorCtr="0" upright="1">
                            <a:noAutofit/>
                          </wps:bodyPr>
                        </wps:wsp>
                        <wps:wsp>
                          <wps:cNvPr id="1479" name="Text Box 8947"/>
                          <wps:cNvSpPr txBox="1">
                            <a:spLocks noChangeArrowheads="1"/>
                          </wps:cNvSpPr>
                          <wps:spPr bwMode="auto">
                            <a:xfrm>
                              <a:off x="180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3</w:t>
                                </w:r>
                              </w:p>
                            </w:txbxContent>
                          </wps:txbx>
                          <wps:bodyPr rot="0" vert="horz" wrap="square" lIns="0" tIns="0" rIns="0" bIns="0" anchor="t" anchorCtr="0" upright="1">
                            <a:noAutofit/>
                          </wps:bodyPr>
                        </wps:wsp>
                        <wps:wsp>
                          <wps:cNvPr id="1480" name="Text Box 8948"/>
                          <wps:cNvSpPr txBox="1">
                            <a:spLocks noChangeArrowheads="1"/>
                          </wps:cNvSpPr>
                          <wps:spPr bwMode="auto">
                            <a:xfrm>
                              <a:off x="1920" y="12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8</w:t>
                                </w:r>
                              </w:p>
                            </w:txbxContent>
                          </wps:txbx>
                          <wps:bodyPr rot="0" vert="horz" wrap="square" lIns="0" tIns="0" rIns="0" bIns="0" anchor="t" anchorCtr="0" upright="1">
                            <a:noAutofit/>
                          </wps:bodyPr>
                        </wps:wsp>
                        <wps:wsp>
                          <wps:cNvPr id="1481" name="Text Box 8949"/>
                          <wps:cNvSpPr txBox="1">
                            <a:spLocks noChangeArrowheads="1"/>
                          </wps:cNvSpPr>
                          <wps:spPr bwMode="auto">
                            <a:xfrm>
                              <a:off x="306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6</w:t>
                                </w:r>
                              </w:p>
                            </w:txbxContent>
                          </wps:txbx>
                          <wps:bodyPr rot="0" vert="horz" wrap="square" lIns="0" tIns="0" rIns="0" bIns="0" anchor="t" anchorCtr="0" upright="1">
                            <a:noAutofit/>
                          </wps:bodyPr>
                        </wps:wsp>
                        <wps:wsp>
                          <wps:cNvPr id="1482" name="Text Box 8950"/>
                          <wps:cNvSpPr txBox="1">
                            <a:spLocks noChangeArrowheads="1"/>
                          </wps:cNvSpPr>
                          <wps:spPr bwMode="auto">
                            <a:xfrm>
                              <a:off x="378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3</w:t>
                                </w:r>
                              </w:p>
                            </w:txbxContent>
                          </wps:txbx>
                          <wps:bodyPr rot="0" vert="horz" wrap="square" lIns="0" tIns="0" rIns="0" bIns="0" anchor="t" anchorCtr="0" upright="1">
                            <a:noAutofit/>
                          </wps:bodyPr>
                        </wps:wsp>
                        <wps:wsp>
                          <wps:cNvPr id="1483" name="Text Box 8951"/>
                          <wps:cNvSpPr txBox="1">
                            <a:spLocks noChangeArrowheads="1"/>
                          </wps:cNvSpPr>
                          <wps:spPr bwMode="auto">
                            <a:xfrm>
                              <a:off x="3240" y="12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10</w:t>
                                </w:r>
                              </w:p>
                            </w:txbxContent>
                          </wps:txbx>
                          <wps:bodyPr rot="0" vert="horz" wrap="square" lIns="0" tIns="0" rIns="0" bIns="0" anchor="t" anchorCtr="0" upright="1">
                            <a:noAutofit/>
                          </wps:bodyPr>
                        </wps:wsp>
                        <wps:wsp>
                          <wps:cNvPr id="1484" name="Text Box 8952"/>
                          <wps:cNvSpPr txBox="1">
                            <a:spLocks noChangeArrowheads="1"/>
                          </wps:cNvSpPr>
                          <wps:spPr bwMode="auto">
                            <a:xfrm>
                              <a:off x="720" y="12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7</w:t>
                                </w:r>
                              </w:p>
                            </w:txbxContent>
                          </wps:txbx>
                          <wps:bodyPr rot="0" vert="horz" wrap="square" lIns="0" tIns="0" rIns="0" bIns="0" anchor="t" anchorCtr="0" upright="1">
                            <a:noAutofit/>
                          </wps:bodyPr>
                        </wps:wsp>
                        <wps:wsp>
                          <wps:cNvPr id="1485" name="Text Box 8953"/>
                          <wps:cNvSpPr txBox="1">
                            <a:spLocks noChangeArrowheads="1"/>
                          </wps:cNvSpPr>
                          <wps:spPr bwMode="auto">
                            <a:xfrm>
                              <a:off x="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10</w:t>
                                </w:r>
                              </w:p>
                            </w:txbxContent>
                          </wps:txbx>
                          <wps:bodyPr rot="0" vert="horz" wrap="square" lIns="0" tIns="0" rIns="0" bIns="0" anchor="t" anchorCtr="0" upright="1">
                            <a:noAutofit/>
                          </wps:bodyPr>
                        </wps:wsp>
                        <wps:wsp>
                          <wps:cNvPr id="1486" name="Text Box 8954"/>
                          <wps:cNvSpPr txBox="1">
                            <a:spLocks noChangeArrowheads="1"/>
                          </wps:cNvSpPr>
                          <wps:spPr bwMode="auto">
                            <a:xfrm>
                              <a:off x="126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20</w:t>
                                </w:r>
                              </w:p>
                            </w:txbxContent>
                          </wps:txbx>
                          <wps:bodyPr rot="0" vert="horz" wrap="square" lIns="0" tIns="0" rIns="0" bIns="0" anchor="t" anchorCtr="0" upright="1">
                            <a:noAutofit/>
                          </wps:bodyPr>
                        </wps:wsp>
                        <wps:wsp>
                          <wps:cNvPr id="1487" name="Text Box 8955"/>
                          <wps:cNvSpPr txBox="1">
                            <a:spLocks noChangeArrowheads="1"/>
                          </wps:cNvSpPr>
                          <wps:spPr bwMode="auto">
                            <a:xfrm>
                              <a:off x="2520" y="6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042F2">
                                <w:pPr>
                                  <w:pStyle w:val="a6"/>
                                  <w:ind w:firstLineChars="0" w:firstLine="0"/>
                                  <w:rPr>
                                    <w:sz w:val="15"/>
                                  </w:rPr>
                                </w:pPr>
                                <w:r>
                                  <w:rPr>
                                    <w:sz w:val="15"/>
                                  </w:rPr>
                                  <w:t>16</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A9C1AF" id="组合 9503" o:spid="_x0000_s2476" style="position:absolute;left:0;text-align:left;margin-left:72.05pt;margin-top:23.55pt;width:209.6pt;height:88.1pt;z-index:251656192" coordsize="4192,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">
                <v:shape id="_x0000_s2477" type="#_x0000_t202" style="position:absolute;left:1033;top:1505;width:2126;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rsidR="008E537A" w:rsidRPr="0074055D" w:rsidRDefault="008E537A" w:rsidP="003042F2">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-24</w:t>
                        </w:r>
                        <w:r w:rsidRPr="0074055D">
                          <w:rPr>
                            <w:rFonts w:ascii="Times New Roman" w:eastAsia="宋体" w:hAnsi="Times New Roman" w:cs="Times New Roman"/>
                            <w:b w:val="0"/>
                          </w:rPr>
                          <w:t xml:space="preserve"> </w:t>
                        </w:r>
                        <w:r w:rsidRPr="0074055D">
                          <w:rPr>
                            <w:rFonts w:ascii="Times New Roman" w:eastAsia="宋体" w:hAnsi="Times New Roman" w:cs="Times New Roman"/>
                            <w:b w:val="0"/>
                          </w:rPr>
                          <w:t>一个</w:t>
                        </w:r>
                        <w:r>
                          <w:rPr>
                            <w:rFonts w:ascii="Times New Roman" w:eastAsia="宋体" w:hAnsi="Times New Roman" w:cs="Times New Roman" w:hint="eastAsia"/>
                            <w:b w:val="0"/>
                          </w:rPr>
                          <w:t>带权</w:t>
                        </w:r>
                        <w:r w:rsidRPr="0074055D">
                          <w:rPr>
                            <w:rFonts w:ascii="Times New Roman" w:eastAsia="宋体" w:hAnsi="Times New Roman" w:cs="Times New Roman"/>
                            <w:b w:val="0"/>
                          </w:rPr>
                          <w:t>图</w:t>
                        </w:r>
                      </w:p>
                    </w:txbxContent>
                  </v:textbox>
                </v:shape>
                <v:group id="Group 8921" o:spid="_x0000_s2478" style="position:absolute;width:4192;height:1356" coordsize="4192,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">
                  <v:shape id="Text Box 8922" o:spid="_x0000_s2479" type="#_x0000_t202" style="position:absolute;left:72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rsidR="008E537A" w:rsidRDefault="008E537A" w:rsidP="003042F2">
                          <w:pPr>
                            <w:pStyle w:val="a6"/>
                            <w:ind w:firstLineChars="0" w:firstLine="0"/>
                            <w:rPr>
                              <w:sz w:val="15"/>
                            </w:rPr>
                          </w:pPr>
                          <w:r>
                            <w:rPr>
                              <w:sz w:val="15"/>
                            </w:rPr>
                            <w:t>30</w:t>
                          </w:r>
                        </w:p>
                      </w:txbxContent>
                    </v:textbox>
                  </v:shape>
                  <v:oval id="Oval 8923" o:spid="_x0000_s2480" style="position:absolute;left:123;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" filled="f">
                    <v:textbox inset="0,0,0,0">
                      <w:txbxContent>
                        <w:p w:rsidR="008E537A" w:rsidRDefault="008E537A" w:rsidP="003042F2">
                          <w:pPr>
                            <w:pStyle w:val="a6"/>
                            <w:ind w:firstLineChars="0" w:firstLine="0"/>
                          </w:pPr>
                          <w:r>
                            <w:t>1</w:t>
                          </w:r>
                        </w:p>
                      </w:txbxContent>
                    </v:textbox>
                  </v:oval>
                  <v:oval id="Oval 8924" o:spid="_x0000_s2481" style="position:absolute;left:1347;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" filled="f">
                    <v:textbox inset="0,0,0,0">
                      <w:txbxContent>
                        <w:p w:rsidR="008E537A" w:rsidRDefault="008E537A" w:rsidP="003042F2">
                          <w:pPr>
                            <w:pStyle w:val="a6"/>
                            <w:ind w:firstLineChars="0" w:firstLine="0"/>
                          </w:pPr>
                          <w:r>
                            <w:t>2</w:t>
                          </w:r>
                        </w:p>
                      </w:txbxContent>
                    </v:textbox>
                  </v:oval>
                  <v:shape id="Freeform 8925" o:spid="_x0000_s2482" style="position:absolute;left:1748;top:351;width:855;height:660;visibility:visible;mso-wrap-style:square;v-text-anchor:top" coordsize="8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" path="m855,l,660e" filled="f">
                    <v:stroke startarrow="block" startarrowwidth="narrow" startarrowlength="short" endarrowwidth="narrow" endarrowlength="short"/>
                    <v:path arrowok="t" o:connecttype="custom" o:connectlocs="855,0;0,660" o:connectangles="0,0"/>
                  </v:shape>
                  <v:shape id="Freeform 8926" o:spid="_x0000_s2483" style="position:absolute;left:548;top:195;width:765;height:6;visibility:visible;mso-wrap-style:square;v-text-anchor:top" coordsize="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" path="m,l765,6e" filled="f">
                    <v:stroke endarrow="block" endarrowwidth="narrow" endarrowlength="short"/>
                    <v:path arrowok="t" o:connecttype="custom" o:connectlocs="0,0;765,6" o:connectangles="0,0"/>
                  </v:shape>
                  <v:shape id="Freeform 8927" o:spid="_x0000_s2484" style="position:absolute;left:3018;top:1134;width:748;height:1;visibility:visible;mso-wrap-style:square;v-text-anchor:top" coordsize="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" path="m,l720,e" filled="f">
                    <v:stroke endarrow="block" endarrowwidth="narrow" endarrowlength="short"/>
                    <v:path arrowok="t" o:connecttype="custom" o:connectlocs="0,0;748,0" o:connectangles="0,0"/>
                  </v:shape>
                  <v:shape id="Freeform 8928" o:spid="_x0000_s2485" style="position:absolute;left:2963;top:366;width:847;height:630;visibility:visible;mso-wrap-style:square;v-text-anchor:top" coordsize="84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" path="m,630l847,e" filled="f">
                    <v:stroke endarrow="block" endarrowwidth="narrow" endarrowlength="short"/>
                    <v:path arrowok="t" o:connecttype="custom" o:connectlocs="0,630;847,0" o:connectangles="0,0"/>
                  </v:shape>
                  <v:oval id="Oval 8929" o:spid="_x0000_s2486" style="position:absolute;left:3795;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" filled="f">
                    <v:textbox inset="0,0,0,0">
                      <w:txbxContent>
                        <w:p w:rsidR="008E537A" w:rsidRDefault="008E537A" w:rsidP="003042F2">
                          <w:pPr>
                            <w:pStyle w:val="a6"/>
                            <w:ind w:firstLineChars="0" w:firstLine="0"/>
                          </w:pPr>
                          <w:r>
                            <w:t>4</w:t>
                          </w:r>
                        </w:p>
                      </w:txbxContent>
                    </v:textbox>
                  </v:oval>
                  <v:oval id="Oval 8930" o:spid="_x0000_s2487" style="position:absolute;left:123;top:93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" filled="f">
                    <v:textbox inset="0,0,0,0">
                      <w:txbxContent>
                        <w:p w:rsidR="008E537A" w:rsidRDefault="008E537A" w:rsidP="003042F2">
                          <w:pPr>
                            <w:pStyle w:val="a6"/>
                            <w:ind w:firstLineChars="0" w:firstLine="0"/>
                          </w:pPr>
                          <w:r>
                            <w:t>5</w:t>
                          </w:r>
                        </w:p>
                      </w:txbxContent>
                    </v:textbox>
                  </v:oval>
                  <v:oval id="Oval 8931" o:spid="_x0000_s2488" style="position:absolute;left:2571;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" filled="f">
                    <v:textbox inset="0,0,0,0">
                      <w:txbxContent>
                        <w:p w:rsidR="008E537A" w:rsidRDefault="008E537A" w:rsidP="003042F2">
                          <w:pPr>
                            <w:pStyle w:val="a6"/>
                            <w:ind w:firstLineChars="0" w:firstLine="0"/>
                          </w:pPr>
                          <w:r>
                            <w:t>3</w:t>
                          </w:r>
                        </w:p>
                      </w:txbxContent>
                    </v:textbox>
                  </v:oval>
                  <v:oval id="Oval 8932" o:spid="_x0000_s2489" style="position:absolute;left:1347;top:93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" filled="f">
                    <v:textbox inset="0,0,0,0">
                      <w:txbxContent>
                        <w:p w:rsidR="008E537A" w:rsidRDefault="008E537A" w:rsidP="003042F2">
                          <w:pPr>
                            <w:pStyle w:val="a6"/>
                            <w:ind w:firstLineChars="0" w:firstLine="0"/>
                          </w:pPr>
                          <w:r>
                            <w:t>6</w:t>
                          </w:r>
                        </w:p>
                      </w:txbxContent>
                    </v:textbox>
                  </v:oval>
                  <v:oval id="Oval 8933" o:spid="_x0000_s2490" style="position:absolute;left:2571;top:93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" filled="f">
                    <v:textbox inset="0,0,0,0">
                      <w:txbxContent>
                        <w:p w:rsidR="008E537A" w:rsidRDefault="008E537A" w:rsidP="003042F2">
                          <w:pPr>
                            <w:pStyle w:val="a6"/>
                            <w:ind w:firstLineChars="0" w:firstLine="0"/>
                          </w:pPr>
                          <w:r>
                            <w:t>7</w:t>
                          </w:r>
                        </w:p>
                      </w:txbxContent>
                    </v:textbox>
                  </v:oval>
                  <v:oval id="Oval 8934" o:spid="_x0000_s2491" style="position:absolute;left:3795;top:936;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" filled="f">
                    <v:textbox inset="0,0,0,0">
                      <w:txbxContent>
                        <w:p w:rsidR="008E537A" w:rsidRDefault="008E537A" w:rsidP="003042F2">
                          <w:pPr>
                            <w:pStyle w:val="a6"/>
                            <w:ind w:firstLineChars="0" w:firstLine="0"/>
                          </w:pPr>
                          <w:r>
                            <w:t>8</w:t>
                          </w:r>
                        </w:p>
                      </w:txbxContent>
                    </v:textbox>
                  </v:oval>
                  <v:shape id="Freeform 8935" o:spid="_x0000_s2492" style="position:absolute;left:1785;top:198;width:750;height:1;visibility:visible;mso-wrap-style:square;v-text-anchor:top" coordsize="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" path="m,l750,e" filled="f">
                    <v:stroke endarrow="block" endarrowwidth="narrow" endarrowlength="short"/>
                    <v:path arrowok="t" o:connecttype="custom" o:connectlocs="0,0;750,0" o:connectangles="0,0"/>
                  </v:shape>
                  <v:shape id="Freeform 8936" o:spid="_x0000_s2493" style="position:absolute;left:548;top:1134;width:772;height:1;visibility:visible;mso-wrap-style:square;v-text-anchor:top" coordsize="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" path="m,1l772,e" filled="f">
                    <v:stroke endarrow="block" endarrowwidth="narrow" endarrowlength="short"/>
                    <v:path arrowok="t" o:connecttype="custom" o:connectlocs="0,1;772,0" o:connectangles="0,0"/>
                  </v:shape>
                  <v:shape id="Freeform 8937" o:spid="_x0000_s2494" style="position:absolute;left:2993;top:198;width:772;height:1;visibility:visible;mso-wrap-style:square;v-text-anchor:top" coordsize="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" path="m,l772,e" filled="f">
                    <v:stroke endarrow="block" endarrowwidth="narrow" endarrowlength="short"/>
                    <v:path arrowok="t" o:connecttype="custom" o:connectlocs="0,0;772,0" o:connectangles="0,0"/>
                  </v:shape>
                  <v:shape id="Freeform 8938" o:spid="_x0000_s2495" style="position:absolute;left:1800;top:1131;width:735;height:7;visibility:visible;mso-wrap-style:square;v-text-anchor:top" coordsize="7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" path="m,7l735,e" filled="f">
                    <v:stroke endarrow="block" endarrowwidth="narrow" endarrowlength="short"/>
                    <v:path arrowok="t" o:connecttype="custom" o:connectlocs="0,7;735,0" o:connectangles="0,0"/>
                  </v:shape>
                  <v:shape id="Freeform 8939" o:spid="_x0000_s2496" style="position:absolute;left:510;top:359;width:863;height:660;visibility:visible;mso-wrap-style:square;v-text-anchor:top" coordsize="86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" path="m,660l863,e" filled="f">
                    <v:stroke endarrow="block" endarrowwidth="narrow" endarrowlength="short"/>
                    <v:path arrowok="t" o:connecttype="custom" o:connectlocs="0,660;863,0" o:connectangles="0,0"/>
                  </v:shape>
                  <v:shape id="Freeform 8940" o:spid="_x0000_s2497" style="position:absolute;left:2769;top:426;width:1;height:5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" path="m,l,510e" filled="f">
                    <v:stroke startarrow="block" startarrowwidth="narrow" startarrowlength="short" endarrowwidth="narrow" endarrowlength="short"/>
                    <v:path arrowok="t" o:connecttype="custom" o:connectlocs="0,0;0,510" o:connectangles="0,0"/>
                  </v:shape>
                  <v:shape id="Freeform 8941" o:spid="_x0000_s2498" style="position:absolute;left:1545;top:429;width:1;height:5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" path="m,l,510e" filled="f">
                    <v:stroke startarrow="block" startarrowwidth="narrow" startarrowlength="short" endarrowwidth="narrow" endarrowlength="short"/>
                    <v:path arrowok="t" o:connecttype="custom" o:connectlocs="0,0;0,510" o:connectangles="0,0"/>
                  </v:shape>
                  <v:shape id="Freeform 8942" o:spid="_x0000_s2499" style="position:absolute;left:3993;top:441;width:1;height:480;visibility:visible;mso-wrap-style:square;v-text-anchor:top" coordsize="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" path="m,l,480e" filled="f">
                    <v:stroke startarrow="block" startarrowwidth="narrow" startarrowlength="short" endarrowwidth="narrow" endarrowlength="short"/>
                    <v:path arrowok="t" o:connecttype="custom" o:connectlocs="0,0;0,480" o:connectangles="0,0"/>
                  </v:shape>
                  <v:shape id="Freeform 8943" o:spid="_x0000_s2500" style="position:absolute;left:321;top:414;width:1;height:5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" path="m,l,510e" filled="f">
                    <v:stroke endarrow="block" endarrowwidth="narrow" endarrowlength="short"/>
                    <v:path arrowok="t" o:connecttype="custom" o:connectlocs="0,0;0,510" o:connectangles="0,0"/>
                  </v:shape>
                  <v:shape id="Text Box 8944" o:spid="_x0000_s2501" type="#_x0000_t202" style="position:absolute;left:324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MzxAAAAN0AAAAPAAAAZHJzL2Rvd25yZXYueG1sRE9Na8JA&#10;EL0L/odlCr3pplJ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AC0gzP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25</w:t>
                          </w:r>
                        </w:p>
                      </w:txbxContent>
                    </v:textbox>
                  </v:shape>
                  <v:shape id="Text Box 8945" o:spid="_x0000_s2502" type="#_x0000_t202" style="position:absolute;left:198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oxAAAAN0AAAAPAAAAZHJzL2Rvd25yZXYueG1sRE9Na8JA&#10;EL0X+h+WKXirmxZR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G/4Jqj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10</w:t>
                          </w:r>
                        </w:p>
                      </w:txbxContent>
                    </v:textbox>
                  </v:shape>
                  <v:shape id="Text Box 8946" o:spid="_x0000_s2503" type="#_x0000_t202" style="position:absolute;left:591;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LaxwAAAN0AAAAPAAAAZHJzL2Rvd25yZXYueG1sRI9Ba8JA&#10;EIXvhf6HZQq91Y2l2B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B5nstrHAAAA3QAA&#10;AA8AAAAAAAAAAAAAAAAABwIAAGRycy9kb3ducmV2LnhtbFBLBQYAAAAAAwADALcAAAD7AgAAAAA=&#10;" filled="f" stroked="f">
                    <v:textbox inset="0,0,0,0">
                      <w:txbxContent>
                        <w:p w:rsidR="008E537A" w:rsidRDefault="008E537A" w:rsidP="003042F2">
                          <w:pPr>
                            <w:pStyle w:val="a6"/>
                            <w:ind w:firstLineChars="0" w:firstLine="0"/>
                            <w:rPr>
                              <w:sz w:val="15"/>
                            </w:rPr>
                          </w:pPr>
                          <w:r>
                            <w:rPr>
                              <w:sz w:val="15"/>
                            </w:rPr>
                            <w:t>15</w:t>
                          </w:r>
                        </w:p>
                      </w:txbxContent>
                    </v:textbox>
                  </v:shape>
                  <v:shape id="Text Box 8947" o:spid="_x0000_s2504" type="#_x0000_t202" style="position:absolute;left:1800;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dBwwAAAN0AAAAPAAAAZHJzL2Rvd25yZXYueG1sRE9Na8JA&#10;EL0L/odlhN50Yyl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cSsXQcMAAADdAAAADwAA&#10;AAAAAAAAAAAAAAAHAgAAZHJzL2Rvd25yZXYueG1sUEsFBgAAAAADAAMAtwAAAPcCAAAAAA==&#10;" filled="f" stroked="f">
                    <v:textbox inset="0,0,0,0">
                      <w:txbxContent>
                        <w:p w:rsidR="008E537A" w:rsidRDefault="008E537A" w:rsidP="003042F2">
                          <w:pPr>
                            <w:pStyle w:val="a6"/>
                            <w:ind w:firstLineChars="0" w:firstLine="0"/>
                            <w:rPr>
                              <w:sz w:val="15"/>
                            </w:rPr>
                          </w:pPr>
                          <w:r>
                            <w:rPr>
                              <w:sz w:val="15"/>
                            </w:rPr>
                            <w:t>3</w:t>
                          </w:r>
                        </w:p>
                      </w:txbxContent>
                    </v:textbox>
                  </v:shape>
                  <v:shape id="Text Box 8948" o:spid="_x0000_s2505" type="#_x0000_t202" style="position:absolute;left:1920;top:12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77xgAAAN0AAAAPAAAAZHJzL2Rvd25yZXYueG1sRI9Ba8JA&#10;EIXvhf6HZQre6sZS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1cTO+8YAAADdAAAA&#10;DwAAAAAAAAAAAAAAAAAHAgAAZHJzL2Rvd25yZXYueG1sUEsFBgAAAAADAAMAtwAAAPoCAAAAAA==&#10;" filled="f" stroked="f">
                    <v:textbox inset="0,0,0,0">
                      <w:txbxContent>
                        <w:p w:rsidR="008E537A" w:rsidRDefault="008E537A" w:rsidP="003042F2">
                          <w:pPr>
                            <w:pStyle w:val="a6"/>
                            <w:ind w:firstLineChars="0" w:firstLine="0"/>
                            <w:rPr>
                              <w:sz w:val="15"/>
                            </w:rPr>
                          </w:pPr>
                          <w:r>
                            <w:rPr>
                              <w:sz w:val="15"/>
                            </w:rPr>
                            <w:t>8</w:t>
                          </w:r>
                        </w:p>
                      </w:txbxContent>
                    </v:textbox>
                  </v:shape>
                  <v:shape id="Text Box 8949" o:spid="_x0000_s2506" type="#_x0000_t202" style="position:absolute;left:3060;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tgxAAAAN0AAAAPAAAAZHJzL2Rvd25yZXYueG1sRE9Na8JA&#10;EL0X+h+WKfTWbCwi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LqIa2D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6</w:t>
                          </w:r>
                        </w:p>
                      </w:txbxContent>
                    </v:textbox>
                  </v:shape>
                  <v:shape id="Text Box 8950" o:spid="_x0000_s2507" type="#_x0000_t202" style="position:absolute;left:3780;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UXxAAAAN0AAAAPAAAAZHJzL2Rvd25yZXYueG1sRE9Na8JA&#10;EL0X+h+WEXprNkoR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Epa9Rf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3</w:t>
                          </w:r>
                        </w:p>
                      </w:txbxContent>
                    </v:textbox>
                  </v:shape>
                  <v:shape id="Text Box 8951" o:spid="_x0000_s2508" type="#_x0000_t202" style="position:absolute;left:3240;top:12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CMxAAAAN0AAAAPAAAAZHJzL2Rvd25yZXYueG1sRE9Na8JA&#10;EL0L/Q/LFHrTTauI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CUWUIz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10</w:t>
                          </w:r>
                        </w:p>
                      </w:txbxContent>
                    </v:textbox>
                  </v:shape>
                  <v:shape id="Text Box 8952" o:spid="_x0000_s2509" type="#_x0000_t202" style="position:absolute;left:720;top:12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j4wwAAAN0AAAAPAAAAZHJzL2Rvd25yZXYueG1sRE9Na8JA&#10;EL0X/A/LCL01G0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qv/I+MMAAADdAAAADwAA&#10;AAAAAAAAAAAAAAAHAgAAZHJzL2Rvd25yZXYueG1sUEsFBgAAAAADAAMAtwAAAPcCAAAAAA==&#10;" filled="f" stroked="f">
                    <v:textbox inset="0,0,0,0">
                      <w:txbxContent>
                        <w:p w:rsidR="008E537A" w:rsidRDefault="008E537A" w:rsidP="003042F2">
                          <w:pPr>
                            <w:pStyle w:val="a6"/>
                            <w:ind w:firstLineChars="0" w:firstLine="0"/>
                            <w:rPr>
                              <w:sz w:val="15"/>
                            </w:rPr>
                          </w:pPr>
                          <w:r>
                            <w:rPr>
                              <w:sz w:val="15"/>
                            </w:rPr>
                            <w:t>7</w:t>
                          </w:r>
                        </w:p>
                      </w:txbxContent>
                    </v:textbox>
                  </v:shape>
                  <v:shape id="Text Box 8953" o:spid="_x0000_s2510" type="#_x0000_t202" style="position:absolute;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1jxAAAAN0AAAAPAAAAZHJzL2Rvd25yZXYueG1sRE9Na8JA&#10;EL0L/Q/LFHrTTY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MWzbWP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10</w:t>
                          </w:r>
                        </w:p>
                      </w:txbxContent>
                    </v:textbox>
                  </v:shape>
                  <v:shape id="Text Box 8954" o:spid="_x0000_s2511" type="#_x0000_t202" style="position:absolute;left:1260;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MUwwAAAN0AAAAPAAAAZHJzL2Rvd25yZXYueG1sRE9Na8JA&#10;EL0L/Q/LFHrTjVK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NWHzFMMAAADdAAAADwAA&#10;AAAAAAAAAAAAAAAHAgAAZHJzL2Rvd25yZXYueG1sUEsFBgAAAAADAAMAtwAAAPcCAAAAAA==&#10;" filled="f" stroked="f">
                    <v:textbox inset="0,0,0,0">
                      <w:txbxContent>
                        <w:p w:rsidR="008E537A" w:rsidRDefault="008E537A" w:rsidP="003042F2">
                          <w:pPr>
                            <w:pStyle w:val="a6"/>
                            <w:ind w:firstLineChars="0" w:firstLine="0"/>
                            <w:rPr>
                              <w:sz w:val="15"/>
                            </w:rPr>
                          </w:pPr>
                          <w:r>
                            <w:rPr>
                              <w:sz w:val="15"/>
                            </w:rPr>
                            <w:t>20</w:t>
                          </w:r>
                        </w:p>
                      </w:txbxContent>
                    </v:textbox>
                  </v:shape>
                  <v:shape id="Text Box 8955" o:spid="_x0000_s2512" type="#_x0000_t202" style="position:absolute;left:2520;top:6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aPxAAAAN0AAAAPAAAAZHJzL2Rvd25yZXYueG1sRE9Na8JA&#10;EL0X+h+WKfRWNy1i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FotVo/EAAAA3QAAAA8A&#10;AAAAAAAAAAAAAAAABwIAAGRycy9kb3ducmV2LnhtbFBLBQYAAAAAAwADALcAAAD4AgAAAAA=&#10;" filled="f" stroked="f">
                    <v:textbox inset="0,0,0,0">
                      <w:txbxContent>
                        <w:p w:rsidR="008E537A" w:rsidRDefault="008E537A" w:rsidP="003042F2">
                          <w:pPr>
                            <w:pStyle w:val="a6"/>
                            <w:ind w:firstLineChars="0" w:firstLine="0"/>
                            <w:rPr>
                              <w:sz w:val="15"/>
                            </w:rPr>
                          </w:pPr>
                          <w:r>
                            <w:rPr>
                              <w:sz w:val="15"/>
                            </w:rPr>
                            <w:t>16</w:t>
                          </w:r>
                        </w:p>
                      </w:txbxContent>
                    </v:textbox>
                  </v:shape>
                </v:group>
                <w10:wrap type="topAndBottom"/>
              </v:group>
            </w:pict>
          </mc:Fallback>
        </mc:AlternateContent>
      </w:r>
      <w:r w:rsidRPr="00196523">
        <w:rPr>
          <w:rFonts w:ascii="Times New Roman" w:eastAsia="宋体" w:hAnsi="Times New Roman" w:cs="Times New Roman"/>
          <w:color w:val="000000" w:themeColor="text1"/>
        </w:rPr>
        <w:t>1</w:t>
      </w:r>
      <w:r w:rsidR="002154A7"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szCs w:val="21"/>
        </w:rPr>
        <w:t>．</w:t>
      </w:r>
      <w:proofErr w:type="gramStart"/>
      <w:r w:rsidRPr="00196523">
        <w:rPr>
          <w:rFonts w:ascii="Times New Roman" w:eastAsia="宋体" w:hAnsi="Times New Roman" w:cs="Times New Roman" w:hint="eastAsia"/>
          <w:color w:val="000000" w:themeColor="text1"/>
        </w:rPr>
        <w:t>求图</w:t>
      </w:r>
      <w:proofErr w:type="gramEnd"/>
      <w:r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2154A7" w:rsidRPr="00196523">
        <w:rPr>
          <w:rFonts w:ascii="Times New Roman" w:eastAsia="宋体" w:hAnsi="Times New Roman" w:cs="Times New Roman" w:hint="eastAsia"/>
          <w:color w:val="000000" w:themeColor="text1"/>
        </w:rPr>
        <w:t>24</w:t>
      </w:r>
      <w:r w:rsidRPr="00196523">
        <w:rPr>
          <w:rFonts w:ascii="Times New Roman" w:eastAsia="宋体" w:hAnsi="Times New Roman" w:cs="Times New Roman" w:hint="eastAsia"/>
          <w:color w:val="000000" w:themeColor="text1"/>
        </w:rPr>
        <w:t>中顶点</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到其余各顶点的最短路径长度。</w:t>
      </w:r>
    </w:p>
    <w:p w:rsidR="00D33016" w:rsidRPr="00196523" w:rsidRDefault="00514FEE"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D33016" w:rsidRPr="00196523">
        <w:rPr>
          <w:rFonts w:ascii="Times New Roman" w:eastAsia="宋体" w:hAnsi="Times New Roman" w:cs="Times New Roman" w:hint="eastAsia"/>
          <w:color w:val="000000" w:themeColor="text1"/>
        </w:rPr>
        <w:t>图</w:t>
      </w:r>
      <w:r w:rsidR="00D33016"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D33016" w:rsidRPr="00196523">
        <w:rPr>
          <w:rFonts w:ascii="Times New Roman" w:eastAsia="宋体" w:hAnsi="Times New Roman" w:cs="Times New Roman"/>
          <w:color w:val="000000" w:themeColor="text1"/>
        </w:rPr>
        <w:t>24</w:t>
      </w:r>
      <w:r w:rsidR="00D33016" w:rsidRPr="00196523">
        <w:rPr>
          <w:rFonts w:ascii="Times New Roman" w:eastAsia="宋体" w:hAnsi="Times New Roman" w:cs="Times New Roman" w:hint="eastAsia"/>
          <w:color w:val="000000" w:themeColor="text1"/>
        </w:rPr>
        <w:t>的邻接矩阵如下。</w:t>
      </w: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w:p>
    <w:p w:rsidR="00535F82" w:rsidRPr="00196523" w:rsidRDefault="00535F82" w:rsidP="001C30E9">
      <w:pPr>
        <w:pStyle w:val="a3"/>
        <w:spacing w:line="240" w:lineRule="auto"/>
        <w:ind w:firstLine="420"/>
        <w:rPr>
          <w:rFonts w:ascii="Times New Roman" w:eastAsia="宋体" w:hAnsi="Times New Roman" w:cs="Times New Roman"/>
          <w:color w:val="000000" w:themeColor="text1"/>
        </w:rPr>
      </w:pPr>
      <m:oMathPara>
        <m:oMath>
          <m:r>
            <m:rPr>
              <m:sty m:val="p"/>
            </m:rPr>
            <w:rPr>
              <w:rFonts w:ascii="Cambria Math" w:eastAsia="宋体" w:hAnsi="Cambria Math" w:cs="Times New Roman" w:hint="eastAsia"/>
              <w:color w:val="000000" w:themeColor="text1"/>
            </w:rPr>
            <m:t>A</m:t>
          </m:r>
          <m:r>
            <m:rPr>
              <m:sty m:val="p"/>
            </m:rPr>
            <w:rPr>
              <w:rFonts w:ascii="Cambria Math" w:eastAsia="宋体" w:hAnsi="Cambria Math" w:cs="Times New Roman"/>
              <w:color w:val="000000" w:themeColor="text1"/>
            </w:rPr>
            <m:t>=</m:t>
          </m:r>
          <m:d>
            <m:dPr>
              <m:begChr m:val="["/>
              <m:endChr m:val="]"/>
              <m:ctrlPr>
                <w:rPr>
                  <w:rFonts w:ascii="Cambria Math" w:eastAsia="宋体" w:hAnsi="Cambria Math" w:cs="Times New Roman"/>
                  <w:color w:val="000000" w:themeColor="text1"/>
                </w:rPr>
              </m:ctrlPr>
            </m:dPr>
            <m:e>
              <m:m>
                <m:mPr>
                  <m:mcs>
                    <m:mc>
                      <m:mcPr>
                        <m:count m:val="8"/>
                        <m:mcJc m:val="center"/>
                      </m:mcPr>
                    </m:mc>
                  </m:mcs>
                  <m:ctrlPr>
                    <w:rPr>
                      <w:rFonts w:ascii="Cambria Math" w:eastAsia="宋体" w:hAnsi="Cambria Math" w:cs="Times New Roman"/>
                      <w:i/>
                      <w:color w:val="000000" w:themeColor="text1"/>
                    </w:rPr>
                  </m:ctrlPr>
                </m:mPr>
                <m:mr>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30</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10</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mr>
                <m:mr>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10</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mr>
                <m:mr>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25</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mr>
                <m:mr>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mr>
                <m:mr>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15</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7</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mr>
                <m:mr>
                  <m:e>
                    <m:r>
                      <w:rPr>
                        <w:rFonts w:ascii="Cambria Math" w:eastAsia="宋体" w:hAnsi="Cambria Math" w:cs="Times New Roman"/>
                        <w:color w:val="000000" w:themeColor="text1"/>
                      </w:rPr>
                      <m:t>∞</m:t>
                    </m:r>
                  </m:e>
                  <m:e>
                    <m:r>
                      <w:rPr>
                        <w:rFonts w:ascii="Cambria Math" w:eastAsia="宋体" w:hAnsi="Cambria Math" w:cs="Times New Roman"/>
                        <w:color w:val="000000" w:themeColor="text1"/>
                      </w:rPr>
                      <m:t>20</m:t>
                    </m:r>
                  </m:e>
                  <m:e>
                    <m:r>
                      <w:rPr>
                        <w:rFonts w:ascii="Cambria Math" w:eastAsia="宋体" w:hAnsi="Cambria Math" w:cs="Times New Roman"/>
                        <w:color w:val="000000" w:themeColor="text1"/>
                      </w:rPr>
                      <m:t>3</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8</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e>
                </m:mr>
                <m:mr>
                  <m:e>
                    <m:r>
                      <w:rPr>
                        <w:rFonts w:ascii="Cambria Math" w:eastAsia="宋体" w:hAnsi="Cambria Math" w:cs="Times New Roman"/>
                        <w:color w:val="000000" w:themeColor="text1"/>
                      </w:rPr>
                      <m:t>∞</m:t>
                    </m:r>
                  </m:e>
                  <m:e>
                    <m:r>
                      <w:rPr>
                        <w:rFonts w:ascii="Cambria Math" w:eastAsia="宋体" w:hAnsi="Cambria Math" w:cs="Times New Roman"/>
                        <w:color w:val="000000" w:themeColor="text1"/>
                      </w:rPr>
                      <m:t>∞</m:t>
                    </m:r>
                  </m:e>
                  <m:e>
                    <m:r>
                      <w:rPr>
                        <w:rFonts w:ascii="Cambria Math" w:eastAsia="宋体" w:hAnsi="Cambria Math" w:cs="Times New Roman"/>
                        <w:color w:val="000000" w:themeColor="text1"/>
                      </w:rPr>
                      <m:t>16</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6</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10</m:t>
                    </m:r>
                  </m:e>
                </m:mr>
                <m:mr>
                  <m:e>
                    <m:r>
                      <w:rPr>
                        <w:rFonts w:ascii="Cambria Math" w:eastAsia="宋体" w:hAnsi="Cambria Math" w:cs="Times New Roman"/>
                        <w:color w:val="000000" w:themeColor="text1"/>
                      </w:rPr>
                      <m:t>∞</m:t>
                    </m:r>
                  </m:e>
                  <m:e>
                    <m:r>
                      <w:rPr>
                        <w:rFonts w:ascii="Cambria Math" w:eastAsia="宋体" w:hAnsi="Cambria Math" w:cs="Times New Roman"/>
                        <w:color w:val="000000" w:themeColor="text1"/>
                      </w:rPr>
                      <m:t>∞</m:t>
                    </m: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3</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ctrlPr>
                      <w:rPr>
                        <w:rFonts w:ascii="Cambria Math" w:eastAsia="Cambria Math" w:hAnsi="Cambria Math" w:cs="Cambria Math"/>
                        <w:i/>
                        <w:color w:val="000000" w:themeColor="text1"/>
                      </w:rPr>
                    </m:ctrlPr>
                  </m:e>
                  <m:e>
                    <m:r>
                      <w:rPr>
                        <w:rFonts w:ascii="Cambria Math" w:eastAsia="宋体" w:hAnsi="Cambria Math" w:cs="Times New Roman"/>
                        <w:color w:val="000000" w:themeColor="text1"/>
                      </w:rPr>
                      <m:t>∞</m:t>
                    </m:r>
                  </m:e>
                </m:mr>
              </m:m>
            </m:e>
          </m:d>
        </m:oMath>
      </m:oMathPara>
    </w:p>
    <w:p w:rsidR="00535F82" w:rsidRPr="00196523" w:rsidRDefault="008A5B1F"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使用</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color w:val="000000" w:themeColor="text1"/>
        </w:rPr>
        <w:t>ijkstra</w:t>
      </w:r>
      <w:r w:rsidRPr="00196523">
        <w:rPr>
          <w:rFonts w:ascii="Times New Roman" w:eastAsia="宋体" w:hAnsi="Times New Roman" w:cs="Times New Roman" w:hint="eastAsia"/>
          <w:color w:val="000000" w:themeColor="text1"/>
        </w:rPr>
        <w:t>算法</w:t>
      </w:r>
      <w:r w:rsidR="00535F82" w:rsidRPr="00196523">
        <w:rPr>
          <w:rFonts w:ascii="Times New Roman" w:eastAsia="宋体" w:hAnsi="Times New Roman" w:cs="Times New Roman" w:hint="eastAsia"/>
          <w:color w:val="000000" w:themeColor="text1"/>
        </w:rPr>
        <w:t>求解</w:t>
      </w:r>
      <w:r w:rsidRPr="00196523">
        <w:rPr>
          <w:rFonts w:ascii="Times New Roman" w:eastAsia="宋体" w:hAnsi="Times New Roman" w:cs="Times New Roman" w:hint="eastAsia"/>
          <w:color w:val="000000" w:themeColor="text1"/>
        </w:rPr>
        <w:t>从顶点</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到其余各顶点最短路径的</w:t>
      </w:r>
      <w:r w:rsidR="00535F82" w:rsidRPr="00196523">
        <w:rPr>
          <w:rFonts w:ascii="Times New Roman" w:eastAsia="宋体" w:hAnsi="Times New Roman" w:cs="Times New Roman" w:hint="eastAsia"/>
          <w:color w:val="000000" w:themeColor="text1"/>
        </w:rPr>
        <w:t>过程如图</w:t>
      </w:r>
      <w:r w:rsidR="00535F82" w:rsidRPr="00196523">
        <w:rPr>
          <w:rFonts w:ascii="Times New Roman" w:eastAsia="宋体" w:hAnsi="Times New Roman" w:cs="Times New Roman" w:hint="eastAsia"/>
          <w:color w:val="000000" w:themeColor="text1"/>
        </w:rPr>
        <w:t>6</w:t>
      </w:r>
      <w:r w:rsidR="006E78C8">
        <w:rPr>
          <w:rFonts w:ascii="Times New Roman" w:eastAsia="宋体" w:hAnsi="Times New Roman" w:cs="Times New Roman"/>
          <w:color w:val="000000" w:themeColor="text1"/>
        </w:rPr>
        <w:t>-</w:t>
      </w:r>
      <w:r w:rsidR="00535F82" w:rsidRPr="00196523">
        <w:rPr>
          <w:rFonts w:ascii="Times New Roman" w:eastAsia="宋体" w:hAnsi="Times New Roman" w:cs="Times New Roman"/>
          <w:color w:val="000000" w:themeColor="text1"/>
        </w:rPr>
        <w:t>25</w:t>
      </w:r>
      <w:r w:rsidR="00535F82" w:rsidRPr="00196523">
        <w:rPr>
          <w:rFonts w:ascii="Times New Roman" w:eastAsia="宋体" w:hAnsi="Times New Roman" w:cs="Times New Roman" w:hint="eastAsia"/>
          <w:color w:val="000000" w:themeColor="text1"/>
        </w:rPr>
        <w:t>所示。</w:t>
      </w:r>
    </w:p>
    <w:tbl>
      <w:tblPr>
        <w:tblpPr w:leftFromText="180" w:rightFromText="180" w:vertAnchor="text" w:horzAnchor="margin" w:tblpXSpec="center" w:tblpY="262"/>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0"/>
        <w:gridCol w:w="671"/>
        <w:gridCol w:w="851"/>
        <w:gridCol w:w="992"/>
        <w:gridCol w:w="1276"/>
        <w:gridCol w:w="1228"/>
        <w:gridCol w:w="1465"/>
        <w:gridCol w:w="1701"/>
      </w:tblGrid>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终点</w:t>
            </w:r>
          </w:p>
        </w:tc>
        <w:tc>
          <w:tcPr>
            <w:tcW w:w="8184" w:type="dxa"/>
            <w:gridSpan w:val="7"/>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从顶点</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到各顶点的</w:t>
            </w:r>
            <w:r w:rsidRPr="00196523">
              <w:rPr>
                <w:rFonts w:ascii="Times New Roman" w:eastAsia="宋体" w:hAnsi="Times New Roman" w:cs="Times New Roman"/>
                <w:color w:val="000000" w:themeColor="text1"/>
              </w:rPr>
              <w:t>dist</w:t>
            </w:r>
            <w:r w:rsidRPr="00196523">
              <w:rPr>
                <w:rFonts w:ascii="Times New Roman" w:eastAsia="宋体" w:hAnsi="Times New Roman" w:cs="Times New Roman" w:hint="eastAsia"/>
                <w:color w:val="000000" w:themeColor="text1"/>
              </w:rPr>
              <w:t>值和最短路径</w:t>
            </w: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p>
        </w:tc>
        <w:tc>
          <w:tcPr>
            <w:tcW w:w="67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30</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p>
        </w:tc>
        <w:tc>
          <w:tcPr>
            <w:tcW w:w="67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20</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spacing w:val="-20"/>
              </w:rPr>
            </w:pP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spacing w:val="-20"/>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p>
        </w:tc>
        <w:tc>
          <w:tcPr>
            <w:tcW w:w="67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p>
        </w:tc>
        <w:tc>
          <w:tcPr>
            <w:tcW w:w="14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31</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p>
        </w:tc>
        <w:tc>
          <w:tcPr>
            <w:tcW w:w="6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10</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p>
        </w:tc>
        <w:tc>
          <w:tcPr>
            <w:tcW w:w="67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7</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spacing w:val="-20"/>
              </w:rPr>
            </w:pP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spacing w:val="-20"/>
              </w:rPr>
            </w:pP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p>
        </w:tc>
        <w:tc>
          <w:tcPr>
            <w:tcW w:w="67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p>
        </w:tc>
        <w:tc>
          <w:tcPr>
            <w:tcW w:w="12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p>
        </w:tc>
        <w:tc>
          <w:tcPr>
            <w:tcW w:w="67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851"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992"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1276"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1228"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p>
        </w:tc>
        <w:tc>
          <w:tcPr>
            <w:tcW w:w="1465" w:type="dxa"/>
            <w:tcBorders>
              <w:top w:val="single" w:sz="4" w:space="0" w:color="auto"/>
              <w:left w:val="single" w:sz="4" w:space="0" w:color="auto"/>
              <w:bottom w:val="single" w:sz="4" w:space="0" w:color="auto"/>
              <w:right w:val="single" w:sz="4" w:space="0" w:color="auto"/>
            </w:tcBorders>
            <w:vAlign w:val="center"/>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5</w:t>
            </w:r>
          </w:p>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v</w:t>
            </w:r>
            <w:r w:rsidRPr="00196523">
              <w:rPr>
                <w:rFonts w:ascii="Times New Roman" w:eastAsia="宋体" w:hAnsi="Times New Roman" w:cs="Times New Roman"/>
                <w:color w:val="000000" w:themeColor="text1"/>
                <w:vertAlign w:val="subscript"/>
              </w:rPr>
              <w:t>j</w:t>
            </w:r>
          </w:p>
        </w:tc>
        <w:tc>
          <w:tcPr>
            <w:tcW w:w="67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6</w:t>
            </w:r>
          </w:p>
        </w:tc>
        <w:tc>
          <w:tcPr>
            <w:tcW w:w="992"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p>
        </w:tc>
        <w:tc>
          <w:tcPr>
            <w:tcW w:w="1228"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p>
        </w:tc>
        <w:tc>
          <w:tcPr>
            <w:tcW w:w="1465"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p>
        </w:tc>
      </w:tr>
      <w:tr w:rsidR="006A27D0" w:rsidRPr="00196523" w:rsidTr="00836672">
        <w:tc>
          <w:tcPr>
            <w:tcW w:w="600"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S</w:t>
            </w:r>
          </w:p>
        </w:tc>
        <w:tc>
          <w:tcPr>
            <w:tcW w:w="67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p>
        </w:tc>
        <w:tc>
          <w:tcPr>
            <w:tcW w:w="992"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p>
        </w:tc>
        <w:tc>
          <w:tcPr>
            <w:tcW w:w="1228"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5</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6</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3</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2</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7</w:t>
            </w:r>
          </w:p>
        </w:tc>
        <w:tc>
          <w:tcPr>
            <w:tcW w:w="1465" w:type="dxa"/>
            <w:tcBorders>
              <w:top w:val="single" w:sz="4" w:space="0" w:color="auto"/>
              <w:left w:val="single" w:sz="4" w:space="0" w:color="auto"/>
              <w:bottom w:val="single" w:sz="4" w:space="0" w:color="auto"/>
              <w:right w:val="single" w:sz="4" w:space="0" w:color="auto"/>
            </w:tcBorders>
            <w:vAlign w:val="center"/>
            <w:hideMark/>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5</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6</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3</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2</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7</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p>
        </w:tc>
        <w:tc>
          <w:tcPr>
            <w:tcW w:w="1701" w:type="dxa"/>
            <w:tcBorders>
              <w:top w:val="single" w:sz="4" w:space="0" w:color="auto"/>
              <w:left w:val="single" w:sz="4" w:space="0" w:color="auto"/>
              <w:bottom w:val="single" w:sz="4" w:space="0" w:color="auto"/>
              <w:right w:val="single" w:sz="4" w:space="0" w:color="auto"/>
            </w:tcBorders>
          </w:tcPr>
          <w:p w:rsidR="006A27D0" w:rsidRPr="00196523" w:rsidRDefault="006A27D0" w:rsidP="001C30E9">
            <w:pPr>
              <w:pStyle w:val="ab"/>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1</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5</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6</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3</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2</w:t>
            </w:r>
            <w:r w:rsidRPr="00836672">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7</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836672">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p>
        </w:tc>
      </w:tr>
    </w:tbl>
    <w:p w:rsidR="00535F82" w:rsidRPr="00196523" w:rsidRDefault="00836672" w:rsidP="001C30E9">
      <w:pPr>
        <w:pStyle w:val="a3"/>
        <w:spacing w:line="240" w:lineRule="auto"/>
        <w:ind w:firstLine="420"/>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740160" behindDoc="0" locked="0" layoutInCell="1" allowOverlap="1" wp14:anchorId="27D76003" wp14:editId="0C8B121C">
                <wp:simplePos x="0" y="0"/>
                <wp:positionH relativeFrom="column">
                  <wp:posOffset>1639197</wp:posOffset>
                </wp:positionH>
                <wp:positionV relativeFrom="paragraph">
                  <wp:posOffset>2805117</wp:posOffset>
                </wp:positionV>
                <wp:extent cx="1868269" cy="163195"/>
                <wp:effectExtent l="0" t="0" r="17780" b="8255"/>
                <wp:wrapNone/>
                <wp:docPr id="12200" name="Text Box 8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269"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4055D" w:rsidRDefault="008E537A" w:rsidP="00922D28">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-25</w:t>
                            </w:r>
                            <w:r w:rsidRPr="0074055D">
                              <w:rPr>
                                <w:rFonts w:ascii="Times New Roman" w:eastAsia="宋体" w:hAnsi="Times New Roman" w:cs="Times New Roman"/>
                                <w:b w:val="0"/>
                              </w:rPr>
                              <w:t xml:space="preserve"> </w:t>
                            </w:r>
                            <w:r>
                              <w:rPr>
                                <w:rFonts w:ascii="Times New Roman" w:eastAsia="宋体" w:hAnsi="Times New Roman" w:cs="Times New Roman" w:hint="eastAsia"/>
                                <w:b w:val="0"/>
                              </w:rPr>
                              <w:t>求最短路径过程</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7D76003" id="Text Box 8920" o:spid="_x0000_s2513" type="#_x0000_t202" style="position:absolute;left:0;text-align:left;margin-left:129.05pt;margin-top:220.9pt;width:147.1pt;height:1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a2tgIAALk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" filled="f" stroked="f">
                <v:textbox inset="0,0,0,0">
                  <w:txbxContent>
                    <w:p w:rsidR="008E537A" w:rsidRPr="0074055D" w:rsidRDefault="008E537A" w:rsidP="00922D28">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-25</w:t>
                      </w:r>
                      <w:r w:rsidRPr="0074055D">
                        <w:rPr>
                          <w:rFonts w:ascii="Times New Roman" w:eastAsia="宋体" w:hAnsi="Times New Roman" w:cs="Times New Roman"/>
                          <w:b w:val="0"/>
                        </w:rPr>
                        <w:t xml:space="preserve"> </w:t>
                      </w:r>
                      <w:r>
                        <w:rPr>
                          <w:rFonts w:ascii="Times New Roman" w:eastAsia="宋体" w:hAnsi="Times New Roman" w:cs="Times New Roman" w:hint="eastAsia"/>
                          <w:b w:val="0"/>
                        </w:rPr>
                        <w:t>求最短路径过程</w:t>
                      </w:r>
                    </w:p>
                  </w:txbxContent>
                </v:textbox>
              </v:shape>
            </w:pict>
          </mc:Fallback>
        </mc:AlternateContent>
      </w:r>
    </w:p>
    <w:p w:rsidR="0047039E" w:rsidRPr="00196523" w:rsidRDefault="0047039E" w:rsidP="001C30E9">
      <w:pPr>
        <w:ind w:left="315" w:hangingChars="150" w:hanging="315"/>
        <w:rPr>
          <w:rFonts w:ascii="Times New Roman" w:eastAsia="宋体" w:hAnsi="Times New Roman" w:cs="Times New Roman"/>
          <w:color w:val="000000" w:themeColor="text1"/>
        </w:rPr>
      </w:pPr>
    </w:p>
    <w:p w:rsidR="00354E6B" w:rsidRDefault="00354E6B" w:rsidP="00354E6B">
      <w:pPr>
        <w:pStyle w:val="a3"/>
        <w:spacing w:line="240" w:lineRule="auto"/>
        <w:ind w:firstLineChars="0" w:firstLine="0"/>
        <w:rPr>
          <w:rFonts w:ascii="Times New Roman" w:eastAsia="宋体" w:hAnsi="Times New Roman" w:cs="Times New Roman"/>
          <w:noProof/>
          <w:color w:val="000000"/>
          <w:szCs w:val="21"/>
        </w:rPr>
      </w:pPr>
      <w:bookmarkStart w:id="84" w:name="_Hlk144545247"/>
      <w:r w:rsidRPr="00C813BA">
        <w:rPr>
          <w:rFonts w:ascii="Times New Roman" w:eastAsia="宋体" w:hAnsi="Times New Roman" w:cs="Times New Roman"/>
        </w:rPr>
        <w:t>1</w:t>
      </w:r>
      <w:r>
        <w:rPr>
          <w:rFonts w:ascii="Times New Roman" w:eastAsia="宋体" w:hAnsi="Times New Roman" w:cs="Times New Roman"/>
        </w:rPr>
        <w:t>4</w:t>
      </w:r>
      <w:r w:rsidRPr="00C813BA">
        <w:rPr>
          <w:rFonts w:ascii="Times New Roman" w:eastAsia="宋体" w:hAnsi="Times New Roman" w:cs="Times New Roman" w:hint="eastAsia"/>
          <w:color w:val="000000"/>
          <w:szCs w:val="21"/>
        </w:rPr>
        <w:t>．</w:t>
      </w:r>
      <w:proofErr w:type="gramStart"/>
      <w:r w:rsidRPr="00C813BA">
        <w:rPr>
          <w:rFonts w:ascii="Times New Roman" w:eastAsia="宋体" w:hAnsi="Times New Roman" w:cs="Times New Roman" w:hint="eastAsia"/>
        </w:rPr>
        <w:t>求</w:t>
      </w:r>
      <w:r>
        <w:rPr>
          <w:rFonts w:ascii="Times New Roman" w:eastAsia="宋体" w:hAnsi="Times New Roman" w:cs="Times New Roman" w:hint="eastAsia"/>
        </w:rPr>
        <w:t>图</w:t>
      </w:r>
      <w:proofErr w:type="gramEnd"/>
      <w:r>
        <w:rPr>
          <w:rFonts w:ascii="Times New Roman" w:eastAsia="宋体" w:hAnsi="Times New Roman" w:cs="Times New Roman" w:hint="eastAsia"/>
        </w:rPr>
        <w:t>6</w:t>
      </w:r>
      <w:r>
        <w:rPr>
          <w:rFonts w:ascii="Times New Roman" w:eastAsia="宋体" w:hAnsi="Times New Roman" w:cs="Times New Roman"/>
        </w:rPr>
        <w:t>-25</w:t>
      </w:r>
      <w:r>
        <w:rPr>
          <w:rFonts w:ascii="Times New Roman" w:eastAsia="宋体" w:hAnsi="Times New Roman" w:cs="Times New Roman" w:hint="eastAsia"/>
        </w:rPr>
        <w:t>所示的</w:t>
      </w:r>
      <w:r w:rsidRPr="004A3A20">
        <w:rPr>
          <w:rFonts w:ascii="Times New Roman" w:eastAsia="宋体" w:hAnsi="Times New Roman" w:cs="Times New Roman"/>
          <w:color w:val="000000"/>
          <w:szCs w:val="21"/>
        </w:rPr>
        <w:t>AOE</w:t>
      </w:r>
      <w:r w:rsidRPr="004A3A20">
        <w:rPr>
          <w:rFonts w:ascii="Times New Roman" w:eastAsia="宋体" w:hAnsi="Times New Roman" w:cs="Times New Roman"/>
          <w:noProof/>
          <w:color w:val="000000"/>
          <w:szCs w:val="21"/>
        </w:rPr>
        <w:t>网</w:t>
      </w:r>
      <w:r>
        <w:rPr>
          <w:rFonts w:ascii="Times New Roman" w:eastAsia="宋体" w:hAnsi="Times New Roman" w:cs="Times New Roman" w:hint="eastAsia"/>
          <w:noProof/>
          <w:color w:val="000000"/>
          <w:szCs w:val="21"/>
        </w:rPr>
        <w:t>各事件的最早开始时间和最迟开始时间。</w:t>
      </w:r>
    </w:p>
    <w:p w:rsidR="00354E6B" w:rsidRPr="00A63E90"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r>
        <w:rPr>
          <w:rFonts w:ascii="Times New Roman" w:eastAsia="宋体" w:hAnsi="Times New Roman" w:cs="Times New Roman"/>
          <w:noProof/>
        </w:rPr>
        <mc:AlternateContent>
          <mc:Choice Requires="wpg">
            <w:drawing>
              <wp:anchor distT="0" distB="0" distL="114300" distR="114300" simplePos="0" relativeHeight="252115968" behindDoc="1" locked="0" layoutInCell="1" allowOverlap="1" wp14:anchorId="7B44C5D2" wp14:editId="18660BBE">
                <wp:simplePos x="0" y="0"/>
                <wp:positionH relativeFrom="column">
                  <wp:posOffset>1078368</wp:posOffset>
                </wp:positionH>
                <wp:positionV relativeFrom="paragraph">
                  <wp:posOffset>106033</wp:posOffset>
                </wp:positionV>
                <wp:extent cx="2423795" cy="1615440"/>
                <wp:effectExtent l="12065" t="0" r="12065" b="6985"/>
                <wp:wrapNone/>
                <wp:docPr id="12986" name="组合 12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3795" cy="1615440"/>
                          <a:chOff x="3060" y="9660"/>
                          <a:chExt cx="3817" cy="2544"/>
                        </a:xfrm>
                      </wpg:grpSpPr>
                      <wps:wsp>
                        <wps:cNvPr id="12987" name="Text Box 820"/>
                        <wps:cNvSpPr txBox="1">
                          <a:spLocks noChangeArrowheads="1"/>
                        </wps:cNvSpPr>
                        <wps:spPr bwMode="auto">
                          <a:xfrm>
                            <a:off x="4140" y="11424"/>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30</w:t>
                              </w:r>
                            </w:p>
                          </w:txbxContent>
                        </wps:txbx>
                        <wps:bodyPr rot="0" vert="horz" wrap="square" lIns="0" tIns="0" rIns="0" bIns="0" anchor="t" anchorCtr="0" upright="1">
                          <a:noAutofit/>
                        </wps:bodyPr>
                      </wps:wsp>
                      <wps:wsp>
                        <wps:cNvPr id="12988" name="Oval 821"/>
                        <wps:cNvSpPr>
                          <a:spLocks noChangeArrowheads="1"/>
                        </wps:cNvSpPr>
                        <wps:spPr bwMode="auto">
                          <a:xfrm>
                            <a:off x="3060" y="1080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1</w:t>
                              </w:r>
                            </w:p>
                          </w:txbxContent>
                        </wps:txbx>
                        <wps:bodyPr rot="0" vert="horz" wrap="square" lIns="0" tIns="0" rIns="0" bIns="0" anchor="t" anchorCtr="0" upright="1">
                          <a:noAutofit/>
                        </wps:bodyPr>
                      </wps:wsp>
                      <wps:wsp>
                        <wps:cNvPr id="12989" name="Freeform 822"/>
                        <wps:cNvSpPr>
                          <a:spLocks/>
                        </wps:cNvSpPr>
                        <wps:spPr bwMode="auto">
                          <a:xfrm>
                            <a:off x="6015" y="11190"/>
                            <a:ext cx="525" cy="675"/>
                          </a:xfrm>
                          <a:custGeom>
                            <a:avLst/>
                            <a:gdLst>
                              <a:gd name="T0" fmla="*/ 525 w 525"/>
                              <a:gd name="T1" fmla="*/ 0 h 675"/>
                              <a:gd name="T2" fmla="*/ 0 w 525"/>
                              <a:gd name="T3" fmla="*/ 675 h 675"/>
                            </a:gdLst>
                            <a:ahLst/>
                            <a:cxnLst>
                              <a:cxn ang="0">
                                <a:pos x="T0" y="T1"/>
                              </a:cxn>
                              <a:cxn ang="0">
                                <a:pos x="T2" y="T3"/>
                              </a:cxn>
                            </a:cxnLst>
                            <a:rect l="0" t="0" r="r" b="b"/>
                            <a:pathLst>
                              <a:path w="525" h="675">
                                <a:moveTo>
                                  <a:pt x="525" y="0"/>
                                </a:moveTo>
                                <a:lnTo>
                                  <a:pt x="0" y="675"/>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0" name="Freeform 823"/>
                        <wps:cNvSpPr>
                          <a:spLocks/>
                        </wps:cNvSpPr>
                        <wps:spPr bwMode="auto">
                          <a:xfrm>
                            <a:off x="5175" y="10043"/>
                            <a:ext cx="480" cy="390"/>
                          </a:xfrm>
                          <a:custGeom>
                            <a:avLst/>
                            <a:gdLst>
                              <a:gd name="T0" fmla="*/ 0 w 480"/>
                              <a:gd name="T1" fmla="*/ 390 h 390"/>
                              <a:gd name="T2" fmla="*/ 480 w 480"/>
                              <a:gd name="T3" fmla="*/ 0 h 390"/>
                            </a:gdLst>
                            <a:ahLst/>
                            <a:cxnLst>
                              <a:cxn ang="0">
                                <a:pos x="T0" y="T1"/>
                              </a:cxn>
                              <a:cxn ang="0">
                                <a:pos x="T2" y="T3"/>
                              </a:cxn>
                            </a:cxnLst>
                            <a:rect l="0" t="0" r="r" b="b"/>
                            <a:pathLst>
                              <a:path w="480" h="390">
                                <a:moveTo>
                                  <a:pt x="0" y="390"/>
                                </a:moveTo>
                                <a:lnTo>
                                  <a:pt x="480"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1" name="Freeform 824"/>
                        <wps:cNvSpPr>
                          <a:spLocks/>
                        </wps:cNvSpPr>
                        <wps:spPr bwMode="auto">
                          <a:xfrm>
                            <a:off x="3488" y="11003"/>
                            <a:ext cx="405" cy="7"/>
                          </a:xfrm>
                          <a:custGeom>
                            <a:avLst/>
                            <a:gdLst>
                              <a:gd name="T0" fmla="*/ 0 w 405"/>
                              <a:gd name="T1" fmla="*/ 0 h 7"/>
                              <a:gd name="T2" fmla="*/ 405 w 405"/>
                              <a:gd name="T3" fmla="*/ 7 h 7"/>
                            </a:gdLst>
                            <a:ahLst/>
                            <a:cxnLst>
                              <a:cxn ang="0">
                                <a:pos x="T0" y="T1"/>
                              </a:cxn>
                              <a:cxn ang="0">
                                <a:pos x="T2" y="T3"/>
                              </a:cxn>
                            </a:cxnLst>
                            <a:rect l="0" t="0" r="r" b="b"/>
                            <a:pathLst>
                              <a:path w="405" h="7">
                                <a:moveTo>
                                  <a:pt x="0" y="0"/>
                                </a:moveTo>
                                <a:lnTo>
                                  <a:pt x="405" y="7"/>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8" name="Freeform 825"/>
                        <wps:cNvSpPr>
                          <a:spLocks/>
                        </wps:cNvSpPr>
                        <wps:spPr bwMode="auto">
                          <a:xfrm>
                            <a:off x="5985" y="10110"/>
                            <a:ext cx="548" cy="705"/>
                          </a:xfrm>
                          <a:custGeom>
                            <a:avLst/>
                            <a:gdLst>
                              <a:gd name="T0" fmla="*/ 0 w 548"/>
                              <a:gd name="T1" fmla="*/ 0 h 705"/>
                              <a:gd name="T2" fmla="*/ 548 w 548"/>
                              <a:gd name="T3" fmla="*/ 705 h 705"/>
                            </a:gdLst>
                            <a:ahLst/>
                            <a:cxnLst>
                              <a:cxn ang="0">
                                <a:pos x="T0" y="T1"/>
                              </a:cxn>
                              <a:cxn ang="0">
                                <a:pos x="T2" y="T3"/>
                              </a:cxn>
                            </a:cxnLst>
                            <a:rect l="0" t="0" r="r" b="b"/>
                            <a:pathLst>
                              <a:path w="548" h="705">
                                <a:moveTo>
                                  <a:pt x="0" y="0"/>
                                </a:moveTo>
                                <a:lnTo>
                                  <a:pt x="548" y="705"/>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0" name="Oval 826"/>
                        <wps:cNvSpPr>
                          <a:spLocks noChangeArrowheads="1"/>
                        </wps:cNvSpPr>
                        <wps:spPr bwMode="auto">
                          <a:xfrm>
                            <a:off x="3915" y="970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2</w:t>
                              </w:r>
                            </w:p>
                          </w:txbxContent>
                        </wps:txbx>
                        <wps:bodyPr rot="0" vert="horz" wrap="square" lIns="0" tIns="0" rIns="0" bIns="0" anchor="t" anchorCtr="0" upright="1">
                          <a:noAutofit/>
                        </wps:bodyPr>
                      </wps:wsp>
                      <wps:wsp>
                        <wps:cNvPr id="3012" name="Oval 827"/>
                        <wps:cNvSpPr>
                          <a:spLocks noChangeArrowheads="1"/>
                        </wps:cNvSpPr>
                        <wps:spPr bwMode="auto">
                          <a:xfrm>
                            <a:off x="3915" y="11807"/>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4</w:t>
                              </w:r>
                            </w:p>
                          </w:txbxContent>
                        </wps:txbx>
                        <wps:bodyPr rot="0" vert="horz" wrap="square" lIns="0" tIns="0" rIns="0" bIns="0" anchor="t" anchorCtr="0" upright="1">
                          <a:noAutofit/>
                        </wps:bodyPr>
                      </wps:wsp>
                      <wps:wsp>
                        <wps:cNvPr id="3016" name="Oval 828"/>
                        <wps:cNvSpPr>
                          <a:spLocks noChangeArrowheads="1"/>
                        </wps:cNvSpPr>
                        <wps:spPr bwMode="auto">
                          <a:xfrm>
                            <a:off x="3915" y="1080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3</w:t>
                              </w:r>
                            </w:p>
                          </w:txbxContent>
                        </wps:txbx>
                        <wps:bodyPr rot="0" vert="horz" wrap="square" lIns="0" tIns="0" rIns="0" bIns="0" anchor="t" anchorCtr="0" upright="1">
                          <a:noAutofit/>
                        </wps:bodyPr>
                      </wps:wsp>
                      <wps:wsp>
                        <wps:cNvPr id="3017" name="Oval 829"/>
                        <wps:cNvSpPr>
                          <a:spLocks noChangeArrowheads="1"/>
                        </wps:cNvSpPr>
                        <wps:spPr bwMode="auto">
                          <a:xfrm>
                            <a:off x="4770" y="10332"/>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5</w:t>
                              </w:r>
                            </w:p>
                          </w:txbxContent>
                        </wps:txbx>
                        <wps:bodyPr rot="0" vert="horz" wrap="square" lIns="0" tIns="0" rIns="0" bIns="0" anchor="t" anchorCtr="0" upright="1">
                          <a:noAutofit/>
                        </wps:bodyPr>
                      </wps:wsp>
                      <wps:wsp>
                        <wps:cNvPr id="3018" name="Oval 830"/>
                        <wps:cNvSpPr>
                          <a:spLocks noChangeArrowheads="1"/>
                        </wps:cNvSpPr>
                        <wps:spPr bwMode="auto">
                          <a:xfrm>
                            <a:off x="4770" y="11339"/>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rPr>
                                  <w:rFonts w:hint="eastAsia"/>
                                </w:rPr>
                                <w:t>6</w:t>
                              </w:r>
                            </w:p>
                          </w:txbxContent>
                        </wps:txbx>
                        <wps:bodyPr rot="0" vert="horz" wrap="square" lIns="0" tIns="0" rIns="0" bIns="0" anchor="t" anchorCtr="0" upright="1">
                          <a:noAutofit/>
                        </wps:bodyPr>
                      </wps:wsp>
                      <wps:wsp>
                        <wps:cNvPr id="3021" name="Freeform 831"/>
                        <wps:cNvSpPr>
                          <a:spLocks/>
                        </wps:cNvSpPr>
                        <wps:spPr bwMode="auto">
                          <a:xfrm>
                            <a:off x="4305" y="11663"/>
                            <a:ext cx="443" cy="262"/>
                          </a:xfrm>
                          <a:custGeom>
                            <a:avLst/>
                            <a:gdLst>
                              <a:gd name="T0" fmla="*/ 0 w 443"/>
                              <a:gd name="T1" fmla="*/ 262 h 262"/>
                              <a:gd name="T2" fmla="*/ 443 w 443"/>
                              <a:gd name="T3" fmla="*/ 0 h 262"/>
                            </a:gdLst>
                            <a:ahLst/>
                            <a:cxnLst>
                              <a:cxn ang="0">
                                <a:pos x="T0" y="T1"/>
                              </a:cxn>
                              <a:cxn ang="0">
                                <a:pos x="T2" y="T3"/>
                              </a:cxn>
                            </a:cxnLst>
                            <a:rect l="0" t="0" r="r" b="b"/>
                            <a:pathLst>
                              <a:path w="443" h="262">
                                <a:moveTo>
                                  <a:pt x="0" y="262"/>
                                </a:moveTo>
                                <a:lnTo>
                                  <a:pt x="443"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2" name="Freeform 832"/>
                        <wps:cNvSpPr>
                          <a:spLocks/>
                        </wps:cNvSpPr>
                        <wps:spPr bwMode="auto">
                          <a:xfrm>
                            <a:off x="4350" y="9888"/>
                            <a:ext cx="1245" cy="1"/>
                          </a:xfrm>
                          <a:custGeom>
                            <a:avLst/>
                            <a:gdLst>
                              <a:gd name="T0" fmla="*/ 0 w 1245"/>
                              <a:gd name="T1" fmla="*/ 0 h 1"/>
                              <a:gd name="T2" fmla="*/ 1245 w 1245"/>
                              <a:gd name="T3" fmla="*/ 0 h 1"/>
                            </a:gdLst>
                            <a:ahLst/>
                            <a:cxnLst>
                              <a:cxn ang="0">
                                <a:pos x="T0" y="T1"/>
                              </a:cxn>
                              <a:cxn ang="0">
                                <a:pos x="T2" y="T3"/>
                              </a:cxn>
                            </a:cxnLst>
                            <a:rect l="0" t="0" r="r" b="b"/>
                            <a:pathLst>
                              <a:path w="1245" h="1">
                                <a:moveTo>
                                  <a:pt x="0" y="0"/>
                                </a:moveTo>
                                <a:lnTo>
                                  <a:pt x="1245"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3" name="Freeform 833"/>
                        <wps:cNvSpPr>
                          <a:spLocks/>
                        </wps:cNvSpPr>
                        <wps:spPr bwMode="auto">
                          <a:xfrm>
                            <a:off x="6060" y="10995"/>
                            <a:ext cx="413" cy="8"/>
                          </a:xfrm>
                          <a:custGeom>
                            <a:avLst/>
                            <a:gdLst>
                              <a:gd name="T0" fmla="*/ 0 w 413"/>
                              <a:gd name="T1" fmla="*/ 0 h 8"/>
                              <a:gd name="T2" fmla="*/ 413 w 413"/>
                              <a:gd name="T3" fmla="*/ 8 h 8"/>
                            </a:gdLst>
                            <a:ahLst/>
                            <a:cxnLst>
                              <a:cxn ang="0">
                                <a:pos x="T0" y="T1"/>
                              </a:cxn>
                              <a:cxn ang="0">
                                <a:pos x="T2" y="T3"/>
                              </a:cxn>
                            </a:cxnLst>
                            <a:rect l="0" t="0" r="r" b="b"/>
                            <a:pathLst>
                              <a:path w="413" h="8">
                                <a:moveTo>
                                  <a:pt x="0" y="0"/>
                                </a:moveTo>
                                <a:lnTo>
                                  <a:pt x="413" y="8"/>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4" name="Freeform 834"/>
                        <wps:cNvSpPr>
                          <a:spLocks/>
                        </wps:cNvSpPr>
                        <wps:spPr bwMode="auto">
                          <a:xfrm>
                            <a:off x="3383" y="11190"/>
                            <a:ext cx="555" cy="660"/>
                          </a:xfrm>
                          <a:custGeom>
                            <a:avLst/>
                            <a:gdLst>
                              <a:gd name="T0" fmla="*/ 0 w 555"/>
                              <a:gd name="T1" fmla="*/ 0 h 660"/>
                              <a:gd name="T2" fmla="*/ 555 w 555"/>
                              <a:gd name="T3" fmla="*/ 660 h 660"/>
                            </a:gdLst>
                            <a:ahLst/>
                            <a:cxnLst>
                              <a:cxn ang="0">
                                <a:pos x="T0" y="T1"/>
                              </a:cxn>
                              <a:cxn ang="0">
                                <a:pos x="T2" y="T3"/>
                              </a:cxn>
                            </a:cxnLst>
                            <a:rect l="0" t="0" r="r" b="b"/>
                            <a:pathLst>
                              <a:path w="555" h="660">
                                <a:moveTo>
                                  <a:pt x="0" y="0"/>
                                </a:moveTo>
                                <a:lnTo>
                                  <a:pt x="555" y="66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5" name="Freeform 835"/>
                        <wps:cNvSpPr>
                          <a:spLocks/>
                        </wps:cNvSpPr>
                        <wps:spPr bwMode="auto">
                          <a:xfrm>
                            <a:off x="3405" y="10088"/>
                            <a:ext cx="533" cy="757"/>
                          </a:xfrm>
                          <a:custGeom>
                            <a:avLst/>
                            <a:gdLst>
                              <a:gd name="T0" fmla="*/ 0 w 533"/>
                              <a:gd name="T1" fmla="*/ 757 h 757"/>
                              <a:gd name="T2" fmla="*/ 533 w 533"/>
                              <a:gd name="T3" fmla="*/ 0 h 757"/>
                            </a:gdLst>
                            <a:ahLst/>
                            <a:cxnLst>
                              <a:cxn ang="0">
                                <a:pos x="T0" y="T1"/>
                              </a:cxn>
                              <a:cxn ang="0">
                                <a:pos x="T2" y="T3"/>
                              </a:cxn>
                            </a:cxnLst>
                            <a:rect l="0" t="0" r="r" b="b"/>
                            <a:pathLst>
                              <a:path w="533" h="757">
                                <a:moveTo>
                                  <a:pt x="0" y="757"/>
                                </a:moveTo>
                                <a:lnTo>
                                  <a:pt x="533"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6" name="Freeform 836"/>
                        <wps:cNvSpPr>
                          <a:spLocks/>
                        </wps:cNvSpPr>
                        <wps:spPr bwMode="auto">
                          <a:xfrm>
                            <a:off x="5820" y="11235"/>
                            <a:ext cx="1" cy="540"/>
                          </a:xfrm>
                          <a:custGeom>
                            <a:avLst/>
                            <a:gdLst>
                              <a:gd name="T0" fmla="*/ 0 w 1"/>
                              <a:gd name="T1" fmla="*/ 0 h 540"/>
                              <a:gd name="T2" fmla="*/ 0 w 1"/>
                              <a:gd name="T3" fmla="*/ 540 h 540"/>
                            </a:gdLst>
                            <a:ahLst/>
                            <a:cxnLst>
                              <a:cxn ang="0">
                                <a:pos x="T0" y="T1"/>
                              </a:cxn>
                              <a:cxn ang="0">
                                <a:pos x="T2" y="T3"/>
                              </a:cxn>
                            </a:cxnLst>
                            <a:rect l="0" t="0" r="r" b="b"/>
                            <a:pathLst>
                              <a:path w="1" h="540">
                                <a:moveTo>
                                  <a:pt x="0" y="0"/>
                                </a:moveTo>
                                <a:lnTo>
                                  <a:pt x="0" y="540"/>
                                </a:lnTo>
                              </a:path>
                            </a:pathLst>
                          </a:custGeom>
                          <a:noFill/>
                          <a:ln w="9525">
                            <a:solidFill>
                              <a:srgbClr val="000000"/>
                            </a:solidFill>
                            <a:round/>
                            <a:headEnd type="none" w="sm" len="sm"/>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7" name="Freeform 837"/>
                        <wps:cNvSpPr>
                          <a:spLocks/>
                        </wps:cNvSpPr>
                        <wps:spPr bwMode="auto">
                          <a:xfrm>
                            <a:off x="4118" y="10155"/>
                            <a:ext cx="1" cy="608"/>
                          </a:xfrm>
                          <a:custGeom>
                            <a:avLst/>
                            <a:gdLst>
                              <a:gd name="T0" fmla="*/ 0 w 1"/>
                              <a:gd name="T1" fmla="*/ 0 h 608"/>
                              <a:gd name="T2" fmla="*/ 0 w 1"/>
                              <a:gd name="T3" fmla="*/ 608 h 608"/>
                            </a:gdLst>
                            <a:ahLst/>
                            <a:cxnLst>
                              <a:cxn ang="0">
                                <a:pos x="T0" y="T1"/>
                              </a:cxn>
                              <a:cxn ang="0">
                                <a:pos x="T2" y="T3"/>
                              </a:cxn>
                            </a:cxnLst>
                            <a:rect l="0" t="0" r="r" b="b"/>
                            <a:pathLst>
                              <a:path w="1" h="608">
                                <a:moveTo>
                                  <a:pt x="0" y="0"/>
                                </a:moveTo>
                                <a:lnTo>
                                  <a:pt x="0" y="608"/>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8" name="Freeform 838"/>
                        <wps:cNvSpPr>
                          <a:spLocks/>
                        </wps:cNvSpPr>
                        <wps:spPr bwMode="auto">
                          <a:xfrm>
                            <a:off x="5835" y="10155"/>
                            <a:ext cx="1" cy="623"/>
                          </a:xfrm>
                          <a:custGeom>
                            <a:avLst/>
                            <a:gdLst>
                              <a:gd name="T0" fmla="*/ 0 w 1"/>
                              <a:gd name="T1" fmla="*/ 0 h 623"/>
                              <a:gd name="T2" fmla="*/ 0 w 1"/>
                              <a:gd name="T3" fmla="*/ 623 h 623"/>
                            </a:gdLst>
                            <a:ahLst/>
                            <a:cxnLst>
                              <a:cxn ang="0">
                                <a:pos x="T0" y="T1"/>
                              </a:cxn>
                              <a:cxn ang="0">
                                <a:pos x="T2" y="T3"/>
                              </a:cxn>
                            </a:cxnLst>
                            <a:rect l="0" t="0" r="r" b="b"/>
                            <a:pathLst>
                              <a:path w="1" h="623">
                                <a:moveTo>
                                  <a:pt x="0" y="0"/>
                                </a:moveTo>
                                <a:lnTo>
                                  <a:pt x="0" y="623"/>
                                </a:lnTo>
                              </a:path>
                            </a:pathLst>
                          </a:custGeom>
                          <a:noFill/>
                          <a:ln w="9525">
                            <a:solidFill>
                              <a:srgbClr val="000000"/>
                            </a:solidFill>
                            <a:round/>
                            <a:headEnd type="triangl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9" name="Freeform 839"/>
                        <wps:cNvSpPr>
                          <a:spLocks/>
                        </wps:cNvSpPr>
                        <wps:spPr bwMode="auto">
                          <a:xfrm>
                            <a:off x="4110" y="11220"/>
                            <a:ext cx="1" cy="548"/>
                          </a:xfrm>
                          <a:custGeom>
                            <a:avLst/>
                            <a:gdLst>
                              <a:gd name="T0" fmla="*/ 0 w 1"/>
                              <a:gd name="T1" fmla="*/ 0 h 548"/>
                              <a:gd name="T2" fmla="*/ 0 w 1"/>
                              <a:gd name="T3" fmla="*/ 548 h 548"/>
                            </a:gdLst>
                            <a:ahLst/>
                            <a:cxnLst>
                              <a:cxn ang="0">
                                <a:pos x="T0" y="T1"/>
                              </a:cxn>
                              <a:cxn ang="0">
                                <a:pos x="T2" y="T3"/>
                              </a:cxn>
                            </a:cxnLst>
                            <a:rect l="0" t="0" r="r" b="b"/>
                            <a:pathLst>
                              <a:path w="1" h="548">
                                <a:moveTo>
                                  <a:pt x="0" y="0"/>
                                </a:moveTo>
                                <a:lnTo>
                                  <a:pt x="0" y="548"/>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0" name="Text Box 840"/>
                        <wps:cNvSpPr txBox="1">
                          <a:spLocks noChangeArrowheads="1"/>
                        </wps:cNvSpPr>
                        <wps:spPr bwMode="auto">
                          <a:xfrm>
                            <a:off x="5220" y="1111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25</w:t>
                              </w:r>
                            </w:p>
                          </w:txbxContent>
                        </wps:txbx>
                        <wps:bodyPr rot="0" vert="horz" wrap="square" lIns="0" tIns="0" rIns="0" bIns="0" anchor="t" anchorCtr="0" upright="1">
                          <a:noAutofit/>
                        </wps:bodyPr>
                      </wps:wsp>
                      <wps:wsp>
                        <wps:cNvPr id="3031" name="Text Box 841"/>
                        <wps:cNvSpPr txBox="1">
                          <a:spLocks noChangeArrowheads="1"/>
                        </wps:cNvSpPr>
                        <wps:spPr bwMode="auto">
                          <a:xfrm>
                            <a:off x="4500" y="1111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10</w:t>
                              </w:r>
                            </w:p>
                          </w:txbxContent>
                        </wps:txbx>
                        <wps:bodyPr rot="0" vert="horz" wrap="square" lIns="0" tIns="0" rIns="0" bIns="0" anchor="t" anchorCtr="0" upright="1">
                          <a:noAutofit/>
                        </wps:bodyPr>
                      </wps:wsp>
                      <wps:wsp>
                        <wps:cNvPr id="3032" name="Text Box 842"/>
                        <wps:cNvSpPr txBox="1">
                          <a:spLocks noChangeArrowheads="1"/>
                        </wps:cNvSpPr>
                        <wps:spPr bwMode="auto">
                          <a:xfrm>
                            <a:off x="3420" y="1033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15</w:t>
                              </w:r>
                            </w:p>
                          </w:txbxContent>
                        </wps:txbx>
                        <wps:bodyPr rot="0" vert="horz" wrap="square" lIns="0" tIns="0" rIns="0" bIns="0" anchor="t" anchorCtr="0" upright="1">
                          <a:noAutofit/>
                        </wps:bodyPr>
                      </wps:wsp>
                      <wps:wsp>
                        <wps:cNvPr id="3033" name="Text Box 843"/>
                        <wps:cNvSpPr txBox="1">
                          <a:spLocks noChangeArrowheads="1"/>
                        </wps:cNvSpPr>
                        <wps:spPr bwMode="auto">
                          <a:xfrm>
                            <a:off x="6120" y="108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3</w:t>
                              </w:r>
                            </w:p>
                          </w:txbxContent>
                        </wps:txbx>
                        <wps:bodyPr rot="0" vert="horz" wrap="square" lIns="0" tIns="0" rIns="0" bIns="0" anchor="t" anchorCtr="0" upright="1">
                          <a:noAutofit/>
                        </wps:bodyPr>
                      </wps:wsp>
                      <wps:wsp>
                        <wps:cNvPr id="3034" name="Text Box 844"/>
                        <wps:cNvSpPr txBox="1">
                          <a:spLocks noChangeArrowheads="1"/>
                        </wps:cNvSpPr>
                        <wps:spPr bwMode="auto">
                          <a:xfrm>
                            <a:off x="4800" y="966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8</w:t>
                              </w:r>
                            </w:p>
                          </w:txbxContent>
                        </wps:txbx>
                        <wps:bodyPr rot="0" vert="horz" wrap="square" lIns="0" tIns="0" rIns="0" bIns="0" anchor="t" anchorCtr="0" upright="1">
                          <a:noAutofit/>
                        </wps:bodyPr>
                      </wps:wsp>
                      <wps:wsp>
                        <wps:cNvPr id="3035" name="Text Box 845"/>
                        <wps:cNvSpPr txBox="1">
                          <a:spLocks noChangeArrowheads="1"/>
                        </wps:cNvSpPr>
                        <wps:spPr bwMode="auto">
                          <a:xfrm>
                            <a:off x="5882" y="10488"/>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6</w:t>
                              </w:r>
                            </w:p>
                          </w:txbxContent>
                        </wps:txbx>
                        <wps:bodyPr rot="0" vert="horz" wrap="square" lIns="0" tIns="0" rIns="0" bIns="0" anchor="t" anchorCtr="0" upright="1">
                          <a:noAutofit/>
                        </wps:bodyPr>
                      </wps:wsp>
                      <wps:wsp>
                        <wps:cNvPr id="3036" name="Text Box 846"/>
                        <wps:cNvSpPr txBox="1">
                          <a:spLocks noChangeArrowheads="1"/>
                        </wps:cNvSpPr>
                        <wps:spPr bwMode="auto">
                          <a:xfrm>
                            <a:off x="5429" y="10176"/>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3</w:t>
                              </w:r>
                            </w:p>
                          </w:txbxContent>
                        </wps:txbx>
                        <wps:bodyPr rot="0" vert="horz" wrap="square" lIns="0" tIns="0" rIns="0" bIns="0" anchor="t" anchorCtr="0" upright="1">
                          <a:noAutofit/>
                        </wps:bodyPr>
                      </wps:wsp>
                      <wps:wsp>
                        <wps:cNvPr id="3037" name="Text Box 847"/>
                        <wps:cNvSpPr txBox="1">
                          <a:spLocks noChangeArrowheads="1"/>
                        </wps:cNvSpPr>
                        <wps:spPr bwMode="auto">
                          <a:xfrm>
                            <a:off x="6300" y="1033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10</w:t>
                              </w:r>
                            </w:p>
                          </w:txbxContent>
                        </wps:txbx>
                        <wps:bodyPr rot="0" vert="horz" wrap="square" lIns="0" tIns="0" rIns="0" bIns="0" anchor="t" anchorCtr="0" upright="1">
                          <a:noAutofit/>
                        </wps:bodyPr>
                      </wps:wsp>
                      <wps:wsp>
                        <wps:cNvPr id="3038" name="Text Box 848"/>
                        <wps:cNvSpPr txBox="1">
                          <a:spLocks noChangeArrowheads="1"/>
                        </wps:cNvSpPr>
                        <wps:spPr bwMode="auto">
                          <a:xfrm>
                            <a:off x="4320" y="10176"/>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7</w:t>
                              </w:r>
                            </w:p>
                          </w:txbxContent>
                        </wps:txbx>
                        <wps:bodyPr rot="0" vert="horz" wrap="square" lIns="0" tIns="0" rIns="0" bIns="0" anchor="t" anchorCtr="0" upright="1">
                          <a:noAutofit/>
                        </wps:bodyPr>
                      </wps:wsp>
                      <wps:wsp>
                        <wps:cNvPr id="3039" name="Text Box 849"/>
                        <wps:cNvSpPr txBox="1">
                          <a:spLocks noChangeArrowheads="1"/>
                        </wps:cNvSpPr>
                        <wps:spPr bwMode="auto">
                          <a:xfrm>
                            <a:off x="3600" y="108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10</w:t>
                              </w:r>
                            </w:p>
                          </w:txbxContent>
                        </wps:txbx>
                        <wps:bodyPr rot="0" vert="horz" wrap="square" lIns="0" tIns="0" rIns="0" bIns="0" anchor="t" anchorCtr="0" upright="1">
                          <a:noAutofit/>
                        </wps:bodyPr>
                      </wps:wsp>
                      <wps:wsp>
                        <wps:cNvPr id="3040" name="Text Box 850"/>
                        <wps:cNvSpPr txBox="1">
                          <a:spLocks noChangeArrowheads="1"/>
                        </wps:cNvSpPr>
                        <wps:spPr bwMode="auto">
                          <a:xfrm>
                            <a:off x="4140" y="10488"/>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20</w:t>
                              </w:r>
                            </w:p>
                          </w:txbxContent>
                        </wps:txbx>
                        <wps:bodyPr rot="0" vert="horz" wrap="square" lIns="0" tIns="0" rIns="0" bIns="0" anchor="t" anchorCtr="0" upright="1">
                          <a:noAutofit/>
                        </wps:bodyPr>
                      </wps:wsp>
                      <wps:wsp>
                        <wps:cNvPr id="3041" name="Text Box 851"/>
                        <wps:cNvSpPr txBox="1">
                          <a:spLocks noChangeArrowheads="1"/>
                        </wps:cNvSpPr>
                        <wps:spPr bwMode="auto">
                          <a:xfrm>
                            <a:off x="6300" y="1158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16</w:t>
                              </w:r>
                            </w:p>
                          </w:txbxContent>
                        </wps:txbx>
                        <wps:bodyPr rot="0" vert="horz" wrap="square" lIns="0" tIns="0" rIns="0" bIns="0" anchor="t" anchorCtr="0" upright="1">
                          <a:noAutofit/>
                        </wps:bodyPr>
                      </wps:wsp>
                      <wps:wsp>
                        <wps:cNvPr id="3042" name="Oval 852"/>
                        <wps:cNvSpPr>
                          <a:spLocks noChangeArrowheads="1"/>
                        </wps:cNvSpPr>
                        <wps:spPr bwMode="auto">
                          <a:xfrm>
                            <a:off x="5625" y="9708"/>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rPr>
                                  <w:rFonts w:hint="eastAsia"/>
                                </w:rPr>
                                <w:t>7</w:t>
                              </w:r>
                            </w:p>
                          </w:txbxContent>
                        </wps:txbx>
                        <wps:bodyPr rot="0" vert="horz" wrap="square" lIns="0" tIns="0" rIns="0" bIns="0" anchor="t" anchorCtr="0" upright="1">
                          <a:noAutofit/>
                        </wps:bodyPr>
                      </wps:wsp>
                      <wps:wsp>
                        <wps:cNvPr id="3052" name="Oval 853"/>
                        <wps:cNvSpPr>
                          <a:spLocks noChangeArrowheads="1"/>
                        </wps:cNvSpPr>
                        <wps:spPr bwMode="auto">
                          <a:xfrm>
                            <a:off x="5625" y="1080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rPr>
                                  <w:rFonts w:hint="eastAsia"/>
                                </w:rPr>
                                <w:t>8</w:t>
                              </w:r>
                            </w:p>
                          </w:txbxContent>
                        </wps:txbx>
                        <wps:bodyPr rot="0" vert="horz" wrap="square" lIns="0" tIns="0" rIns="0" bIns="0" anchor="t" anchorCtr="0" upright="1">
                          <a:noAutofit/>
                        </wps:bodyPr>
                      </wps:wsp>
                      <wps:wsp>
                        <wps:cNvPr id="3056" name="Oval 854"/>
                        <wps:cNvSpPr>
                          <a:spLocks noChangeArrowheads="1"/>
                        </wps:cNvSpPr>
                        <wps:spPr bwMode="auto">
                          <a:xfrm>
                            <a:off x="5625" y="11807"/>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9</w:t>
                              </w:r>
                            </w:p>
                          </w:txbxContent>
                        </wps:txbx>
                        <wps:bodyPr rot="0" vert="horz" wrap="square" lIns="0" tIns="0" rIns="0" bIns="0" anchor="t" anchorCtr="0" upright="1">
                          <a:noAutofit/>
                        </wps:bodyPr>
                      </wps:wsp>
                      <wps:wsp>
                        <wps:cNvPr id="3058" name="Oval 855"/>
                        <wps:cNvSpPr>
                          <a:spLocks noChangeArrowheads="1"/>
                        </wps:cNvSpPr>
                        <wps:spPr bwMode="auto">
                          <a:xfrm>
                            <a:off x="6480" y="10800"/>
                            <a:ext cx="397" cy="3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Default="008E537A" w:rsidP="00354E6B">
                              <w:pPr>
                                <w:pStyle w:val="a6"/>
                                <w:ind w:firstLineChars="0" w:firstLine="0"/>
                              </w:pPr>
                              <w:r>
                                <w:t>10</w:t>
                              </w:r>
                            </w:p>
                          </w:txbxContent>
                        </wps:txbx>
                        <wps:bodyPr rot="0" vert="horz" wrap="square" lIns="0" tIns="0" rIns="0" bIns="0" anchor="t" anchorCtr="0" upright="1">
                          <a:noAutofit/>
                        </wps:bodyPr>
                      </wps:wsp>
                      <wps:wsp>
                        <wps:cNvPr id="3060" name="Freeform 856"/>
                        <wps:cNvSpPr>
                          <a:spLocks/>
                        </wps:cNvSpPr>
                        <wps:spPr bwMode="auto">
                          <a:xfrm>
                            <a:off x="5183" y="11130"/>
                            <a:ext cx="457" cy="308"/>
                          </a:xfrm>
                          <a:custGeom>
                            <a:avLst/>
                            <a:gdLst>
                              <a:gd name="T0" fmla="*/ 0 w 457"/>
                              <a:gd name="T1" fmla="*/ 308 h 308"/>
                              <a:gd name="T2" fmla="*/ 457 w 457"/>
                              <a:gd name="T3" fmla="*/ 0 h 308"/>
                            </a:gdLst>
                            <a:ahLst/>
                            <a:cxnLst>
                              <a:cxn ang="0">
                                <a:pos x="T0" y="T1"/>
                              </a:cxn>
                              <a:cxn ang="0">
                                <a:pos x="T2" y="T3"/>
                              </a:cxn>
                            </a:cxnLst>
                            <a:rect l="0" t="0" r="r" b="b"/>
                            <a:pathLst>
                              <a:path w="457" h="308">
                                <a:moveTo>
                                  <a:pt x="0" y="308"/>
                                </a:moveTo>
                                <a:lnTo>
                                  <a:pt x="457"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1" name="Freeform 857"/>
                        <wps:cNvSpPr>
                          <a:spLocks/>
                        </wps:cNvSpPr>
                        <wps:spPr bwMode="auto">
                          <a:xfrm>
                            <a:off x="4320" y="10665"/>
                            <a:ext cx="435" cy="295"/>
                          </a:xfrm>
                          <a:custGeom>
                            <a:avLst/>
                            <a:gdLst>
                              <a:gd name="T0" fmla="*/ 0 w 435"/>
                              <a:gd name="T1" fmla="*/ 295 h 295"/>
                              <a:gd name="T2" fmla="*/ 435 w 435"/>
                              <a:gd name="T3" fmla="*/ 0 h 295"/>
                            </a:gdLst>
                            <a:ahLst/>
                            <a:cxnLst>
                              <a:cxn ang="0">
                                <a:pos x="T0" y="T1"/>
                              </a:cxn>
                              <a:cxn ang="0">
                                <a:pos x="T2" y="T3"/>
                              </a:cxn>
                            </a:cxnLst>
                            <a:rect l="0" t="0" r="r" b="b"/>
                            <a:pathLst>
                              <a:path w="435" h="295">
                                <a:moveTo>
                                  <a:pt x="0" y="295"/>
                                </a:moveTo>
                                <a:lnTo>
                                  <a:pt x="435" y="0"/>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6" name="Freeform 858"/>
                        <wps:cNvSpPr>
                          <a:spLocks/>
                        </wps:cNvSpPr>
                        <wps:spPr bwMode="auto">
                          <a:xfrm>
                            <a:off x="4320" y="10020"/>
                            <a:ext cx="458" cy="368"/>
                          </a:xfrm>
                          <a:custGeom>
                            <a:avLst/>
                            <a:gdLst>
                              <a:gd name="T0" fmla="*/ 0 w 458"/>
                              <a:gd name="T1" fmla="*/ 0 h 368"/>
                              <a:gd name="T2" fmla="*/ 458 w 458"/>
                              <a:gd name="T3" fmla="*/ 368 h 368"/>
                            </a:gdLst>
                            <a:ahLst/>
                            <a:cxnLst>
                              <a:cxn ang="0">
                                <a:pos x="T0" y="T1"/>
                              </a:cxn>
                              <a:cxn ang="0">
                                <a:pos x="T2" y="T3"/>
                              </a:cxn>
                            </a:cxnLst>
                            <a:rect l="0" t="0" r="r" b="b"/>
                            <a:pathLst>
                              <a:path w="458" h="368">
                                <a:moveTo>
                                  <a:pt x="0" y="0"/>
                                </a:moveTo>
                                <a:lnTo>
                                  <a:pt x="458" y="368"/>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2" name="Freeform 859"/>
                        <wps:cNvSpPr>
                          <a:spLocks/>
                        </wps:cNvSpPr>
                        <wps:spPr bwMode="auto">
                          <a:xfrm>
                            <a:off x="5175" y="11678"/>
                            <a:ext cx="443" cy="262"/>
                          </a:xfrm>
                          <a:custGeom>
                            <a:avLst/>
                            <a:gdLst>
                              <a:gd name="T0" fmla="*/ 0 w 443"/>
                              <a:gd name="T1" fmla="*/ 0 h 262"/>
                              <a:gd name="T2" fmla="*/ 443 w 443"/>
                              <a:gd name="T3" fmla="*/ 262 h 262"/>
                            </a:gdLst>
                            <a:ahLst/>
                            <a:cxnLst>
                              <a:cxn ang="0">
                                <a:pos x="T0" y="T1"/>
                              </a:cxn>
                              <a:cxn ang="0">
                                <a:pos x="T2" y="T3"/>
                              </a:cxn>
                            </a:cxnLst>
                            <a:rect l="0" t="0" r="r" b="b"/>
                            <a:pathLst>
                              <a:path w="443" h="262">
                                <a:moveTo>
                                  <a:pt x="0" y="0"/>
                                </a:moveTo>
                                <a:lnTo>
                                  <a:pt x="443" y="262"/>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3" name="Freeform 860"/>
                        <wps:cNvSpPr>
                          <a:spLocks/>
                        </wps:cNvSpPr>
                        <wps:spPr bwMode="auto">
                          <a:xfrm>
                            <a:off x="5168" y="10665"/>
                            <a:ext cx="435" cy="255"/>
                          </a:xfrm>
                          <a:custGeom>
                            <a:avLst/>
                            <a:gdLst>
                              <a:gd name="T0" fmla="*/ 0 w 435"/>
                              <a:gd name="T1" fmla="*/ 0 h 255"/>
                              <a:gd name="T2" fmla="*/ 435 w 435"/>
                              <a:gd name="T3" fmla="*/ 255 h 255"/>
                            </a:gdLst>
                            <a:ahLst/>
                            <a:cxnLst>
                              <a:cxn ang="0">
                                <a:pos x="T0" y="T1"/>
                              </a:cxn>
                              <a:cxn ang="0">
                                <a:pos x="T2" y="T3"/>
                              </a:cxn>
                            </a:cxnLst>
                            <a:rect l="0" t="0" r="r" b="b"/>
                            <a:pathLst>
                              <a:path w="435" h="255">
                                <a:moveTo>
                                  <a:pt x="0" y="0"/>
                                </a:moveTo>
                                <a:lnTo>
                                  <a:pt x="435" y="255"/>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4" name="Freeform 861"/>
                        <wps:cNvSpPr>
                          <a:spLocks/>
                        </wps:cNvSpPr>
                        <wps:spPr bwMode="auto">
                          <a:xfrm>
                            <a:off x="4320" y="11112"/>
                            <a:ext cx="458" cy="368"/>
                          </a:xfrm>
                          <a:custGeom>
                            <a:avLst/>
                            <a:gdLst>
                              <a:gd name="T0" fmla="*/ 0 w 458"/>
                              <a:gd name="T1" fmla="*/ 0 h 368"/>
                              <a:gd name="T2" fmla="*/ 458 w 458"/>
                              <a:gd name="T3" fmla="*/ 368 h 368"/>
                            </a:gdLst>
                            <a:ahLst/>
                            <a:cxnLst>
                              <a:cxn ang="0">
                                <a:pos x="T0" y="T1"/>
                              </a:cxn>
                              <a:cxn ang="0">
                                <a:pos x="T2" y="T3"/>
                              </a:cxn>
                            </a:cxnLst>
                            <a:rect l="0" t="0" r="r" b="b"/>
                            <a:pathLst>
                              <a:path w="458" h="368">
                                <a:moveTo>
                                  <a:pt x="0" y="0"/>
                                </a:moveTo>
                                <a:lnTo>
                                  <a:pt x="458" y="368"/>
                                </a:lnTo>
                              </a:path>
                            </a:pathLst>
                          </a:custGeom>
                          <a:noFill/>
                          <a:ln w="9525">
                            <a:solidFill>
                              <a:srgbClr val="000000"/>
                            </a:solidFill>
                            <a:round/>
                            <a:headEnd type="none" w="med"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5" name="Text Box 862"/>
                        <wps:cNvSpPr txBox="1">
                          <a:spLocks noChangeArrowheads="1"/>
                        </wps:cNvSpPr>
                        <wps:spPr bwMode="auto">
                          <a:xfrm>
                            <a:off x="4500" y="1189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sz w:val="15"/>
                                </w:rPr>
                                <w:t>8</w:t>
                              </w:r>
                            </w:p>
                          </w:txbxContent>
                        </wps:txbx>
                        <wps:bodyPr rot="0" vert="horz" wrap="square" lIns="0" tIns="0" rIns="0" bIns="0" anchor="t" anchorCtr="0" upright="1">
                          <a:noAutofit/>
                        </wps:bodyPr>
                      </wps:wsp>
                      <wps:wsp>
                        <wps:cNvPr id="12996" name="Text Box 863"/>
                        <wps:cNvSpPr txBox="1">
                          <a:spLocks noChangeArrowheads="1"/>
                        </wps:cNvSpPr>
                        <wps:spPr bwMode="auto">
                          <a:xfrm>
                            <a:off x="3420" y="1158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sz w:val="15"/>
                                </w:rPr>
                                <w:t>14</w:t>
                              </w:r>
                            </w:p>
                          </w:txbxContent>
                        </wps:txbx>
                        <wps:bodyPr rot="0" vert="horz" wrap="square" lIns="0" tIns="0" rIns="0" bIns="0" anchor="t" anchorCtr="0" upright="1">
                          <a:noAutofit/>
                        </wps:bodyPr>
                      </wps:wsp>
                      <wps:wsp>
                        <wps:cNvPr id="12997" name="Text Box 864"/>
                        <wps:cNvSpPr txBox="1">
                          <a:spLocks noChangeArrowheads="1"/>
                        </wps:cNvSpPr>
                        <wps:spPr bwMode="auto">
                          <a:xfrm>
                            <a:off x="5220" y="11892"/>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sz w:val="15"/>
                                </w:rPr>
                                <w:t>12</w:t>
                              </w:r>
                            </w:p>
                          </w:txbxContent>
                        </wps:txbx>
                        <wps:bodyPr rot="0" vert="horz" wrap="square" lIns="0" tIns="0" rIns="0" bIns="0" anchor="t" anchorCtr="0" upright="1">
                          <a:noAutofit/>
                        </wps:bodyPr>
                      </wps:wsp>
                      <wps:wsp>
                        <wps:cNvPr id="12998" name="Text Box 865"/>
                        <wps:cNvSpPr txBox="1">
                          <a:spLocks noChangeArrowheads="1"/>
                        </wps:cNvSpPr>
                        <wps:spPr bwMode="auto">
                          <a:xfrm>
                            <a:off x="5882" y="11421"/>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sz w:val="15"/>
                                </w:rPr>
                                <w:t>18</w:t>
                              </w:r>
                            </w:p>
                          </w:txbxContent>
                        </wps:txbx>
                        <wps:bodyPr rot="0" vert="horz" wrap="square" lIns="0" tIns="0" rIns="0" bIns="0" anchor="t" anchorCtr="0" upright="1">
                          <a:noAutofit/>
                        </wps:bodyPr>
                      </wps:wsp>
                      <wps:wsp>
                        <wps:cNvPr id="12999" name="Text Box 866"/>
                        <wps:cNvSpPr txBox="1">
                          <a:spLocks noChangeArrowheads="1"/>
                        </wps:cNvSpPr>
                        <wps:spPr bwMode="auto">
                          <a:xfrm>
                            <a:off x="5220" y="108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3</w:t>
                              </w:r>
                            </w:p>
                          </w:txbxContent>
                        </wps:txbx>
                        <wps:bodyPr rot="0" vert="horz" wrap="square" lIns="0" tIns="0" rIns="0" bIns="0" anchor="t" anchorCtr="0" upright="1">
                          <a:noAutofit/>
                        </wps:bodyPr>
                      </wps:wsp>
                      <wps:wsp>
                        <wps:cNvPr id="13000" name="Text Box 867"/>
                        <wps:cNvSpPr txBox="1">
                          <a:spLocks noChangeArrowheads="1"/>
                        </wps:cNvSpPr>
                        <wps:spPr bwMode="auto">
                          <a:xfrm>
                            <a:off x="4500" y="10800"/>
                            <a:ext cx="22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Default="008E537A" w:rsidP="00354E6B">
                              <w:pPr>
                                <w:pStyle w:val="a6"/>
                                <w:ind w:firstLineChars="0" w:firstLine="0"/>
                                <w:rPr>
                                  <w:sz w:val="15"/>
                                </w:rPr>
                              </w:pPr>
                              <w:r>
                                <w:rPr>
                                  <w:rFonts w:hint="eastAsia"/>
                                  <w:sz w:val="15"/>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4C5D2" id="组合 12986" o:spid="_x0000_s2514" style="position:absolute;left:0;text-align:left;margin-left:84.9pt;margin-top:8.35pt;width:190.85pt;height:127.2pt;z-index:-251200512" coordorigin="3060,9660" coordsize="3817,2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">
                <v:shape id="Text Box 820" o:spid="_x0000_s2515" type="#_x0000_t202" style="position:absolute;left:4140;top:11424;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" filled="f" stroked="f">
                  <v:textbox inset="0,0,0,0">
                    <w:txbxContent>
                      <w:p w:rsidR="008E537A" w:rsidRDefault="008E537A" w:rsidP="00354E6B">
                        <w:pPr>
                          <w:pStyle w:val="a6"/>
                          <w:ind w:firstLineChars="0" w:firstLine="0"/>
                          <w:rPr>
                            <w:sz w:val="15"/>
                          </w:rPr>
                        </w:pPr>
                        <w:r>
                          <w:rPr>
                            <w:rFonts w:hint="eastAsia"/>
                            <w:sz w:val="15"/>
                          </w:rPr>
                          <w:t>30</w:t>
                        </w:r>
                      </w:p>
                    </w:txbxContent>
                  </v:textbox>
                </v:shape>
                <v:oval id="Oval 821" o:spid="_x0000_s2516" style="position:absolute;left:3060;top:10800;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" filled="f">
                  <v:textbox inset="0,0,0,0">
                    <w:txbxContent>
                      <w:p w:rsidR="008E537A" w:rsidRDefault="008E537A" w:rsidP="00354E6B">
                        <w:pPr>
                          <w:pStyle w:val="a6"/>
                          <w:ind w:firstLineChars="0" w:firstLine="0"/>
                        </w:pPr>
                        <w:r>
                          <w:t>1</w:t>
                        </w:r>
                      </w:p>
                    </w:txbxContent>
                  </v:textbox>
                </v:oval>
                <v:shape id="Freeform 822" o:spid="_x0000_s2517" style="position:absolute;left:6015;top:11190;width:525;height:675;visibility:visible;mso-wrap-style:square;v-text-anchor:top" coordsize="52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" path="m525,l,675e" filled="f">
                  <v:stroke startarrow="block" startarrowwidth="narrow" startarrowlength="short" endarrowwidth="narrow" endarrowlength="short"/>
                  <v:path arrowok="t" o:connecttype="custom" o:connectlocs="525,0;0,675" o:connectangles="0,0"/>
                </v:shape>
                <v:shape id="Freeform 823" o:spid="_x0000_s2518" style="position:absolute;left:5175;top:10043;width:480;height:390;visibility:visible;mso-wrap-style:square;v-text-anchor:top" coordsize="4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" path="m,390l480,e" filled="f">
                  <v:stroke endarrow="block" endarrowwidth="narrow" endarrowlength="short"/>
                  <v:path arrowok="t" o:connecttype="custom" o:connectlocs="0,390;480,0" o:connectangles="0,0"/>
                </v:shape>
                <v:shape id="Freeform 824" o:spid="_x0000_s2519" style="position:absolute;left:3488;top:11003;width:405;height:7;visibility:visible;mso-wrap-style:square;v-text-anchor:top" coordsize="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" path="m,l405,7e" filled="f">
                  <v:stroke endarrow="block" endarrowwidth="narrow" endarrowlength="short"/>
                  <v:path arrowok="t" o:connecttype="custom" o:connectlocs="0,0;405,7" o:connectangles="0,0"/>
                </v:shape>
                <v:shape id="Freeform 825" o:spid="_x0000_s2520" style="position:absolute;left:5985;top:10110;width:548;height:705;visibility:visible;mso-wrap-style:square;v-text-anchor:top" coordsize="54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" path="m,l548,705e" filled="f">
                  <v:stroke endarrow="block" endarrowwidth="narrow" endarrowlength="short"/>
                  <v:path arrowok="t" o:connecttype="custom" o:connectlocs="0,0;548,705" o:connectangles="0,0"/>
                </v:shape>
                <v:oval id="Oval 826" o:spid="_x0000_s2521" style="position:absolute;left:3915;top:970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" filled="f">
                  <v:textbox inset="0,0,0,0">
                    <w:txbxContent>
                      <w:p w:rsidR="008E537A" w:rsidRDefault="008E537A" w:rsidP="00354E6B">
                        <w:pPr>
                          <w:pStyle w:val="a6"/>
                          <w:ind w:firstLineChars="0" w:firstLine="0"/>
                        </w:pPr>
                        <w:r>
                          <w:t>2</w:t>
                        </w:r>
                      </w:p>
                    </w:txbxContent>
                  </v:textbox>
                </v:oval>
                <v:oval id="Oval 827" o:spid="_x0000_s2522" style="position:absolute;left:3915;top:11807;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" filled="f">
                  <v:textbox inset="0,0,0,0">
                    <w:txbxContent>
                      <w:p w:rsidR="008E537A" w:rsidRDefault="008E537A" w:rsidP="00354E6B">
                        <w:pPr>
                          <w:pStyle w:val="a6"/>
                          <w:ind w:firstLineChars="0" w:firstLine="0"/>
                        </w:pPr>
                        <w:r>
                          <w:t>4</w:t>
                        </w:r>
                      </w:p>
                    </w:txbxContent>
                  </v:textbox>
                </v:oval>
                <v:oval id="Oval 828" o:spid="_x0000_s2523" style="position:absolute;left:3915;top:10800;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" filled="f">
                  <v:textbox inset="0,0,0,0">
                    <w:txbxContent>
                      <w:p w:rsidR="008E537A" w:rsidRDefault="008E537A" w:rsidP="00354E6B">
                        <w:pPr>
                          <w:pStyle w:val="a6"/>
                          <w:ind w:firstLineChars="0" w:firstLine="0"/>
                        </w:pPr>
                        <w:r>
                          <w:t>3</w:t>
                        </w:r>
                      </w:p>
                    </w:txbxContent>
                  </v:textbox>
                </v:oval>
                <v:oval id="Oval 829" o:spid="_x0000_s2524" style="position:absolute;left:4770;top:10332;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" filled="f">
                  <v:textbox inset="0,0,0,0">
                    <w:txbxContent>
                      <w:p w:rsidR="008E537A" w:rsidRDefault="008E537A" w:rsidP="00354E6B">
                        <w:pPr>
                          <w:pStyle w:val="a6"/>
                          <w:ind w:firstLineChars="0" w:firstLine="0"/>
                        </w:pPr>
                        <w:r>
                          <w:t>5</w:t>
                        </w:r>
                      </w:p>
                    </w:txbxContent>
                  </v:textbox>
                </v:oval>
                <v:oval id="Oval 830" o:spid="_x0000_s2525" style="position:absolute;left:4770;top:11339;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" filled="f">
                  <v:textbox inset="0,0,0,0">
                    <w:txbxContent>
                      <w:p w:rsidR="008E537A" w:rsidRDefault="008E537A" w:rsidP="00354E6B">
                        <w:pPr>
                          <w:pStyle w:val="a6"/>
                          <w:ind w:firstLineChars="0" w:firstLine="0"/>
                        </w:pPr>
                        <w:r>
                          <w:rPr>
                            <w:rFonts w:hint="eastAsia"/>
                          </w:rPr>
                          <w:t>6</w:t>
                        </w:r>
                      </w:p>
                    </w:txbxContent>
                  </v:textbox>
                </v:oval>
                <v:shape id="Freeform 831" o:spid="_x0000_s2526" style="position:absolute;left:4305;top:11663;width:443;height:262;visibility:visible;mso-wrap-style:square;v-text-anchor:top" coordsize="44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" path="m,262l443,e" filled="f">
                  <v:stroke endarrow="block" endarrowwidth="narrow" endarrowlength="short"/>
                  <v:path arrowok="t" o:connecttype="custom" o:connectlocs="0,262;443,0" o:connectangles="0,0"/>
                </v:shape>
                <v:shape id="Freeform 832" o:spid="_x0000_s2527" style="position:absolute;left:4350;top:9888;width:1245;height:1;visibility:visible;mso-wrap-style:square;v-text-anchor:top" coordsize="1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" path="m,l1245,e" filled="f">
                  <v:stroke endarrow="block" endarrowwidth="narrow" endarrowlength="short"/>
                  <v:path arrowok="t" o:connecttype="custom" o:connectlocs="0,0;1245,0" o:connectangles="0,0"/>
                </v:shape>
                <v:shape id="Freeform 833" o:spid="_x0000_s2528" style="position:absolute;left:6060;top:10995;width:413;height:8;visibility:visible;mso-wrap-style:square;v-text-anchor:top" coordsize="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" path="m,l413,8e" filled="f">
                  <v:stroke endarrow="block" endarrowwidth="narrow" endarrowlength="short"/>
                  <v:path arrowok="t" o:connecttype="custom" o:connectlocs="0,0;413,8" o:connectangles="0,0"/>
                </v:shape>
                <v:shape id="Freeform 834" o:spid="_x0000_s2529" style="position:absolute;left:3383;top:11190;width:555;height:660;visibility:visible;mso-wrap-style:square;v-text-anchor:top" coordsize="55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" path="m,l555,660e" filled="f">
                  <v:stroke endarrow="block" endarrowwidth="narrow" endarrowlength="short"/>
                  <v:path arrowok="t" o:connecttype="custom" o:connectlocs="0,0;555,660" o:connectangles="0,0"/>
                </v:shape>
                <v:shape id="Freeform 835" o:spid="_x0000_s2530" style="position:absolute;left:3405;top:10088;width:533;height:757;visibility:visible;mso-wrap-style:square;v-text-anchor:top" coordsize="5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" path="m,757l533,e" filled="f">
                  <v:stroke endarrow="block" endarrowwidth="narrow" endarrowlength="short"/>
                  <v:path arrowok="t" o:connecttype="custom" o:connectlocs="0,757;533,0" o:connectangles="0,0"/>
                </v:shape>
                <v:shape id="Freeform 836" o:spid="_x0000_s2531" style="position:absolute;left:5820;top:11235;width:1;height:540;visibility:visible;mso-wrap-style:square;v-text-anchor:top" coordsize="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" path="m,l,540e" filled="f">
                  <v:stroke startarrowwidth="narrow" startarrowlength="short" endarrow="block" endarrowwidth="narrow" endarrowlength="short"/>
                  <v:path arrowok="t" o:connecttype="custom" o:connectlocs="0,0;0,540" o:connectangles="0,0"/>
                </v:shape>
                <v:shape id="Freeform 837" o:spid="_x0000_s2532" style="position:absolute;left:4118;top:10155;width:1;height:608;visibility:visible;mso-wrap-style:square;v-text-anchor:top" coordsize="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" path="m,l,608e" filled="f">
                  <v:stroke startarrow="block" startarrowwidth="narrow" startarrowlength="short" endarrowwidth="narrow" endarrowlength="short"/>
                  <v:path arrowok="t" o:connecttype="custom" o:connectlocs="0,0;0,608" o:connectangles="0,0"/>
                </v:shape>
                <v:shape id="Freeform 838" o:spid="_x0000_s2533" style="position:absolute;left:5835;top:10155;width:1;height:623;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" path="m,l,623e" filled="f">
                  <v:stroke startarrow="block" startarrowwidth="narrow" startarrowlength="short" endarrowwidth="narrow" endarrowlength="short"/>
                  <v:path arrowok="t" o:connecttype="custom" o:connectlocs="0,0;0,623" o:connectangles="0,0"/>
                </v:shape>
                <v:shape id="Freeform 839" o:spid="_x0000_s2534" style="position:absolute;left:4110;top:11220;width:1;height:548;visibility:visible;mso-wrap-style:square;v-text-anchor:top" coordsize="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" path="m,l,548e" filled="f">
                  <v:stroke endarrow="block" endarrowwidth="narrow" endarrowlength="short"/>
                  <v:path arrowok="t" o:connecttype="custom" o:connectlocs="0,0;0,548" o:connectangles="0,0"/>
                </v:shape>
                <v:shape id="Text Box 840" o:spid="_x0000_s2535" type="#_x0000_t202" style="position:absolute;left:5220;top:1111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" filled="f" stroked="f">
                  <v:textbox inset="0,0,0,0">
                    <w:txbxContent>
                      <w:p w:rsidR="008E537A" w:rsidRDefault="008E537A" w:rsidP="00354E6B">
                        <w:pPr>
                          <w:pStyle w:val="a6"/>
                          <w:ind w:firstLineChars="0" w:firstLine="0"/>
                          <w:rPr>
                            <w:sz w:val="15"/>
                          </w:rPr>
                        </w:pPr>
                        <w:r>
                          <w:rPr>
                            <w:rFonts w:hint="eastAsia"/>
                            <w:sz w:val="15"/>
                          </w:rPr>
                          <w:t>25</w:t>
                        </w:r>
                      </w:p>
                    </w:txbxContent>
                  </v:textbox>
                </v:shape>
                <v:shape id="Text Box 841" o:spid="_x0000_s2536" type="#_x0000_t202" style="position:absolute;left:4500;top:1111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" filled="f" stroked="f">
                  <v:textbox inset="0,0,0,0">
                    <w:txbxContent>
                      <w:p w:rsidR="008E537A" w:rsidRDefault="008E537A" w:rsidP="00354E6B">
                        <w:pPr>
                          <w:pStyle w:val="a6"/>
                          <w:ind w:firstLineChars="0" w:firstLine="0"/>
                          <w:rPr>
                            <w:sz w:val="15"/>
                          </w:rPr>
                        </w:pPr>
                        <w:r>
                          <w:rPr>
                            <w:rFonts w:hint="eastAsia"/>
                            <w:sz w:val="15"/>
                          </w:rPr>
                          <w:t>10</w:t>
                        </w:r>
                      </w:p>
                    </w:txbxContent>
                  </v:textbox>
                </v:shape>
                <v:shape id="Text Box 842" o:spid="_x0000_s2537" type="#_x0000_t202" style="position:absolute;left:3420;top:1033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" filled="f" stroked="f">
                  <v:textbox inset="0,0,0,0">
                    <w:txbxContent>
                      <w:p w:rsidR="008E537A" w:rsidRDefault="008E537A" w:rsidP="00354E6B">
                        <w:pPr>
                          <w:pStyle w:val="a6"/>
                          <w:ind w:firstLineChars="0" w:firstLine="0"/>
                          <w:rPr>
                            <w:sz w:val="15"/>
                          </w:rPr>
                        </w:pPr>
                        <w:r>
                          <w:rPr>
                            <w:rFonts w:hint="eastAsia"/>
                            <w:sz w:val="15"/>
                          </w:rPr>
                          <w:t>15</w:t>
                        </w:r>
                      </w:p>
                    </w:txbxContent>
                  </v:textbox>
                </v:shape>
                <v:shape id="Text Box 843" o:spid="_x0000_s2538" type="#_x0000_t202" style="position:absolute;left:6120;top:108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3</w:t>
                        </w:r>
                      </w:p>
                    </w:txbxContent>
                  </v:textbox>
                </v:shape>
                <v:shape id="Text Box 844" o:spid="_x0000_s2539" type="#_x0000_t202" style="position:absolute;left:4800;top:966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8</w:t>
                        </w:r>
                      </w:p>
                    </w:txbxContent>
                  </v:textbox>
                </v:shape>
                <v:shape id="Text Box 845" o:spid="_x0000_s2540" type="#_x0000_t202" style="position:absolute;left:5882;top:10488;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6</w:t>
                        </w:r>
                      </w:p>
                    </w:txbxContent>
                  </v:textbox>
                </v:shape>
                <v:shape id="Text Box 846" o:spid="_x0000_s2541" type="#_x0000_t202" style="position:absolute;left:5429;top:10176;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3</w:t>
                        </w:r>
                      </w:p>
                    </w:txbxContent>
                  </v:textbox>
                </v:shape>
                <v:shape id="Text Box 847" o:spid="_x0000_s2542" type="#_x0000_t202" style="position:absolute;left:6300;top:1033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10</w:t>
                        </w:r>
                      </w:p>
                    </w:txbxContent>
                  </v:textbox>
                </v:shape>
                <v:shape id="Text Box 848" o:spid="_x0000_s2543" type="#_x0000_t202" style="position:absolute;left:4320;top:10176;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" filled="f" stroked="f">
                  <v:textbox inset="0,0,0,0">
                    <w:txbxContent>
                      <w:p w:rsidR="008E537A" w:rsidRDefault="008E537A" w:rsidP="00354E6B">
                        <w:pPr>
                          <w:pStyle w:val="a6"/>
                          <w:ind w:firstLineChars="0" w:firstLine="0"/>
                          <w:rPr>
                            <w:sz w:val="15"/>
                          </w:rPr>
                        </w:pPr>
                        <w:r>
                          <w:rPr>
                            <w:rFonts w:hint="eastAsia"/>
                            <w:sz w:val="15"/>
                          </w:rPr>
                          <w:t>7</w:t>
                        </w:r>
                      </w:p>
                    </w:txbxContent>
                  </v:textbox>
                </v:shape>
                <v:shape id="Text Box 849" o:spid="_x0000_s2544" type="#_x0000_t202" style="position:absolute;left:3600;top:108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" filled="f" stroked="f">
                  <v:textbox inset="0,0,0,0">
                    <w:txbxContent>
                      <w:p w:rsidR="008E537A" w:rsidRDefault="008E537A" w:rsidP="00354E6B">
                        <w:pPr>
                          <w:pStyle w:val="a6"/>
                          <w:ind w:firstLineChars="0" w:firstLine="0"/>
                          <w:rPr>
                            <w:sz w:val="15"/>
                          </w:rPr>
                        </w:pPr>
                        <w:r>
                          <w:rPr>
                            <w:rFonts w:hint="eastAsia"/>
                            <w:sz w:val="15"/>
                          </w:rPr>
                          <w:t>10</w:t>
                        </w:r>
                      </w:p>
                    </w:txbxContent>
                  </v:textbox>
                </v:shape>
                <v:shape id="Text Box 850" o:spid="_x0000_s2545" type="#_x0000_t202" style="position:absolute;left:4140;top:10488;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" filled="f" stroked="f">
                  <v:textbox inset="0,0,0,0">
                    <w:txbxContent>
                      <w:p w:rsidR="008E537A" w:rsidRDefault="008E537A" w:rsidP="00354E6B">
                        <w:pPr>
                          <w:pStyle w:val="a6"/>
                          <w:ind w:firstLineChars="0" w:firstLine="0"/>
                          <w:rPr>
                            <w:sz w:val="15"/>
                          </w:rPr>
                        </w:pPr>
                        <w:r>
                          <w:rPr>
                            <w:rFonts w:hint="eastAsia"/>
                            <w:sz w:val="15"/>
                          </w:rPr>
                          <w:t>20</w:t>
                        </w:r>
                      </w:p>
                    </w:txbxContent>
                  </v:textbox>
                </v:shape>
                <v:shape id="Text Box 851" o:spid="_x0000_s2546" type="#_x0000_t202" style="position:absolute;left:6300;top:1158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" filled="f" stroked="f">
                  <v:textbox inset="0,0,0,0">
                    <w:txbxContent>
                      <w:p w:rsidR="008E537A" w:rsidRDefault="008E537A" w:rsidP="00354E6B">
                        <w:pPr>
                          <w:pStyle w:val="a6"/>
                          <w:ind w:firstLineChars="0" w:firstLine="0"/>
                          <w:rPr>
                            <w:sz w:val="15"/>
                          </w:rPr>
                        </w:pPr>
                        <w:r>
                          <w:rPr>
                            <w:rFonts w:hint="eastAsia"/>
                            <w:sz w:val="15"/>
                          </w:rPr>
                          <w:t>16</w:t>
                        </w:r>
                      </w:p>
                    </w:txbxContent>
                  </v:textbox>
                </v:shape>
                <v:oval id="Oval 852" o:spid="_x0000_s2547" style="position:absolute;left:5625;top:9708;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" filled="f">
                  <v:textbox inset="0,0,0,0">
                    <w:txbxContent>
                      <w:p w:rsidR="008E537A" w:rsidRDefault="008E537A" w:rsidP="00354E6B">
                        <w:pPr>
                          <w:pStyle w:val="a6"/>
                          <w:ind w:firstLineChars="0" w:firstLine="0"/>
                        </w:pPr>
                        <w:r>
                          <w:rPr>
                            <w:rFonts w:hint="eastAsia"/>
                          </w:rPr>
                          <w:t>7</w:t>
                        </w:r>
                      </w:p>
                    </w:txbxContent>
                  </v:textbox>
                </v:oval>
                <v:oval id="Oval 853" o:spid="_x0000_s2548" style="position:absolute;left:5625;top:10800;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" filled="f">
                  <v:textbox inset="0,0,0,0">
                    <w:txbxContent>
                      <w:p w:rsidR="008E537A" w:rsidRDefault="008E537A" w:rsidP="00354E6B">
                        <w:pPr>
                          <w:pStyle w:val="a6"/>
                          <w:ind w:firstLineChars="0" w:firstLine="0"/>
                        </w:pPr>
                        <w:r>
                          <w:rPr>
                            <w:rFonts w:hint="eastAsia"/>
                          </w:rPr>
                          <w:t>8</w:t>
                        </w:r>
                      </w:p>
                    </w:txbxContent>
                  </v:textbox>
                </v:oval>
                <v:oval id="Oval 854" o:spid="_x0000_s2549" style="position:absolute;left:5625;top:11807;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" filled="f">
                  <v:textbox inset="0,0,0,0">
                    <w:txbxContent>
                      <w:p w:rsidR="008E537A" w:rsidRDefault="008E537A" w:rsidP="00354E6B">
                        <w:pPr>
                          <w:pStyle w:val="a6"/>
                          <w:ind w:firstLineChars="0" w:firstLine="0"/>
                        </w:pPr>
                        <w:r>
                          <w:t>9</w:t>
                        </w:r>
                      </w:p>
                    </w:txbxContent>
                  </v:textbox>
                </v:oval>
                <v:oval id="Oval 855" o:spid="_x0000_s2550" style="position:absolute;left:6480;top:10800;width:39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" filled="f">
                  <v:textbox inset="0,0,0,0">
                    <w:txbxContent>
                      <w:p w:rsidR="008E537A" w:rsidRDefault="008E537A" w:rsidP="00354E6B">
                        <w:pPr>
                          <w:pStyle w:val="a6"/>
                          <w:ind w:firstLineChars="0" w:firstLine="0"/>
                        </w:pPr>
                        <w:r>
                          <w:t>10</w:t>
                        </w:r>
                      </w:p>
                    </w:txbxContent>
                  </v:textbox>
                </v:oval>
                <v:shape id="Freeform 856" o:spid="_x0000_s2551" style="position:absolute;left:5183;top:11130;width:457;height:308;visibility:visible;mso-wrap-style:square;v-text-anchor:top" coordsize="45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" path="m,308l457,e" filled="f">
                  <v:stroke endarrow="block" endarrowwidth="narrow" endarrowlength="short"/>
                  <v:path arrowok="t" o:connecttype="custom" o:connectlocs="0,308;457,0" o:connectangles="0,0"/>
                </v:shape>
                <v:shape id="Freeform 857" o:spid="_x0000_s2552" style="position:absolute;left:4320;top:10665;width:435;height:295;visibility:visible;mso-wrap-style:square;v-text-anchor:top" coordsize="43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" path="m,295l435,e" filled="f">
                  <v:stroke endarrow="block" endarrowwidth="narrow" endarrowlength="short"/>
                  <v:path arrowok="t" o:connecttype="custom" o:connectlocs="0,295;435,0" o:connectangles="0,0"/>
                </v:shape>
                <v:shape id="Freeform 858" o:spid="_x0000_s2553" style="position:absolute;left:4320;top:10020;width:458;height:368;visibility:visible;mso-wrap-style:square;v-text-anchor:top" coordsize="4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" path="m,l458,368e" filled="f">
                  <v:stroke endarrow="block" endarrowwidth="narrow" endarrowlength="short"/>
                  <v:path arrowok="t" o:connecttype="custom" o:connectlocs="0,0;458,368" o:connectangles="0,0"/>
                </v:shape>
                <v:shape id="Freeform 859" o:spid="_x0000_s2554" style="position:absolute;left:5175;top:11678;width:443;height:262;visibility:visible;mso-wrap-style:square;v-text-anchor:top" coordsize="44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" path="m,l443,262e" filled="f">
                  <v:stroke endarrow="block" endarrowwidth="narrow" endarrowlength="short"/>
                  <v:path arrowok="t" o:connecttype="custom" o:connectlocs="0,0;443,262" o:connectangles="0,0"/>
                </v:shape>
                <v:shape id="Freeform 860" o:spid="_x0000_s2555" style="position:absolute;left:5168;top:10665;width:435;height:255;visibility:visible;mso-wrap-style:square;v-text-anchor:top" coordsize="4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" path="m,l435,255e" filled="f">
                  <v:stroke endarrow="block" endarrowwidth="narrow" endarrowlength="short"/>
                  <v:path arrowok="t" o:connecttype="custom" o:connectlocs="0,0;435,255" o:connectangles="0,0"/>
                </v:shape>
                <v:shape id="Freeform 861" o:spid="_x0000_s2556" style="position:absolute;left:4320;top:11112;width:458;height:368;visibility:visible;mso-wrap-style:square;v-text-anchor:top" coordsize="4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" path="m,l458,368e" filled="f">
                  <v:stroke endarrow="block" endarrowwidth="narrow" endarrowlength="short"/>
                  <v:path arrowok="t" o:connecttype="custom" o:connectlocs="0,0;458,368" o:connectangles="0,0"/>
                </v:shape>
                <v:shape id="Text Box 862" o:spid="_x0000_s2557" type="#_x0000_t202" style="position:absolute;left:4500;top:1189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" filled="f" stroked="f">
                  <v:textbox inset="0,0,0,0">
                    <w:txbxContent>
                      <w:p w:rsidR="008E537A" w:rsidRDefault="008E537A" w:rsidP="00354E6B">
                        <w:pPr>
                          <w:pStyle w:val="a6"/>
                          <w:ind w:firstLineChars="0" w:firstLine="0"/>
                          <w:rPr>
                            <w:sz w:val="15"/>
                          </w:rPr>
                        </w:pPr>
                        <w:r>
                          <w:rPr>
                            <w:sz w:val="15"/>
                          </w:rPr>
                          <w:t>8</w:t>
                        </w:r>
                      </w:p>
                    </w:txbxContent>
                  </v:textbox>
                </v:shape>
                <v:shape id="Text Box 863" o:spid="_x0000_s2558" type="#_x0000_t202" style="position:absolute;left:3420;top:1158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" filled="f" stroked="f">
                  <v:textbox inset="0,0,0,0">
                    <w:txbxContent>
                      <w:p w:rsidR="008E537A" w:rsidRDefault="008E537A" w:rsidP="00354E6B">
                        <w:pPr>
                          <w:pStyle w:val="a6"/>
                          <w:ind w:firstLineChars="0" w:firstLine="0"/>
                          <w:rPr>
                            <w:sz w:val="15"/>
                          </w:rPr>
                        </w:pPr>
                        <w:r>
                          <w:rPr>
                            <w:sz w:val="15"/>
                          </w:rPr>
                          <w:t>14</w:t>
                        </w:r>
                      </w:p>
                    </w:txbxContent>
                  </v:textbox>
                </v:shape>
                <v:shape id="Text Box 864" o:spid="_x0000_s2559" type="#_x0000_t202" style="position:absolute;left:5220;top:11892;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" filled="f" stroked="f">
                  <v:textbox inset="0,0,0,0">
                    <w:txbxContent>
                      <w:p w:rsidR="008E537A" w:rsidRDefault="008E537A" w:rsidP="00354E6B">
                        <w:pPr>
                          <w:pStyle w:val="a6"/>
                          <w:ind w:firstLineChars="0" w:firstLine="0"/>
                          <w:rPr>
                            <w:sz w:val="15"/>
                          </w:rPr>
                        </w:pPr>
                        <w:r>
                          <w:rPr>
                            <w:sz w:val="15"/>
                          </w:rPr>
                          <w:t>12</w:t>
                        </w:r>
                      </w:p>
                    </w:txbxContent>
                  </v:textbox>
                </v:shape>
                <v:shape id="Text Box 865" o:spid="_x0000_s2560" type="#_x0000_t202" style="position:absolute;left:5882;top:11421;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" filled="f" stroked="f">
                  <v:textbox inset="0,0,0,0">
                    <w:txbxContent>
                      <w:p w:rsidR="008E537A" w:rsidRDefault="008E537A" w:rsidP="00354E6B">
                        <w:pPr>
                          <w:pStyle w:val="a6"/>
                          <w:ind w:firstLineChars="0" w:firstLine="0"/>
                          <w:rPr>
                            <w:sz w:val="15"/>
                          </w:rPr>
                        </w:pPr>
                        <w:r>
                          <w:rPr>
                            <w:sz w:val="15"/>
                          </w:rPr>
                          <w:t>18</w:t>
                        </w:r>
                      </w:p>
                    </w:txbxContent>
                  </v:textbox>
                </v:shape>
                <v:shape id="Text Box 866" o:spid="_x0000_s2561" type="#_x0000_t202" style="position:absolute;left:5220;top:108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" filled="f" stroked="f">
                  <v:textbox inset="0,0,0,0">
                    <w:txbxContent>
                      <w:p w:rsidR="008E537A" w:rsidRDefault="008E537A" w:rsidP="00354E6B">
                        <w:pPr>
                          <w:pStyle w:val="a6"/>
                          <w:ind w:firstLineChars="0" w:firstLine="0"/>
                          <w:rPr>
                            <w:sz w:val="15"/>
                          </w:rPr>
                        </w:pPr>
                        <w:r>
                          <w:rPr>
                            <w:rFonts w:hint="eastAsia"/>
                            <w:sz w:val="15"/>
                          </w:rPr>
                          <w:t>3</w:t>
                        </w:r>
                      </w:p>
                    </w:txbxContent>
                  </v:textbox>
                </v:shape>
                <v:shape id="Text Box 867" o:spid="_x0000_s2562" type="#_x0000_t202" style="position:absolute;left:4500;top:10800;width:22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" filled="f" stroked="f">
                  <v:textbox inset="0,0,0,0">
                    <w:txbxContent>
                      <w:p w:rsidR="008E537A" w:rsidRDefault="008E537A" w:rsidP="00354E6B">
                        <w:pPr>
                          <w:pStyle w:val="a6"/>
                          <w:ind w:firstLineChars="0" w:firstLine="0"/>
                          <w:rPr>
                            <w:sz w:val="15"/>
                          </w:rPr>
                        </w:pPr>
                        <w:r>
                          <w:rPr>
                            <w:rFonts w:hint="eastAsia"/>
                            <w:sz w:val="15"/>
                          </w:rPr>
                          <w:t>3</w:t>
                        </w:r>
                      </w:p>
                    </w:txbxContent>
                  </v:textbox>
                </v:shape>
              </v:group>
            </w:pict>
          </mc:Fallback>
        </mc:AlternateContent>
      </w: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p>
    <w:p w:rsidR="00354E6B" w:rsidRDefault="00354E6B" w:rsidP="00354E6B">
      <w:pPr>
        <w:pStyle w:val="a3"/>
        <w:spacing w:line="240" w:lineRule="auto"/>
        <w:ind w:firstLineChars="0" w:firstLine="0"/>
        <w:rPr>
          <w:rFonts w:ascii="Times New Roman" w:eastAsia="宋体" w:hAnsi="Times New Roman" w:cs="Times New Roman"/>
        </w:rPr>
      </w:pPr>
      <w:r w:rsidRPr="00196523">
        <w:rPr>
          <w:noProof/>
          <w:color w:val="000000" w:themeColor="text1"/>
        </w:rPr>
        <mc:AlternateContent>
          <mc:Choice Requires="wps">
            <w:drawing>
              <wp:anchor distT="0" distB="0" distL="114300" distR="114300" simplePos="0" relativeHeight="252118016" behindDoc="0" locked="0" layoutInCell="1" allowOverlap="1" wp14:anchorId="5096E859" wp14:editId="485C9159">
                <wp:simplePos x="0" y="0"/>
                <wp:positionH relativeFrom="column">
                  <wp:posOffset>1358599</wp:posOffset>
                </wp:positionH>
                <wp:positionV relativeFrom="paragraph">
                  <wp:posOffset>191620</wp:posOffset>
                </wp:positionV>
                <wp:extent cx="1868269" cy="163195"/>
                <wp:effectExtent l="0" t="0" r="17780" b="8255"/>
                <wp:wrapNone/>
                <wp:docPr id="13001" name="Text Box 8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269"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4055D" w:rsidRDefault="008E537A" w:rsidP="00354E6B">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-25</w:t>
                            </w:r>
                            <w:r w:rsidRPr="0074055D">
                              <w:rPr>
                                <w:rFonts w:ascii="Times New Roman" w:eastAsia="宋体" w:hAnsi="Times New Roman" w:cs="Times New Roman"/>
                                <w:b w:val="0"/>
                              </w:rPr>
                              <w:t xml:space="preserve"> </w:t>
                            </w:r>
                            <w:r>
                              <w:rPr>
                                <w:rFonts w:ascii="Times New Roman" w:eastAsia="宋体" w:hAnsi="Times New Roman" w:cs="Times New Roman" w:hint="eastAsia"/>
                                <w:b w:val="0"/>
                              </w:rPr>
                              <w:t>A</w:t>
                            </w:r>
                            <w:r>
                              <w:rPr>
                                <w:rFonts w:ascii="Times New Roman" w:eastAsia="宋体" w:hAnsi="Times New Roman" w:cs="Times New Roman"/>
                                <w:b w:val="0"/>
                              </w:rPr>
                              <w:t>OE</w:t>
                            </w:r>
                            <w:r>
                              <w:rPr>
                                <w:rFonts w:ascii="Times New Roman" w:eastAsia="宋体" w:hAnsi="Times New Roman" w:cs="Times New Roman"/>
                                <w:b w:val="0"/>
                              </w:rPr>
                              <w:t>网</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5096E859" id="_x0000_s2563" type="#_x0000_t202" style="position:absolute;left:0;text-align:left;margin-left:107pt;margin-top:15.1pt;width:147.1pt;height:12.85p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bJtwIAALk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" filled="f" stroked="f">
                <v:textbox inset="0,0,0,0">
                  <w:txbxContent>
                    <w:p w:rsidR="008E537A" w:rsidRPr="0074055D" w:rsidRDefault="008E537A" w:rsidP="00354E6B">
                      <w:pPr>
                        <w:pStyle w:val="a6"/>
                        <w:ind w:firstLineChars="0" w:firstLine="0"/>
                        <w:rPr>
                          <w:rFonts w:ascii="Times New Roman" w:eastAsia="宋体" w:hAnsi="Times New Roman" w:cs="Times New Roman"/>
                          <w:b w:val="0"/>
                        </w:rPr>
                      </w:pPr>
                      <w:r w:rsidRPr="0074055D">
                        <w:rPr>
                          <w:rFonts w:ascii="Times New Roman" w:eastAsia="宋体" w:hAnsi="Times New Roman" w:cs="Times New Roman"/>
                          <w:b w:val="0"/>
                        </w:rPr>
                        <w:t>图</w:t>
                      </w:r>
                      <w:r w:rsidRPr="0074055D">
                        <w:rPr>
                          <w:rFonts w:ascii="Times New Roman" w:eastAsia="宋体" w:hAnsi="Times New Roman" w:cs="Times New Roman"/>
                          <w:b w:val="0"/>
                        </w:rPr>
                        <w:t>6</w:t>
                      </w:r>
                      <w:r>
                        <w:rPr>
                          <w:rFonts w:ascii="Times New Roman" w:eastAsia="宋体" w:hAnsi="Times New Roman" w:cs="Times New Roman"/>
                          <w:b w:val="0"/>
                        </w:rPr>
                        <w:t>-25</w:t>
                      </w:r>
                      <w:r w:rsidRPr="0074055D">
                        <w:rPr>
                          <w:rFonts w:ascii="Times New Roman" w:eastAsia="宋体" w:hAnsi="Times New Roman" w:cs="Times New Roman"/>
                          <w:b w:val="0"/>
                        </w:rPr>
                        <w:t xml:space="preserve"> </w:t>
                      </w:r>
                      <w:r>
                        <w:rPr>
                          <w:rFonts w:ascii="Times New Roman" w:eastAsia="宋体" w:hAnsi="Times New Roman" w:cs="Times New Roman" w:hint="eastAsia"/>
                          <w:b w:val="0"/>
                        </w:rPr>
                        <w:t>A</w:t>
                      </w:r>
                      <w:r>
                        <w:rPr>
                          <w:rFonts w:ascii="Times New Roman" w:eastAsia="宋体" w:hAnsi="Times New Roman" w:cs="Times New Roman"/>
                          <w:b w:val="0"/>
                        </w:rPr>
                        <w:t>OE</w:t>
                      </w:r>
                      <w:r>
                        <w:rPr>
                          <w:rFonts w:ascii="Times New Roman" w:eastAsia="宋体" w:hAnsi="Times New Roman" w:cs="Times New Roman"/>
                          <w:b w:val="0"/>
                        </w:rPr>
                        <w:t>网</w:t>
                      </w:r>
                    </w:p>
                  </w:txbxContent>
                </v:textbox>
              </v:shape>
            </w:pict>
          </mc:Fallback>
        </mc:AlternateContent>
      </w:r>
    </w:p>
    <w:p w:rsidR="00354E6B" w:rsidRDefault="00354E6B" w:rsidP="00354E6B">
      <w:pPr>
        <w:pStyle w:val="a3"/>
        <w:spacing w:line="240" w:lineRule="auto"/>
        <w:ind w:firstLineChars="0" w:firstLine="0"/>
        <w:rPr>
          <w:rFonts w:ascii="Times New Roman" w:eastAsia="宋体" w:hAnsi="Times New Roman" w:cs="Times New Roman"/>
        </w:rPr>
      </w:pPr>
    </w:p>
    <w:p w:rsidR="00354E6B" w:rsidRPr="00196523" w:rsidRDefault="00354E6B" w:rsidP="00354E6B">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【参考答案】图</w:t>
      </w:r>
      <w:r w:rsidRPr="00196523">
        <w:rPr>
          <w:rFonts w:ascii="Times New Roman" w:eastAsia="宋体" w:hAnsi="Times New Roman" w:cs="Times New Roman" w:hint="eastAsia"/>
          <w:color w:val="000000" w:themeColor="text1"/>
        </w:rPr>
        <w:t>6</w:t>
      </w:r>
      <w:r>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Pr>
          <w:rFonts w:ascii="Times New Roman" w:eastAsia="宋体" w:hAnsi="Times New Roman" w:cs="Times New Roman" w:hint="eastAsia"/>
          <w:color w:val="000000" w:themeColor="text1"/>
        </w:rPr>
        <w:t>5</w:t>
      </w:r>
      <w:r>
        <w:rPr>
          <w:rFonts w:ascii="Times New Roman" w:eastAsia="宋体" w:hAnsi="Times New Roman" w:cs="Times New Roman" w:hint="eastAsia"/>
          <w:color w:val="000000" w:themeColor="text1"/>
        </w:rPr>
        <w:t>所示</w:t>
      </w:r>
      <w:r>
        <w:rPr>
          <w:rFonts w:ascii="Times New Roman" w:eastAsia="宋体" w:hAnsi="Times New Roman" w:cs="Times New Roman" w:hint="eastAsia"/>
          <w:color w:val="000000" w:themeColor="text1"/>
        </w:rPr>
        <w:t>A</w:t>
      </w:r>
      <w:r>
        <w:rPr>
          <w:rFonts w:ascii="Times New Roman" w:eastAsia="宋体" w:hAnsi="Times New Roman" w:cs="Times New Roman"/>
          <w:color w:val="000000" w:themeColor="text1"/>
        </w:rPr>
        <w:t>OE</w:t>
      </w:r>
      <w:r>
        <w:rPr>
          <w:rFonts w:ascii="Times New Roman" w:eastAsia="宋体" w:hAnsi="Times New Roman" w:cs="Times New Roman" w:hint="eastAsia"/>
          <w:color w:val="000000" w:themeColor="text1"/>
        </w:rPr>
        <w:t>网各事件的最早开始时间和最迟开始时间</w:t>
      </w:r>
      <w:r w:rsidRPr="00196523">
        <w:rPr>
          <w:rFonts w:ascii="Times New Roman" w:eastAsia="宋体" w:hAnsi="Times New Roman" w:cs="Times New Roman" w:hint="eastAsia"/>
          <w:color w:val="000000" w:themeColor="text1"/>
        </w:rPr>
        <w:t>如</w:t>
      </w:r>
      <w:r w:rsidR="00992F12">
        <w:rPr>
          <w:rFonts w:ascii="Times New Roman" w:eastAsia="宋体" w:hAnsi="Times New Roman" w:cs="Times New Roman" w:hint="eastAsia"/>
          <w:color w:val="000000" w:themeColor="text1"/>
        </w:rPr>
        <w:t>表</w:t>
      </w:r>
      <w:r w:rsidR="00992F12">
        <w:rPr>
          <w:rFonts w:ascii="Times New Roman" w:eastAsia="宋体" w:hAnsi="Times New Roman" w:cs="Times New Roman" w:hint="eastAsia"/>
          <w:color w:val="000000" w:themeColor="text1"/>
        </w:rPr>
        <w:t>6</w:t>
      </w:r>
      <w:r w:rsidR="00992F12">
        <w:rPr>
          <w:rFonts w:ascii="Times New Roman" w:eastAsia="宋体" w:hAnsi="Times New Roman" w:cs="Times New Roman"/>
          <w:color w:val="000000" w:themeColor="text1"/>
        </w:rPr>
        <w:t>-5</w:t>
      </w:r>
      <w:r w:rsidR="00992F12">
        <w:rPr>
          <w:rFonts w:ascii="Times New Roman" w:eastAsia="宋体" w:hAnsi="Times New Roman" w:cs="Times New Roman" w:hint="eastAsia"/>
          <w:color w:val="000000" w:themeColor="text1"/>
        </w:rPr>
        <w:t>所示</w:t>
      </w:r>
      <w:r w:rsidRPr="00196523">
        <w:rPr>
          <w:rFonts w:ascii="Times New Roman" w:eastAsia="宋体" w:hAnsi="Times New Roman" w:cs="Times New Roman" w:hint="eastAsia"/>
          <w:color w:val="000000" w:themeColor="text1"/>
        </w:rPr>
        <w:t>。</w:t>
      </w:r>
    </w:p>
    <w:p w:rsidR="00354E6B" w:rsidRPr="00354E6B" w:rsidRDefault="00354E6B" w:rsidP="00354E6B">
      <w:pPr>
        <w:pStyle w:val="a3"/>
        <w:spacing w:line="240" w:lineRule="auto"/>
        <w:ind w:firstLineChars="0" w:firstLine="0"/>
        <w:rPr>
          <w:rFonts w:ascii="Times New Roman" w:eastAsia="宋体" w:hAnsi="Times New Roman" w:cs="Times New Roman"/>
          <w:noProof/>
          <w:color w:val="000000"/>
          <w:szCs w:val="21"/>
        </w:rPr>
      </w:pPr>
    </w:p>
    <w:bookmarkEnd w:id="84"/>
    <w:p w:rsidR="00030F9F" w:rsidRDefault="00030F9F" w:rsidP="00030F9F">
      <w:pPr>
        <w:pStyle w:val="a3"/>
        <w:spacing w:line="240" w:lineRule="auto"/>
        <w:ind w:firstLine="420"/>
        <w:rPr>
          <w:rFonts w:ascii="Times New Roman" w:eastAsia="宋体" w:hAnsi="Times New Roman" w:cs="Times New Roman"/>
          <w:noProof/>
          <w:color w:val="000000"/>
          <w:szCs w:val="21"/>
        </w:rPr>
      </w:pPr>
    </w:p>
    <w:p w:rsidR="00030F9F" w:rsidRDefault="00030F9F" w:rsidP="00030F9F">
      <w:pPr>
        <w:pStyle w:val="a3"/>
        <w:spacing w:line="240" w:lineRule="auto"/>
        <w:ind w:firstLineChars="0" w:firstLine="0"/>
        <w:rPr>
          <w:rFonts w:ascii="Times New Roman" w:eastAsia="宋体" w:hAnsi="Times New Roman" w:cs="Times New Roman"/>
          <w:color w:val="000000" w:themeColor="text1"/>
        </w:rPr>
      </w:pPr>
    </w:p>
    <w:p w:rsidR="00030F9F" w:rsidRPr="004A3A20" w:rsidRDefault="00030F9F" w:rsidP="00030F9F">
      <w:pPr>
        <w:ind w:firstLine="420"/>
        <w:rPr>
          <w:rFonts w:ascii="Times New Roman" w:eastAsia="宋体" w:hAnsi="Times New Roman" w:cs="Times New Roman"/>
          <w:szCs w:val="21"/>
        </w:rPr>
      </w:pPr>
    </w:p>
    <w:p w:rsidR="00030F9F" w:rsidRPr="004A3A20" w:rsidRDefault="00030F9F" w:rsidP="00030F9F">
      <w:pPr>
        <w:ind w:firstLine="420"/>
        <w:rPr>
          <w:rFonts w:ascii="Times New Roman" w:eastAsia="宋体" w:hAnsi="Times New Roman" w:cs="Times New Roman"/>
          <w:szCs w:val="21"/>
        </w:rPr>
      </w:pPr>
    </w:p>
    <w:p w:rsidR="00030F9F" w:rsidRDefault="00030F9F" w:rsidP="00030F9F">
      <w:pPr>
        <w:ind w:firstLine="420"/>
        <w:rPr>
          <w:rFonts w:ascii="Times New Roman" w:eastAsia="宋体" w:hAnsi="Times New Roman" w:cs="Times New Roman"/>
          <w:szCs w:val="21"/>
        </w:rPr>
      </w:pPr>
    </w:p>
    <w:p w:rsidR="00992F12" w:rsidRPr="00EE3A5D" w:rsidRDefault="00992F12" w:rsidP="00992F12">
      <w:pPr>
        <w:ind w:firstLineChars="0" w:firstLine="0"/>
        <w:jc w:val="center"/>
        <w:rPr>
          <w:rFonts w:ascii="Times New Roman" w:eastAsia="宋体" w:hAnsi="Times New Roman" w:cs="Times New Roman"/>
          <w:sz w:val="18"/>
          <w:szCs w:val="18"/>
        </w:rPr>
      </w:pPr>
      <w:r w:rsidRPr="00EE3A5D">
        <w:rPr>
          <w:rFonts w:ascii="Times New Roman" w:eastAsia="宋体" w:hAnsi="Times New Roman" w:cs="Times New Roman" w:hint="eastAsia"/>
          <w:sz w:val="18"/>
          <w:szCs w:val="18"/>
        </w:rPr>
        <w:t>表</w:t>
      </w:r>
      <w:r w:rsidRPr="00EE3A5D">
        <w:rPr>
          <w:rFonts w:ascii="Times New Roman" w:eastAsia="宋体" w:hAnsi="Times New Roman" w:cs="Times New Roman" w:hint="eastAsia"/>
          <w:sz w:val="18"/>
          <w:szCs w:val="18"/>
        </w:rPr>
        <w:t>6</w:t>
      </w:r>
      <w:r w:rsidRPr="00EE3A5D">
        <w:rPr>
          <w:rFonts w:ascii="Times New Roman" w:eastAsia="宋体" w:hAnsi="Times New Roman" w:cs="Times New Roman"/>
          <w:sz w:val="18"/>
          <w:szCs w:val="18"/>
        </w:rPr>
        <w:t xml:space="preserve">-5 </w:t>
      </w:r>
      <w:r w:rsidRPr="00EE3A5D">
        <w:rPr>
          <w:rFonts w:ascii="Times New Roman" w:eastAsia="宋体" w:hAnsi="Times New Roman" w:cs="Times New Roman" w:hint="eastAsia"/>
          <w:sz w:val="18"/>
          <w:szCs w:val="18"/>
        </w:rPr>
        <w:t>各</w:t>
      </w:r>
      <w:r w:rsidRPr="00EE3A5D">
        <w:rPr>
          <w:rFonts w:ascii="Times New Roman" w:eastAsia="宋体" w:hAnsi="Times New Roman" w:cs="Times New Roman"/>
          <w:sz w:val="18"/>
          <w:szCs w:val="18"/>
        </w:rPr>
        <w:t>事件的最早开始时间和最迟开始时间</w:t>
      </w:r>
    </w:p>
    <w:p w:rsidR="00354E6B" w:rsidRPr="00992F12"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tbl>
      <w:tblPr>
        <w:tblpPr w:leftFromText="180" w:rightFromText="180" w:vertAnchor="page" w:horzAnchor="page" w:tblpX="3956" w:tblpY="21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704"/>
        <w:gridCol w:w="1704"/>
      </w:tblGrid>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事件</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最早开始时间</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最迟开始时间</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1</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0</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0</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2</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12</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12</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3</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8</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8</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4</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21</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21</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5</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18</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18</w:t>
            </w:r>
          </w:p>
        </w:tc>
      </w:tr>
      <w:tr w:rsidR="00992F12" w:rsidRPr="004A3A20" w:rsidTr="00992F12">
        <w:tc>
          <w:tcPr>
            <w:tcW w:w="720" w:type="dxa"/>
          </w:tcPr>
          <w:p w:rsidR="00992F12" w:rsidRPr="004A3A20" w:rsidRDefault="00992F12" w:rsidP="00992F12">
            <w:pPr>
              <w:ind w:firstLineChars="0" w:firstLine="0"/>
              <w:jc w:val="center"/>
              <w:rPr>
                <w:rFonts w:ascii="Times New Roman" w:eastAsia="宋体" w:hAnsi="Times New Roman" w:cs="Times New Roman"/>
                <w:sz w:val="18"/>
                <w:szCs w:val="18"/>
              </w:rPr>
            </w:pPr>
            <w:r w:rsidRPr="004A3A20">
              <w:rPr>
                <w:rFonts w:ascii="Times New Roman" w:eastAsia="宋体" w:hAnsi="Times New Roman" w:cs="Times New Roman"/>
                <w:sz w:val="18"/>
                <w:szCs w:val="18"/>
              </w:rPr>
              <w:t>6</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27</w:t>
            </w:r>
          </w:p>
        </w:tc>
        <w:tc>
          <w:tcPr>
            <w:tcW w:w="1704" w:type="dxa"/>
          </w:tcPr>
          <w:p w:rsidR="00992F12" w:rsidRPr="004A3A20" w:rsidRDefault="00992F12" w:rsidP="00992F12">
            <w:pPr>
              <w:ind w:firstLineChars="0" w:firstLine="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27</w:t>
            </w:r>
          </w:p>
        </w:tc>
      </w:tr>
    </w:tbl>
    <w:p w:rsidR="00354E6B"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p w:rsidR="00354E6B" w:rsidRDefault="00354E6B" w:rsidP="00030F9F">
      <w:pPr>
        <w:ind w:firstLine="420"/>
        <w:rPr>
          <w:rFonts w:ascii="Times New Roman" w:eastAsia="宋体" w:hAnsi="Times New Roman" w:cs="Times New Roman"/>
          <w:szCs w:val="21"/>
        </w:rPr>
      </w:pPr>
    </w:p>
    <w:p w:rsidR="00EE3A5D" w:rsidRPr="00030F9F" w:rsidRDefault="00EE3A5D" w:rsidP="001C30E9">
      <w:pPr>
        <w:pStyle w:val="a3"/>
        <w:spacing w:line="240" w:lineRule="auto"/>
        <w:ind w:firstLineChars="0" w:firstLine="0"/>
        <w:rPr>
          <w:rFonts w:ascii="Times New Roman" w:eastAsia="宋体" w:hAnsi="Times New Roman" w:cs="Times New Roman"/>
          <w:color w:val="000000" w:themeColor="text1"/>
        </w:rPr>
      </w:pPr>
    </w:p>
    <w:p w:rsidR="003042F2" w:rsidRPr="00196523" w:rsidRDefault="003042F2"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三、算法设计题</w:t>
      </w:r>
    </w:p>
    <w:p w:rsidR="00DD6BB2" w:rsidRPr="00196523" w:rsidRDefault="00DD6BB2"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rPr>
        <w:t>对于给定的无向图</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，采用邻接矩阵存储，试设计算法</w:t>
      </w:r>
      <w:r w:rsidRPr="00196523">
        <w:rPr>
          <w:rFonts w:ascii="Times New Roman" w:eastAsia="宋体" w:hAnsi="Times New Roman" w:cs="Times New Roman" w:hint="eastAsia"/>
          <w:color w:val="000000" w:themeColor="text1"/>
        </w:rPr>
        <w:t>i</w:t>
      </w:r>
      <w:r w:rsidRPr="00196523">
        <w:rPr>
          <w:rFonts w:ascii="Times New Roman" w:eastAsia="宋体" w:hAnsi="Times New Roman" w:cs="Times New Roman"/>
          <w:color w:val="000000" w:themeColor="text1"/>
        </w:rPr>
        <w:t>nt getD(MGraph g</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VType u)</w:t>
      </w:r>
      <w:r w:rsidRPr="00196523">
        <w:rPr>
          <w:rFonts w:ascii="Times New Roman" w:eastAsia="宋体" w:hAnsi="Times New Roman" w:cs="Times New Roman" w:hint="eastAsia"/>
          <w:color w:val="000000" w:themeColor="text1"/>
        </w:rPr>
        <w:t>，返回顶点</w:t>
      </w:r>
      <w:r w:rsidRPr="00196523">
        <w:rPr>
          <w:rFonts w:ascii="Times New Roman" w:eastAsia="宋体" w:hAnsi="Times New Roman" w:cs="Times New Roman" w:hint="eastAsia"/>
          <w:color w:val="000000" w:themeColor="text1"/>
        </w:rPr>
        <w:t>u</w:t>
      </w:r>
      <w:r w:rsidRPr="00196523">
        <w:rPr>
          <w:rFonts w:ascii="Times New Roman" w:eastAsia="宋体" w:hAnsi="Times New Roman" w:cs="Times New Roman" w:hint="eastAsia"/>
          <w:color w:val="000000" w:themeColor="text1"/>
        </w:rPr>
        <w:t>的度。</w:t>
      </w:r>
    </w:p>
    <w:p w:rsidR="00DD6BB2" w:rsidRPr="00196523" w:rsidRDefault="00514FEE" w:rsidP="001C30E9">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00DD6BB2" w:rsidRPr="00196523">
        <w:rPr>
          <w:rFonts w:ascii="Courier New" w:eastAsia="宋体" w:hAnsi="Courier New" w:cs="Courier New" w:hint="eastAsia"/>
          <w:color w:val="000000" w:themeColor="text1"/>
          <w:szCs w:val="21"/>
        </w:rPr>
        <w:t>程序实现如下所示。</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int getD(MGraph g,VType u){</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返回顶点</w:t>
      </w:r>
      <w:r w:rsidRPr="00196523">
        <w:rPr>
          <w:rFonts w:ascii="Courier New" w:eastAsia="宋体" w:hAnsi="Courier New" w:cs="Courier New" w:hint="eastAsia"/>
          <w:color w:val="000000" w:themeColor="text1"/>
        </w:rPr>
        <w:t>u</w:t>
      </w:r>
      <w:r w:rsidRPr="00196523">
        <w:rPr>
          <w:rFonts w:ascii="Courier New" w:eastAsia="宋体" w:hAnsi="Courier New" w:cs="Courier New" w:hint="eastAsia"/>
          <w:color w:val="000000" w:themeColor="text1"/>
        </w:rPr>
        <w:t>的度</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degree=0,i,j;</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i=VerToNum(g,u);</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for(j=0;j&lt;g.numVertices;j++) degree+=g.AdjMatrix[i][j];</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degree;</w:t>
      </w:r>
    </w:p>
    <w:p w:rsidR="00DD6BB2" w:rsidRPr="00196523" w:rsidRDefault="00DD6BB2"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DD6BB2" w:rsidRPr="00196523" w:rsidRDefault="007D6A1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无向图中，</w:t>
      </w:r>
      <w:r w:rsidR="00466923" w:rsidRPr="00196523">
        <w:rPr>
          <w:rFonts w:ascii="Times New Roman" w:eastAsia="宋体" w:hAnsi="Times New Roman" w:cs="Times New Roman" w:hint="eastAsia"/>
          <w:color w:val="000000" w:themeColor="text1"/>
        </w:rPr>
        <w:t>邻接矩阵的</w:t>
      </w:r>
      <w:r w:rsidRPr="00196523">
        <w:rPr>
          <w:rFonts w:ascii="Times New Roman" w:eastAsia="宋体" w:hAnsi="Times New Roman" w:cs="Times New Roman" w:hint="eastAsia"/>
          <w:color w:val="000000" w:themeColor="text1"/>
        </w:rPr>
        <w:t>一行中非零元的个数即为该对应顶点的度。</w:t>
      </w:r>
      <w:r w:rsidR="00466923" w:rsidRPr="00196523">
        <w:rPr>
          <w:rFonts w:ascii="Times New Roman" w:eastAsia="宋体" w:hAnsi="Times New Roman" w:cs="Times New Roman" w:hint="eastAsia"/>
          <w:color w:val="000000" w:themeColor="text1"/>
        </w:rPr>
        <w:t>也可以统计邻接矩阵的一列中非零元的个数。</w:t>
      </w:r>
    </w:p>
    <w:p w:rsidR="003042F2" w:rsidRDefault="00AD3C2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003042F2"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对于给定的无向图</w:t>
      </w:r>
      <w:r w:rsidRPr="00196523">
        <w:rPr>
          <w:rFonts w:ascii="Times New Roman" w:eastAsia="宋体" w:hAnsi="Times New Roman" w:cs="Times New Roman"/>
          <w:color w:val="000000" w:themeColor="text1"/>
        </w:rPr>
        <w:t>G</w:t>
      </w:r>
      <w:r w:rsidRPr="00196523">
        <w:rPr>
          <w:rFonts w:ascii="Times New Roman" w:eastAsia="宋体" w:hAnsi="Times New Roman" w:cs="Times New Roman" w:hint="eastAsia"/>
          <w:color w:val="000000" w:themeColor="text1"/>
        </w:rPr>
        <w:t>，采用邻接矩阵存储，试设计算法</w:t>
      </w:r>
      <w:r w:rsidRPr="00196523">
        <w:rPr>
          <w:rFonts w:ascii="Times New Roman" w:eastAsia="宋体" w:hAnsi="Times New Roman" w:cs="Times New Roman"/>
          <w:color w:val="000000" w:themeColor="text1"/>
        </w:rPr>
        <w:t>isPath(MGraph g,VType *path)</w:t>
      </w:r>
      <w:r w:rsidRPr="00196523">
        <w:rPr>
          <w:rFonts w:ascii="Times New Roman" w:eastAsia="宋体" w:hAnsi="Times New Roman" w:cs="Times New Roman" w:hint="eastAsia"/>
          <w:color w:val="000000" w:themeColor="text1"/>
        </w:rPr>
        <w:t>，判定给定的顶点序列</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ath</w:t>
      </w:r>
      <w:r w:rsidRPr="00196523">
        <w:rPr>
          <w:rFonts w:ascii="Times New Roman" w:eastAsia="宋体" w:hAnsi="Times New Roman" w:cs="Times New Roman" w:hint="eastAsia"/>
          <w:color w:val="000000" w:themeColor="text1"/>
        </w:rPr>
        <w:t>是否是图中的路径</w:t>
      </w:r>
      <w:r w:rsidR="003042F2" w:rsidRPr="00196523">
        <w:rPr>
          <w:rFonts w:ascii="Times New Roman" w:eastAsia="宋体" w:hAnsi="Times New Roman" w:cs="Times New Roman" w:hint="eastAsia"/>
          <w:color w:val="000000" w:themeColor="text1"/>
        </w:rPr>
        <w:t>。</w:t>
      </w:r>
    </w:p>
    <w:p w:rsidR="00D35858" w:rsidRPr="00196523" w:rsidRDefault="00D35858" w:rsidP="00D35858">
      <w:pPr>
        <w:pStyle w:val="a3"/>
        <w:spacing w:line="240" w:lineRule="auto"/>
        <w:ind w:firstLine="420"/>
        <w:rPr>
          <w:rFonts w:ascii="Courier New" w:eastAsia="宋体" w:hAnsi="Courier New" w:cs="Courier New"/>
          <w:color w:val="000000" w:themeColor="text1"/>
          <w:szCs w:val="21"/>
        </w:rPr>
      </w:pPr>
      <w:r w:rsidRPr="00196523">
        <w:rPr>
          <w:rFonts w:ascii="Times New Roman" w:eastAsia="宋体" w:hAnsi="Times New Roman" w:cs="Times New Roman" w:hint="eastAsia"/>
          <w:color w:val="000000" w:themeColor="text1"/>
        </w:rPr>
        <w:t>【参考答案】</w:t>
      </w:r>
      <w:r w:rsidRPr="00196523">
        <w:rPr>
          <w:rFonts w:ascii="Courier New" w:eastAsia="宋体" w:hAnsi="Courier New" w:cs="Courier New" w:hint="eastAsia"/>
          <w:color w:val="000000" w:themeColor="text1"/>
          <w:szCs w:val="21"/>
        </w:rPr>
        <w:t>程序实现如下所示。</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 xml:space="preserve">int </w:t>
      </w:r>
      <w:proofErr w:type="gramStart"/>
      <w:r w:rsidRPr="00196523">
        <w:rPr>
          <w:rFonts w:ascii="Courier New" w:eastAsia="宋体" w:hAnsi="Courier New" w:cs="Courier New"/>
          <w:color w:val="000000" w:themeColor="text1"/>
        </w:rPr>
        <w:t>isPath(</w:t>
      </w:r>
      <w:proofErr w:type="gramEnd"/>
      <w:r w:rsidRPr="00196523">
        <w:rPr>
          <w:rFonts w:ascii="Courier New" w:eastAsia="宋体" w:hAnsi="Courier New" w:cs="Courier New"/>
          <w:color w:val="000000" w:themeColor="text1"/>
        </w:rPr>
        <w:t>MGraph g,VType *path){</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i,k,len,start,end;</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len=sizeof(path);</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if(len==0) return </w:t>
      </w:r>
      <w:r w:rsidR="00742D81">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for(i=0;i&lt;len-1;i++){</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start=VerToNum(g,path[i]);</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end=VerToNum(g,path[i+1]);</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w:t>
      </w:r>
      <w:proofErr w:type="gramStart"/>
      <w:r w:rsidRPr="00196523">
        <w:rPr>
          <w:rFonts w:ascii="Courier New" w:eastAsia="宋体" w:hAnsi="Courier New" w:cs="Courier New"/>
          <w:color w:val="000000" w:themeColor="text1"/>
        </w:rPr>
        <w:t>g.AdjMatrix</w:t>
      </w:r>
      <w:proofErr w:type="gramEnd"/>
      <w:r w:rsidRPr="00196523">
        <w:rPr>
          <w:rFonts w:ascii="Courier New" w:eastAsia="宋体" w:hAnsi="Courier New" w:cs="Courier New"/>
          <w:color w:val="000000" w:themeColor="text1"/>
        </w:rPr>
        <w:t xml:space="preserve">[start][end]==0) return </w:t>
      </w:r>
      <w:r w:rsidR="00742D81">
        <w:rPr>
          <w:rFonts w:ascii="Courier New" w:eastAsia="宋体" w:hAnsi="Courier New" w:cs="Courier New"/>
          <w:color w:val="000000" w:themeColor="text1"/>
        </w:rPr>
        <w:t>FALSE</w:t>
      </w:r>
      <w:r w:rsidRPr="00196523">
        <w:rPr>
          <w:rFonts w:ascii="Courier New" w:eastAsia="宋体" w:hAnsi="Courier New" w:cs="Courier New"/>
          <w:color w:val="000000" w:themeColor="text1"/>
        </w:rPr>
        <w:t>;</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7C5DAB"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return </w:t>
      </w:r>
      <w:r w:rsidR="00742D81">
        <w:rPr>
          <w:rFonts w:ascii="Courier New" w:eastAsia="宋体" w:hAnsi="Courier New" w:cs="Courier New"/>
          <w:color w:val="000000" w:themeColor="text1"/>
        </w:rPr>
        <w:t>TRUE</w:t>
      </w:r>
      <w:r w:rsidRPr="00196523">
        <w:rPr>
          <w:rFonts w:ascii="Courier New" w:eastAsia="宋体" w:hAnsi="Courier New" w:cs="Courier New"/>
          <w:color w:val="000000" w:themeColor="text1"/>
        </w:rPr>
        <w:t>;</w:t>
      </w:r>
    </w:p>
    <w:p w:rsidR="00FD65B5" w:rsidRPr="00196523" w:rsidRDefault="007C5DAB"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AD3C28" w:rsidRPr="00196523" w:rsidRDefault="00AD3C28"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p>
    <w:p w:rsidR="003042F2" w:rsidRPr="00196523" w:rsidRDefault="003042F2" w:rsidP="001C30E9">
      <w:pPr>
        <w:widowControl/>
        <w:ind w:firstLineChars="0" w:firstLine="0"/>
        <w:jc w:val="left"/>
        <w:rPr>
          <w:rFonts w:ascii="Times New Roman" w:eastAsia="宋体" w:hAnsi="Times New Roman" w:cs="Times New Roman"/>
          <w:b/>
          <w:color w:val="000000" w:themeColor="text1"/>
          <w:kern w:val="44"/>
          <w:sz w:val="36"/>
          <w:szCs w:val="20"/>
        </w:rPr>
      </w:pPr>
      <w:r w:rsidRPr="00196523">
        <w:rPr>
          <w:rFonts w:ascii="Times New Roman" w:eastAsia="宋体" w:hAnsi="Times New Roman" w:cs="Times New Roman"/>
          <w:color w:val="000000" w:themeColor="text1"/>
        </w:rPr>
        <w:br w:type="page"/>
      </w:r>
    </w:p>
    <w:p w:rsidR="003042F2" w:rsidRPr="00196523" w:rsidRDefault="003042F2" w:rsidP="001C30E9">
      <w:pPr>
        <w:pStyle w:val="1"/>
        <w:spacing w:line="240" w:lineRule="auto"/>
        <w:ind w:firstLine="72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lastRenderedPageBreak/>
        <w:t>第</w:t>
      </w:r>
      <w:r w:rsidRPr="00196523">
        <w:rPr>
          <w:rFonts w:ascii="Times New Roman" w:eastAsia="宋体" w:hAnsi="Times New Roman" w:cs="Times New Roman"/>
          <w:color w:val="000000" w:themeColor="text1"/>
        </w:rPr>
        <w:t>7</w:t>
      </w:r>
      <w:r w:rsidRPr="00196523">
        <w:rPr>
          <w:rFonts w:ascii="Times New Roman" w:eastAsia="宋体" w:hAnsi="Times New Roman" w:cs="Times New Roman"/>
          <w:color w:val="000000" w:themeColor="text1"/>
        </w:rPr>
        <w:t>章</w:t>
      </w: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内部排序</w:t>
      </w:r>
    </w:p>
    <w:p w:rsidR="00E413AF" w:rsidRPr="00196523" w:rsidRDefault="00E413AF"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一、</w:t>
      </w:r>
      <w:r w:rsidRPr="00196523">
        <w:rPr>
          <w:rFonts w:ascii="Times New Roman" w:eastAsia="宋体" w:hAnsi="Times New Roman" w:cs="Times New Roman" w:hint="eastAsia"/>
          <w:color w:val="000000" w:themeColor="text1"/>
        </w:rPr>
        <w:t>单项</w:t>
      </w:r>
      <w:r w:rsidRPr="00196523">
        <w:rPr>
          <w:rFonts w:ascii="Times New Roman" w:eastAsia="宋体" w:hAnsi="Times New Roman" w:cs="Times New Roman"/>
          <w:color w:val="000000" w:themeColor="text1"/>
        </w:rPr>
        <w:t>选择题</w:t>
      </w:r>
    </w:p>
    <w:p w:rsidR="00693CBE" w:rsidRPr="00196523" w:rsidRDefault="00693CBE" w:rsidP="00693CBE">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下列关于稳定</w:t>
      </w:r>
      <w:r w:rsidRPr="00196523">
        <w:rPr>
          <w:rFonts w:ascii="Times New Roman" w:eastAsia="宋体" w:hAnsi="Times New Roman" w:cs="Times New Roman"/>
          <w:color w:val="000000" w:themeColor="text1"/>
        </w:rPr>
        <w:t>排序方法</w:t>
      </w:r>
      <w:r w:rsidRPr="00196523">
        <w:rPr>
          <w:rFonts w:ascii="Times New Roman" w:eastAsia="宋体" w:hAnsi="Times New Roman" w:cs="Times New Roman" w:hint="eastAsia"/>
          <w:color w:val="000000" w:themeColor="text1"/>
        </w:rPr>
        <w:t>的叙述中，正确的是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93CBE" w:rsidRPr="00196523" w:rsidRDefault="00693CBE" w:rsidP="00693CBE">
      <w:pPr>
        <w:tabs>
          <w:tab w:val="left" w:pos="2310"/>
          <w:tab w:val="left" w:pos="4200"/>
          <w:tab w:val="left" w:pos="6090"/>
        </w:tabs>
        <w:snapToGrid w:val="0"/>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．该排序算法</w:t>
      </w:r>
      <w:r w:rsidRPr="00196523">
        <w:rPr>
          <w:rFonts w:ascii="Times New Roman" w:eastAsia="宋体" w:hAnsi="Times New Roman" w:cs="Times New Roman" w:hint="eastAsia"/>
          <w:color w:val="000000" w:themeColor="text1"/>
          <w:szCs w:val="21"/>
        </w:rPr>
        <w:t>可以处理</w:t>
      </w:r>
      <w:r w:rsidRPr="00196523">
        <w:rPr>
          <w:rFonts w:ascii="Times New Roman" w:eastAsia="宋体" w:hAnsi="Times New Roman" w:cs="Times New Roman"/>
          <w:color w:val="000000" w:themeColor="text1"/>
          <w:szCs w:val="21"/>
        </w:rPr>
        <w:t>相同的关键字</w:t>
      </w:r>
    </w:p>
    <w:p w:rsidR="00693CBE" w:rsidRPr="00196523" w:rsidRDefault="00693CBE" w:rsidP="00693CBE">
      <w:pPr>
        <w:tabs>
          <w:tab w:val="left" w:pos="2310"/>
          <w:tab w:val="left" w:pos="4200"/>
          <w:tab w:val="left" w:pos="6090"/>
        </w:tabs>
        <w:snapToGrid w:val="0"/>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color w:val="000000" w:themeColor="text1"/>
          <w:szCs w:val="21"/>
        </w:rPr>
        <w:t>．该排序算法</w:t>
      </w:r>
      <w:r w:rsidRPr="00196523">
        <w:rPr>
          <w:rFonts w:ascii="Times New Roman" w:eastAsia="宋体" w:hAnsi="Times New Roman" w:cs="Times New Roman" w:hint="eastAsia"/>
          <w:color w:val="000000" w:themeColor="text1"/>
          <w:szCs w:val="21"/>
        </w:rPr>
        <w:t>不可以处理</w:t>
      </w:r>
      <w:r w:rsidRPr="00196523">
        <w:rPr>
          <w:rFonts w:ascii="Times New Roman" w:eastAsia="宋体" w:hAnsi="Times New Roman" w:cs="Times New Roman"/>
          <w:color w:val="000000" w:themeColor="text1"/>
          <w:szCs w:val="21"/>
        </w:rPr>
        <w:t>相同的关键字</w:t>
      </w:r>
    </w:p>
    <w:p w:rsidR="00693CBE" w:rsidRPr="00196523" w:rsidRDefault="00693CBE" w:rsidP="00693CBE">
      <w:pPr>
        <w:tabs>
          <w:tab w:val="left" w:pos="2310"/>
          <w:tab w:val="left" w:pos="4200"/>
          <w:tab w:val="left" w:pos="6090"/>
        </w:tabs>
        <w:snapToGrid w:val="0"/>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该排序算法处理相同的关键字时能确定它们的排序结果</w:t>
      </w:r>
    </w:p>
    <w:p w:rsidR="00693CBE" w:rsidRPr="00196523" w:rsidRDefault="00693CBE" w:rsidP="00693CBE">
      <w:pPr>
        <w:tabs>
          <w:tab w:val="left" w:pos="2310"/>
          <w:tab w:val="left" w:pos="4200"/>
          <w:tab w:val="left" w:pos="6090"/>
        </w:tabs>
        <w:snapToGrid w:val="0"/>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该排序算法处理相同的关键字时不能确定它们的排序结果</w:t>
      </w:r>
    </w:p>
    <w:p w:rsidR="00693CBE" w:rsidRPr="00196523" w:rsidRDefault="00693CBE" w:rsidP="00693CBE">
      <w:pPr>
        <w:tabs>
          <w:tab w:val="left" w:pos="2310"/>
          <w:tab w:val="left" w:pos="4200"/>
          <w:tab w:val="left" w:pos="6090"/>
        </w:tabs>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II</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III</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IV</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13464"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w:t>
      </w:r>
    </w:p>
    <w:p w:rsidR="004F3957" w:rsidRPr="00196523" w:rsidRDefault="004F395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具有相等关键字的两个记录，经过稳定的排序后，它们的相对次序不改变。初始序列中是什么样的相对次序，</w:t>
      </w:r>
      <w:r w:rsidR="0059754E" w:rsidRPr="00196523">
        <w:rPr>
          <w:rFonts w:ascii="Times New Roman" w:eastAsia="宋体" w:hAnsi="Times New Roman" w:cs="Times New Roman" w:hint="eastAsia"/>
          <w:color w:val="000000" w:themeColor="text1"/>
        </w:rPr>
        <w:t>排序后的相对次序也是什么样的</w:t>
      </w:r>
      <w:r w:rsidRPr="00196523">
        <w:rPr>
          <w:rFonts w:ascii="Times New Roman" w:eastAsia="宋体" w:hAnsi="Times New Roman" w:cs="Times New Roman" w:hint="eastAsia"/>
          <w:color w:val="000000" w:themeColor="text1"/>
        </w:rPr>
        <w:t>。这是稳定排序具有的特性。</w:t>
      </w:r>
    </w:p>
    <w:p w:rsidR="00B13464" w:rsidRPr="00196523" w:rsidRDefault="00B1346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根据排序方法稳定性的定义，可知</w:t>
      </w:r>
      <w:r w:rsidRPr="00196523">
        <w:rPr>
          <w:rFonts w:ascii="Times New Roman" w:eastAsia="宋体" w:hAnsi="Times New Roman" w:cs="Times New Roman" w:hint="eastAsia"/>
          <w:color w:val="000000" w:themeColor="text1"/>
        </w:rPr>
        <w:t>I</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I</w:t>
      </w:r>
      <w:r w:rsidRPr="00196523">
        <w:rPr>
          <w:rFonts w:ascii="Times New Roman" w:eastAsia="宋体" w:hAnsi="Times New Roman" w:cs="Times New Roman"/>
          <w:color w:val="000000" w:themeColor="text1"/>
        </w:rPr>
        <w:t>II</w:t>
      </w:r>
      <w:r w:rsidRPr="00196523">
        <w:rPr>
          <w:rFonts w:ascii="Times New Roman" w:eastAsia="宋体" w:hAnsi="Times New Roman" w:cs="Times New Roman" w:hint="eastAsia"/>
          <w:color w:val="000000" w:themeColor="text1"/>
        </w:rPr>
        <w:t>是正确的。</w:t>
      </w:r>
    </w:p>
    <w:p w:rsidR="00E413AF" w:rsidRPr="00196523" w:rsidRDefault="00E413AF" w:rsidP="001C30E9">
      <w:pPr>
        <w:ind w:left="315" w:hangingChars="150" w:hanging="315"/>
        <w:rPr>
          <w:rFonts w:ascii="Times New Roman" w:eastAsia="宋体" w:hAnsi="Times New Roman" w:cs="Times New Roman"/>
          <w:color w:val="000000" w:themeColor="text1"/>
        </w:rPr>
      </w:pPr>
      <w:bookmarkStart w:id="85" w:name="_Hlk129437866"/>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006D6DB1" w:rsidRPr="00196523">
        <w:rPr>
          <w:rFonts w:ascii="Times New Roman" w:eastAsia="宋体" w:hAnsi="Times New Roman" w:cs="Times New Roman" w:hint="eastAsia"/>
          <w:color w:val="000000" w:themeColor="text1"/>
        </w:rPr>
        <w:t>下列排序方法中，</w:t>
      </w:r>
      <w:r w:rsidRPr="00196523">
        <w:rPr>
          <w:rFonts w:ascii="Times New Roman" w:eastAsia="宋体" w:hAnsi="Times New Roman" w:cs="Times New Roman"/>
          <w:color w:val="000000" w:themeColor="text1"/>
        </w:rPr>
        <w:t>排序趟数与序列的</w:t>
      </w:r>
      <w:r w:rsidRPr="00196523">
        <w:rPr>
          <w:rFonts w:ascii="Times New Roman" w:eastAsia="宋体" w:hAnsi="Times New Roman" w:cs="Times New Roman" w:hint="eastAsia"/>
          <w:color w:val="000000" w:themeColor="text1"/>
        </w:rPr>
        <w:t>初</w:t>
      </w:r>
      <w:r w:rsidRPr="00196523">
        <w:rPr>
          <w:rFonts w:ascii="Times New Roman" w:eastAsia="宋体" w:hAnsi="Times New Roman" w:cs="Times New Roman"/>
          <w:color w:val="000000" w:themeColor="text1"/>
        </w:rPr>
        <w:t>始状态有关的是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bookmarkEnd w:id="85"/>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．插入排序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选择排序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起泡排序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快速排序</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4F3957" w:rsidRPr="00196523">
        <w:rPr>
          <w:rFonts w:ascii="Times New Roman" w:eastAsia="宋体" w:hAnsi="Times New Roman" w:cs="Times New Roman" w:hint="eastAsia"/>
          <w:color w:val="000000" w:themeColor="text1"/>
        </w:rPr>
        <w:t>D</w:t>
      </w:r>
      <w:r w:rsidR="004F3957" w:rsidRPr="00196523">
        <w:rPr>
          <w:rFonts w:ascii="Times New Roman" w:eastAsia="宋体" w:hAnsi="Times New Roman" w:cs="Times New Roman" w:hint="eastAsia"/>
          <w:color w:val="000000" w:themeColor="text1"/>
        </w:rPr>
        <w:t>。</w:t>
      </w:r>
    </w:p>
    <w:p w:rsidR="004F3957" w:rsidRPr="00196523" w:rsidRDefault="004F395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hint="eastAsia"/>
          <w:color w:val="000000" w:themeColor="text1"/>
        </w:rPr>
        <w:t>个数据项，插入排序、选择排序和起泡排序都需要进行</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趟排序。对于快速排序，序列的初始状态不同，可能会影响划分过程的结果，即经过划分后，两个子段中所含数据的个数会不同。比如，如果每</w:t>
      </w:r>
      <w:r w:rsidR="00634DE2"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都</w:t>
      </w:r>
      <w:r w:rsidR="00752B7C" w:rsidRPr="00196523">
        <w:rPr>
          <w:rFonts w:ascii="Times New Roman" w:eastAsia="宋体" w:hAnsi="Times New Roman" w:cs="Times New Roman" w:hint="eastAsia"/>
          <w:color w:val="000000" w:themeColor="text1"/>
        </w:rPr>
        <w:t>大致</w:t>
      </w:r>
      <w:r w:rsidRPr="00196523">
        <w:rPr>
          <w:rFonts w:ascii="Times New Roman" w:eastAsia="宋体" w:hAnsi="Times New Roman" w:cs="Times New Roman" w:hint="eastAsia"/>
          <w:color w:val="000000" w:themeColor="text1"/>
        </w:rPr>
        <w:t>将数据一分为二，划分的两个子段中所含的数据个数</w:t>
      </w:r>
      <w:r w:rsidR="00634DE2" w:rsidRPr="00196523">
        <w:rPr>
          <w:rFonts w:ascii="Times New Roman" w:eastAsia="宋体" w:hAnsi="Times New Roman" w:cs="Times New Roman" w:hint="eastAsia"/>
          <w:color w:val="000000" w:themeColor="text1"/>
        </w:rPr>
        <w:t>相当，则排序的趟数约为</w:t>
      </w:r>
      <w:r w:rsidR="00634DE2" w:rsidRPr="00196523">
        <w:rPr>
          <w:rFonts w:ascii="Times New Roman" w:eastAsia="宋体" w:hAnsi="Times New Roman" w:cs="Times New Roman" w:hint="eastAsia"/>
          <w:color w:val="000000" w:themeColor="text1"/>
        </w:rPr>
        <w:t>l</w:t>
      </w:r>
      <w:r w:rsidR="00634DE2" w:rsidRPr="00196523">
        <w:rPr>
          <w:rFonts w:ascii="Times New Roman" w:eastAsia="宋体" w:hAnsi="Times New Roman" w:cs="Times New Roman"/>
          <w:color w:val="000000" w:themeColor="text1"/>
        </w:rPr>
        <w:t>og</w:t>
      </w:r>
      <w:r w:rsidR="00634DE2" w:rsidRPr="00196523">
        <w:rPr>
          <w:rFonts w:ascii="Times New Roman" w:eastAsia="宋体" w:hAnsi="Times New Roman" w:cs="Times New Roman"/>
          <w:i/>
          <w:color w:val="000000" w:themeColor="text1"/>
        </w:rPr>
        <w:t>n</w:t>
      </w:r>
      <w:r w:rsidR="00634DE2" w:rsidRPr="00196523">
        <w:rPr>
          <w:rFonts w:ascii="Times New Roman" w:eastAsia="宋体" w:hAnsi="Times New Roman" w:cs="Times New Roman" w:hint="eastAsia"/>
          <w:color w:val="000000" w:themeColor="text1"/>
        </w:rPr>
        <w:t>。而如果每次划分都出现极端情况，一个子段为空，则排序趟数为</w:t>
      </w:r>
      <w:r w:rsidR="00634DE2" w:rsidRPr="00196523">
        <w:rPr>
          <w:rFonts w:ascii="Times New Roman" w:eastAsia="宋体" w:hAnsi="Times New Roman" w:cs="Times New Roman" w:hint="eastAsia"/>
          <w:i/>
          <w:color w:val="000000" w:themeColor="text1"/>
        </w:rPr>
        <w:t>n</w:t>
      </w:r>
      <w:r w:rsidR="00634DE2" w:rsidRPr="00196523">
        <w:rPr>
          <w:rFonts w:ascii="Times New Roman" w:eastAsia="宋体" w:hAnsi="Times New Roman" w:cs="Times New Roman"/>
          <w:color w:val="000000" w:themeColor="text1"/>
        </w:rPr>
        <w:t>-1</w:t>
      </w:r>
      <w:r w:rsidR="00634DE2" w:rsidRPr="00196523">
        <w:rPr>
          <w:rFonts w:ascii="Times New Roman" w:eastAsia="宋体" w:hAnsi="Times New Roman" w:cs="Times New Roman" w:hint="eastAsia"/>
          <w:color w:val="000000" w:themeColor="text1"/>
        </w:rPr>
        <w:t>。</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．若用起泡排序对关键字序列</w:t>
      </w:r>
      <w:r w:rsidRPr="00196523">
        <w:rPr>
          <w:rFonts w:ascii="Times New Roman" w:eastAsia="宋体" w:hAnsi="Times New Roman" w:cs="Times New Roman"/>
          <w:color w:val="000000" w:themeColor="text1"/>
        </w:rPr>
        <w:t>18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进行</w:t>
      </w:r>
      <w:r w:rsidRPr="00196523">
        <w:rPr>
          <w:rFonts w:ascii="Times New Roman" w:eastAsia="宋体" w:hAnsi="Times New Roman" w:cs="Times New Roman" w:hint="eastAsia"/>
          <w:color w:val="000000" w:themeColor="text1"/>
        </w:rPr>
        <w:t>升序</w:t>
      </w:r>
      <w:r w:rsidRPr="00196523">
        <w:rPr>
          <w:rFonts w:ascii="Times New Roman" w:eastAsia="宋体" w:hAnsi="Times New Roman" w:cs="Times New Roman"/>
          <w:color w:val="000000" w:themeColor="text1"/>
        </w:rPr>
        <w:t>排序，所需进行的关键字比较总次数是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10</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smartTag w:uri="urn:schemas-microsoft-com:office:smarttags" w:element="chmetcnv">
        <w:smartTagPr>
          <w:attr w:name="TCSC" w:val="0"/>
          <w:attr w:name="NumberType" w:val="1"/>
          <w:attr w:name="Negative" w:val="False"/>
          <w:attr w:name="HasSpace" w:val="False"/>
          <w:attr w:name="SourceValue" w:val="15"/>
          <w:attr w:name="UnitName" w:val="C"/>
        </w:smartTagPr>
        <w:r w:rsidRPr="00196523">
          <w:rPr>
            <w:rFonts w:ascii="Times New Roman" w:eastAsia="宋体" w:hAnsi="Times New Roman" w:cs="Times New Roman"/>
            <w:color w:val="000000" w:themeColor="text1"/>
            <w:szCs w:val="21"/>
          </w:rPr>
          <w:t>15</w:t>
        </w:r>
        <w:r w:rsidRPr="00196523">
          <w:rPr>
            <w:rFonts w:ascii="Times New Roman" w:eastAsia="宋体" w:hAnsi="Times New Roman" w:cs="Times New Roman"/>
            <w:color w:val="000000" w:themeColor="text1"/>
            <w:szCs w:val="21"/>
          </w:rPr>
          <w:tab/>
        </w:r>
      </w:smartTag>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21</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34</w:t>
      </w:r>
    </w:p>
    <w:p w:rsidR="00E34B72"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E34B72" w:rsidRPr="00196523">
        <w:rPr>
          <w:rFonts w:ascii="Times New Roman" w:eastAsia="宋体" w:hAnsi="Times New Roman" w:cs="Times New Roman" w:hint="eastAsia"/>
          <w:color w:val="000000" w:themeColor="text1"/>
        </w:rPr>
        <w:t>B</w:t>
      </w:r>
      <w:r w:rsidR="00E34B72" w:rsidRPr="00196523">
        <w:rPr>
          <w:rFonts w:ascii="Times New Roman" w:eastAsia="宋体" w:hAnsi="Times New Roman" w:cs="Times New Roman" w:hint="eastAsia"/>
          <w:color w:val="000000" w:themeColor="text1"/>
        </w:rPr>
        <w:t>。</w:t>
      </w:r>
    </w:p>
    <w:p w:rsidR="00E34B72" w:rsidRPr="00196523" w:rsidRDefault="00E34B7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给定的关键字序列呈降序排列，要求进行升序排序。按照起泡排序的算法，元素</w:t>
      </w:r>
      <w:r w:rsidRPr="00196523">
        <w:rPr>
          <w:rFonts w:ascii="Times New Roman" w:eastAsia="宋体" w:hAnsi="Times New Roman" w:cs="Times New Roman" w:hint="eastAsia"/>
          <w:color w:val="000000" w:themeColor="text1"/>
        </w:rPr>
        <w:t>18</w:t>
      </w:r>
      <w:r w:rsidRPr="00196523">
        <w:rPr>
          <w:rFonts w:ascii="Times New Roman" w:eastAsia="宋体" w:hAnsi="Times New Roman" w:cs="Times New Roman" w:hint="eastAsia"/>
          <w:color w:val="000000" w:themeColor="text1"/>
        </w:rPr>
        <w:t>要与后面的全部</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个元素进行比较，然后位于最终的排序位置。</w:t>
      </w:r>
      <w:r w:rsidR="00C10405" w:rsidRPr="00196523">
        <w:rPr>
          <w:rFonts w:ascii="Times New Roman" w:eastAsia="宋体" w:hAnsi="Times New Roman" w:cs="Times New Roman" w:hint="eastAsia"/>
          <w:color w:val="000000" w:themeColor="text1"/>
        </w:rPr>
        <w:t>在</w:t>
      </w:r>
      <w:r w:rsidRPr="00196523">
        <w:rPr>
          <w:rFonts w:ascii="Times New Roman" w:eastAsia="宋体" w:hAnsi="Times New Roman" w:cs="Times New Roman" w:hint="eastAsia"/>
          <w:color w:val="000000" w:themeColor="text1"/>
        </w:rPr>
        <w:t>这一趟中需要进行</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次比较。类似的，元素</w:t>
      </w:r>
      <w:r w:rsidRPr="00196523">
        <w:rPr>
          <w:rFonts w:ascii="Times New Roman" w:eastAsia="宋体" w:hAnsi="Times New Roman" w:cs="Times New Roman" w:hint="eastAsia"/>
          <w:color w:val="000000" w:themeColor="text1"/>
        </w:rPr>
        <w:t>16</w:t>
      </w:r>
      <w:r w:rsidRPr="00196523">
        <w:rPr>
          <w:rFonts w:ascii="Times New Roman" w:eastAsia="宋体" w:hAnsi="Times New Roman" w:cs="Times New Roman" w:hint="eastAsia"/>
          <w:color w:val="000000" w:themeColor="text1"/>
        </w:rPr>
        <w:t>要与后面的除</w:t>
      </w:r>
      <w:r w:rsidRPr="00196523">
        <w:rPr>
          <w:rFonts w:ascii="Times New Roman" w:eastAsia="宋体" w:hAnsi="Times New Roman" w:cs="Times New Roman" w:hint="eastAsia"/>
          <w:color w:val="000000" w:themeColor="text1"/>
        </w:rPr>
        <w:t>18</w:t>
      </w:r>
      <w:r w:rsidRPr="00196523">
        <w:rPr>
          <w:rFonts w:ascii="Times New Roman" w:eastAsia="宋体" w:hAnsi="Times New Roman" w:cs="Times New Roman" w:hint="eastAsia"/>
          <w:color w:val="000000" w:themeColor="text1"/>
        </w:rPr>
        <w:t>之外的</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个元素进行比较，最后排在</w:t>
      </w:r>
      <w:r w:rsidRPr="00196523">
        <w:rPr>
          <w:rFonts w:ascii="Times New Roman" w:eastAsia="宋体" w:hAnsi="Times New Roman" w:cs="Times New Roman" w:hint="eastAsia"/>
          <w:color w:val="000000" w:themeColor="text1"/>
        </w:rPr>
        <w:t>18</w:t>
      </w:r>
      <w:r w:rsidRPr="00196523">
        <w:rPr>
          <w:rFonts w:ascii="Times New Roman" w:eastAsia="宋体" w:hAnsi="Times New Roman" w:cs="Times New Roman" w:hint="eastAsia"/>
          <w:color w:val="000000" w:themeColor="text1"/>
        </w:rPr>
        <w:t>的前面。这一趟</w:t>
      </w:r>
      <w:r w:rsidR="00BD1A34" w:rsidRPr="00196523">
        <w:rPr>
          <w:rFonts w:ascii="Times New Roman" w:eastAsia="宋体" w:hAnsi="Times New Roman" w:cs="Times New Roman" w:hint="eastAsia"/>
          <w:color w:val="000000" w:themeColor="text1"/>
        </w:rPr>
        <w:t>排序</w:t>
      </w:r>
      <w:r w:rsidRPr="00196523">
        <w:rPr>
          <w:rFonts w:ascii="Times New Roman" w:eastAsia="宋体" w:hAnsi="Times New Roman" w:cs="Times New Roman" w:hint="eastAsia"/>
          <w:color w:val="000000" w:themeColor="text1"/>
        </w:rPr>
        <w:t>需要进行</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次比较。元素</w:t>
      </w:r>
      <w:r w:rsidRPr="00196523">
        <w:rPr>
          <w:rFonts w:ascii="Times New Roman" w:eastAsia="宋体" w:hAnsi="Times New Roman" w:cs="Times New Roman" w:hint="eastAsia"/>
          <w:color w:val="000000" w:themeColor="text1"/>
        </w:rPr>
        <w:t>14</w:t>
      </w:r>
      <w:r w:rsidRPr="00196523">
        <w:rPr>
          <w:rFonts w:ascii="Times New Roman" w:eastAsia="宋体" w:hAnsi="Times New Roman" w:cs="Times New Roman" w:hint="eastAsia"/>
          <w:color w:val="000000" w:themeColor="text1"/>
        </w:rPr>
        <w:t>排序到位的话，需要进行</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次比较。元素</w:t>
      </w:r>
      <w:r w:rsidRPr="00196523">
        <w:rPr>
          <w:rFonts w:ascii="Times New Roman" w:eastAsia="宋体" w:hAnsi="Times New Roman" w:cs="Times New Roman" w:hint="eastAsia"/>
          <w:color w:val="000000" w:themeColor="text1"/>
        </w:rPr>
        <w:t>12</w:t>
      </w:r>
      <w:r w:rsidRPr="00196523">
        <w:rPr>
          <w:rFonts w:ascii="Times New Roman" w:eastAsia="宋体" w:hAnsi="Times New Roman" w:cs="Times New Roman" w:hint="eastAsia"/>
          <w:color w:val="000000" w:themeColor="text1"/>
        </w:rPr>
        <w:t>排序到位的话，需要进行</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次比较。元素</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排序到位的话，需要进行</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次比较。其他元素都到位了，意味着元素</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也到位了。所以总的比较次数</w:t>
      </w:r>
      <w:r w:rsidRPr="00196523">
        <w:rPr>
          <w:rFonts w:ascii="Times New Roman" w:eastAsia="宋体" w:hAnsi="Times New Roman" w:cs="Times New Roman" w:hint="eastAsia"/>
          <w:color w:val="000000" w:themeColor="text1"/>
        </w:rPr>
        <w:t>=5+4+3+2+1=15</w:t>
      </w:r>
      <w:r w:rsidRPr="00196523">
        <w:rPr>
          <w:rFonts w:ascii="Times New Roman" w:eastAsia="宋体" w:hAnsi="Times New Roman" w:cs="Times New Roman" w:hint="eastAsia"/>
          <w:color w:val="000000" w:themeColor="text1"/>
        </w:rPr>
        <w:t>。</w:t>
      </w:r>
    </w:p>
    <w:p w:rsidR="00752B7C" w:rsidRPr="00196523" w:rsidRDefault="00752B7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实际上，题目中所给的关键字序列是降序的，对于升序序列来说，这是最坏的初始排列。所以关键字比较次数最多，需要</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-1)/2</w:t>
      </w:r>
      <w:r w:rsidRPr="00196523">
        <w:rPr>
          <w:rFonts w:ascii="Times New Roman" w:eastAsia="宋体" w:hAnsi="Times New Roman" w:cs="Times New Roman" w:hint="eastAsia"/>
          <w:color w:val="000000" w:themeColor="text1"/>
        </w:rPr>
        <w:t>次比较。</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=6</w:t>
      </w:r>
      <w:r w:rsidRPr="00196523">
        <w:rPr>
          <w:rFonts w:ascii="Times New Roman" w:eastAsia="宋体" w:hAnsi="Times New Roman" w:cs="Times New Roman" w:hint="eastAsia"/>
          <w:color w:val="000000" w:themeColor="text1"/>
        </w:rPr>
        <w:t>时，需要</w:t>
      </w:r>
      <w:r w:rsidRPr="00196523">
        <w:rPr>
          <w:rFonts w:ascii="Times New Roman" w:eastAsia="宋体" w:hAnsi="Times New Roman" w:cs="Times New Roman" w:hint="eastAsia"/>
          <w:color w:val="000000" w:themeColor="text1"/>
        </w:rPr>
        <w:t>15</w:t>
      </w:r>
      <w:r w:rsidRPr="00196523">
        <w:rPr>
          <w:rFonts w:ascii="Times New Roman" w:eastAsia="宋体" w:hAnsi="Times New Roman" w:cs="Times New Roman" w:hint="eastAsia"/>
          <w:color w:val="000000" w:themeColor="text1"/>
        </w:rPr>
        <w:t>次比较。</w:t>
      </w:r>
    </w:p>
    <w:p w:rsidR="00E413AF"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00E413AF" w:rsidRPr="00196523">
        <w:rPr>
          <w:rFonts w:ascii="Times New Roman" w:eastAsia="宋体" w:hAnsi="Times New Roman" w:cs="Times New Roman"/>
          <w:color w:val="000000" w:themeColor="text1"/>
        </w:rPr>
        <w:t>．下列排序算法中，不能保证每趟排序至少能将一个元素放到其最终的位置上的是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快速排序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希尔排序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堆排序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起</w:t>
      </w:r>
      <w:r w:rsidRPr="00196523">
        <w:rPr>
          <w:rFonts w:ascii="Times New Roman" w:eastAsia="宋体" w:hAnsi="Times New Roman" w:cs="Times New Roman"/>
          <w:color w:val="000000" w:themeColor="text1"/>
          <w:szCs w:val="21"/>
        </w:rPr>
        <w:t>泡排序</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61033F" w:rsidRPr="00196523">
        <w:rPr>
          <w:rFonts w:ascii="Times New Roman" w:eastAsia="宋体" w:hAnsi="Times New Roman" w:cs="Times New Roman" w:hint="eastAsia"/>
          <w:color w:val="000000" w:themeColor="text1"/>
        </w:rPr>
        <w:t>B</w:t>
      </w:r>
      <w:r w:rsidR="0061033F" w:rsidRPr="00196523">
        <w:rPr>
          <w:rFonts w:ascii="Times New Roman" w:eastAsia="宋体" w:hAnsi="Times New Roman" w:cs="Times New Roman" w:hint="eastAsia"/>
          <w:color w:val="000000" w:themeColor="text1"/>
        </w:rPr>
        <w:t>。</w:t>
      </w:r>
    </w:p>
    <w:p w:rsidR="0061033F" w:rsidRPr="00196523" w:rsidRDefault="0061033F"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采用快速排序，每趟排序都至少有一个枢轴放置到最终位置上。堆排序中，每趟都将堆顶元素放置到最终位置上。起泡排序中，每趟会选出本趟的极值（最大或最小）放置在最终位置上。但希尔排序不能保证。</w:t>
      </w:r>
    </w:p>
    <w:p w:rsidR="00AF5C65"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w:t>
      </w:r>
      <w:r w:rsidR="00AF5C65" w:rsidRPr="00196523">
        <w:rPr>
          <w:rFonts w:ascii="Times New Roman" w:eastAsia="宋体" w:hAnsi="Times New Roman" w:cs="Times New Roman"/>
          <w:color w:val="000000" w:themeColor="text1"/>
        </w:rPr>
        <w:t>．一组记录的关键</w:t>
      </w:r>
      <w:r w:rsidR="00CA7A0F" w:rsidRPr="00196523">
        <w:rPr>
          <w:rFonts w:ascii="Times New Roman" w:eastAsia="宋体" w:hAnsi="Times New Roman" w:cs="Times New Roman" w:hint="eastAsia"/>
          <w:color w:val="000000" w:themeColor="text1"/>
        </w:rPr>
        <w:t>字值</w:t>
      </w:r>
      <w:r w:rsidR="00AF5C65" w:rsidRPr="00196523">
        <w:rPr>
          <w:rFonts w:ascii="Times New Roman" w:eastAsia="宋体" w:hAnsi="Times New Roman" w:cs="Times New Roman"/>
          <w:color w:val="000000" w:themeColor="text1"/>
        </w:rPr>
        <w:t>为</w:t>
      </w:r>
      <w:r w:rsidR="00AF5C65" w:rsidRPr="00196523">
        <w:rPr>
          <w:rFonts w:ascii="Times New Roman" w:eastAsia="宋体" w:hAnsi="Times New Roman" w:cs="Times New Roman"/>
          <w:color w:val="000000" w:themeColor="text1"/>
        </w:rPr>
        <w:t>46</w:t>
      </w:r>
      <w:r w:rsidR="00AF5C65" w:rsidRPr="00196523">
        <w:rPr>
          <w:rFonts w:ascii="宋体" w:eastAsia="宋体" w:hAnsi="宋体" w:cs="Times New Roman"/>
          <w:color w:val="000000" w:themeColor="text1"/>
        </w:rPr>
        <w:t>,</w:t>
      </w:r>
      <w:r w:rsidR="00AF5C65" w:rsidRPr="00196523">
        <w:rPr>
          <w:rFonts w:ascii="Times New Roman" w:eastAsia="宋体" w:hAnsi="Times New Roman" w:cs="Times New Roman"/>
          <w:color w:val="000000" w:themeColor="text1"/>
        </w:rPr>
        <w:t>79</w:t>
      </w:r>
      <w:r w:rsidR="00AF5C65" w:rsidRPr="00196523">
        <w:rPr>
          <w:rFonts w:ascii="宋体" w:eastAsia="宋体" w:hAnsi="宋体" w:cs="Times New Roman"/>
          <w:color w:val="000000" w:themeColor="text1"/>
        </w:rPr>
        <w:t>,</w:t>
      </w:r>
      <w:r w:rsidR="00AF5C65" w:rsidRPr="00196523">
        <w:rPr>
          <w:rFonts w:ascii="Times New Roman" w:eastAsia="宋体" w:hAnsi="Times New Roman" w:cs="Times New Roman"/>
          <w:color w:val="000000" w:themeColor="text1"/>
        </w:rPr>
        <w:t>56</w:t>
      </w:r>
      <w:r w:rsidR="00AF5C65" w:rsidRPr="00196523">
        <w:rPr>
          <w:rFonts w:ascii="宋体" w:eastAsia="宋体" w:hAnsi="宋体" w:cs="Times New Roman"/>
          <w:color w:val="000000" w:themeColor="text1"/>
        </w:rPr>
        <w:t>,</w:t>
      </w:r>
      <w:r w:rsidR="00AF5C65" w:rsidRPr="00196523">
        <w:rPr>
          <w:rFonts w:ascii="Times New Roman" w:eastAsia="宋体" w:hAnsi="Times New Roman" w:cs="Times New Roman"/>
          <w:color w:val="000000" w:themeColor="text1"/>
        </w:rPr>
        <w:t>38</w:t>
      </w:r>
      <w:r w:rsidR="00AF5C65" w:rsidRPr="00196523">
        <w:rPr>
          <w:rFonts w:ascii="宋体" w:eastAsia="宋体" w:hAnsi="宋体" w:cs="Times New Roman"/>
          <w:color w:val="000000" w:themeColor="text1"/>
        </w:rPr>
        <w:t>,</w:t>
      </w:r>
      <w:r w:rsidR="00AF5C65" w:rsidRPr="00196523">
        <w:rPr>
          <w:rFonts w:ascii="Times New Roman" w:eastAsia="宋体" w:hAnsi="Times New Roman" w:cs="Times New Roman"/>
          <w:color w:val="000000" w:themeColor="text1"/>
        </w:rPr>
        <w:t>40</w:t>
      </w:r>
      <w:r w:rsidR="00AF5C65" w:rsidRPr="00196523">
        <w:rPr>
          <w:rFonts w:ascii="宋体" w:eastAsia="宋体" w:hAnsi="宋体" w:cs="Times New Roman"/>
          <w:color w:val="000000" w:themeColor="text1"/>
        </w:rPr>
        <w:t>,</w:t>
      </w:r>
      <w:r w:rsidR="00AF5C65" w:rsidRPr="00196523">
        <w:rPr>
          <w:rFonts w:ascii="Times New Roman" w:eastAsia="宋体" w:hAnsi="Times New Roman" w:cs="Times New Roman"/>
          <w:color w:val="000000" w:themeColor="text1"/>
        </w:rPr>
        <w:t>84</w:t>
      </w:r>
      <w:r w:rsidR="00AF5C65" w:rsidRPr="00196523">
        <w:rPr>
          <w:rFonts w:ascii="Times New Roman" w:eastAsia="宋体" w:hAnsi="Times New Roman" w:cs="Times New Roman"/>
          <w:color w:val="000000" w:themeColor="text1"/>
        </w:rPr>
        <w:t>，利用</w:t>
      </w:r>
      <w:r w:rsidR="00ED6801" w:rsidRPr="00196523">
        <w:rPr>
          <w:rFonts w:ascii="Times New Roman" w:eastAsia="宋体" w:hAnsi="Times New Roman" w:cs="Times New Roman"/>
          <w:color w:val="000000" w:themeColor="text1"/>
        </w:rPr>
        <w:t>partition</w:t>
      </w:r>
      <w:r w:rsidR="00ED6801" w:rsidRPr="00196523">
        <w:rPr>
          <w:rFonts w:ascii="Times New Roman" w:eastAsia="宋体" w:hAnsi="Times New Roman" w:cs="Times New Roman" w:hint="eastAsia"/>
          <w:color w:val="000000" w:themeColor="text1"/>
        </w:rPr>
        <w:t>划分算法</w:t>
      </w:r>
      <w:r w:rsidR="00AF5C65" w:rsidRPr="00196523">
        <w:rPr>
          <w:rFonts w:ascii="Times New Roman" w:eastAsia="宋体" w:hAnsi="Times New Roman" w:cs="Times New Roman"/>
          <w:color w:val="000000" w:themeColor="text1"/>
        </w:rPr>
        <w:t>，以第一个记录为</w:t>
      </w:r>
      <w:r w:rsidR="00AF5C65" w:rsidRPr="00196523">
        <w:rPr>
          <w:rFonts w:ascii="Times New Roman" w:eastAsia="宋体" w:hAnsi="Times New Roman" w:cs="Times New Roman" w:hint="eastAsia"/>
          <w:color w:val="000000" w:themeColor="text1"/>
        </w:rPr>
        <w:t>枢轴，</w:t>
      </w:r>
      <w:r w:rsidR="00AF5C65" w:rsidRPr="00196523">
        <w:rPr>
          <w:rFonts w:ascii="Times New Roman" w:eastAsia="宋体" w:hAnsi="Times New Roman" w:cs="Times New Roman"/>
          <w:color w:val="000000" w:themeColor="text1"/>
        </w:rPr>
        <w:t>得到的一次划分结果为</w:t>
      </w:r>
      <w:r w:rsidR="00F27B72" w:rsidRPr="00196523">
        <w:rPr>
          <w:rFonts w:ascii="Times New Roman" w:eastAsia="宋体" w:hAnsi="Times New Roman" w:cs="Times New Roman"/>
          <w:color w:val="000000" w:themeColor="text1"/>
        </w:rPr>
        <w:t>________</w:t>
      </w:r>
      <w:r w:rsidR="00AF5C65"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79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84</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79</w:t>
      </w:r>
      <w:r w:rsidRPr="00196523">
        <w:rPr>
          <w:rFonts w:ascii="宋体" w:eastAsia="宋体" w:hAnsi="宋体" w:cs="Times New Roman"/>
          <w:color w:val="000000" w:themeColor="text1"/>
        </w:rPr>
        <w:t>,</w:t>
      </w:r>
      <w:r w:rsidR="009B5599" w:rsidRPr="00196523">
        <w:rPr>
          <w:rFonts w:ascii="Times New Roman" w:eastAsia="宋体" w:hAnsi="Times New Roman" w:cs="Times New Roman"/>
          <w:color w:val="000000" w:themeColor="text1"/>
          <w:szCs w:val="21"/>
        </w:rPr>
        <w:t>84</w:t>
      </w:r>
      <w:r w:rsidRPr="00196523">
        <w:rPr>
          <w:rFonts w:ascii="宋体" w:eastAsia="宋体" w:hAnsi="宋体" w:cs="Times New Roman"/>
          <w:color w:val="000000" w:themeColor="text1"/>
        </w:rPr>
        <w:t>,</w:t>
      </w:r>
      <w:r w:rsidR="009B5599" w:rsidRPr="00196523">
        <w:rPr>
          <w:rFonts w:ascii="Times New Roman" w:eastAsia="宋体" w:hAnsi="Times New Roman" w:cs="Times New Roman"/>
          <w:color w:val="000000" w:themeColor="text1"/>
          <w:szCs w:val="21"/>
        </w:rPr>
        <w:t>56</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79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84</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46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84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56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szCs w:val="21"/>
        </w:rPr>
        <w:t>79</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9D0B9C" w:rsidRPr="00196523">
        <w:rPr>
          <w:rFonts w:ascii="Times New Roman" w:eastAsia="宋体" w:hAnsi="Times New Roman" w:cs="Times New Roman" w:hint="eastAsia"/>
          <w:color w:val="000000" w:themeColor="text1"/>
        </w:rPr>
        <w:t>B</w:t>
      </w:r>
      <w:r w:rsidR="009D0B9C" w:rsidRPr="00196523">
        <w:rPr>
          <w:rFonts w:ascii="Times New Roman" w:eastAsia="宋体" w:hAnsi="Times New Roman" w:cs="Times New Roman" w:hint="eastAsia"/>
          <w:color w:val="000000" w:themeColor="text1"/>
        </w:rPr>
        <w:t>。</w:t>
      </w:r>
    </w:p>
    <w:p w:rsidR="0000683B" w:rsidRPr="00196523" w:rsidRDefault="0000683B"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初始：</w:t>
      </w:r>
      <w:r w:rsidRPr="00196523">
        <w:rPr>
          <w:rFonts w:ascii="Times New Roman" w:eastAsia="宋体" w:hAnsi="Times New Roman" w:cs="Times New Roman"/>
          <w:color w:val="000000" w:themeColor="text1"/>
        </w:rPr>
        <w:t>46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84</w:t>
      </w:r>
    </w:p>
    <w:p w:rsidR="0000683B" w:rsidRPr="00196523" w:rsidRDefault="0000683B"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选择第一个元素做枢轴并将枢轴放到最后的位置：</w:t>
      </w:r>
    </w:p>
    <w:p w:rsidR="0000683B" w:rsidRPr="00196523" w:rsidRDefault="0000683B"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pivot:46        84</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此时，</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eft</w:t>
      </w:r>
      <w:r w:rsidRPr="00196523">
        <w:rPr>
          <w:rFonts w:ascii="Times New Roman" w:eastAsia="宋体" w:hAnsi="Times New Roman" w:cs="Times New Roman" w:hint="eastAsia"/>
          <w:color w:val="000000" w:themeColor="text1"/>
        </w:rPr>
        <w:t>对应于</w:t>
      </w:r>
      <w:r w:rsidRPr="00196523">
        <w:rPr>
          <w:rFonts w:ascii="Times New Roman" w:eastAsia="宋体" w:hAnsi="Times New Roman" w:cs="Times New Roman"/>
          <w:color w:val="000000" w:themeColor="text1"/>
        </w:rPr>
        <w:t>84</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ight</w:t>
      </w:r>
      <w:r w:rsidRPr="00196523">
        <w:rPr>
          <w:rFonts w:ascii="Times New Roman" w:eastAsia="宋体" w:hAnsi="Times New Roman" w:cs="Times New Roman" w:hint="eastAsia"/>
          <w:color w:val="000000" w:themeColor="text1"/>
        </w:rPr>
        <w:t>对应于</w:t>
      </w:r>
      <w:r w:rsidRPr="00196523">
        <w:rPr>
          <w:rFonts w:ascii="Times New Roman" w:eastAsia="宋体" w:hAnsi="Times New Roman" w:cs="Times New Roman"/>
          <w:color w:val="000000" w:themeColor="text1"/>
        </w:rPr>
        <w:t>40</w:t>
      </w:r>
      <w:r w:rsidRPr="00196523">
        <w:rPr>
          <w:rFonts w:ascii="Times New Roman" w:eastAsia="宋体" w:hAnsi="Times New Roman" w:cs="Times New Roman" w:hint="eastAsia"/>
          <w:color w:val="000000" w:themeColor="text1"/>
        </w:rPr>
        <w:t>。接下来，从</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eft</w:t>
      </w:r>
      <w:r w:rsidRPr="00196523">
        <w:rPr>
          <w:rFonts w:ascii="Times New Roman" w:eastAsia="宋体" w:hAnsi="Times New Roman" w:cs="Times New Roman" w:hint="eastAsia"/>
          <w:color w:val="000000" w:themeColor="text1"/>
        </w:rPr>
        <w:t>开始向右寻找大于枢轴的元素，当前元素即大于枢轴，停在</w:t>
      </w:r>
      <w:r w:rsidRPr="00196523">
        <w:rPr>
          <w:rFonts w:ascii="Times New Roman" w:eastAsia="宋体" w:hAnsi="Times New Roman" w:cs="Times New Roman" w:hint="eastAsia"/>
          <w:color w:val="000000" w:themeColor="text1"/>
        </w:rPr>
        <w:t>84</w:t>
      </w:r>
      <w:r w:rsidRPr="00196523">
        <w:rPr>
          <w:rFonts w:ascii="Times New Roman" w:eastAsia="宋体" w:hAnsi="Times New Roman" w:cs="Times New Roman" w:hint="eastAsia"/>
          <w:color w:val="000000" w:themeColor="text1"/>
        </w:rPr>
        <w:t>处。然后从</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ight</w:t>
      </w:r>
      <w:r w:rsidRPr="00196523">
        <w:rPr>
          <w:rFonts w:ascii="Times New Roman" w:eastAsia="宋体" w:hAnsi="Times New Roman" w:cs="Times New Roman" w:hint="eastAsia"/>
          <w:color w:val="000000" w:themeColor="text1"/>
        </w:rPr>
        <w:t>开始向左寻找小于枢轴的元素，也是在当前位置，停在</w:t>
      </w:r>
      <w:r w:rsidRPr="00196523">
        <w:rPr>
          <w:rFonts w:ascii="Times New Roman" w:eastAsia="宋体" w:hAnsi="Times New Roman" w:cs="Times New Roman" w:hint="eastAsia"/>
          <w:color w:val="000000" w:themeColor="text1"/>
        </w:rPr>
        <w:t>40</w:t>
      </w:r>
      <w:r w:rsidRPr="00196523">
        <w:rPr>
          <w:rFonts w:ascii="Times New Roman" w:eastAsia="宋体" w:hAnsi="Times New Roman" w:cs="Times New Roman" w:hint="eastAsia"/>
          <w:color w:val="000000" w:themeColor="text1"/>
        </w:rPr>
        <w:t>处。如下所示。</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84</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 xml:space="preserve">↑ </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left             right</w:t>
      </w:r>
    </w:p>
    <w:p w:rsidR="009D0B9C" w:rsidRPr="00196523" w:rsidRDefault="0000683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交换两个元素，如下所示。</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hint="eastAsia"/>
          <w:color w:val="000000" w:themeColor="text1"/>
        </w:rPr>
        <w:t>40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84</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 xml:space="preserve">↑ </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left             right</w:t>
      </w:r>
    </w:p>
    <w:p w:rsidR="009D0B9C" w:rsidRPr="00196523" w:rsidRDefault="0000683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接下来，寻找第二对满足条件的数据，如下所示。</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hint="eastAsia"/>
          <w:color w:val="000000" w:themeColor="text1"/>
        </w:rPr>
        <w:t>40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84</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 xml:space="preserve">↑ </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left     right</w:t>
      </w:r>
    </w:p>
    <w:p w:rsidR="0000683B" w:rsidRPr="00196523" w:rsidRDefault="0000683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交换两个元素，如下所示。</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40  38  56  </w:t>
      </w:r>
      <w:r w:rsidRPr="00196523">
        <w:rPr>
          <w:rFonts w:ascii="Times New Roman" w:eastAsia="宋体" w:hAnsi="Times New Roman" w:cs="Times New Roman" w:hint="eastAsia"/>
          <w:color w:val="000000" w:themeColor="text1"/>
        </w:rPr>
        <w:t>79</w:t>
      </w:r>
      <w:r w:rsidRPr="00196523">
        <w:rPr>
          <w:rFonts w:ascii="Times New Roman" w:eastAsia="宋体" w:hAnsi="Times New Roman" w:cs="Times New Roman"/>
          <w:color w:val="000000" w:themeColor="text1"/>
        </w:rPr>
        <w:t xml:space="preserve">  84  46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 xml:space="preserve">↑ </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left     right</w:t>
      </w:r>
    </w:p>
    <w:p w:rsidR="0000683B" w:rsidRPr="00196523" w:rsidRDefault="0000683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继续寻找下一对数据，如下所示。</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40  38  56  </w:t>
      </w:r>
      <w:r w:rsidRPr="00196523">
        <w:rPr>
          <w:rFonts w:ascii="Times New Roman" w:eastAsia="宋体" w:hAnsi="Times New Roman" w:cs="Times New Roman" w:hint="eastAsia"/>
          <w:color w:val="000000" w:themeColor="text1"/>
        </w:rPr>
        <w:t>79</w:t>
      </w:r>
      <w:r w:rsidRPr="00196523">
        <w:rPr>
          <w:rFonts w:ascii="Times New Roman" w:eastAsia="宋体" w:hAnsi="Times New Roman" w:cs="Times New Roman"/>
          <w:color w:val="000000" w:themeColor="text1"/>
        </w:rPr>
        <w:t xml:space="preserve">  84  46</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w:t>
      </w:r>
    </w:p>
    <w:p w:rsidR="0000683B" w:rsidRPr="00196523" w:rsidRDefault="000068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right left</w:t>
      </w:r>
    </w:p>
    <w:p w:rsidR="0000683B" w:rsidRPr="00196523" w:rsidRDefault="0000683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此时，</w:t>
      </w:r>
      <w:r w:rsidR="00DE2846" w:rsidRPr="00196523">
        <w:rPr>
          <w:rFonts w:ascii="Times New Roman" w:eastAsia="宋体" w:hAnsi="Times New Roman" w:cs="Times New Roman" w:hint="eastAsia"/>
          <w:color w:val="000000" w:themeColor="text1"/>
        </w:rPr>
        <w:t>r</w:t>
      </w:r>
      <w:r w:rsidR="00DE2846" w:rsidRPr="00196523">
        <w:rPr>
          <w:rFonts w:ascii="Times New Roman" w:eastAsia="宋体" w:hAnsi="Times New Roman" w:cs="Times New Roman"/>
          <w:color w:val="000000" w:themeColor="text1"/>
        </w:rPr>
        <w:t>ight&gt;left</w:t>
      </w:r>
      <w:r w:rsidR="00DE2846" w:rsidRPr="00196523">
        <w:rPr>
          <w:rFonts w:ascii="Times New Roman" w:eastAsia="宋体" w:hAnsi="Times New Roman" w:cs="Times New Roman" w:hint="eastAsia"/>
          <w:color w:val="000000" w:themeColor="text1"/>
        </w:rPr>
        <w:t>，需要将枢轴归位，交换</w:t>
      </w:r>
      <w:r w:rsidR="00DE2846" w:rsidRPr="00196523">
        <w:rPr>
          <w:rFonts w:ascii="Times New Roman" w:eastAsia="宋体" w:hAnsi="Times New Roman" w:cs="Times New Roman" w:hint="eastAsia"/>
          <w:color w:val="000000" w:themeColor="text1"/>
        </w:rPr>
        <w:t>5</w:t>
      </w:r>
      <w:r w:rsidR="00DE2846" w:rsidRPr="00196523">
        <w:rPr>
          <w:rFonts w:ascii="Times New Roman" w:eastAsia="宋体" w:hAnsi="Times New Roman" w:cs="Times New Roman"/>
          <w:color w:val="000000" w:themeColor="text1"/>
        </w:rPr>
        <w:t>6</w:t>
      </w:r>
      <w:r w:rsidR="00DE2846" w:rsidRPr="00196523">
        <w:rPr>
          <w:rFonts w:ascii="Times New Roman" w:eastAsia="宋体" w:hAnsi="Times New Roman" w:cs="Times New Roman" w:hint="eastAsia"/>
          <w:color w:val="000000" w:themeColor="text1"/>
        </w:rPr>
        <w:t>与</w:t>
      </w:r>
      <w:r w:rsidR="00DE2846" w:rsidRPr="00196523">
        <w:rPr>
          <w:rFonts w:ascii="Times New Roman" w:eastAsia="宋体" w:hAnsi="Times New Roman" w:cs="Times New Roman" w:hint="eastAsia"/>
          <w:color w:val="000000" w:themeColor="text1"/>
        </w:rPr>
        <w:t>4</w:t>
      </w:r>
      <w:r w:rsidR="00DE2846" w:rsidRPr="00196523">
        <w:rPr>
          <w:rFonts w:ascii="Times New Roman" w:eastAsia="宋体" w:hAnsi="Times New Roman" w:cs="Times New Roman"/>
          <w:color w:val="000000" w:themeColor="text1"/>
        </w:rPr>
        <w:t>6</w:t>
      </w:r>
      <w:r w:rsidR="00DE2846" w:rsidRPr="00196523">
        <w:rPr>
          <w:rFonts w:ascii="Times New Roman" w:eastAsia="宋体" w:hAnsi="Times New Roman" w:cs="Times New Roman" w:hint="eastAsia"/>
          <w:color w:val="000000" w:themeColor="text1"/>
        </w:rPr>
        <w:t>，得到划分结果</w:t>
      </w:r>
      <w:r w:rsidR="00DE2846" w:rsidRPr="00196523">
        <w:rPr>
          <w:rFonts w:ascii="Times New Roman" w:eastAsia="宋体" w:hAnsi="Times New Roman" w:cs="Times New Roman"/>
          <w:color w:val="000000" w:themeColor="text1"/>
        </w:rPr>
        <w:t xml:space="preserve">40 38 </w:t>
      </w:r>
      <w:r w:rsidR="00DE2846" w:rsidRPr="00196523">
        <w:rPr>
          <w:rFonts w:ascii="Times New Roman" w:eastAsia="宋体" w:hAnsi="Times New Roman" w:cs="Times New Roman" w:hint="eastAsia"/>
          <w:color w:val="000000" w:themeColor="text1"/>
        </w:rPr>
        <w:t>4</w:t>
      </w:r>
      <w:r w:rsidR="00DE2846" w:rsidRPr="00196523">
        <w:rPr>
          <w:rFonts w:ascii="Times New Roman" w:eastAsia="宋体" w:hAnsi="Times New Roman" w:cs="Times New Roman"/>
          <w:color w:val="000000" w:themeColor="text1"/>
        </w:rPr>
        <w:t xml:space="preserve">6 </w:t>
      </w:r>
      <w:r w:rsidR="00DE2846" w:rsidRPr="00196523">
        <w:rPr>
          <w:rFonts w:ascii="Times New Roman" w:eastAsia="宋体" w:hAnsi="Times New Roman" w:cs="Times New Roman" w:hint="eastAsia"/>
          <w:color w:val="000000" w:themeColor="text1"/>
        </w:rPr>
        <w:t>79</w:t>
      </w:r>
      <w:r w:rsidR="00DE2846" w:rsidRPr="00196523">
        <w:rPr>
          <w:rFonts w:ascii="Times New Roman" w:eastAsia="宋体" w:hAnsi="Times New Roman" w:cs="Times New Roman"/>
          <w:color w:val="000000" w:themeColor="text1"/>
        </w:rPr>
        <w:t xml:space="preserve"> 84 </w:t>
      </w:r>
      <w:r w:rsidR="00DE2846" w:rsidRPr="00196523">
        <w:rPr>
          <w:rFonts w:ascii="Times New Roman" w:eastAsia="宋体" w:hAnsi="Times New Roman" w:cs="Times New Roman" w:hint="eastAsia"/>
          <w:color w:val="000000" w:themeColor="text1"/>
        </w:rPr>
        <w:t>5</w:t>
      </w:r>
      <w:r w:rsidR="00DE2846" w:rsidRPr="00196523">
        <w:rPr>
          <w:rFonts w:ascii="Times New Roman" w:eastAsia="宋体" w:hAnsi="Times New Roman" w:cs="Times New Roman"/>
          <w:color w:val="000000" w:themeColor="text1"/>
        </w:rPr>
        <w:t>6</w:t>
      </w:r>
      <w:r w:rsidR="00DE2846" w:rsidRPr="00196523">
        <w:rPr>
          <w:rFonts w:ascii="Times New Roman" w:eastAsia="宋体" w:hAnsi="Times New Roman" w:cs="Times New Roman" w:hint="eastAsia"/>
          <w:color w:val="000000" w:themeColor="text1"/>
        </w:rPr>
        <w:t>。</w:t>
      </w:r>
    </w:p>
    <w:p w:rsidR="00E413AF"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6</w:t>
      </w:r>
      <w:r w:rsidR="00E413AF" w:rsidRPr="00196523">
        <w:rPr>
          <w:rFonts w:ascii="Times New Roman" w:eastAsia="宋体" w:hAnsi="Times New Roman" w:cs="Times New Roman"/>
          <w:color w:val="000000" w:themeColor="text1"/>
        </w:rPr>
        <w:t>．在下面的排序方法中，辅助空间为</w:t>
      </w:r>
      <w:r w:rsidR="00E413AF" w:rsidRPr="00196523">
        <w:rPr>
          <w:rFonts w:ascii="Times New Roman" w:eastAsia="宋体" w:hAnsi="Times New Roman" w:cs="Times New Roman"/>
          <w:i/>
          <w:color w:val="000000" w:themeColor="text1"/>
        </w:rPr>
        <w:t>O</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i/>
          <w:color w:val="000000" w:themeColor="text1"/>
        </w:rPr>
        <w:t>n</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color w:val="000000" w:themeColor="text1"/>
        </w:rPr>
        <w:t>的是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．希尔排序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堆排序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选择排序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归并排序</w:t>
      </w:r>
    </w:p>
    <w:p w:rsidR="009B328C"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9B328C" w:rsidRPr="00196523">
        <w:rPr>
          <w:rFonts w:ascii="Times New Roman" w:eastAsia="宋体" w:hAnsi="Times New Roman" w:cs="Times New Roman" w:hint="eastAsia"/>
          <w:color w:val="000000" w:themeColor="text1"/>
        </w:rPr>
        <w:t>D</w:t>
      </w:r>
      <w:r w:rsidR="009B328C" w:rsidRPr="00196523">
        <w:rPr>
          <w:rFonts w:ascii="Times New Roman" w:eastAsia="宋体" w:hAnsi="Times New Roman" w:cs="Times New Roman" w:hint="eastAsia"/>
          <w:color w:val="000000" w:themeColor="text1"/>
        </w:rPr>
        <w:t>。</w:t>
      </w:r>
    </w:p>
    <w:p w:rsidR="00C10FD0" w:rsidRPr="00196523" w:rsidRDefault="00BF68CF"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希尔排序、堆排序及选择</w:t>
      </w:r>
      <w:r w:rsidR="009B328C" w:rsidRPr="00196523">
        <w:rPr>
          <w:rFonts w:ascii="Times New Roman" w:eastAsia="宋体" w:hAnsi="Times New Roman" w:cs="Times New Roman" w:hint="eastAsia"/>
          <w:color w:val="000000" w:themeColor="text1"/>
        </w:rPr>
        <w:t>排序都可以实现“原地排序”，即只需要若干个辅助变量，在保存数据的原数组空间上完成排序操作，空间复杂度是</w:t>
      </w:r>
      <w:r w:rsidR="009B328C" w:rsidRPr="00196523">
        <w:rPr>
          <w:rFonts w:ascii="Times New Roman" w:eastAsia="宋体" w:hAnsi="Times New Roman" w:cs="Times New Roman" w:hint="eastAsia"/>
          <w:i/>
          <w:color w:val="000000" w:themeColor="text1"/>
        </w:rPr>
        <w:t>O</w:t>
      </w:r>
      <w:r w:rsidR="009B328C" w:rsidRPr="00196523">
        <w:rPr>
          <w:rFonts w:ascii="Times New Roman" w:eastAsia="宋体" w:hAnsi="Times New Roman" w:cs="Times New Roman"/>
          <w:color w:val="000000" w:themeColor="text1"/>
        </w:rPr>
        <w:t>(1)</w:t>
      </w:r>
      <w:r w:rsidR="009B328C" w:rsidRPr="00196523">
        <w:rPr>
          <w:rFonts w:ascii="Times New Roman" w:eastAsia="宋体" w:hAnsi="Times New Roman" w:cs="Times New Roman" w:hint="eastAsia"/>
          <w:color w:val="000000" w:themeColor="text1"/>
        </w:rPr>
        <w:t>。归并排序过程中，需要申请一个与原数组等大的辅助数组，</w:t>
      </w:r>
      <w:r w:rsidR="00293ABA" w:rsidRPr="00196523">
        <w:rPr>
          <w:rFonts w:ascii="Times New Roman" w:eastAsia="宋体" w:hAnsi="Times New Roman" w:cs="Times New Roman" w:hint="eastAsia"/>
          <w:color w:val="000000" w:themeColor="text1"/>
        </w:rPr>
        <w:t>空间复杂度</w:t>
      </w:r>
      <w:r w:rsidR="009B328C" w:rsidRPr="00196523">
        <w:rPr>
          <w:rFonts w:ascii="Times New Roman" w:eastAsia="宋体" w:hAnsi="Times New Roman" w:cs="Times New Roman" w:hint="eastAsia"/>
          <w:color w:val="000000" w:themeColor="text1"/>
        </w:rPr>
        <w:t>是</w:t>
      </w:r>
      <w:r w:rsidR="009B328C" w:rsidRPr="00196523">
        <w:rPr>
          <w:rFonts w:ascii="Times New Roman" w:eastAsia="宋体" w:hAnsi="Times New Roman" w:cs="Times New Roman" w:hint="eastAsia"/>
          <w:i/>
          <w:color w:val="000000" w:themeColor="text1"/>
        </w:rPr>
        <w:t>O</w:t>
      </w:r>
      <w:r w:rsidR="009B328C" w:rsidRPr="00196523">
        <w:rPr>
          <w:rFonts w:ascii="Times New Roman" w:eastAsia="宋体" w:hAnsi="Times New Roman" w:cs="Times New Roman"/>
          <w:color w:val="000000" w:themeColor="text1"/>
        </w:rPr>
        <w:t>(</w:t>
      </w:r>
      <w:r w:rsidR="009B328C" w:rsidRPr="00196523">
        <w:rPr>
          <w:rFonts w:ascii="Times New Roman" w:eastAsia="宋体" w:hAnsi="Times New Roman" w:cs="Times New Roman"/>
          <w:i/>
          <w:color w:val="000000" w:themeColor="text1"/>
        </w:rPr>
        <w:t>n</w:t>
      </w:r>
      <w:r w:rsidR="009B328C" w:rsidRPr="00196523">
        <w:rPr>
          <w:rFonts w:ascii="Times New Roman" w:eastAsia="宋体" w:hAnsi="Times New Roman" w:cs="Times New Roman"/>
          <w:color w:val="000000" w:themeColor="text1"/>
        </w:rPr>
        <w:t>)</w:t>
      </w:r>
      <w:r w:rsidR="009B328C" w:rsidRPr="00196523">
        <w:rPr>
          <w:rFonts w:ascii="Times New Roman" w:eastAsia="宋体" w:hAnsi="Times New Roman" w:cs="Times New Roman" w:hint="eastAsia"/>
          <w:color w:val="000000" w:themeColor="text1"/>
        </w:rPr>
        <w:t>的。</w:t>
      </w:r>
    </w:p>
    <w:p w:rsidR="00E413AF"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7</w:t>
      </w:r>
      <w:r w:rsidR="00E413AF" w:rsidRPr="00196523">
        <w:rPr>
          <w:rFonts w:ascii="Times New Roman" w:eastAsia="宋体" w:hAnsi="Times New Roman" w:cs="Times New Roman"/>
          <w:color w:val="000000" w:themeColor="text1"/>
        </w:rPr>
        <w:t>．下列排序算法中，</w:t>
      </w:r>
      <w:r w:rsidR="00E413AF" w:rsidRPr="00196523">
        <w:rPr>
          <w:rFonts w:ascii="Times New Roman" w:eastAsia="宋体" w:hAnsi="Times New Roman" w:cs="Times New Roman" w:hint="eastAsia"/>
          <w:color w:val="000000" w:themeColor="text1"/>
        </w:rPr>
        <w:t>当</w:t>
      </w:r>
      <w:r w:rsidR="00E413AF" w:rsidRPr="00196523">
        <w:rPr>
          <w:rFonts w:ascii="Times New Roman" w:eastAsia="宋体" w:hAnsi="Times New Roman" w:cs="Times New Roman"/>
          <w:color w:val="000000" w:themeColor="text1"/>
        </w:rPr>
        <w:t>待排序数据已有序时，花费时间反而最多的是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．起泡排序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希尔排序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快速排序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堆排序</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9E157C" w:rsidRPr="00196523">
        <w:rPr>
          <w:rFonts w:ascii="Times New Roman" w:eastAsia="宋体" w:hAnsi="Times New Roman" w:cs="Times New Roman"/>
          <w:color w:val="000000" w:themeColor="text1"/>
        </w:rPr>
        <w:t>C</w:t>
      </w:r>
      <w:r w:rsidR="009E157C" w:rsidRPr="00196523">
        <w:rPr>
          <w:rFonts w:ascii="Times New Roman" w:eastAsia="宋体" w:hAnsi="Times New Roman" w:cs="Times New Roman" w:hint="eastAsia"/>
          <w:color w:val="000000" w:themeColor="text1"/>
        </w:rPr>
        <w:t>。</w:t>
      </w:r>
    </w:p>
    <w:p w:rsidR="009E157C" w:rsidRPr="00196523" w:rsidRDefault="009E157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当待排序数据已有序时，采用最原始的枢轴选择方法，可能导致所选的枢轴是数据中最小或最大的元素，这样的枢轴将原始数据划分为一个为空、另一个含其余全部数据的两组，因此排序的趟数最多，花费的时间最多。</w:t>
      </w:r>
    </w:p>
    <w:p w:rsidR="009E157C" w:rsidRPr="00196523" w:rsidRDefault="009E157C"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另外三个排序方法，当待排序数据已有序时，数据交换次数达到最少，花费的时间均能达到各排序方法的最优情况。</w:t>
      </w:r>
    </w:p>
    <w:p w:rsidR="00E413AF"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8</w:t>
      </w:r>
      <w:r w:rsidR="00E413AF" w:rsidRPr="00196523">
        <w:rPr>
          <w:rFonts w:ascii="Times New Roman" w:eastAsia="宋体" w:hAnsi="Times New Roman" w:cs="Times New Roman"/>
          <w:color w:val="000000" w:themeColor="text1"/>
        </w:rPr>
        <w:t>．数</w:t>
      </w:r>
      <w:r w:rsidR="00C4683C" w:rsidRPr="00196523">
        <w:rPr>
          <w:rFonts w:ascii="Times New Roman" w:eastAsia="宋体" w:hAnsi="Times New Roman" w:cs="Times New Roman" w:hint="eastAsia"/>
          <w:color w:val="000000" w:themeColor="text1"/>
        </w:rPr>
        <w:t>组</w:t>
      </w:r>
      <w:r w:rsidR="00E413AF" w:rsidRPr="00196523">
        <w:rPr>
          <w:rFonts w:ascii="Times New Roman" w:eastAsia="宋体" w:hAnsi="Times New Roman" w:cs="Times New Roman"/>
          <w:color w:val="000000" w:themeColor="text1"/>
        </w:rPr>
        <w:t>中有</w:t>
      </w:r>
      <w:r w:rsidR="00E413AF" w:rsidRPr="00196523">
        <w:rPr>
          <w:rFonts w:ascii="Times New Roman" w:eastAsia="宋体" w:hAnsi="Times New Roman" w:cs="Times New Roman"/>
          <w:color w:val="000000" w:themeColor="text1"/>
        </w:rPr>
        <w:t>10000</w:t>
      </w:r>
      <w:r w:rsidR="00E413AF" w:rsidRPr="00196523">
        <w:rPr>
          <w:rFonts w:ascii="Times New Roman" w:eastAsia="宋体" w:hAnsi="Times New Roman" w:cs="Times New Roman"/>
          <w:color w:val="000000" w:themeColor="text1"/>
        </w:rPr>
        <w:t>个元素，如果仅要求求出其中最大的</w:t>
      </w:r>
      <w:r w:rsidR="004D0951" w:rsidRPr="00196523">
        <w:rPr>
          <w:rFonts w:ascii="Times New Roman" w:eastAsia="宋体" w:hAnsi="Times New Roman" w:cs="Times New Roman" w:hint="eastAsia"/>
          <w:color w:val="000000" w:themeColor="text1"/>
        </w:rPr>
        <w:t>4</w:t>
      </w:r>
      <w:r w:rsidR="00E413AF" w:rsidRPr="00196523">
        <w:rPr>
          <w:rFonts w:ascii="Times New Roman" w:eastAsia="宋体" w:hAnsi="Times New Roman" w:cs="Times New Roman"/>
          <w:color w:val="000000" w:themeColor="text1"/>
        </w:rPr>
        <w:t>个元素，则最节省时间</w:t>
      </w:r>
      <w:r w:rsidR="00E413AF" w:rsidRPr="00196523">
        <w:rPr>
          <w:rFonts w:ascii="Times New Roman" w:eastAsia="宋体" w:hAnsi="Times New Roman" w:cs="Times New Roman" w:hint="eastAsia"/>
          <w:color w:val="000000" w:themeColor="text1"/>
        </w:rPr>
        <w:t>的</w:t>
      </w:r>
      <w:r w:rsidR="00E413AF" w:rsidRPr="00196523">
        <w:rPr>
          <w:rFonts w:ascii="Times New Roman" w:eastAsia="宋体" w:hAnsi="Times New Roman" w:cs="Times New Roman"/>
          <w:color w:val="000000" w:themeColor="text1"/>
        </w:rPr>
        <w:t>算法</w:t>
      </w:r>
      <w:r w:rsidR="00E413AF" w:rsidRPr="00196523">
        <w:rPr>
          <w:rFonts w:ascii="Times New Roman" w:eastAsia="宋体" w:hAnsi="Times New Roman" w:cs="Times New Roman" w:hint="eastAsia"/>
          <w:color w:val="000000" w:themeColor="text1"/>
        </w:rPr>
        <w:t>是</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000F66B6" w:rsidRPr="00196523">
        <w:rPr>
          <w:rFonts w:ascii="Times New Roman" w:eastAsia="宋体" w:hAnsi="Times New Roman" w:cs="Times New Roman" w:hint="eastAsia"/>
          <w:color w:val="000000" w:themeColor="text1"/>
        </w:rPr>
        <w:t>直接</w:t>
      </w:r>
      <w:r w:rsidR="0006487E" w:rsidRPr="00196523">
        <w:rPr>
          <w:rFonts w:ascii="Times New Roman" w:eastAsia="宋体" w:hAnsi="Times New Roman" w:cs="Times New Roman" w:hint="eastAsia"/>
          <w:color w:val="000000" w:themeColor="text1"/>
        </w:rPr>
        <w:t>插入</w:t>
      </w:r>
      <w:r w:rsidRPr="00196523">
        <w:rPr>
          <w:rFonts w:ascii="Times New Roman" w:eastAsia="宋体" w:hAnsi="Times New Roman" w:cs="Times New Roman"/>
          <w:color w:val="000000" w:themeColor="text1"/>
          <w:szCs w:val="21"/>
        </w:rPr>
        <w:t>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希尔排序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快速排序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选择排序</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9E157C" w:rsidRPr="00196523">
        <w:rPr>
          <w:rFonts w:ascii="Times New Roman" w:eastAsia="宋体" w:hAnsi="Times New Roman" w:cs="Times New Roman" w:hint="eastAsia"/>
          <w:color w:val="000000" w:themeColor="text1"/>
        </w:rPr>
        <w:t>D</w:t>
      </w:r>
      <w:r w:rsidR="009E157C" w:rsidRPr="00196523">
        <w:rPr>
          <w:rFonts w:ascii="Times New Roman" w:eastAsia="宋体" w:hAnsi="Times New Roman" w:cs="Times New Roman" w:hint="eastAsia"/>
          <w:color w:val="000000" w:themeColor="text1"/>
        </w:rPr>
        <w:t>。</w:t>
      </w:r>
    </w:p>
    <w:p w:rsidR="00825094" w:rsidRPr="00196523" w:rsidRDefault="00825094"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有的排序方法需要将所有数据全部排序完毕，才能知道最大的元素是哪个</w:t>
      </w:r>
      <w:r w:rsidR="00F25B9D"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有些排序方法，</w:t>
      </w:r>
      <w:r w:rsidR="00F25B9D" w:rsidRPr="00196523">
        <w:rPr>
          <w:rFonts w:ascii="Times New Roman" w:eastAsia="宋体" w:hAnsi="Times New Roman" w:cs="Times New Roman" w:hint="eastAsia"/>
          <w:color w:val="000000" w:themeColor="text1"/>
        </w:rPr>
        <w:t>边排序边得到部分最终结果。</w:t>
      </w:r>
    </w:p>
    <w:p w:rsidR="00825094" w:rsidRPr="00196523" w:rsidRDefault="00757C6F"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题意要求选出</w:t>
      </w:r>
      <w:r w:rsidRPr="00196523">
        <w:rPr>
          <w:rFonts w:ascii="Times New Roman" w:eastAsia="宋体" w:hAnsi="Times New Roman" w:cs="Times New Roman" w:hint="eastAsia"/>
          <w:color w:val="000000" w:themeColor="text1"/>
        </w:rPr>
        <w:t>10000</w:t>
      </w:r>
      <w:r w:rsidRPr="00196523">
        <w:rPr>
          <w:rFonts w:ascii="Times New Roman" w:eastAsia="宋体" w:hAnsi="Times New Roman" w:cs="Times New Roman" w:hint="eastAsia"/>
          <w:color w:val="000000" w:themeColor="text1"/>
        </w:rPr>
        <w:t>个元素中最大的</w:t>
      </w:r>
      <w:r w:rsidR="004D0951"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w:t>
      </w:r>
      <w:r w:rsidR="00D01E05" w:rsidRPr="00196523">
        <w:rPr>
          <w:rFonts w:ascii="Times New Roman" w:eastAsia="宋体" w:hAnsi="Times New Roman" w:cs="Times New Roman" w:hint="eastAsia"/>
          <w:color w:val="000000" w:themeColor="text1"/>
        </w:rPr>
        <w:t>显然，使用后一</w:t>
      </w:r>
      <w:r w:rsidR="000507BA" w:rsidRPr="00196523">
        <w:rPr>
          <w:rFonts w:ascii="Times New Roman" w:eastAsia="宋体" w:hAnsi="Times New Roman" w:cs="Times New Roman" w:hint="eastAsia"/>
          <w:color w:val="000000" w:themeColor="text1"/>
        </w:rPr>
        <w:t>类</w:t>
      </w:r>
      <w:r w:rsidR="0006487E" w:rsidRPr="00196523">
        <w:rPr>
          <w:rFonts w:ascii="Times New Roman" w:eastAsia="宋体" w:hAnsi="Times New Roman" w:cs="Times New Roman" w:hint="eastAsia"/>
          <w:color w:val="000000" w:themeColor="text1"/>
        </w:rPr>
        <w:t>的</w:t>
      </w:r>
      <w:r w:rsidR="00D01E05" w:rsidRPr="00196523">
        <w:rPr>
          <w:rFonts w:ascii="Times New Roman" w:eastAsia="宋体" w:hAnsi="Times New Roman" w:cs="Times New Roman" w:hint="eastAsia"/>
          <w:color w:val="000000" w:themeColor="text1"/>
        </w:rPr>
        <w:t>排序方法</w:t>
      </w:r>
      <w:r w:rsidR="0006487E" w:rsidRPr="00196523">
        <w:rPr>
          <w:rFonts w:ascii="Times New Roman" w:eastAsia="宋体" w:hAnsi="Times New Roman" w:cs="Times New Roman" w:hint="eastAsia"/>
          <w:color w:val="000000" w:themeColor="text1"/>
        </w:rPr>
        <w:t>更能</w:t>
      </w:r>
      <w:r w:rsidR="00D01E05" w:rsidRPr="00196523">
        <w:rPr>
          <w:rFonts w:ascii="Times New Roman" w:eastAsia="宋体" w:hAnsi="Times New Roman" w:cs="Times New Roman" w:hint="eastAsia"/>
          <w:color w:val="000000" w:themeColor="text1"/>
        </w:rPr>
        <w:t>节省时间，因为除最大的</w:t>
      </w:r>
      <w:r w:rsidR="004D0951" w:rsidRPr="00196523">
        <w:rPr>
          <w:rFonts w:ascii="Times New Roman" w:eastAsia="宋体" w:hAnsi="Times New Roman" w:cs="Times New Roman" w:hint="eastAsia"/>
          <w:color w:val="000000" w:themeColor="text1"/>
        </w:rPr>
        <w:t>4</w:t>
      </w:r>
      <w:r w:rsidR="00D01E05" w:rsidRPr="00196523">
        <w:rPr>
          <w:rFonts w:ascii="Times New Roman" w:eastAsia="宋体" w:hAnsi="Times New Roman" w:cs="Times New Roman" w:hint="eastAsia"/>
          <w:color w:val="000000" w:themeColor="text1"/>
        </w:rPr>
        <w:t>个数据外，</w:t>
      </w:r>
      <w:r w:rsidRPr="00196523">
        <w:rPr>
          <w:rFonts w:ascii="Times New Roman" w:eastAsia="宋体" w:hAnsi="Times New Roman" w:cs="Times New Roman" w:hint="eastAsia"/>
          <w:color w:val="000000" w:themeColor="text1"/>
        </w:rPr>
        <w:t>其余的数据不需要完全排序。</w:t>
      </w:r>
    </w:p>
    <w:p w:rsidR="004D0951" w:rsidRPr="00196523" w:rsidRDefault="00D01E0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选项中给出的</w:t>
      </w:r>
      <w:r w:rsidR="004D0951"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个排序方法</w:t>
      </w:r>
      <w:r w:rsidR="004D0951"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hint="eastAsia"/>
          <w:color w:val="000000" w:themeColor="text1"/>
        </w:rPr>
        <w:t>，</w:t>
      </w:r>
      <w:r w:rsidR="000F66B6" w:rsidRPr="00196523">
        <w:rPr>
          <w:rFonts w:ascii="Times New Roman" w:eastAsia="宋体" w:hAnsi="Times New Roman" w:cs="Times New Roman" w:hint="eastAsia"/>
          <w:color w:val="000000" w:themeColor="text1"/>
        </w:rPr>
        <w:t>直接</w:t>
      </w:r>
      <w:r w:rsidR="0006487E" w:rsidRPr="00196523">
        <w:rPr>
          <w:rFonts w:ascii="Times New Roman" w:eastAsia="宋体" w:hAnsi="Times New Roman" w:cs="Times New Roman" w:hint="eastAsia"/>
          <w:color w:val="000000" w:themeColor="text1"/>
        </w:rPr>
        <w:t>插入排序和</w:t>
      </w:r>
      <w:r w:rsidRPr="00196523">
        <w:rPr>
          <w:rFonts w:ascii="Times New Roman" w:eastAsia="宋体" w:hAnsi="Times New Roman" w:cs="Times New Roman" w:hint="eastAsia"/>
          <w:color w:val="000000" w:themeColor="text1"/>
        </w:rPr>
        <w:t>希尔排序</w:t>
      </w:r>
      <w:r w:rsidR="0006487E" w:rsidRPr="00196523">
        <w:rPr>
          <w:rFonts w:ascii="Times New Roman" w:eastAsia="宋体" w:hAnsi="Times New Roman" w:cs="Times New Roman" w:hint="eastAsia"/>
          <w:color w:val="000000" w:themeColor="text1"/>
        </w:rPr>
        <w:t>都</w:t>
      </w:r>
      <w:r w:rsidRPr="00196523">
        <w:rPr>
          <w:rFonts w:ascii="Times New Roman" w:eastAsia="宋体" w:hAnsi="Times New Roman" w:cs="Times New Roman" w:hint="eastAsia"/>
          <w:color w:val="000000" w:themeColor="text1"/>
        </w:rPr>
        <w:t>需要将全部数据排序后才能知道最大的</w:t>
      </w:r>
      <w:r w:rsidR="004D0951"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个元素是什么。对于快速排序，</w:t>
      </w:r>
      <w:r w:rsidR="00157FD1" w:rsidRPr="00196523">
        <w:rPr>
          <w:rFonts w:ascii="Times New Roman" w:eastAsia="宋体" w:hAnsi="Times New Roman" w:cs="Times New Roman" w:hint="eastAsia"/>
          <w:color w:val="000000" w:themeColor="text1"/>
        </w:rPr>
        <w:t>使用枢轴将全部数据划分为整体有序的两部分。</w:t>
      </w:r>
      <w:r w:rsidR="004D0951" w:rsidRPr="00196523">
        <w:rPr>
          <w:rFonts w:ascii="Times New Roman" w:eastAsia="宋体" w:hAnsi="Times New Roman" w:cs="Times New Roman" w:hint="eastAsia"/>
          <w:color w:val="000000" w:themeColor="text1"/>
        </w:rPr>
        <w:t>如果枢轴是所有数据中第</w:t>
      </w:r>
      <w:r w:rsidR="004D0951" w:rsidRPr="00196523">
        <w:rPr>
          <w:rFonts w:ascii="Times New Roman" w:eastAsia="宋体" w:hAnsi="Times New Roman" w:cs="Times New Roman"/>
          <w:i/>
          <w:color w:val="000000" w:themeColor="text1"/>
        </w:rPr>
        <w:t>k</w:t>
      </w:r>
      <w:r w:rsidR="004D0951" w:rsidRPr="00196523">
        <w:rPr>
          <w:rFonts w:ascii="Times New Roman" w:eastAsia="宋体" w:hAnsi="Times New Roman" w:cs="Times New Roman" w:hint="eastAsia"/>
          <w:color w:val="000000" w:themeColor="text1"/>
        </w:rPr>
        <w:t>大的元素，且</w:t>
      </w:r>
      <w:r w:rsidR="004D0951" w:rsidRPr="00196523">
        <w:rPr>
          <w:rFonts w:ascii="Times New Roman" w:eastAsia="宋体" w:hAnsi="Times New Roman" w:cs="Times New Roman" w:hint="eastAsia"/>
          <w:i/>
          <w:color w:val="000000" w:themeColor="text1"/>
        </w:rPr>
        <w:t>k&lt;</w:t>
      </w:r>
      <w:r w:rsidR="004D0951" w:rsidRPr="00196523">
        <w:rPr>
          <w:rFonts w:ascii="Times New Roman" w:eastAsia="宋体" w:hAnsi="Times New Roman" w:cs="Times New Roman"/>
          <w:color w:val="000000" w:themeColor="text1"/>
        </w:rPr>
        <w:t>999</w:t>
      </w:r>
      <w:r w:rsidR="004D0951" w:rsidRPr="00196523">
        <w:rPr>
          <w:rFonts w:ascii="Times New Roman" w:eastAsia="宋体" w:hAnsi="Times New Roman" w:cs="Times New Roman" w:hint="eastAsia"/>
          <w:color w:val="000000" w:themeColor="text1"/>
        </w:rPr>
        <w:t>6</w:t>
      </w:r>
      <w:r w:rsidR="004D0951" w:rsidRPr="00196523">
        <w:rPr>
          <w:rFonts w:ascii="Times New Roman" w:eastAsia="宋体" w:hAnsi="Times New Roman" w:cs="Times New Roman" w:hint="eastAsia"/>
          <w:color w:val="000000" w:themeColor="text1"/>
        </w:rPr>
        <w:t>，则需要</w:t>
      </w:r>
      <w:r w:rsidR="00157FD1" w:rsidRPr="00196523">
        <w:rPr>
          <w:rFonts w:ascii="Times New Roman" w:eastAsia="宋体" w:hAnsi="Times New Roman" w:cs="Times New Roman" w:hint="eastAsia"/>
          <w:color w:val="000000" w:themeColor="text1"/>
        </w:rPr>
        <w:t>在较大的部分中继续进行划分。</w:t>
      </w:r>
      <w:r w:rsidR="004D0951" w:rsidRPr="00196523">
        <w:rPr>
          <w:rFonts w:ascii="Times New Roman" w:eastAsia="宋体" w:hAnsi="Times New Roman" w:cs="Times New Roman" w:hint="eastAsia"/>
          <w:color w:val="000000" w:themeColor="text1"/>
        </w:rPr>
        <w:t>划分的趟数是不确定的。</w:t>
      </w:r>
    </w:p>
    <w:p w:rsidR="00F8134F" w:rsidRPr="00196523" w:rsidRDefault="004D095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对于选择排序，每趟排序都能选出本趟中的最大值，</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趟排序后即可选出最大的</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个元素。它属于不完全排序方法（即边排序边得到部分最终结果）。</w:t>
      </w:r>
    </w:p>
    <w:p w:rsidR="004D0951" w:rsidRPr="00196523" w:rsidRDefault="004D095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趟选择排序中，需要进行的比较操作是</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-4=4</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w:t>
      </w:r>
      <w:r w:rsidR="00F8134F" w:rsidRPr="00196523">
        <w:rPr>
          <w:rFonts w:ascii="Times New Roman" w:eastAsia="宋体" w:hAnsi="Times New Roman" w:cs="Times New Roman"/>
          <w:color w:val="000000" w:themeColor="text1"/>
        </w:rPr>
        <w:t>10</w:t>
      </w:r>
      <w:r w:rsidR="00F8134F" w:rsidRPr="00196523">
        <w:rPr>
          <w:rFonts w:ascii="Times New Roman" w:eastAsia="宋体" w:hAnsi="Times New Roman" w:cs="Times New Roman" w:hint="eastAsia"/>
          <w:color w:val="000000" w:themeColor="text1"/>
        </w:rPr>
        <w:t>，交换次数不会超过比较次数。</w:t>
      </w:r>
    </w:p>
    <w:p w:rsidR="00E413AF" w:rsidRPr="00196523" w:rsidRDefault="0001532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9</w:t>
      </w:r>
      <w:r w:rsidR="00E413AF" w:rsidRPr="00196523">
        <w:rPr>
          <w:rFonts w:ascii="Times New Roman" w:eastAsia="宋体" w:hAnsi="Times New Roman" w:cs="Times New Roman"/>
          <w:color w:val="000000" w:themeColor="text1"/>
        </w:rPr>
        <w:t>．从未排序序列中依次取出一个元素与已排序序列中的元素依次进行比较，然后将其放在已排序序列的合适位置，该排序方法称为</w:t>
      </w:r>
      <w:r w:rsidR="00F27B72" w:rsidRPr="00196523">
        <w:rPr>
          <w:rFonts w:ascii="Times New Roman" w:eastAsia="宋体" w:hAnsi="Times New Roman" w:cs="Times New Roman"/>
          <w:color w:val="000000" w:themeColor="text1"/>
        </w:rPr>
        <w:t>________</w:t>
      </w:r>
      <w:r w:rsidR="00C10FD0" w:rsidRPr="00196523">
        <w:rPr>
          <w:rFonts w:ascii="Times New Roman" w:eastAsia="宋体" w:hAnsi="Times New Roman" w:cs="Times New Roman" w:hint="eastAsia"/>
          <w:color w:val="000000" w:themeColor="text1"/>
        </w:rPr>
        <w:t>。</w:t>
      </w:r>
    </w:p>
    <w:p w:rsidR="00E413AF" w:rsidRPr="00196523" w:rsidRDefault="00E413AF"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00B31CD0" w:rsidRPr="00196523">
        <w:rPr>
          <w:rFonts w:ascii="Times New Roman" w:eastAsia="宋体" w:hAnsi="Times New Roman" w:cs="Times New Roman" w:hint="eastAsia"/>
          <w:color w:val="000000" w:themeColor="text1"/>
        </w:rPr>
        <w:t>直接</w:t>
      </w:r>
      <w:r w:rsidRPr="00196523">
        <w:rPr>
          <w:rFonts w:ascii="Times New Roman" w:eastAsia="宋体" w:hAnsi="Times New Roman" w:cs="Times New Roman"/>
          <w:color w:val="000000" w:themeColor="text1"/>
          <w:szCs w:val="21"/>
        </w:rPr>
        <w:t>插入排序</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选择排序</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希尔排序</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二路归并排序</w:t>
      </w:r>
    </w:p>
    <w:p w:rsidR="00C10FD0" w:rsidRPr="00196523" w:rsidRDefault="00C10FD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31CD0" w:rsidRPr="00196523">
        <w:rPr>
          <w:rFonts w:ascii="Times New Roman" w:eastAsia="宋体" w:hAnsi="Times New Roman" w:cs="Times New Roman" w:hint="eastAsia"/>
          <w:color w:val="000000" w:themeColor="text1"/>
        </w:rPr>
        <w:t>A</w:t>
      </w:r>
      <w:r w:rsidR="00B31CD0" w:rsidRPr="00196523">
        <w:rPr>
          <w:rFonts w:ascii="Times New Roman" w:eastAsia="宋体" w:hAnsi="Times New Roman" w:cs="Times New Roman" w:hint="eastAsia"/>
          <w:color w:val="000000" w:themeColor="text1"/>
        </w:rPr>
        <w:t>。</w:t>
      </w:r>
    </w:p>
    <w:p w:rsidR="00B31CD0" w:rsidRPr="00196523" w:rsidRDefault="00B31CD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题</w:t>
      </w:r>
      <w:r w:rsidR="000F66B6" w:rsidRPr="00196523">
        <w:rPr>
          <w:rFonts w:ascii="Times New Roman" w:eastAsia="宋体" w:hAnsi="Times New Roman" w:cs="Times New Roman" w:hint="eastAsia"/>
          <w:color w:val="000000" w:themeColor="text1"/>
        </w:rPr>
        <w:t>目</w:t>
      </w:r>
      <w:r w:rsidRPr="00196523">
        <w:rPr>
          <w:rFonts w:ascii="Times New Roman" w:eastAsia="宋体" w:hAnsi="Times New Roman" w:cs="Times New Roman" w:hint="eastAsia"/>
          <w:color w:val="000000" w:themeColor="text1"/>
        </w:rPr>
        <w:t>中描述的正是直接插入排序的含义。</w:t>
      </w:r>
    </w:p>
    <w:p w:rsidR="00B06043" w:rsidRDefault="00B06043" w:rsidP="00B06043">
      <w:pPr>
        <w:snapToGrid w:val="0"/>
        <w:ind w:left="315" w:hangingChars="150" w:hanging="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1</w:t>
      </w:r>
      <w:r w:rsidRPr="00C813BA">
        <w:rPr>
          <w:rFonts w:ascii="Times New Roman" w:eastAsia="宋体" w:hAnsi="Times New Roman" w:cs="Times New Roman" w:hint="eastAsia"/>
          <w:color w:val="000000"/>
          <w:szCs w:val="21"/>
        </w:rPr>
        <w:t>0</w:t>
      </w:r>
      <w:r w:rsidRPr="00C813B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使用数据序列</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0</w:t>
      </w:r>
      <w:r w:rsidRPr="00C813BA">
        <w:rPr>
          <w:rFonts w:ascii="宋体" w:eastAsia="宋体" w:hAnsi="宋体" w:cs="Times New Roman"/>
          <w:color w:val="000000"/>
        </w:rPr>
        <w:t>,</w:t>
      </w:r>
      <w:r>
        <w:rPr>
          <w:rFonts w:ascii="Times New Roman" w:eastAsia="宋体" w:hAnsi="Times New Roman" w:cs="Times New Roman"/>
          <w:color w:val="000000"/>
          <w:szCs w:val="21"/>
        </w:rPr>
        <w:t>15</w:t>
      </w:r>
      <w:r w:rsidRPr="00C813BA">
        <w:rPr>
          <w:rFonts w:ascii="宋体" w:eastAsia="宋体" w:hAnsi="宋体" w:cs="Times New Roman"/>
          <w:color w:val="000000"/>
        </w:rPr>
        <w:t>,</w:t>
      </w:r>
      <w:r>
        <w:rPr>
          <w:rFonts w:ascii="Times New Roman" w:eastAsia="宋体" w:hAnsi="Times New Roman" w:cs="Times New Roman"/>
          <w:color w:val="000000"/>
          <w:szCs w:val="21"/>
        </w:rPr>
        <w:t>20</w:t>
      </w:r>
      <w:r w:rsidRPr="00C813BA">
        <w:rPr>
          <w:rFonts w:ascii="宋体" w:eastAsia="宋体" w:hAnsi="宋体" w:cs="Times New Roman"/>
          <w:color w:val="000000"/>
        </w:rPr>
        <w:t>,</w:t>
      </w:r>
      <w:r>
        <w:rPr>
          <w:rFonts w:ascii="Times New Roman" w:eastAsia="宋体" w:hAnsi="Times New Roman" w:cs="Times New Roman"/>
          <w:color w:val="000000"/>
          <w:szCs w:val="21"/>
        </w:rPr>
        <w:t>25</w:t>
      </w:r>
      <w:r w:rsidRPr="00C813BA">
        <w:rPr>
          <w:rFonts w:ascii="宋体" w:eastAsia="宋体" w:hAnsi="宋体" w:cs="Times New Roman"/>
          <w:color w:val="000000"/>
        </w:rPr>
        <w:t>,</w:t>
      </w:r>
      <w:r>
        <w:rPr>
          <w:rFonts w:ascii="Times New Roman" w:eastAsia="宋体" w:hAnsi="Times New Roman" w:cs="Times New Roman"/>
          <w:color w:val="000000"/>
          <w:szCs w:val="21"/>
        </w:rPr>
        <w:t>30</w:t>
      </w:r>
      <w:r>
        <w:rPr>
          <w:rFonts w:ascii="Times New Roman" w:eastAsia="宋体" w:hAnsi="Times New Roman" w:cs="Times New Roman" w:hint="eastAsia"/>
          <w:color w:val="000000"/>
          <w:szCs w:val="21"/>
        </w:rPr>
        <w:t>建立初始最大堆时，数据对交换的次数是</w:t>
      </w:r>
      <w:r>
        <w:rPr>
          <w:rFonts w:ascii="Times New Roman" w:eastAsia="宋体" w:hAnsi="Times New Roman" w:cs="Times New Roman"/>
          <w:color w:val="000000"/>
        </w:rPr>
        <w:t>________</w:t>
      </w:r>
      <w:r w:rsidRPr="00C813BA">
        <w:rPr>
          <w:rFonts w:ascii="Times New Roman" w:eastAsia="宋体" w:hAnsi="Times New Roman" w:cs="Times New Roman" w:hint="eastAsia"/>
          <w:color w:val="000000"/>
        </w:rPr>
        <w:t>。</w:t>
      </w:r>
    </w:p>
    <w:p w:rsidR="00B06043" w:rsidRPr="00C813BA" w:rsidRDefault="00B06043" w:rsidP="00B06043">
      <w:pPr>
        <w:tabs>
          <w:tab w:val="left" w:pos="2310"/>
          <w:tab w:val="left" w:pos="4200"/>
          <w:tab w:val="left" w:pos="6090"/>
        </w:tabs>
        <w:snapToGrid w:val="0"/>
        <w:ind w:firstLineChars="150" w:firstLine="315"/>
        <w:rPr>
          <w:rFonts w:ascii="Times New Roman" w:eastAsia="宋体" w:hAnsi="Times New Roman" w:cs="Times New Roman"/>
          <w:color w:val="000000"/>
          <w:szCs w:val="21"/>
        </w:rPr>
      </w:pPr>
      <w:r w:rsidRPr="00C813BA">
        <w:rPr>
          <w:rFonts w:ascii="Times New Roman" w:eastAsia="宋体" w:hAnsi="Times New Roman" w:cs="Times New Roman"/>
          <w:color w:val="000000"/>
          <w:szCs w:val="21"/>
        </w:rPr>
        <w:t>A</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1</w:t>
      </w:r>
      <w:r w:rsidRPr="00C813BA">
        <w:rPr>
          <w:rFonts w:ascii="Times New Roman" w:eastAsia="宋体" w:hAnsi="Times New Roman" w:cs="Times New Roman"/>
          <w:color w:val="000000"/>
          <w:szCs w:val="21"/>
        </w:rPr>
        <w:tab/>
        <w:t>B</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2</w:t>
      </w:r>
      <w:r>
        <w:rPr>
          <w:rFonts w:ascii="Times New Roman" w:eastAsia="宋体" w:hAnsi="Times New Roman" w:cs="Times New Roman"/>
          <w:color w:val="000000"/>
        </w:rPr>
        <w:tab/>
      </w:r>
      <w:r w:rsidRPr="00C813BA">
        <w:rPr>
          <w:rFonts w:ascii="Times New Roman" w:eastAsia="宋体" w:hAnsi="Times New Roman" w:cs="Times New Roman"/>
          <w:color w:val="000000"/>
          <w:szCs w:val="21"/>
        </w:rPr>
        <w:t>C</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3</w:t>
      </w:r>
      <w:r w:rsidRPr="00C813BA">
        <w:rPr>
          <w:rFonts w:ascii="Times New Roman" w:eastAsia="宋体" w:hAnsi="Times New Roman" w:cs="Times New Roman"/>
          <w:color w:val="000000"/>
          <w:szCs w:val="21"/>
        </w:rPr>
        <w:tab/>
        <w:t>D</w:t>
      </w:r>
      <w:r w:rsidRPr="00C813BA">
        <w:rPr>
          <w:rFonts w:ascii="Times New Roman" w:eastAsia="宋体" w:hAnsi="Times New Roman" w:cs="Times New Roman"/>
          <w:color w:val="000000"/>
        </w:rPr>
        <w:t>．</w:t>
      </w:r>
      <w:r>
        <w:rPr>
          <w:rFonts w:ascii="Times New Roman" w:eastAsia="宋体" w:hAnsi="Times New Roman" w:cs="Times New Roman" w:hint="eastAsia"/>
          <w:color w:val="000000"/>
        </w:rPr>
        <w:t>4</w:t>
      </w:r>
    </w:p>
    <w:p w:rsidR="00B06043" w:rsidRPr="00196523" w:rsidRDefault="00B06043" w:rsidP="00B06043">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w:t>
      </w:r>
    </w:p>
    <w:p w:rsidR="009530F7" w:rsidRDefault="00B06043" w:rsidP="001C30E9">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建立初始最大堆的过程如图</w:t>
      </w:r>
      <w:r>
        <w:rPr>
          <w:rFonts w:ascii="Times New Roman" w:eastAsia="宋体" w:hAnsi="Times New Roman" w:cs="Times New Roman" w:hint="eastAsia"/>
          <w:color w:val="000000" w:themeColor="text1"/>
        </w:rPr>
        <w:t>7</w:t>
      </w:r>
      <w:r>
        <w:rPr>
          <w:rFonts w:ascii="Times New Roman" w:eastAsia="宋体" w:hAnsi="Times New Roman" w:cs="Times New Roman"/>
          <w:color w:val="000000" w:themeColor="text1"/>
        </w:rPr>
        <w:t>-1</w:t>
      </w:r>
      <w:r>
        <w:rPr>
          <w:rFonts w:ascii="Times New Roman" w:eastAsia="宋体" w:hAnsi="Times New Roman" w:cs="Times New Roman" w:hint="eastAsia"/>
          <w:color w:val="000000" w:themeColor="text1"/>
        </w:rPr>
        <w:t>所示。</w:t>
      </w:r>
    </w:p>
    <w:p w:rsidR="00B06043" w:rsidRDefault="00B06043" w:rsidP="001C30E9">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mc:AlternateContent>
          <mc:Choice Requires="wpg">
            <w:drawing>
              <wp:anchor distT="0" distB="0" distL="114300" distR="114300" simplePos="0" relativeHeight="252106752" behindDoc="0" locked="0" layoutInCell="1" allowOverlap="1">
                <wp:simplePos x="0" y="0"/>
                <wp:positionH relativeFrom="column">
                  <wp:posOffset>1145381</wp:posOffset>
                </wp:positionH>
                <wp:positionV relativeFrom="paragraph">
                  <wp:posOffset>99378</wp:posOffset>
                </wp:positionV>
                <wp:extent cx="2790508" cy="2668248"/>
                <wp:effectExtent l="0" t="0" r="10160" b="18415"/>
                <wp:wrapNone/>
                <wp:docPr id="2772" name="组合 2772"/>
                <wp:cNvGraphicFramePr/>
                <a:graphic xmlns:a="http://schemas.openxmlformats.org/drawingml/2006/main">
                  <a:graphicData uri="http://schemas.microsoft.com/office/word/2010/wordprocessingGroup">
                    <wpg:wgp>
                      <wpg:cNvGrpSpPr/>
                      <wpg:grpSpPr>
                        <a:xfrm>
                          <a:off x="0" y="0"/>
                          <a:ext cx="2790508" cy="2668248"/>
                          <a:chOff x="0" y="0"/>
                          <a:chExt cx="2790508" cy="2668248"/>
                        </a:xfrm>
                      </wpg:grpSpPr>
                      <wpg:grpSp>
                        <wpg:cNvPr id="12581" name="组合 12581"/>
                        <wpg:cNvGrpSpPr/>
                        <wpg:grpSpPr>
                          <a:xfrm>
                            <a:off x="0" y="0"/>
                            <a:ext cx="1280795" cy="1146184"/>
                            <a:chOff x="323849" y="0"/>
                            <a:chExt cx="1280795" cy="1146184"/>
                          </a:xfrm>
                        </wpg:grpSpPr>
                        <wpg:grpSp>
                          <wpg:cNvPr id="12586" name="Group 11419"/>
                          <wpg:cNvGrpSpPr>
                            <a:grpSpLocks/>
                          </wpg:cNvGrpSpPr>
                          <wpg:grpSpPr bwMode="auto">
                            <a:xfrm>
                              <a:off x="361478" y="0"/>
                              <a:ext cx="1064376" cy="875601"/>
                              <a:chOff x="4974" y="8111"/>
                              <a:chExt cx="1938" cy="1567"/>
                            </a:xfrm>
                          </wpg:grpSpPr>
                          <wps:wsp>
                            <wps:cNvPr id="12588" name="Oval 9513"/>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g:grpSp>
                            <wpg:cNvPr id="12590" name="Group 11415"/>
                            <wpg:cNvGrpSpPr>
                              <a:grpSpLocks/>
                            </wpg:cNvGrpSpPr>
                            <wpg:grpSpPr bwMode="auto">
                              <a:xfrm>
                                <a:off x="4974" y="8715"/>
                                <a:ext cx="1938" cy="963"/>
                                <a:chOff x="4658" y="8715"/>
                                <a:chExt cx="1938" cy="963"/>
                              </a:xfrm>
                            </wpg:grpSpPr>
                            <wpg:grpSp>
                              <wpg:cNvPr id="12591" name="Group 11405"/>
                              <wpg:cNvGrpSpPr>
                                <a:grpSpLocks/>
                              </wpg:cNvGrpSpPr>
                              <wpg:grpSpPr bwMode="auto">
                                <a:xfrm>
                                  <a:off x="4658" y="8715"/>
                                  <a:ext cx="1035" cy="963"/>
                                  <a:chOff x="4658" y="8715"/>
                                  <a:chExt cx="1035" cy="963"/>
                                </a:xfrm>
                              </wpg:grpSpPr>
                              <wpg:grpSp>
                                <wpg:cNvPr id="12592" name="Group 9521"/>
                                <wpg:cNvGrpSpPr>
                                  <a:grpSpLocks/>
                                </wpg:cNvGrpSpPr>
                                <wpg:grpSpPr bwMode="auto">
                                  <a:xfrm>
                                    <a:off x="4658" y="9310"/>
                                    <a:ext cx="1035" cy="368"/>
                                    <a:chOff x="4578" y="4781"/>
                                    <a:chExt cx="923" cy="340"/>
                                  </a:xfrm>
                                </wpg:grpSpPr>
                                <wps:wsp>
                                  <wps:cNvPr id="12593" name="Oval 9522"/>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p w:rsidR="008E537A" w:rsidRPr="00B9392F" w:rsidRDefault="008E537A" w:rsidP="00B06043">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2594" name="Oval 9523"/>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623" name="Group 11404"/>
                                <wpg:cNvGrpSpPr>
                                  <a:grpSpLocks/>
                                </wpg:cNvGrpSpPr>
                                <wpg:grpSpPr bwMode="auto">
                                  <a:xfrm>
                                    <a:off x="4935" y="9070"/>
                                    <a:ext cx="481" cy="249"/>
                                    <a:chOff x="4930" y="9070"/>
                                    <a:chExt cx="481" cy="249"/>
                                  </a:xfrm>
                                </wpg:grpSpPr>
                                <wps:wsp>
                                  <wps:cNvPr id="12624" name="Freeform 9525"/>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1" name="Freeform 1140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32" name="Oval 9516"/>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12640" name="Oval 11413"/>
                              <wps:cNvSpPr>
                                <a:spLocks noChangeArrowheads="1"/>
                              </wps:cNvSpPr>
                              <wps:spPr bwMode="auto">
                                <a:xfrm>
                                  <a:off x="621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641" name="Group 11416"/>
                            <wpg:cNvGrpSpPr>
                              <a:grpSpLocks/>
                            </wpg:cNvGrpSpPr>
                            <wpg:grpSpPr bwMode="auto">
                              <a:xfrm>
                                <a:off x="5637" y="8394"/>
                                <a:ext cx="938" cy="381"/>
                                <a:chOff x="5312" y="8471"/>
                                <a:chExt cx="938" cy="304"/>
                              </a:xfrm>
                            </wpg:grpSpPr>
                            <wps:wsp>
                              <wps:cNvPr id="12642" name="Freeform 952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3" name="Freeform 11414"/>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647" name="文本框 26"/>
                          <wps:cNvSpPr txBox="1">
                            <a:spLocks noChangeArrowheads="1"/>
                          </wps:cNvSpPr>
                          <wps:spPr bwMode="auto">
                            <a:xfrm>
                              <a:off x="323849" y="983010"/>
                              <a:ext cx="1280795" cy="16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a) </w:t>
                                </w:r>
                                <w:r>
                                  <w:rPr>
                                    <w:rFonts w:ascii="Times New Roman" w:eastAsia="宋体" w:hAnsi="Times New Roman" w:cs="Times New Roman" w:hint="eastAsia"/>
                                    <w:b w:val="0"/>
                                  </w:rPr>
                                  <w:t>初始完全二叉树</w:t>
                                </w:r>
                              </w:p>
                              <w:p w:rsidR="008E537A" w:rsidRPr="001C2733" w:rsidRDefault="008E537A" w:rsidP="00B06043">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grpSp>
                        <wpg:cNvPr id="12648" name="组合 12648"/>
                        <wpg:cNvGrpSpPr/>
                        <wpg:grpSpPr>
                          <a:xfrm>
                            <a:off x="1509713" y="0"/>
                            <a:ext cx="1280795" cy="1146184"/>
                            <a:chOff x="323849" y="0"/>
                            <a:chExt cx="1280795" cy="1146184"/>
                          </a:xfrm>
                        </wpg:grpSpPr>
                        <wpg:grpSp>
                          <wpg:cNvPr id="12649" name="Group 11419"/>
                          <wpg:cNvGrpSpPr>
                            <a:grpSpLocks/>
                          </wpg:cNvGrpSpPr>
                          <wpg:grpSpPr bwMode="auto">
                            <a:xfrm>
                              <a:off x="361478" y="0"/>
                              <a:ext cx="1064376" cy="875601"/>
                              <a:chOff x="4974" y="8111"/>
                              <a:chExt cx="1938" cy="1567"/>
                            </a:xfrm>
                          </wpg:grpSpPr>
                          <wps:wsp>
                            <wps:cNvPr id="12650" name="Oval 9513"/>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txbxContent>
                            </wps:txbx>
                            <wps:bodyPr rot="0" vert="horz" wrap="square" lIns="0" tIns="0" rIns="0" bIns="0" anchor="t" anchorCtr="0" upright="1">
                              <a:noAutofit/>
                            </wps:bodyPr>
                          </wps:wsp>
                          <wpg:grpSp>
                            <wpg:cNvPr id="12651" name="Group 11415"/>
                            <wpg:cNvGrpSpPr>
                              <a:grpSpLocks/>
                            </wpg:cNvGrpSpPr>
                            <wpg:grpSpPr bwMode="auto">
                              <a:xfrm>
                                <a:off x="4974" y="8715"/>
                                <a:ext cx="1938" cy="963"/>
                                <a:chOff x="4658" y="8715"/>
                                <a:chExt cx="1938" cy="963"/>
                              </a:xfrm>
                            </wpg:grpSpPr>
                            <wpg:grpSp>
                              <wpg:cNvPr id="12652" name="Group 11405"/>
                              <wpg:cNvGrpSpPr>
                                <a:grpSpLocks/>
                              </wpg:cNvGrpSpPr>
                              <wpg:grpSpPr bwMode="auto">
                                <a:xfrm>
                                  <a:off x="4658" y="8715"/>
                                  <a:ext cx="1035" cy="963"/>
                                  <a:chOff x="4658" y="8715"/>
                                  <a:chExt cx="1035" cy="963"/>
                                </a:xfrm>
                              </wpg:grpSpPr>
                              <wpg:grpSp>
                                <wpg:cNvPr id="12653" name="Group 9521"/>
                                <wpg:cNvGrpSpPr>
                                  <a:grpSpLocks/>
                                </wpg:cNvGrpSpPr>
                                <wpg:grpSpPr bwMode="auto">
                                  <a:xfrm>
                                    <a:off x="4658" y="9310"/>
                                    <a:ext cx="1035" cy="368"/>
                                    <a:chOff x="4578" y="4781"/>
                                    <a:chExt cx="923" cy="340"/>
                                  </a:xfrm>
                                </wpg:grpSpPr>
                                <wps:wsp>
                                  <wps:cNvPr id="12654" name="Oval 9522"/>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2655" name="Oval 9523"/>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656" name="Group 11404"/>
                                <wpg:cNvGrpSpPr>
                                  <a:grpSpLocks/>
                                </wpg:cNvGrpSpPr>
                                <wpg:grpSpPr bwMode="auto">
                                  <a:xfrm>
                                    <a:off x="4935" y="9070"/>
                                    <a:ext cx="481" cy="249"/>
                                    <a:chOff x="4930" y="9070"/>
                                    <a:chExt cx="481" cy="249"/>
                                  </a:xfrm>
                                </wpg:grpSpPr>
                                <wps:wsp>
                                  <wps:cNvPr id="12657" name="Freeform 9525"/>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8" name="Freeform 1140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59" name="Oval 9516"/>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12660" name="Oval 11413"/>
                              <wps:cNvSpPr>
                                <a:spLocks noChangeArrowheads="1"/>
                              </wps:cNvSpPr>
                              <wps:spPr bwMode="auto">
                                <a:xfrm>
                                  <a:off x="621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661" name="Group 11416"/>
                            <wpg:cNvGrpSpPr>
                              <a:grpSpLocks/>
                            </wpg:cNvGrpSpPr>
                            <wpg:grpSpPr bwMode="auto">
                              <a:xfrm>
                                <a:off x="5637" y="8394"/>
                                <a:ext cx="938" cy="381"/>
                                <a:chOff x="5312" y="8471"/>
                                <a:chExt cx="938" cy="304"/>
                              </a:xfrm>
                            </wpg:grpSpPr>
                            <wps:wsp>
                              <wps:cNvPr id="12662" name="Freeform 952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3" name="Freeform 11414"/>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664" name="文本框 26"/>
                          <wps:cNvSpPr txBox="1">
                            <a:spLocks noChangeArrowheads="1"/>
                          </wps:cNvSpPr>
                          <wps:spPr bwMode="auto">
                            <a:xfrm>
                              <a:off x="323849" y="983010"/>
                              <a:ext cx="1280795" cy="16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b) </w:t>
                                </w:r>
                                <w:r>
                                  <w:rPr>
                                    <w:rFonts w:ascii="Times New Roman" w:eastAsia="宋体" w:hAnsi="Times New Roman" w:cs="Times New Roman" w:hint="eastAsia"/>
                                    <w:b w:val="0"/>
                                  </w:rPr>
                                  <w:t>3</w:t>
                                </w:r>
                                <w:r>
                                  <w:rPr>
                                    <w:rFonts w:ascii="Times New Roman" w:eastAsia="宋体" w:hAnsi="Times New Roman" w:cs="Times New Roman"/>
                                    <w:b w:val="0"/>
                                  </w:rPr>
                                  <w:t>0</w:t>
                                </w:r>
                                <w:r>
                                  <w:rPr>
                                    <w:rFonts w:ascii="Times New Roman" w:eastAsia="宋体" w:hAnsi="Times New Roman" w:cs="Times New Roman"/>
                                    <w:b w:val="0"/>
                                  </w:rPr>
                                  <w:t>与</w:t>
                                </w:r>
                                <w:r>
                                  <w:rPr>
                                    <w:rFonts w:ascii="Times New Roman" w:eastAsia="宋体" w:hAnsi="Times New Roman" w:cs="Times New Roman" w:hint="eastAsia"/>
                                    <w:b w:val="0"/>
                                  </w:rPr>
                                  <w:t>1</w:t>
                                </w:r>
                                <w:r>
                                  <w:rPr>
                                    <w:rFonts w:ascii="Times New Roman" w:eastAsia="宋体" w:hAnsi="Times New Roman" w:cs="Times New Roman"/>
                                    <w:b w:val="0"/>
                                  </w:rPr>
                                  <w:t>5</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grpSp>
                        <wpg:cNvPr id="12665" name="组合 12665"/>
                        <wpg:cNvGrpSpPr/>
                        <wpg:grpSpPr>
                          <a:xfrm>
                            <a:off x="0" y="1302543"/>
                            <a:ext cx="1280795" cy="1146184"/>
                            <a:chOff x="323849" y="0"/>
                            <a:chExt cx="1280795" cy="1146184"/>
                          </a:xfrm>
                        </wpg:grpSpPr>
                        <wpg:grpSp>
                          <wpg:cNvPr id="12666" name="Group 11419"/>
                          <wpg:cNvGrpSpPr>
                            <a:grpSpLocks/>
                          </wpg:cNvGrpSpPr>
                          <wpg:grpSpPr bwMode="auto">
                            <a:xfrm>
                              <a:off x="361478" y="0"/>
                              <a:ext cx="1064376" cy="875601"/>
                              <a:chOff x="4974" y="8111"/>
                              <a:chExt cx="1938" cy="1567"/>
                            </a:xfrm>
                          </wpg:grpSpPr>
                          <wps:wsp>
                            <wps:cNvPr id="12667" name="Oval 9513"/>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g:grpSp>
                            <wpg:cNvPr id="12668" name="Group 11415"/>
                            <wpg:cNvGrpSpPr>
                              <a:grpSpLocks/>
                            </wpg:cNvGrpSpPr>
                            <wpg:grpSpPr bwMode="auto">
                              <a:xfrm>
                                <a:off x="4974" y="8715"/>
                                <a:ext cx="1938" cy="963"/>
                                <a:chOff x="4658" y="8715"/>
                                <a:chExt cx="1938" cy="963"/>
                              </a:xfrm>
                            </wpg:grpSpPr>
                            <wpg:grpSp>
                              <wpg:cNvPr id="12669" name="Group 11405"/>
                              <wpg:cNvGrpSpPr>
                                <a:grpSpLocks/>
                              </wpg:cNvGrpSpPr>
                              <wpg:grpSpPr bwMode="auto">
                                <a:xfrm>
                                  <a:off x="4658" y="8715"/>
                                  <a:ext cx="1035" cy="963"/>
                                  <a:chOff x="4658" y="8715"/>
                                  <a:chExt cx="1035" cy="963"/>
                                </a:xfrm>
                              </wpg:grpSpPr>
                              <wpg:grpSp>
                                <wpg:cNvPr id="12670" name="Group 9521"/>
                                <wpg:cNvGrpSpPr>
                                  <a:grpSpLocks/>
                                </wpg:cNvGrpSpPr>
                                <wpg:grpSpPr bwMode="auto">
                                  <a:xfrm>
                                    <a:off x="4658" y="9310"/>
                                    <a:ext cx="1035" cy="368"/>
                                    <a:chOff x="4578" y="4781"/>
                                    <a:chExt cx="923" cy="340"/>
                                  </a:xfrm>
                                </wpg:grpSpPr>
                                <wps:wsp>
                                  <wps:cNvPr id="12671" name="Oval 9522"/>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2864" name="Oval 9523"/>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865" name="Group 11404"/>
                                <wpg:cNvGrpSpPr>
                                  <a:grpSpLocks/>
                                </wpg:cNvGrpSpPr>
                                <wpg:grpSpPr bwMode="auto">
                                  <a:xfrm>
                                    <a:off x="4935" y="9070"/>
                                    <a:ext cx="481" cy="249"/>
                                    <a:chOff x="4930" y="9070"/>
                                    <a:chExt cx="481" cy="249"/>
                                  </a:xfrm>
                                </wpg:grpSpPr>
                                <wps:wsp>
                                  <wps:cNvPr id="12866" name="Freeform 9525"/>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7" name="Freeform 1140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868" name="Oval 9516"/>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12869" name="Oval 11413"/>
                              <wps:cNvSpPr>
                                <a:spLocks noChangeArrowheads="1"/>
                              </wps:cNvSpPr>
                              <wps:spPr bwMode="auto">
                                <a:xfrm>
                                  <a:off x="621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870" name="Group 11416"/>
                            <wpg:cNvGrpSpPr>
                              <a:grpSpLocks/>
                            </wpg:cNvGrpSpPr>
                            <wpg:grpSpPr bwMode="auto">
                              <a:xfrm>
                                <a:off x="5637" y="8394"/>
                                <a:ext cx="938" cy="381"/>
                                <a:chOff x="5312" y="8471"/>
                                <a:chExt cx="938" cy="304"/>
                              </a:xfrm>
                            </wpg:grpSpPr>
                            <wps:wsp>
                              <wps:cNvPr id="12871" name="Freeform 952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2" name="Freeform 11414"/>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873" name="文本框 26"/>
                          <wps:cNvSpPr txBox="1">
                            <a:spLocks noChangeArrowheads="1"/>
                          </wps:cNvSpPr>
                          <wps:spPr bwMode="auto">
                            <a:xfrm>
                              <a:off x="323849" y="983010"/>
                              <a:ext cx="1280795" cy="16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c) </w:t>
                                </w:r>
                                <w:r>
                                  <w:rPr>
                                    <w:rFonts w:ascii="Times New Roman" w:eastAsia="宋体" w:hAnsi="Times New Roman" w:cs="Times New Roman" w:hint="eastAsia"/>
                                    <w:b w:val="0"/>
                                  </w:rPr>
                                  <w:t>3</w:t>
                                </w:r>
                                <w:r>
                                  <w:rPr>
                                    <w:rFonts w:ascii="Times New Roman" w:eastAsia="宋体" w:hAnsi="Times New Roman" w:cs="Times New Roman"/>
                                    <w:b w:val="0"/>
                                  </w:rPr>
                                  <w:t>0</w:t>
                                </w:r>
                                <w:r>
                                  <w:rPr>
                                    <w:rFonts w:ascii="Times New Roman" w:eastAsia="宋体" w:hAnsi="Times New Roman" w:cs="Times New Roman"/>
                                    <w:b w:val="0"/>
                                  </w:rPr>
                                  <w:t>与</w:t>
                                </w:r>
                                <w:r>
                                  <w:rPr>
                                    <w:rFonts w:ascii="Times New Roman" w:eastAsia="宋体" w:hAnsi="Times New Roman" w:cs="Times New Roman" w:hint="eastAsia"/>
                                    <w:b w:val="0"/>
                                  </w:rPr>
                                  <w:t>1</w:t>
                                </w:r>
                                <w:r>
                                  <w:rPr>
                                    <w:rFonts w:ascii="Times New Roman" w:eastAsia="宋体" w:hAnsi="Times New Roman" w:cs="Times New Roman"/>
                                    <w:b w:val="0"/>
                                  </w:rPr>
                                  <w:t>0</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g:grpSp>
                        <wpg:cNvPr id="12874" name="组合 12874"/>
                        <wpg:cNvGrpSpPr/>
                        <wpg:grpSpPr>
                          <a:xfrm>
                            <a:off x="1509713" y="1302543"/>
                            <a:ext cx="1280795" cy="1146184"/>
                            <a:chOff x="323849" y="0"/>
                            <a:chExt cx="1280795" cy="1146184"/>
                          </a:xfrm>
                        </wpg:grpSpPr>
                        <wpg:grpSp>
                          <wpg:cNvPr id="12875" name="Group 11419"/>
                          <wpg:cNvGrpSpPr>
                            <a:grpSpLocks/>
                          </wpg:cNvGrpSpPr>
                          <wpg:grpSpPr bwMode="auto">
                            <a:xfrm>
                              <a:off x="361478" y="0"/>
                              <a:ext cx="1064376" cy="875601"/>
                              <a:chOff x="4974" y="8111"/>
                              <a:chExt cx="1938" cy="1567"/>
                            </a:xfrm>
                          </wpg:grpSpPr>
                          <wps:wsp>
                            <wps:cNvPr id="12876" name="Oval 9513"/>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g:grpSp>
                            <wpg:cNvPr id="12877" name="Group 11415"/>
                            <wpg:cNvGrpSpPr>
                              <a:grpSpLocks/>
                            </wpg:cNvGrpSpPr>
                            <wpg:grpSpPr bwMode="auto">
                              <a:xfrm>
                                <a:off x="4974" y="8715"/>
                                <a:ext cx="1938" cy="963"/>
                                <a:chOff x="4658" y="8715"/>
                                <a:chExt cx="1938" cy="963"/>
                              </a:xfrm>
                            </wpg:grpSpPr>
                            <wpg:grpSp>
                              <wpg:cNvPr id="12878" name="Group 11405"/>
                              <wpg:cNvGrpSpPr>
                                <a:grpSpLocks/>
                              </wpg:cNvGrpSpPr>
                              <wpg:grpSpPr bwMode="auto">
                                <a:xfrm>
                                  <a:off x="4658" y="8715"/>
                                  <a:ext cx="1035" cy="963"/>
                                  <a:chOff x="4658" y="8715"/>
                                  <a:chExt cx="1035" cy="963"/>
                                </a:xfrm>
                              </wpg:grpSpPr>
                              <wpg:grpSp>
                                <wpg:cNvPr id="12879" name="Group 9521"/>
                                <wpg:cNvGrpSpPr>
                                  <a:grpSpLocks/>
                                </wpg:cNvGrpSpPr>
                                <wpg:grpSpPr bwMode="auto">
                                  <a:xfrm>
                                    <a:off x="4658" y="9310"/>
                                    <a:ext cx="1035" cy="368"/>
                                    <a:chOff x="4578" y="4781"/>
                                    <a:chExt cx="923" cy="340"/>
                                  </a:xfrm>
                                </wpg:grpSpPr>
                                <wps:wsp>
                                  <wps:cNvPr id="12880" name="Oval 9522"/>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2881" name="Oval 9523"/>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882" name="Group 11404"/>
                                <wpg:cNvGrpSpPr>
                                  <a:grpSpLocks/>
                                </wpg:cNvGrpSpPr>
                                <wpg:grpSpPr bwMode="auto">
                                  <a:xfrm>
                                    <a:off x="4935" y="9070"/>
                                    <a:ext cx="481" cy="249"/>
                                    <a:chOff x="4930" y="9070"/>
                                    <a:chExt cx="481" cy="249"/>
                                  </a:xfrm>
                                </wpg:grpSpPr>
                                <wps:wsp>
                                  <wps:cNvPr id="12883" name="Freeform 9525"/>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4" name="Freeform 1140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885" name="Oval 9516"/>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s:wsp>
                              <wps:cNvPr id="12886" name="Oval 11413"/>
                              <wps:cNvSpPr>
                                <a:spLocks noChangeArrowheads="1"/>
                              </wps:cNvSpPr>
                              <wps:spPr bwMode="auto">
                                <a:xfrm>
                                  <a:off x="621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887" name="Group 11416"/>
                            <wpg:cNvGrpSpPr>
                              <a:grpSpLocks/>
                            </wpg:cNvGrpSpPr>
                            <wpg:grpSpPr bwMode="auto">
                              <a:xfrm>
                                <a:off x="5637" y="8394"/>
                                <a:ext cx="938" cy="381"/>
                                <a:chOff x="5312" y="8471"/>
                                <a:chExt cx="938" cy="304"/>
                              </a:xfrm>
                            </wpg:grpSpPr>
                            <wps:wsp>
                              <wps:cNvPr id="2756" name="Freeform 952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8" name="Freeform 11414"/>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767" name="文本框 26"/>
                          <wps:cNvSpPr txBox="1">
                            <a:spLocks noChangeArrowheads="1"/>
                          </wps:cNvSpPr>
                          <wps:spPr bwMode="auto">
                            <a:xfrm>
                              <a:off x="323849" y="983010"/>
                              <a:ext cx="1280795" cy="16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d) 10</w:t>
                                </w:r>
                                <w:r>
                                  <w:rPr>
                                    <w:rFonts w:ascii="Times New Roman" w:eastAsia="宋体" w:hAnsi="Times New Roman" w:cs="Times New Roman"/>
                                    <w:b w:val="0"/>
                                  </w:rPr>
                                  <w:t>与</w:t>
                                </w:r>
                                <w:r>
                                  <w:rPr>
                                    <w:rFonts w:ascii="Times New Roman" w:eastAsia="宋体" w:hAnsi="Times New Roman" w:cs="Times New Roman"/>
                                    <w:b w:val="0"/>
                                  </w:rPr>
                                  <w:t>25</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grpSp>
                      <wps:wsp>
                        <wps:cNvPr id="2770" name="文本框 26"/>
                        <wps:cNvSpPr txBox="1">
                          <a:spLocks noChangeArrowheads="1"/>
                        </wps:cNvSpPr>
                        <wps:spPr bwMode="auto">
                          <a:xfrm>
                            <a:off x="457200" y="2505075"/>
                            <a:ext cx="1776413" cy="163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7</w:t>
                              </w:r>
                              <w:r>
                                <w:rPr>
                                  <w:rFonts w:ascii="Times New Roman" w:eastAsia="宋体" w:hAnsi="Times New Roman" w:cs="Times New Roman"/>
                                  <w:b w:val="0"/>
                                </w:rPr>
                                <w:t xml:space="preserve">-1 </w:t>
                              </w:r>
                              <w:r>
                                <w:rPr>
                                  <w:rFonts w:ascii="Times New Roman" w:eastAsia="宋体" w:hAnsi="Times New Roman" w:cs="Times New Roman" w:hint="eastAsia"/>
                                  <w:b w:val="0"/>
                                </w:rPr>
                                <w:t>建初始最大堆的过程</w:t>
                              </w:r>
                            </w:p>
                            <w:p w:rsidR="008E537A" w:rsidRPr="001C2733" w:rsidRDefault="008E537A" w:rsidP="00B06043">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组合 2772" o:spid="_x0000_s2564" style="position:absolute;left:0;text-align:left;margin-left:90.2pt;margin-top:7.85pt;width:219.75pt;height:210.1pt;z-index:252106752;mso-height-relative:margin" coordsize="27905,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">
                <v:group id="组合 12581" o:spid="_x0000_s2565" style="position:absolute;width:12807;height:11461" coordorigin="3238" coordsize="12807,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">
                  <v:group id="Group 11419" o:spid="_x0000_s2566" style="position:absolute;left:3614;width:10644;height:8756" coordorigin="4974,8111" coordsize="193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">
                    <v:oval id="Oval 9513" o:spid="_x0000_s2567"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txbxContent>
                      </v:textbox>
                    </v:oval>
                    <v:group id="Group 11415" o:spid="_x0000_s2568" style="position:absolute;left:4974;top:8715;width:1938;height:963" coordorigin="4658,8715" coordsize="193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">
                      <v:group id="Group 11405" o:spid="_x0000_s2569" style="position:absolute;left:465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">
                        <v:group id="Group 9521" o:spid="_x0000_s2570"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">
                          <v:oval id="Oval 9522" o:spid="_x0000_s257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p w:rsidR="008E537A" w:rsidRPr="00B9392F" w:rsidRDefault="008E537A" w:rsidP="00B06043">
                                  <w:pPr>
                                    <w:spacing w:line="0" w:lineRule="atLeast"/>
                                    <w:ind w:firstLineChars="0" w:firstLine="0"/>
                                    <w:jc w:val="center"/>
                                    <w:rPr>
                                      <w:rFonts w:ascii="Times New Roman" w:hAnsi="Times New Roman" w:cs="Times New Roman"/>
                                    </w:rPr>
                                  </w:pPr>
                                </w:p>
                              </w:txbxContent>
                            </v:textbox>
                          </v:oval>
                          <v:oval id="Oval 9523" o:spid="_x0000_s257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04" o:spid="_x0000_s2573"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">
                          <v:shape id="Freeform 9525" o:spid="_x0000_s2574"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" path="m130,l,230e" filled="f">
                            <v:path arrowok="t" o:connecttype="custom" o:connectlocs="145,0;0,249" o:connectangles="0,0"/>
                          </v:shape>
                          <v:shape id="Freeform 11403" o:spid="_x0000_s2575"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" path="m130,l,230e" filled="f">
                            <v:path arrowok="t" o:connecttype="custom" o:connectlocs="145,0;0,249" o:connectangles="0,0"/>
                          </v:shape>
                        </v:group>
                        <v:oval id="Oval 9516" o:spid="_x0000_s257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rPr>
                                    <w:rFonts w:ascii="Times New Roman" w:hAnsi="Times New Roman" w:cs="Times New Roman"/>
                                  </w:rPr>
                                </w:pPr>
                              </w:p>
                            </w:txbxContent>
                          </v:textbox>
                        </v:oval>
                      </v:group>
                      <v:oval id="Oval 11413" o:spid="_x0000_s2577" style="position:absolute;left:621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16" o:spid="_x0000_s2578"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">
                      <v:shape id="Freeform 9524" o:spid="_x0000_s2579"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" path="m254,l,281e" filled="f">
                        <v:path arrowok="t" o:connecttype="custom" o:connectlocs="285,0;0,304" o:connectangles="0,0"/>
                      </v:shape>
                      <v:shape id="Freeform 11414" o:spid="_x0000_s2580"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" path="m254,l,281e" filled="f">
                        <v:path arrowok="t" o:connecttype="custom" o:connectlocs="285,0;0,304" o:connectangles="0,0"/>
                      </v:shape>
                    </v:group>
                  </v:group>
                  <v:shape id="_x0000_s2581" type="#_x0000_t202" style="position:absolute;left:3238;top:9830;width:1280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" filled="f" stroked="f">
                    <v:textbox inset="0,0,0,0">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a) </w:t>
                          </w:r>
                          <w:r>
                            <w:rPr>
                              <w:rFonts w:ascii="Times New Roman" w:eastAsia="宋体" w:hAnsi="Times New Roman" w:cs="Times New Roman" w:hint="eastAsia"/>
                              <w:b w:val="0"/>
                            </w:rPr>
                            <w:t>初始完全二叉树</w:t>
                          </w:r>
                        </w:p>
                        <w:p w:rsidR="008E537A" w:rsidRPr="001C2733" w:rsidRDefault="008E537A" w:rsidP="00B06043">
                          <w:pPr>
                            <w:pStyle w:val="a6"/>
                            <w:ind w:firstLineChars="0" w:firstLine="0"/>
                            <w:rPr>
                              <w:rFonts w:ascii="Times New Roman" w:eastAsia="宋体" w:hAnsi="Times New Roman" w:cs="Times New Roman"/>
                              <w:b w:val="0"/>
                            </w:rPr>
                          </w:pPr>
                        </w:p>
                      </w:txbxContent>
                    </v:textbox>
                  </v:shape>
                </v:group>
                <v:group id="组合 12648" o:spid="_x0000_s2582" style="position:absolute;left:15097;width:12808;height:11461" coordorigin="3238" coordsize="12807,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">
                  <v:group id="Group 11419" o:spid="_x0000_s2583" style="position:absolute;left:3614;width:10644;height:8756" coordorigin="4974,8111" coordsize="193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">
                    <v:oval id="Oval 9513" o:spid="_x0000_s2584"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txbxContent>
                      </v:textbox>
                    </v:oval>
                    <v:group id="Group 11415" o:spid="_x0000_s2585" style="position:absolute;left:4974;top:8715;width:1938;height:963" coordorigin="4658,8715" coordsize="193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">
                      <v:group id="Group 11405" o:spid="_x0000_s2586" style="position:absolute;left:465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">
                        <v:group id="Group 9521" o:spid="_x0000_s2587"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">
                          <v:oval id="Oval 9522" o:spid="_x0000_s2588"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v:textbox>
                          </v:oval>
                          <v:oval id="Oval 9523" o:spid="_x0000_s2589"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04" o:spid="_x0000_s2590"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">
                          <v:shape id="Freeform 9525" o:spid="_x0000_s2591"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" path="m130,l,230e" filled="f">
                            <v:path arrowok="t" o:connecttype="custom" o:connectlocs="145,0;0,249" o:connectangles="0,0"/>
                          </v:shape>
                          <v:shape id="Freeform 11403" o:spid="_x0000_s2592"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" path="m130,l,230e" filled="f">
                            <v:path arrowok="t" o:connecttype="custom" o:connectlocs="145,0;0,249" o:connectangles="0,0"/>
                          </v:shape>
                        </v:group>
                        <v:oval id="Oval 9516" o:spid="_x0000_s2593"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p w:rsidR="008E537A" w:rsidRPr="00B9392F" w:rsidRDefault="008E537A" w:rsidP="00B06043">
                                <w:pPr>
                                  <w:spacing w:line="0" w:lineRule="atLeast"/>
                                  <w:ind w:firstLineChars="0" w:firstLine="0"/>
                                  <w:rPr>
                                    <w:rFonts w:ascii="Times New Roman" w:hAnsi="Times New Roman" w:cs="Times New Roman"/>
                                  </w:rPr>
                                </w:pPr>
                              </w:p>
                            </w:txbxContent>
                          </v:textbox>
                        </v:oval>
                      </v:group>
                      <v:oval id="Oval 11413" o:spid="_x0000_s2594" style="position:absolute;left:621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16" o:spid="_x0000_s2595"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">
                      <v:shape id="Freeform 9524" o:spid="_x0000_s2596"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" path="m254,l,281e" filled="f">
                        <v:path arrowok="t" o:connecttype="custom" o:connectlocs="285,0;0,304" o:connectangles="0,0"/>
                      </v:shape>
                      <v:shape id="Freeform 11414" o:spid="_x0000_s2597"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" path="m254,l,281e" filled="f">
                        <v:path arrowok="t" o:connecttype="custom" o:connectlocs="285,0;0,304" o:connectangles="0,0"/>
                      </v:shape>
                    </v:group>
                  </v:group>
                  <v:shape id="_x0000_s2598" type="#_x0000_t202" style="position:absolute;left:3238;top:9830;width:1280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" filled="f" stroked="f">
                    <v:textbox inset="0,0,0,0">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b) </w:t>
                          </w:r>
                          <w:r>
                            <w:rPr>
                              <w:rFonts w:ascii="Times New Roman" w:eastAsia="宋体" w:hAnsi="Times New Roman" w:cs="Times New Roman" w:hint="eastAsia"/>
                              <w:b w:val="0"/>
                            </w:rPr>
                            <w:t>3</w:t>
                          </w:r>
                          <w:r>
                            <w:rPr>
                              <w:rFonts w:ascii="Times New Roman" w:eastAsia="宋体" w:hAnsi="Times New Roman" w:cs="Times New Roman"/>
                              <w:b w:val="0"/>
                            </w:rPr>
                            <w:t>0</w:t>
                          </w:r>
                          <w:r>
                            <w:rPr>
                              <w:rFonts w:ascii="Times New Roman" w:eastAsia="宋体" w:hAnsi="Times New Roman" w:cs="Times New Roman"/>
                              <w:b w:val="0"/>
                            </w:rPr>
                            <w:t>与</w:t>
                          </w:r>
                          <w:r>
                            <w:rPr>
                              <w:rFonts w:ascii="Times New Roman" w:eastAsia="宋体" w:hAnsi="Times New Roman" w:cs="Times New Roman" w:hint="eastAsia"/>
                              <w:b w:val="0"/>
                            </w:rPr>
                            <w:t>1</w:t>
                          </w:r>
                          <w:r>
                            <w:rPr>
                              <w:rFonts w:ascii="Times New Roman" w:eastAsia="宋体" w:hAnsi="Times New Roman" w:cs="Times New Roman"/>
                              <w:b w:val="0"/>
                            </w:rPr>
                            <w:t>5</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v:textbox>
                  </v:shape>
                </v:group>
                <v:group id="组合 12665" o:spid="_x0000_s2599" style="position:absolute;top:13025;width:12807;height:11462" coordorigin="3238" coordsize="12807,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">
                  <v:group id="Group 11419" o:spid="_x0000_s2600" style="position:absolute;left:3614;width:10644;height:8756" coordorigin="4974,8111" coordsize="193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">
                    <v:oval id="Oval 9513" o:spid="_x0000_s2601"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txbxContent>
                      </v:textbox>
                    </v:oval>
                    <v:group id="Group 11415" o:spid="_x0000_s2602" style="position:absolute;left:4974;top:8715;width:1938;height:963" coordorigin="4658,8715" coordsize="193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">
                      <v:group id="Group 11405" o:spid="_x0000_s2603" style="position:absolute;left:465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">
                        <v:group id="Group 9521" o:spid="_x0000_s2604"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">
                          <v:oval id="Oval 9522" o:spid="_x0000_s2605"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v:textbox>
                          </v:oval>
                          <v:oval id="Oval 9523" o:spid="_x0000_s2606"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04" o:spid="_x0000_s2607"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">
                          <v:shape id="Freeform 9525" o:spid="_x0000_s2608"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" path="m130,l,230e" filled="f">
                            <v:path arrowok="t" o:connecttype="custom" o:connectlocs="145,0;0,249" o:connectangles="0,0"/>
                          </v:shape>
                          <v:shape id="Freeform 11403" o:spid="_x0000_s2609"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" path="m130,l,230e" filled="f">
                            <v:path arrowok="t" o:connecttype="custom" o:connectlocs="145,0;0,249" o:connectangles="0,0"/>
                          </v:shape>
                        </v:group>
                        <v:oval id="Oval 9516" o:spid="_x0000_s2610"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p w:rsidR="008E537A" w:rsidRPr="00B9392F" w:rsidRDefault="008E537A" w:rsidP="00B06043">
                                <w:pPr>
                                  <w:spacing w:line="0" w:lineRule="atLeast"/>
                                  <w:ind w:firstLineChars="0" w:firstLine="0"/>
                                  <w:rPr>
                                    <w:rFonts w:ascii="Times New Roman" w:hAnsi="Times New Roman" w:cs="Times New Roman"/>
                                  </w:rPr>
                                </w:pPr>
                              </w:p>
                            </w:txbxContent>
                          </v:textbox>
                        </v:oval>
                      </v:group>
                      <v:oval id="Oval 11413" o:spid="_x0000_s2611" style="position:absolute;left:621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16" o:spid="_x0000_s2612"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">
                      <v:shape id="Freeform 9524" o:spid="_x0000_s2613"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" path="m254,l,281e" filled="f">
                        <v:path arrowok="t" o:connecttype="custom" o:connectlocs="285,0;0,304" o:connectangles="0,0"/>
                      </v:shape>
                      <v:shape id="Freeform 11414" o:spid="_x0000_s2614"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" path="m254,l,281e" filled="f">
                        <v:path arrowok="t" o:connecttype="custom" o:connectlocs="285,0;0,304" o:connectangles="0,0"/>
                      </v:shape>
                    </v:group>
                  </v:group>
                  <v:shape id="_x0000_s2615" type="#_x0000_t202" style="position:absolute;left:3238;top:9830;width:1280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" filled="f" stroked="f">
                    <v:textbox inset="0,0,0,0">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 xml:space="preserve">c) </w:t>
                          </w:r>
                          <w:r>
                            <w:rPr>
                              <w:rFonts w:ascii="Times New Roman" w:eastAsia="宋体" w:hAnsi="Times New Roman" w:cs="Times New Roman" w:hint="eastAsia"/>
                              <w:b w:val="0"/>
                            </w:rPr>
                            <w:t>3</w:t>
                          </w:r>
                          <w:r>
                            <w:rPr>
                              <w:rFonts w:ascii="Times New Roman" w:eastAsia="宋体" w:hAnsi="Times New Roman" w:cs="Times New Roman"/>
                              <w:b w:val="0"/>
                            </w:rPr>
                            <w:t>0</w:t>
                          </w:r>
                          <w:r>
                            <w:rPr>
                              <w:rFonts w:ascii="Times New Roman" w:eastAsia="宋体" w:hAnsi="Times New Roman" w:cs="Times New Roman"/>
                              <w:b w:val="0"/>
                            </w:rPr>
                            <w:t>与</w:t>
                          </w:r>
                          <w:r>
                            <w:rPr>
                              <w:rFonts w:ascii="Times New Roman" w:eastAsia="宋体" w:hAnsi="Times New Roman" w:cs="Times New Roman" w:hint="eastAsia"/>
                              <w:b w:val="0"/>
                            </w:rPr>
                            <w:t>1</w:t>
                          </w:r>
                          <w:r>
                            <w:rPr>
                              <w:rFonts w:ascii="Times New Roman" w:eastAsia="宋体" w:hAnsi="Times New Roman" w:cs="Times New Roman"/>
                              <w:b w:val="0"/>
                            </w:rPr>
                            <w:t>0</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v:textbox>
                  </v:shape>
                </v:group>
                <v:group id="组合 12874" o:spid="_x0000_s2616" style="position:absolute;left:15097;top:13025;width:12808;height:11462" coordorigin="3238" coordsize="12807,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">
                  <v:group id="Group 11419" o:spid="_x0000_s2617" style="position:absolute;left:3614;width:10644;height:8756" coordorigin="4974,8111" coordsize="1938,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">
                    <v:oval id="Oval 9513" o:spid="_x0000_s2618"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30</w:t>
                            </w:r>
                          </w:p>
                        </w:txbxContent>
                      </v:textbox>
                    </v:oval>
                    <v:group id="Group 11415" o:spid="_x0000_s2619" style="position:absolute;left:4974;top:8715;width:1938;height:963" coordorigin="4658,8715" coordsize="193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">
                      <v:group id="Group 11405" o:spid="_x0000_s2620" style="position:absolute;left:465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">
                        <v:group id="Group 9521" o:spid="_x0000_s2621"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">
                          <v:oval id="Oval 9522" o:spid="_x0000_s2622"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15</w:t>
                                  </w:r>
                                </w:p>
                                <w:p w:rsidR="008E537A" w:rsidRPr="00B9392F" w:rsidRDefault="008E537A" w:rsidP="00B06043">
                                  <w:pPr>
                                    <w:spacing w:line="0" w:lineRule="atLeast"/>
                                    <w:ind w:firstLineChars="0" w:firstLine="0"/>
                                    <w:jc w:val="center"/>
                                    <w:rPr>
                                      <w:rFonts w:ascii="Times New Roman" w:hAnsi="Times New Roman" w:cs="Times New Roman"/>
                                    </w:rPr>
                                  </w:pPr>
                                </w:p>
                              </w:txbxContent>
                            </v:textbox>
                          </v:oval>
                          <v:oval id="Oval 9523" o:spid="_x0000_s2623"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25</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04" o:spid="_x0000_s2624"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">
                          <v:shape id="Freeform 9525" o:spid="_x0000_s2625"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" path="m130,l,230e" filled="f">
                            <v:path arrowok="t" o:connecttype="custom" o:connectlocs="145,0;0,249" o:connectangles="0,0"/>
                          </v:shape>
                          <v:shape id="Freeform 11403" o:spid="_x0000_s2626"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" path="m130,l,230e" filled="f">
                            <v:path arrowok="t" o:connecttype="custom" o:connectlocs="145,0;0,249" o:connectangles="0,0"/>
                          </v:shape>
                        </v:group>
                        <v:oval id="Oval 9516" o:spid="_x0000_s2627"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10</w:t>
                                </w:r>
                              </w:p>
                              <w:p w:rsidR="008E537A" w:rsidRPr="00B9392F" w:rsidRDefault="008E537A" w:rsidP="00B06043">
                                <w:pPr>
                                  <w:spacing w:line="0" w:lineRule="atLeast"/>
                                  <w:ind w:firstLineChars="0" w:firstLine="0"/>
                                  <w:rPr>
                                    <w:rFonts w:ascii="Times New Roman" w:hAnsi="Times New Roman" w:cs="Times New Roman"/>
                                  </w:rPr>
                                </w:pPr>
                              </w:p>
                            </w:txbxContent>
                          </v:textbox>
                        </v:oval>
                      </v:group>
                      <v:oval id="Oval 11413" o:spid="_x0000_s2628" style="position:absolute;left:621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" filled="f">
                        <v:textbox inset="0,0,0,0">
                          <w:txbxContent>
                            <w:p w:rsidR="008E537A" w:rsidRPr="00B9392F" w:rsidRDefault="008E537A" w:rsidP="00B06043">
                              <w:pPr>
                                <w:pStyle w:val="ab"/>
                                <w:ind w:firstLineChars="0" w:firstLine="0"/>
                                <w:rPr>
                                  <w:rFonts w:ascii="Times New Roman" w:hAnsi="Times New Roman" w:cs="Times New Roman"/>
                                </w:rPr>
                              </w:pPr>
                              <w:r>
                                <w:rPr>
                                  <w:rFonts w:ascii="Times New Roman" w:hAnsi="Times New Roman" w:cs="Times New Roman"/>
                                </w:rPr>
                                <w:t>20</w:t>
                              </w:r>
                            </w:p>
                            <w:p w:rsidR="008E537A" w:rsidRPr="00B9392F" w:rsidRDefault="008E537A" w:rsidP="00B06043">
                              <w:pPr>
                                <w:spacing w:line="0" w:lineRule="atLeast"/>
                                <w:ind w:firstLineChars="0" w:firstLine="0"/>
                                <w:rPr>
                                  <w:rFonts w:ascii="Times New Roman" w:hAnsi="Times New Roman" w:cs="Times New Roman"/>
                                </w:rPr>
                              </w:pPr>
                            </w:p>
                          </w:txbxContent>
                        </v:textbox>
                      </v:oval>
                    </v:group>
                    <v:group id="Group 11416" o:spid="_x0000_s2629"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">
                      <v:shape id="Freeform 9524" o:spid="_x0000_s2630"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" path="m254,l,281e" filled="f">
                        <v:path arrowok="t" o:connecttype="custom" o:connectlocs="285,0;0,304" o:connectangles="0,0"/>
                      </v:shape>
                      <v:shape id="Freeform 11414" o:spid="_x0000_s2631"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" path="m254,l,281e" filled="f">
                        <v:path arrowok="t" o:connecttype="custom" o:connectlocs="285,0;0,304" o:connectangles="0,0"/>
                      </v:shape>
                    </v:group>
                  </v:group>
                  <v:shape id="_x0000_s2632" type="#_x0000_t202" style="position:absolute;left:3238;top:9830;width:1280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Y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0Cs838QnIxS8AAAD//wMAUEsBAi0AFAAGAAgAAAAhANvh9svuAAAAhQEAABMAAAAAAAAA&#10;AAAAAAAAAAAAAFtDb250ZW50X1R5cGVzXS54bWxQSwECLQAUAAYACAAAACEAWvQsW78AAAAVAQAA&#10;CwAAAAAAAAAAAAAAAAAfAQAAX3JlbHMvLnJlbHNQSwECLQAUAAYACAAAACEASG6sGMYAAADdAAAA&#10;DwAAAAAAAAAAAAAAAAAHAgAAZHJzL2Rvd25yZXYueG1sUEsFBgAAAAADAAMAtwAAAPoCAAAAAA==&#10;" filled="f" stroked="f">
                    <v:textbox inset="0,0,0,0">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b w:val="0"/>
                            </w:rPr>
                            <w:t>d) 10</w:t>
                          </w:r>
                          <w:r>
                            <w:rPr>
                              <w:rFonts w:ascii="Times New Roman" w:eastAsia="宋体" w:hAnsi="Times New Roman" w:cs="Times New Roman"/>
                              <w:b w:val="0"/>
                            </w:rPr>
                            <w:t>与</w:t>
                          </w:r>
                          <w:r>
                            <w:rPr>
                              <w:rFonts w:ascii="Times New Roman" w:eastAsia="宋体" w:hAnsi="Times New Roman" w:cs="Times New Roman"/>
                              <w:b w:val="0"/>
                            </w:rPr>
                            <w:t>25</w:t>
                          </w:r>
                          <w:r>
                            <w:rPr>
                              <w:rFonts w:ascii="Times New Roman" w:eastAsia="宋体" w:hAnsi="Times New Roman" w:cs="Times New Roman"/>
                              <w:b w:val="0"/>
                            </w:rPr>
                            <w:t>交换</w:t>
                          </w:r>
                        </w:p>
                        <w:p w:rsidR="008E537A" w:rsidRPr="001C2733" w:rsidRDefault="008E537A" w:rsidP="00B06043">
                          <w:pPr>
                            <w:pStyle w:val="a6"/>
                            <w:ind w:firstLineChars="0" w:firstLine="0"/>
                            <w:rPr>
                              <w:rFonts w:ascii="Times New Roman" w:eastAsia="宋体" w:hAnsi="Times New Roman" w:cs="Times New Roman"/>
                              <w:b w:val="0"/>
                            </w:rPr>
                          </w:pPr>
                        </w:p>
                      </w:txbxContent>
                    </v:textbox>
                  </v:shape>
                </v:group>
                <v:shape id="_x0000_s2633" type="#_x0000_t202" style="position:absolute;left:4572;top:25050;width:17764;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" filled="f" stroked="f">
                  <v:textbox inset="0,0,0,0">
                    <w:txbxContent>
                      <w:p w:rsidR="008E537A" w:rsidRPr="00FD57F2" w:rsidRDefault="008E537A" w:rsidP="00B06043">
                        <w:pPr>
                          <w:pStyle w:val="a6"/>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7</w:t>
                        </w:r>
                        <w:r>
                          <w:rPr>
                            <w:rFonts w:ascii="Times New Roman" w:eastAsia="宋体" w:hAnsi="Times New Roman" w:cs="Times New Roman"/>
                            <w:b w:val="0"/>
                          </w:rPr>
                          <w:t xml:space="preserve">-1 </w:t>
                        </w:r>
                        <w:r>
                          <w:rPr>
                            <w:rFonts w:ascii="Times New Roman" w:eastAsia="宋体" w:hAnsi="Times New Roman" w:cs="Times New Roman" w:hint="eastAsia"/>
                            <w:b w:val="0"/>
                          </w:rPr>
                          <w:t>建初始最大堆的过程</w:t>
                        </w:r>
                      </w:p>
                      <w:p w:rsidR="008E537A" w:rsidRPr="001C2733" w:rsidRDefault="008E537A" w:rsidP="00B06043">
                        <w:pPr>
                          <w:pStyle w:val="a6"/>
                          <w:ind w:firstLineChars="0" w:firstLine="0"/>
                          <w:rPr>
                            <w:rFonts w:ascii="Times New Roman" w:eastAsia="宋体" w:hAnsi="Times New Roman" w:cs="Times New Roman"/>
                            <w:b w:val="0"/>
                          </w:rPr>
                        </w:pPr>
                      </w:p>
                    </w:txbxContent>
                  </v:textbox>
                </v:shape>
              </v:group>
            </w:pict>
          </mc:Fallback>
        </mc:AlternateContent>
      </w: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Pr="00B06043" w:rsidRDefault="00B06043" w:rsidP="001C30E9">
      <w:pPr>
        <w:pStyle w:val="a3"/>
        <w:spacing w:line="240" w:lineRule="auto"/>
        <w:ind w:firstLine="420"/>
        <w:rPr>
          <w:rFonts w:ascii="Times New Roman" w:eastAsia="宋体" w:hAnsi="Times New Roman" w:cs="Times New Roman"/>
          <w:color w:val="000000" w:themeColor="text1"/>
        </w:rPr>
      </w:pPr>
    </w:p>
    <w:p w:rsidR="00B06043" w:rsidRDefault="00B06043" w:rsidP="001C30E9">
      <w:pPr>
        <w:pStyle w:val="a3"/>
        <w:spacing w:line="240" w:lineRule="auto"/>
        <w:ind w:firstLineChars="0" w:firstLine="0"/>
        <w:rPr>
          <w:rFonts w:ascii="Times New Roman" w:eastAsia="宋体" w:hAnsi="Times New Roman" w:cs="Times New Roman"/>
          <w:color w:val="000000" w:themeColor="text1"/>
        </w:rPr>
      </w:pPr>
    </w:p>
    <w:p w:rsidR="002102B4" w:rsidRPr="00196523" w:rsidRDefault="002102B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填空</w:t>
      </w:r>
      <w:r w:rsidRPr="00196523">
        <w:rPr>
          <w:rFonts w:ascii="Times New Roman" w:eastAsia="宋体" w:hAnsi="Times New Roman" w:cs="Times New Roman"/>
          <w:color w:val="000000" w:themeColor="text1"/>
        </w:rPr>
        <w:t>题</w:t>
      </w:r>
    </w:p>
    <w:p w:rsidR="002102B4" w:rsidRPr="00196523" w:rsidRDefault="002102B4"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对含</w:t>
      </w:r>
      <w:r w:rsidRPr="00196523">
        <w:rPr>
          <w:rFonts w:ascii="Times New Roman" w:eastAsia="宋体" w:hAnsi="Times New Roman" w:cs="Times New Roman" w:hint="eastAsia"/>
          <w:i/>
          <w:color w:val="000000" w:themeColor="text1"/>
          <w:szCs w:val="21"/>
        </w:rPr>
        <w:t>n</w:t>
      </w:r>
      <w:r w:rsidRPr="00196523">
        <w:rPr>
          <w:rFonts w:ascii="Times New Roman" w:eastAsia="宋体" w:hAnsi="Times New Roman" w:cs="Times New Roman" w:hint="eastAsia"/>
          <w:color w:val="000000" w:themeColor="text1"/>
          <w:szCs w:val="21"/>
        </w:rPr>
        <w:t>个数据的序列进行排序，</w:t>
      </w:r>
      <w:r w:rsidRPr="00196523">
        <w:rPr>
          <w:rFonts w:ascii="Times New Roman" w:eastAsia="宋体" w:hAnsi="Times New Roman" w:cs="Times New Roman"/>
          <w:color w:val="000000" w:themeColor="text1"/>
        </w:rPr>
        <w:t>直接</w:t>
      </w:r>
      <w:r w:rsidRPr="00196523">
        <w:rPr>
          <w:rFonts w:ascii="Times New Roman" w:eastAsia="宋体" w:hAnsi="Times New Roman" w:cs="Times New Roman"/>
          <w:color w:val="000000" w:themeColor="text1"/>
          <w:szCs w:val="21"/>
        </w:rPr>
        <w:t>插入排序在最好情况下的时间复杂度为</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szCs w:val="21"/>
        </w:rPr>
        <w:t>。</w:t>
      </w:r>
    </w:p>
    <w:p w:rsidR="002102B4" w:rsidRPr="00196523" w:rsidRDefault="002102B4"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sidRPr="00196523">
        <w:rPr>
          <w:rFonts w:ascii="Times New Roman" w:eastAsia="宋体" w:hAnsi="Times New Roman" w:cs="Times New Roman"/>
          <w:i/>
          <w:color w:val="000000" w:themeColor="text1"/>
          <w:szCs w:val="21"/>
        </w:rPr>
        <w:t>O</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w:t>
      </w:r>
    </w:p>
    <w:p w:rsidR="002102B4" w:rsidRPr="00196523" w:rsidRDefault="002102B4"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初始数据已有序时，直接插入排序能达到最优时间复杂度，从第二个元素到最后一个元素，每个元素仅需和其直接前驱进行比较，不需要交换，即能完成排序。排序中关键字比较次数为</w:t>
      </w:r>
      <w:r w:rsidRPr="00196523">
        <w:rPr>
          <w:rFonts w:ascii="Times New Roman" w:eastAsia="宋体" w:hAnsi="Times New Roman" w:cs="Times New Roman" w:hint="eastAsia"/>
          <w:i/>
          <w:color w:val="000000" w:themeColor="text1"/>
          <w:szCs w:val="21"/>
        </w:rPr>
        <w:t>n</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，交换次数为</w:t>
      </w:r>
      <w:r w:rsidRPr="00196523">
        <w:rPr>
          <w:rFonts w:ascii="Times New Roman" w:eastAsia="宋体" w:hAnsi="Times New Roman" w:cs="Times New Roman" w:hint="eastAsia"/>
          <w:color w:val="000000" w:themeColor="text1"/>
          <w:szCs w:val="21"/>
        </w:rPr>
        <w:t>0</w:t>
      </w:r>
      <w:r w:rsidRPr="00196523">
        <w:rPr>
          <w:rFonts w:ascii="Times New Roman" w:eastAsia="宋体" w:hAnsi="Times New Roman" w:cs="Times New Roman" w:hint="eastAsia"/>
          <w:color w:val="000000" w:themeColor="text1"/>
          <w:szCs w:val="21"/>
        </w:rPr>
        <w:t>。</w:t>
      </w:r>
    </w:p>
    <w:p w:rsidR="002102B4" w:rsidRPr="00196523" w:rsidRDefault="002E1BE0" w:rsidP="001C30E9">
      <w:pPr>
        <w:spacing w:line="380" w:lineRule="exact"/>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2</w:t>
      </w:r>
      <w:r w:rsidR="002102B4" w:rsidRPr="00196523">
        <w:rPr>
          <w:rFonts w:ascii="Times New Roman" w:eastAsia="宋体" w:hAnsi="Times New Roman" w:cs="Times New Roman"/>
          <w:color w:val="000000" w:themeColor="text1"/>
          <w:szCs w:val="21"/>
        </w:rPr>
        <w:t>．</w:t>
      </w:r>
      <w:r w:rsidR="002102B4" w:rsidRPr="00196523">
        <w:rPr>
          <w:rFonts w:ascii="Times New Roman" w:eastAsia="宋体" w:hAnsi="Times New Roman" w:cs="Times New Roman" w:hint="eastAsia"/>
          <w:color w:val="000000" w:themeColor="text1"/>
          <w:szCs w:val="21"/>
        </w:rPr>
        <w:t>现有</w:t>
      </w:r>
      <w:r w:rsidR="002102B4" w:rsidRPr="00196523">
        <w:rPr>
          <w:rFonts w:ascii="Times New Roman" w:eastAsia="宋体" w:hAnsi="Times New Roman" w:cs="Times New Roman"/>
          <w:color w:val="000000" w:themeColor="text1"/>
          <w:szCs w:val="21"/>
        </w:rPr>
        <w:t>含</w:t>
      </w:r>
      <w:r w:rsidR="00116AB8" w:rsidRPr="00196523">
        <w:rPr>
          <w:rFonts w:ascii="Times New Roman" w:eastAsia="宋体" w:hAnsi="Times New Roman" w:cs="Times New Roman" w:hint="eastAsia"/>
          <w:color w:val="000000" w:themeColor="text1"/>
          <w:szCs w:val="21"/>
        </w:rPr>
        <w:t>9</w:t>
      </w:r>
      <w:r w:rsidR="002102B4" w:rsidRPr="00196523">
        <w:rPr>
          <w:rFonts w:ascii="Times New Roman" w:eastAsia="宋体" w:hAnsi="Times New Roman" w:cs="Times New Roman"/>
          <w:color w:val="000000" w:themeColor="text1"/>
          <w:szCs w:val="21"/>
        </w:rPr>
        <w:t>个关键字的最小堆，</w:t>
      </w:r>
      <w:bookmarkStart w:id="86" w:name="_Hlk126260993"/>
      <w:r w:rsidR="002102B4" w:rsidRPr="00196523">
        <w:rPr>
          <w:rFonts w:ascii="Times New Roman" w:eastAsia="宋体" w:hAnsi="Times New Roman" w:cs="Times New Roman"/>
          <w:color w:val="000000" w:themeColor="text1"/>
          <w:szCs w:val="21"/>
        </w:rPr>
        <w:t>排在关键字升序第</w:t>
      </w:r>
      <w:r w:rsidR="002102B4" w:rsidRPr="00196523">
        <w:rPr>
          <w:rFonts w:ascii="Times New Roman" w:eastAsia="宋体" w:hAnsi="Times New Roman" w:cs="Times New Roman"/>
          <w:color w:val="000000" w:themeColor="text1"/>
          <w:szCs w:val="21"/>
        </w:rPr>
        <w:t>3</w:t>
      </w:r>
      <w:r w:rsidR="002102B4" w:rsidRPr="00196523">
        <w:rPr>
          <w:rFonts w:ascii="Times New Roman" w:eastAsia="宋体" w:hAnsi="Times New Roman" w:cs="Times New Roman"/>
          <w:color w:val="000000" w:themeColor="text1"/>
          <w:szCs w:val="21"/>
        </w:rPr>
        <w:t>位的</w:t>
      </w:r>
      <w:r w:rsidR="00324DA1" w:rsidRPr="00196523">
        <w:rPr>
          <w:rFonts w:ascii="Times New Roman" w:eastAsia="宋体" w:hAnsi="Times New Roman" w:cs="Times New Roman" w:hint="eastAsia"/>
          <w:color w:val="000000" w:themeColor="text1"/>
          <w:szCs w:val="21"/>
        </w:rPr>
        <w:t>元素（第</w:t>
      </w:r>
      <w:r w:rsidR="00324DA1" w:rsidRPr="00196523">
        <w:rPr>
          <w:rFonts w:ascii="Times New Roman" w:eastAsia="宋体" w:hAnsi="Times New Roman" w:cs="Times New Roman" w:hint="eastAsia"/>
          <w:color w:val="000000" w:themeColor="text1"/>
          <w:szCs w:val="21"/>
        </w:rPr>
        <w:t>3</w:t>
      </w:r>
      <w:r w:rsidR="00324DA1" w:rsidRPr="00196523">
        <w:rPr>
          <w:rFonts w:ascii="Times New Roman" w:eastAsia="宋体" w:hAnsi="Times New Roman" w:cs="Times New Roman" w:hint="eastAsia"/>
          <w:color w:val="000000" w:themeColor="text1"/>
          <w:szCs w:val="21"/>
        </w:rPr>
        <w:t>小）所处的</w:t>
      </w:r>
      <w:r w:rsidR="002102B4" w:rsidRPr="00196523">
        <w:rPr>
          <w:rFonts w:ascii="Times New Roman" w:eastAsia="宋体" w:hAnsi="Times New Roman" w:cs="Times New Roman"/>
          <w:color w:val="000000" w:themeColor="text1"/>
          <w:szCs w:val="21"/>
        </w:rPr>
        <w:t>位置个数</w:t>
      </w:r>
      <w:r w:rsidR="002102B4" w:rsidRPr="00196523">
        <w:rPr>
          <w:rFonts w:ascii="Times New Roman" w:eastAsia="宋体" w:hAnsi="Times New Roman" w:cs="Times New Roman" w:hint="eastAsia"/>
          <w:color w:val="000000" w:themeColor="text1"/>
          <w:szCs w:val="21"/>
        </w:rPr>
        <w:t>可能是</w:t>
      </w:r>
      <w:bookmarkEnd w:id="86"/>
      <w:r w:rsidR="001D2DE0" w:rsidRPr="00196523">
        <w:rPr>
          <w:rFonts w:ascii="Times New Roman" w:eastAsia="宋体" w:hAnsi="Times New Roman" w:cs="Times New Roman"/>
          <w:color w:val="000000" w:themeColor="text1"/>
        </w:rPr>
        <w:t>__________</w:t>
      </w:r>
      <w:r w:rsidR="002102B4" w:rsidRPr="00196523">
        <w:rPr>
          <w:rFonts w:ascii="Times New Roman" w:eastAsia="宋体" w:hAnsi="Times New Roman" w:cs="Times New Roman"/>
          <w:color w:val="000000" w:themeColor="text1"/>
          <w:szCs w:val="21"/>
        </w:rPr>
        <w:t>。</w:t>
      </w:r>
    </w:p>
    <w:p w:rsidR="002102B4" w:rsidRPr="00196523" w:rsidRDefault="002102B4" w:rsidP="001C30E9">
      <w:pPr>
        <w:spacing w:line="380" w:lineRule="exact"/>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lastRenderedPageBreak/>
        <w:t>答案：</w:t>
      </w:r>
      <w:r w:rsidRPr="00196523">
        <w:rPr>
          <w:rFonts w:ascii="Times New Roman" w:eastAsia="宋体" w:hAnsi="Times New Roman" w:cs="Times New Roman" w:hint="eastAsia"/>
          <w:color w:val="000000" w:themeColor="text1"/>
          <w:szCs w:val="21"/>
        </w:rPr>
        <w:t>6</w:t>
      </w:r>
      <w:r w:rsidRPr="00196523">
        <w:rPr>
          <w:rFonts w:ascii="Times New Roman" w:eastAsia="宋体" w:hAnsi="Times New Roman" w:cs="Times New Roman" w:hint="eastAsia"/>
          <w:color w:val="000000" w:themeColor="text1"/>
          <w:szCs w:val="21"/>
        </w:rPr>
        <w:t>。</w:t>
      </w:r>
    </w:p>
    <w:p w:rsidR="00324DA1" w:rsidRPr="00196523" w:rsidRDefault="00324DA1"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含</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个关键字的最小堆如图</w:t>
      </w:r>
      <w:r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所示。堆中，</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0</w:t>
      </w:r>
      <w:r w:rsidRPr="00196523">
        <w:rPr>
          <w:rFonts w:ascii="Times New Roman" w:eastAsia="宋体" w:hAnsi="Times New Roman" w:cs="Times New Roman" w:hint="eastAsia"/>
          <w:color w:val="000000" w:themeColor="text1"/>
        </w:rPr>
        <w:t>是最小值，</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都可能是第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小的值。如果</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&lt;a</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，则</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3</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4</w:t>
      </w:r>
      <w:r w:rsidRPr="00196523">
        <w:rPr>
          <w:rFonts w:ascii="Times New Roman" w:eastAsia="宋体" w:hAnsi="Times New Roman" w:cs="Times New Roman" w:hint="eastAsia"/>
          <w:color w:val="000000" w:themeColor="text1"/>
        </w:rPr>
        <w:t>也可能是第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小的值。如果</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&gt;a</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hint="eastAsia"/>
          <w:color w:val="000000" w:themeColor="text1"/>
        </w:rPr>
        <w:t>，则</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5</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6</w:t>
      </w:r>
      <w:r w:rsidRPr="00196523">
        <w:rPr>
          <w:rFonts w:ascii="Times New Roman" w:eastAsia="宋体" w:hAnsi="Times New Roman" w:cs="Times New Roman" w:hint="eastAsia"/>
          <w:color w:val="000000" w:themeColor="text1"/>
        </w:rPr>
        <w:t>也可能是第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小的值。所以，第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小的值可能位于从</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hint="eastAsia"/>
          <w:color w:val="000000" w:themeColor="text1"/>
        </w:rPr>
        <w:t>到</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vertAlign w:val="subscript"/>
        </w:rPr>
        <w:t>6</w:t>
      </w:r>
      <w:r w:rsidRPr="00196523">
        <w:rPr>
          <w:rFonts w:ascii="Times New Roman" w:eastAsia="宋体" w:hAnsi="Times New Roman" w:cs="Times New Roman" w:hint="eastAsia"/>
          <w:color w:val="000000" w:themeColor="text1"/>
        </w:rPr>
        <w:t>的任一位置中，共</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个。</w:t>
      </w:r>
    </w:p>
    <w:p w:rsidR="000C1730" w:rsidRPr="00196523" w:rsidRDefault="002E1BE0"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22432" behindDoc="0" locked="0" layoutInCell="1" allowOverlap="1">
                <wp:simplePos x="0" y="0"/>
                <wp:positionH relativeFrom="column">
                  <wp:posOffset>1479423</wp:posOffset>
                </wp:positionH>
                <wp:positionV relativeFrom="paragraph">
                  <wp:posOffset>173358</wp:posOffset>
                </wp:positionV>
                <wp:extent cx="1776095" cy="1475243"/>
                <wp:effectExtent l="0" t="0" r="14605" b="10795"/>
                <wp:wrapNone/>
                <wp:docPr id="1418" name="组合 1418"/>
                <wp:cNvGraphicFramePr/>
                <a:graphic xmlns:a="http://schemas.openxmlformats.org/drawingml/2006/main">
                  <a:graphicData uri="http://schemas.microsoft.com/office/word/2010/wordprocessingGroup">
                    <wpg:wgp>
                      <wpg:cNvGrpSpPr/>
                      <wpg:grpSpPr>
                        <a:xfrm>
                          <a:off x="0" y="0"/>
                          <a:ext cx="1776095" cy="1475243"/>
                          <a:chOff x="0" y="0"/>
                          <a:chExt cx="1776095" cy="1475243"/>
                        </a:xfrm>
                      </wpg:grpSpPr>
                      <wpg:grpSp>
                        <wpg:cNvPr id="1415" name="组合 1415"/>
                        <wpg:cNvGrpSpPr/>
                        <wpg:grpSpPr>
                          <a:xfrm>
                            <a:off x="171450" y="0"/>
                            <a:ext cx="1433997" cy="1214219"/>
                            <a:chOff x="0" y="0"/>
                            <a:chExt cx="1433997" cy="1214219"/>
                          </a:xfrm>
                        </wpg:grpSpPr>
                        <wpg:grpSp>
                          <wpg:cNvPr id="10281" name="Group 11419"/>
                          <wpg:cNvGrpSpPr>
                            <a:grpSpLocks/>
                          </wpg:cNvGrpSpPr>
                          <wpg:grpSpPr bwMode="auto">
                            <a:xfrm>
                              <a:off x="0" y="0"/>
                              <a:ext cx="1433997" cy="1214219"/>
                              <a:chOff x="4628" y="8111"/>
                              <a:chExt cx="2611" cy="2173"/>
                            </a:xfrm>
                          </wpg:grpSpPr>
                          <wps:wsp>
                            <wps:cNvPr id="10282" name="Oval 9512"/>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7</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283" name="Oval 9513"/>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0</w:t>
                                  </w:r>
                                </w:p>
                              </w:txbxContent>
                            </wps:txbx>
                            <wps:bodyPr rot="0" vert="horz" wrap="square" lIns="0" tIns="0" rIns="0" bIns="0" anchor="t" anchorCtr="0" upright="1">
                              <a:noAutofit/>
                            </wps:bodyPr>
                          </wps:wsp>
                          <wps:wsp>
                            <wps:cNvPr id="10284" name="Freeform 9527"/>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85" name="Group 11415"/>
                            <wpg:cNvGrpSpPr>
                              <a:grpSpLocks/>
                            </wpg:cNvGrpSpPr>
                            <wpg:grpSpPr bwMode="auto">
                              <a:xfrm>
                                <a:off x="4974" y="8715"/>
                                <a:ext cx="2265" cy="963"/>
                                <a:chOff x="4658" y="8715"/>
                                <a:chExt cx="2265" cy="963"/>
                              </a:xfrm>
                            </wpg:grpSpPr>
                            <wpg:grpSp>
                              <wpg:cNvPr id="10286" name="Group 11405"/>
                              <wpg:cNvGrpSpPr>
                                <a:grpSpLocks/>
                              </wpg:cNvGrpSpPr>
                              <wpg:grpSpPr bwMode="auto">
                                <a:xfrm>
                                  <a:off x="4658" y="8715"/>
                                  <a:ext cx="1035" cy="963"/>
                                  <a:chOff x="4658" y="8715"/>
                                  <a:chExt cx="1035" cy="963"/>
                                </a:xfrm>
                              </wpg:grpSpPr>
                              <wpg:grpSp>
                                <wpg:cNvPr id="10287" name="Group 9521"/>
                                <wpg:cNvGrpSpPr>
                                  <a:grpSpLocks/>
                                </wpg:cNvGrpSpPr>
                                <wpg:grpSpPr bwMode="auto">
                                  <a:xfrm>
                                    <a:off x="4658" y="9310"/>
                                    <a:ext cx="1035" cy="368"/>
                                    <a:chOff x="4578" y="4781"/>
                                    <a:chExt cx="923" cy="340"/>
                                  </a:xfrm>
                                </wpg:grpSpPr>
                                <wps:wsp>
                                  <wps:cNvPr id="10288" name="Oval 9522"/>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4</w:t>
                                        </w:r>
                                      </w:p>
                                      <w:p w:rsidR="008E537A" w:rsidRPr="00B9392F" w:rsidRDefault="008E537A" w:rsidP="00FC4C42">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0289" name="Oval 9523"/>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3</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0290" name="Group 11404"/>
                                <wpg:cNvGrpSpPr>
                                  <a:grpSpLocks/>
                                </wpg:cNvGrpSpPr>
                                <wpg:grpSpPr bwMode="auto">
                                  <a:xfrm>
                                    <a:off x="4935" y="9070"/>
                                    <a:ext cx="481" cy="249"/>
                                    <a:chOff x="4930" y="9070"/>
                                    <a:chExt cx="481" cy="249"/>
                                  </a:xfrm>
                                </wpg:grpSpPr>
                                <wps:wsp>
                                  <wps:cNvPr id="10291" name="Freeform 9525"/>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 name="Freeform 1140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293" name="Oval 9516"/>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1</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0294" name="Group 11406"/>
                              <wpg:cNvGrpSpPr>
                                <a:grpSpLocks/>
                              </wpg:cNvGrpSpPr>
                              <wpg:grpSpPr bwMode="auto">
                                <a:xfrm>
                                  <a:off x="5888" y="8715"/>
                                  <a:ext cx="1035" cy="963"/>
                                  <a:chOff x="4658" y="8715"/>
                                  <a:chExt cx="1035" cy="963"/>
                                </a:xfrm>
                              </wpg:grpSpPr>
                              <wpg:grpSp>
                                <wpg:cNvPr id="10295" name="Group 11407"/>
                                <wpg:cNvGrpSpPr>
                                  <a:grpSpLocks/>
                                </wpg:cNvGrpSpPr>
                                <wpg:grpSpPr bwMode="auto">
                                  <a:xfrm>
                                    <a:off x="4658" y="9310"/>
                                    <a:ext cx="1035" cy="368"/>
                                    <a:chOff x="4578" y="4781"/>
                                    <a:chExt cx="923" cy="340"/>
                                  </a:xfrm>
                                </wpg:grpSpPr>
                                <wps:wsp>
                                  <wps:cNvPr id="10296" name="Oval 11408"/>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6</w:t>
                                        </w:r>
                                      </w:p>
                                      <w:p w:rsidR="008E537A" w:rsidRPr="00B9392F" w:rsidRDefault="008E537A" w:rsidP="00FC4C42">
                                        <w:pPr>
                                          <w:spacing w:line="0" w:lineRule="atLeast"/>
                                          <w:ind w:firstLineChars="0" w:firstLine="0"/>
                                          <w:jc w:val="center"/>
                                          <w:rPr>
                                            <w:rFonts w:ascii="Times New Roman" w:hAnsi="Times New Roman" w:cs="Times New Roman"/>
                                          </w:rPr>
                                        </w:pPr>
                                      </w:p>
                                    </w:txbxContent>
                                  </wps:txbx>
                                  <wps:bodyPr rot="0" vert="horz" wrap="square" lIns="0" tIns="0" rIns="0" bIns="0" anchor="t" anchorCtr="0" upright="1">
                                    <a:noAutofit/>
                                  </wps:bodyPr>
                                </wps:wsp>
                                <wps:wsp>
                                  <wps:cNvPr id="10297" name="Oval 11409"/>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5</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0298" name="Group 11410"/>
                                <wpg:cNvGrpSpPr>
                                  <a:grpSpLocks/>
                                </wpg:cNvGrpSpPr>
                                <wpg:grpSpPr bwMode="auto">
                                  <a:xfrm>
                                    <a:off x="4935" y="9070"/>
                                    <a:ext cx="481" cy="249"/>
                                    <a:chOff x="4930" y="9070"/>
                                    <a:chExt cx="481" cy="249"/>
                                  </a:xfrm>
                                </wpg:grpSpPr>
                                <wps:wsp>
                                  <wps:cNvPr id="10300" name="Freeform 11411"/>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1" name="Freeform 11412"/>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302" name="Oval 11413"/>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2</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grpSp>
                            <wpg:cNvPr id="10303" name="Group 11416"/>
                            <wpg:cNvGrpSpPr>
                              <a:grpSpLocks/>
                            </wpg:cNvGrpSpPr>
                            <wpg:grpSpPr bwMode="auto">
                              <a:xfrm>
                                <a:off x="5637" y="8394"/>
                                <a:ext cx="938" cy="381"/>
                                <a:chOff x="5312" y="8471"/>
                                <a:chExt cx="938" cy="304"/>
                              </a:xfrm>
                            </wpg:grpSpPr>
                            <wps:wsp>
                              <wps:cNvPr id="1410" name="Freeform 952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Freeform 11414"/>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414" name="组合 1414"/>
                          <wpg:cNvGrpSpPr/>
                          <wpg:grpSpPr>
                            <a:xfrm flipH="1">
                              <a:off x="352425" y="858441"/>
                              <a:ext cx="240062" cy="344289"/>
                              <a:chOff x="0" y="0"/>
                              <a:chExt cx="240062" cy="344289"/>
                            </a:xfrm>
                          </wpg:grpSpPr>
                          <wps:wsp>
                            <wps:cNvPr id="1412" name="Oval 9512"/>
                            <wps:cNvSpPr>
                              <a:spLocks noChangeArrowheads="1"/>
                            </wps:cNvSpPr>
                            <wps:spPr bwMode="auto">
                              <a:xfrm>
                                <a:off x="0" y="138677"/>
                                <a:ext cx="209226" cy="20561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Pr>
                                      <w:rFonts w:ascii="Times New Roman" w:hAnsi="Times New Roman" w:cs="Times New Roman"/>
                                      <w:vertAlign w:val="subscript"/>
                                    </w:rPr>
                                    <w:t>8</w:t>
                                  </w:r>
                                </w:p>
                                <w:p w:rsidR="008E537A" w:rsidRPr="00B9392F" w:rsidRDefault="008E537A" w:rsidP="00FC4C42">
                                  <w:pPr>
                                    <w:spacing w:line="0" w:lineRule="atLeast"/>
                                    <w:ind w:firstLineChars="0" w:firstLine="0"/>
                                    <w:rPr>
                                      <w:rFonts w:ascii="Times New Roman" w:hAnsi="Times New Roman" w:cs="Times New Roman"/>
                                    </w:rPr>
                                  </w:pPr>
                                </w:p>
                              </w:txbxContent>
                            </wps:txbx>
                            <wps:bodyPr rot="0" vert="horz" wrap="square" lIns="0" tIns="0" rIns="0" bIns="0" anchor="t" anchorCtr="0" upright="1">
                              <a:noAutofit/>
                            </wps:bodyPr>
                          </wps:wsp>
                          <wps:wsp>
                            <wps:cNvPr id="1413" name="Freeform 9527"/>
                            <wps:cNvSpPr>
                              <a:spLocks/>
                            </wps:cNvSpPr>
                            <wps:spPr bwMode="auto">
                              <a:xfrm>
                                <a:off x="153845" y="0"/>
                                <a:ext cx="86217" cy="150857"/>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417" name="文本框 26"/>
                        <wps:cNvSpPr txBox="1">
                          <a:spLocks noChangeArrowheads="1"/>
                        </wps:cNvSpPr>
                        <wps:spPr bwMode="auto">
                          <a:xfrm>
                            <a:off x="0" y="1312069"/>
                            <a:ext cx="1776095" cy="16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C4C42">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7</w:t>
                              </w:r>
                              <w:r>
                                <w:rPr>
                                  <w:rFonts w:ascii="Times New Roman" w:eastAsia="宋体" w:hAnsi="Times New Roman" w:cs="Times New Roman"/>
                                  <w:b w:val="0"/>
                                </w:rPr>
                                <w:t xml:space="preserve">-2 </w:t>
                              </w:r>
                              <w:r>
                                <w:rPr>
                                  <w:rFonts w:ascii="Times New Roman" w:eastAsia="宋体" w:hAnsi="Times New Roman" w:cs="Times New Roman"/>
                                  <w:b w:val="0"/>
                                </w:rPr>
                                <w:t>含</w:t>
                              </w:r>
                              <w:r>
                                <w:rPr>
                                  <w:rFonts w:ascii="Times New Roman" w:eastAsia="宋体" w:hAnsi="Times New Roman" w:cs="Times New Roman" w:hint="eastAsia"/>
                                  <w:b w:val="0"/>
                                </w:rPr>
                                <w:t>9</w:t>
                              </w:r>
                              <w:r>
                                <w:rPr>
                                  <w:rFonts w:ascii="Times New Roman" w:eastAsia="宋体" w:hAnsi="Times New Roman" w:cs="Times New Roman"/>
                                  <w:b w:val="0"/>
                                </w:rPr>
                                <w:t>个</w:t>
                              </w:r>
                              <w:r>
                                <w:rPr>
                                  <w:rFonts w:ascii="Times New Roman" w:eastAsia="宋体" w:hAnsi="Times New Roman" w:cs="Times New Roman" w:hint="eastAsia"/>
                                  <w:b w:val="0"/>
                                </w:rPr>
                                <w:t>关键字的最小堆</w:t>
                              </w:r>
                            </w:p>
                            <w:p w:rsidR="008E537A" w:rsidRPr="001C2733" w:rsidRDefault="008E537A" w:rsidP="00FC4C42">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id="组合 1418" o:spid="_x0000_s2634" style="position:absolute;left:0;text-align:left;margin-left:116.5pt;margin-top:13.65pt;width:139.85pt;height:116.15pt;z-index:251922432" coordsize="17760,1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">
                <v:group id="组合 1415" o:spid="_x0000_s2635" style="position:absolute;left:1714;width:14340;height:12142" coordsize="14339,1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">
                  <v:group id="Group 11419" o:spid="_x0000_s2636" style="position:absolute;width:14339;height:12142"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">
                    <v:oval id="Oval 9512" o:spid="_x0000_s2637"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7</w:t>
                            </w:r>
                          </w:p>
                          <w:p w:rsidR="008E537A" w:rsidRPr="00B9392F" w:rsidRDefault="008E537A" w:rsidP="00FC4C42">
                            <w:pPr>
                              <w:spacing w:line="0" w:lineRule="atLeast"/>
                              <w:ind w:firstLineChars="0" w:firstLine="0"/>
                              <w:rPr>
                                <w:rFonts w:ascii="Times New Roman" w:hAnsi="Times New Roman" w:cs="Times New Roman"/>
                              </w:rPr>
                            </w:pPr>
                          </w:p>
                        </w:txbxContent>
                      </v:textbox>
                    </v:oval>
                    <v:oval id="Oval 9513" o:spid="_x0000_s2638"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0</w:t>
                            </w:r>
                          </w:p>
                        </w:txbxContent>
                      </v:textbox>
                    </v:oval>
                    <v:shape id="Freeform 9527" o:spid="_x0000_s2639"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" path="m140,l,250e" filled="f">
                      <v:path arrowok="t" o:connecttype="custom" o:connectlocs="157,0;0,270" o:connectangles="0,0"/>
                    </v:shape>
                    <v:group id="Group 11415" o:spid="_x0000_s2640" style="position:absolute;left:4974;top:8715;width:2265;height:963" coordorigin="4658,8715" coordsize="226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">
                      <v:group id="Group 11405" o:spid="_x0000_s2641" style="position:absolute;left:465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">
                        <v:group id="Group 9521" o:spid="_x0000_s2642"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">
                          <v:oval id="Oval 9522" o:spid="_x0000_s2643"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4</w:t>
                                  </w:r>
                                </w:p>
                                <w:p w:rsidR="008E537A" w:rsidRPr="00B9392F" w:rsidRDefault="008E537A" w:rsidP="00FC4C42">
                                  <w:pPr>
                                    <w:spacing w:line="0" w:lineRule="atLeast"/>
                                    <w:ind w:firstLineChars="0" w:firstLine="0"/>
                                    <w:jc w:val="center"/>
                                    <w:rPr>
                                      <w:rFonts w:ascii="Times New Roman" w:hAnsi="Times New Roman" w:cs="Times New Roman"/>
                                    </w:rPr>
                                  </w:pPr>
                                </w:p>
                              </w:txbxContent>
                            </v:textbox>
                          </v:oval>
                          <v:oval id="Oval 9523" o:spid="_x0000_s2644"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3</w:t>
                                  </w:r>
                                </w:p>
                                <w:p w:rsidR="008E537A" w:rsidRPr="00B9392F" w:rsidRDefault="008E537A" w:rsidP="00FC4C42">
                                  <w:pPr>
                                    <w:spacing w:line="0" w:lineRule="atLeast"/>
                                    <w:ind w:firstLineChars="0" w:firstLine="0"/>
                                    <w:rPr>
                                      <w:rFonts w:ascii="Times New Roman" w:hAnsi="Times New Roman" w:cs="Times New Roman"/>
                                    </w:rPr>
                                  </w:pPr>
                                </w:p>
                              </w:txbxContent>
                            </v:textbox>
                          </v:oval>
                        </v:group>
                        <v:group id="Group 11404" o:spid="_x0000_s2645"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">
                          <v:shape id="Freeform 9525" o:spid="_x0000_s2646"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" path="m130,l,230e" filled="f">
                            <v:path arrowok="t" o:connecttype="custom" o:connectlocs="145,0;0,249" o:connectangles="0,0"/>
                          </v:shape>
                          <v:shape id="Freeform 11403" o:spid="_x0000_s2647"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" path="m130,l,230e" filled="f">
                            <v:path arrowok="t" o:connecttype="custom" o:connectlocs="145,0;0,249" o:connectangles="0,0"/>
                          </v:shape>
                        </v:group>
                        <v:oval id="Oval 9516" o:spid="_x0000_s2648"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1</w:t>
                                </w:r>
                              </w:p>
                              <w:p w:rsidR="008E537A" w:rsidRPr="00B9392F" w:rsidRDefault="008E537A" w:rsidP="00FC4C42">
                                <w:pPr>
                                  <w:spacing w:line="0" w:lineRule="atLeast"/>
                                  <w:ind w:firstLineChars="0" w:firstLine="0"/>
                                  <w:rPr>
                                    <w:rFonts w:ascii="Times New Roman" w:hAnsi="Times New Roman" w:cs="Times New Roman"/>
                                  </w:rPr>
                                </w:pPr>
                              </w:p>
                            </w:txbxContent>
                          </v:textbox>
                        </v:oval>
                      </v:group>
                      <v:group id="Group 11406" o:spid="_x0000_s2649"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">
                        <v:group id="Group 11407" o:spid="_x0000_s2650"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">
                          <v:oval id="Oval 11408" o:spid="_x0000_s265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6</w:t>
                                  </w:r>
                                </w:p>
                                <w:p w:rsidR="008E537A" w:rsidRPr="00B9392F" w:rsidRDefault="008E537A" w:rsidP="00FC4C42">
                                  <w:pPr>
                                    <w:spacing w:line="0" w:lineRule="atLeast"/>
                                    <w:ind w:firstLineChars="0" w:firstLine="0"/>
                                    <w:jc w:val="center"/>
                                    <w:rPr>
                                      <w:rFonts w:ascii="Times New Roman" w:hAnsi="Times New Roman" w:cs="Times New Roman"/>
                                    </w:rPr>
                                  </w:pPr>
                                </w:p>
                              </w:txbxContent>
                            </v:textbox>
                          </v:oval>
                          <v:oval id="Oval 11409" o:spid="_x0000_s265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5</w:t>
                                  </w:r>
                                </w:p>
                                <w:p w:rsidR="008E537A" w:rsidRPr="00B9392F" w:rsidRDefault="008E537A" w:rsidP="00FC4C42">
                                  <w:pPr>
                                    <w:spacing w:line="0" w:lineRule="atLeast"/>
                                    <w:ind w:firstLineChars="0" w:firstLine="0"/>
                                    <w:rPr>
                                      <w:rFonts w:ascii="Times New Roman" w:hAnsi="Times New Roman" w:cs="Times New Roman"/>
                                    </w:rPr>
                                  </w:pPr>
                                </w:p>
                              </w:txbxContent>
                            </v:textbox>
                          </v:oval>
                        </v:group>
                        <v:group id="Group 11410" o:spid="_x0000_s2653"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">
                          <v:shape id="Freeform 11411" o:spid="_x0000_s2654"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" path="m130,l,230e" filled="f">
                            <v:path arrowok="t" o:connecttype="custom" o:connectlocs="145,0;0,249" o:connectangles="0,0"/>
                          </v:shape>
                          <v:shape id="Freeform 11412" o:spid="_x0000_s2655"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" path="m130,l,230e" filled="f">
                            <v:path arrowok="t" o:connecttype="custom" o:connectlocs="145,0;0,249" o:connectangles="0,0"/>
                          </v:shape>
                        </v:group>
                        <v:oval id="Oval 11413" o:spid="_x0000_s265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sidRPr="00B9392F">
                                  <w:rPr>
                                    <w:rFonts w:ascii="Times New Roman" w:hAnsi="Times New Roman" w:cs="Times New Roman"/>
                                    <w:vertAlign w:val="subscript"/>
                                  </w:rPr>
                                  <w:t>2</w:t>
                                </w:r>
                              </w:p>
                              <w:p w:rsidR="008E537A" w:rsidRPr="00B9392F" w:rsidRDefault="008E537A" w:rsidP="00FC4C42">
                                <w:pPr>
                                  <w:spacing w:line="0" w:lineRule="atLeast"/>
                                  <w:ind w:firstLineChars="0" w:firstLine="0"/>
                                  <w:rPr>
                                    <w:rFonts w:ascii="Times New Roman" w:hAnsi="Times New Roman" w:cs="Times New Roman"/>
                                  </w:rPr>
                                </w:pPr>
                              </w:p>
                            </w:txbxContent>
                          </v:textbox>
                        </v:oval>
                      </v:group>
                    </v:group>
                    <v:group id="Group 11416" o:spid="_x0000_s2657"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">
                      <v:shape id="Freeform 9524" o:spid="_x0000_s2658"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" path="m254,l,281e" filled="f">
                        <v:path arrowok="t" o:connecttype="custom" o:connectlocs="285,0;0,304" o:connectangles="0,0"/>
                      </v:shape>
                      <v:shape id="Freeform 11414" o:spid="_x0000_s2659"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" path="m254,l,281e" filled="f">
                        <v:path arrowok="t" o:connecttype="custom" o:connectlocs="285,0;0,304" o:connectangles="0,0"/>
                      </v:shape>
                    </v:group>
                  </v:group>
                  <v:group id="组合 1414" o:spid="_x0000_s2660" style="position:absolute;left:3524;top:8584;width:2400;height:3443;flip:x" coordsize="240062,34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">
                    <v:oval id="Oval 9512" o:spid="_x0000_s2661" style="position:absolute;top:138677;width:209226;height:205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" filled="f">
                      <v:textbox inset="0,0,0,0">
                        <w:txbxContent>
                          <w:p w:rsidR="008E537A" w:rsidRPr="00B9392F" w:rsidRDefault="008E537A" w:rsidP="00FC4C42">
                            <w:pPr>
                              <w:pStyle w:val="ab"/>
                              <w:ind w:firstLineChars="0" w:firstLine="0"/>
                              <w:rPr>
                                <w:rFonts w:ascii="Times New Roman" w:hAnsi="Times New Roman" w:cs="Times New Roman"/>
                              </w:rPr>
                            </w:pPr>
                            <w:r w:rsidRPr="00B9392F">
                              <w:rPr>
                                <w:rFonts w:ascii="Times New Roman" w:hAnsi="Times New Roman" w:cs="Times New Roman"/>
                              </w:rPr>
                              <w:t>a</w:t>
                            </w:r>
                            <w:r>
                              <w:rPr>
                                <w:rFonts w:ascii="Times New Roman" w:hAnsi="Times New Roman" w:cs="Times New Roman"/>
                                <w:vertAlign w:val="subscript"/>
                              </w:rPr>
                              <w:t>8</w:t>
                            </w:r>
                          </w:p>
                          <w:p w:rsidR="008E537A" w:rsidRPr="00B9392F" w:rsidRDefault="008E537A" w:rsidP="00FC4C42">
                            <w:pPr>
                              <w:spacing w:line="0" w:lineRule="atLeast"/>
                              <w:ind w:firstLineChars="0" w:firstLine="0"/>
                              <w:rPr>
                                <w:rFonts w:ascii="Times New Roman" w:hAnsi="Times New Roman" w:cs="Times New Roman"/>
                              </w:rPr>
                            </w:pPr>
                          </w:p>
                        </w:txbxContent>
                      </v:textbox>
                    </v:oval>
                    <v:shape id="Freeform 9527" o:spid="_x0000_s2662" style="position:absolute;left:153845;width:86217;height:150857;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" path="m140,l,250e" filled="f">
                      <v:path arrowok="t" o:connecttype="custom" o:connectlocs="86217,0;0,150857" o:connectangles="0,0"/>
                    </v:shape>
                  </v:group>
                </v:group>
                <v:shape id="_x0000_s2663" type="#_x0000_t202" style="position:absolute;top:13120;width:17760;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MIxAAAAN0AAAAPAAAAZHJzL2Rvd25yZXYueG1sRE9Na8JA&#10;EL0X/A/LCL3VjaX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LInwwjEAAAA3QAAAA8A&#10;AAAAAAAAAAAAAAAABwIAAGRycy9kb3ducmV2LnhtbFBLBQYAAAAAAwADALcAAAD4AgAAAAA=&#10;" filled="f" stroked="f">
                  <v:textbox inset="0,0,0,0">
                    <w:txbxContent>
                      <w:p w:rsidR="008E537A" w:rsidRPr="00FD57F2" w:rsidRDefault="008E537A" w:rsidP="00FC4C42">
                        <w:pPr>
                          <w:pStyle w:val="a6"/>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7</w:t>
                        </w:r>
                        <w:r>
                          <w:rPr>
                            <w:rFonts w:ascii="Times New Roman" w:eastAsia="宋体" w:hAnsi="Times New Roman" w:cs="Times New Roman"/>
                            <w:b w:val="0"/>
                          </w:rPr>
                          <w:t xml:space="preserve">-2 </w:t>
                        </w:r>
                        <w:r>
                          <w:rPr>
                            <w:rFonts w:ascii="Times New Roman" w:eastAsia="宋体" w:hAnsi="Times New Roman" w:cs="Times New Roman"/>
                            <w:b w:val="0"/>
                          </w:rPr>
                          <w:t>含</w:t>
                        </w:r>
                        <w:r>
                          <w:rPr>
                            <w:rFonts w:ascii="Times New Roman" w:eastAsia="宋体" w:hAnsi="Times New Roman" w:cs="Times New Roman" w:hint="eastAsia"/>
                            <w:b w:val="0"/>
                          </w:rPr>
                          <w:t>9</w:t>
                        </w:r>
                        <w:r>
                          <w:rPr>
                            <w:rFonts w:ascii="Times New Roman" w:eastAsia="宋体" w:hAnsi="Times New Roman" w:cs="Times New Roman"/>
                            <w:b w:val="0"/>
                          </w:rPr>
                          <w:t>个</w:t>
                        </w:r>
                        <w:r>
                          <w:rPr>
                            <w:rFonts w:ascii="Times New Roman" w:eastAsia="宋体" w:hAnsi="Times New Roman" w:cs="Times New Roman" w:hint="eastAsia"/>
                            <w:b w:val="0"/>
                          </w:rPr>
                          <w:t>关键字的最小堆</w:t>
                        </w:r>
                      </w:p>
                      <w:p w:rsidR="008E537A" w:rsidRPr="001C2733" w:rsidRDefault="008E537A" w:rsidP="00FC4C42">
                        <w:pPr>
                          <w:pStyle w:val="a6"/>
                          <w:ind w:firstLineChars="0" w:firstLine="0"/>
                          <w:rPr>
                            <w:rFonts w:ascii="Times New Roman" w:eastAsia="宋体" w:hAnsi="Times New Roman" w:cs="Times New Roman"/>
                            <w:b w:val="0"/>
                          </w:rPr>
                        </w:pPr>
                      </w:p>
                    </w:txbxContent>
                  </v:textbox>
                </v:shape>
              </v:group>
            </w:pict>
          </mc:Fallback>
        </mc:AlternateContent>
      </w:r>
    </w:p>
    <w:p w:rsidR="000C1730" w:rsidRPr="00196523" w:rsidRDefault="000C1730" w:rsidP="001C30E9">
      <w:pPr>
        <w:pStyle w:val="a3"/>
        <w:spacing w:line="240" w:lineRule="auto"/>
        <w:ind w:firstLine="420"/>
        <w:rPr>
          <w:rFonts w:ascii="Times New Roman" w:eastAsia="宋体" w:hAnsi="Times New Roman" w:cs="Times New Roman"/>
          <w:color w:val="000000" w:themeColor="text1"/>
        </w:rPr>
      </w:pPr>
    </w:p>
    <w:p w:rsidR="000C1730" w:rsidRPr="00196523" w:rsidRDefault="000C1730" w:rsidP="001C30E9">
      <w:pPr>
        <w:pStyle w:val="a3"/>
        <w:spacing w:line="240" w:lineRule="auto"/>
        <w:ind w:firstLine="420"/>
        <w:rPr>
          <w:rFonts w:ascii="Times New Roman" w:eastAsia="宋体" w:hAnsi="Times New Roman" w:cs="Times New Roman"/>
          <w:color w:val="000000" w:themeColor="text1"/>
        </w:rPr>
      </w:pPr>
    </w:p>
    <w:p w:rsidR="000C1730" w:rsidRPr="00196523" w:rsidRDefault="000C1730" w:rsidP="001C30E9">
      <w:pPr>
        <w:pStyle w:val="a3"/>
        <w:spacing w:line="240" w:lineRule="auto"/>
        <w:ind w:firstLine="420"/>
        <w:rPr>
          <w:rFonts w:ascii="Times New Roman" w:eastAsia="宋体" w:hAnsi="Times New Roman" w:cs="Times New Roman"/>
          <w:color w:val="000000" w:themeColor="text1"/>
        </w:rPr>
      </w:pPr>
    </w:p>
    <w:p w:rsidR="00116AB8" w:rsidRPr="00196523" w:rsidRDefault="00116AB8" w:rsidP="001C30E9">
      <w:pPr>
        <w:pStyle w:val="a3"/>
        <w:spacing w:line="240" w:lineRule="auto"/>
        <w:ind w:firstLine="420"/>
        <w:rPr>
          <w:rFonts w:ascii="Times New Roman" w:eastAsia="宋体" w:hAnsi="Times New Roman" w:cs="Times New Roman"/>
          <w:color w:val="000000" w:themeColor="text1"/>
        </w:rPr>
      </w:pPr>
    </w:p>
    <w:p w:rsidR="00116AB8" w:rsidRPr="00196523" w:rsidRDefault="00116AB8" w:rsidP="001C30E9">
      <w:pPr>
        <w:spacing w:line="380" w:lineRule="exact"/>
        <w:ind w:left="315" w:hangingChars="150" w:hanging="315"/>
        <w:rPr>
          <w:rFonts w:ascii="Times New Roman" w:eastAsia="宋体" w:hAnsi="Times New Roman" w:cs="Times New Roman"/>
          <w:color w:val="000000" w:themeColor="text1"/>
        </w:rPr>
      </w:pPr>
    </w:p>
    <w:p w:rsidR="00116AB8" w:rsidRPr="00196523" w:rsidRDefault="00116AB8" w:rsidP="001C30E9">
      <w:pPr>
        <w:spacing w:line="380" w:lineRule="exact"/>
        <w:ind w:left="315" w:hangingChars="150" w:hanging="315"/>
        <w:rPr>
          <w:rFonts w:ascii="Times New Roman" w:eastAsia="宋体" w:hAnsi="Times New Roman" w:cs="Times New Roman"/>
          <w:color w:val="000000" w:themeColor="text1"/>
        </w:rPr>
      </w:pPr>
    </w:p>
    <w:p w:rsidR="00116AB8" w:rsidRPr="00196523" w:rsidRDefault="00116AB8" w:rsidP="001C30E9">
      <w:pPr>
        <w:spacing w:line="380" w:lineRule="exact"/>
        <w:ind w:left="315" w:hangingChars="150" w:hanging="315"/>
        <w:rPr>
          <w:rFonts w:ascii="Times New Roman" w:eastAsia="宋体" w:hAnsi="Times New Roman" w:cs="Times New Roman"/>
          <w:color w:val="000000" w:themeColor="text1"/>
        </w:rPr>
      </w:pPr>
    </w:p>
    <w:p w:rsidR="002102B4" w:rsidRPr="00196523" w:rsidRDefault="002E1BE0"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002102B4" w:rsidRPr="00196523">
        <w:rPr>
          <w:rFonts w:ascii="Times New Roman" w:eastAsia="宋体" w:hAnsi="Times New Roman" w:cs="Times New Roman"/>
          <w:color w:val="000000" w:themeColor="text1"/>
        </w:rPr>
        <w:t>．一组记录的关键</w:t>
      </w:r>
      <w:r w:rsidR="00CA7A0F" w:rsidRPr="00196523">
        <w:rPr>
          <w:rFonts w:ascii="Times New Roman" w:eastAsia="宋体" w:hAnsi="Times New Roman" w:cs="Times New Roman" w:hint="eastAsia"/>
          <w:color w:val="000000" w:themeColor="text1"/>
        </w:rPr>
        <w:t>字值</w:t>
      </w:r>
      <w:r w:rsidR="002102B4" w:rsidRPr="00196523">
        <w:rPr>
          <w:rFonts w:ascii="Times New Roman" w:eastAsia="宋体" w:hAnsi="Times New Roman" w:cs="Times New Roman"/>
          <w:color w:val="000000" w:themeColor="text1"/>
        </w:rPr>
        <w:t>为</w:t>
      </w:r>
      <w:bookmarkStart w:id="87" w:name="_Hlk126266672"/>
      <w:r w:rsidR="00E27E12" w:rsidRPr="00196523">
        <w:rPr>
          <w:rFonts w:ascii="Times New Roman" w:eastAsia="宋体" w:hAnsi="Times New Roman" w:cs="Times New Roman" w:hint="eastAsia"/>
          <w:color w:val="000000" w:themeColor="text1"/>
        </w:rPr>
        <w:t>4</w:t>
      </w:r>
      <w:r w:rsidR="002102B4" w:rsidRPr="00196523">
        <w:rPr>
          <w:rFonts w:ascii="Times New Roman" w:eastAsia="宋体" w:hAnsi="Times New Roman" w:cs="Times New Roman"/>
          <w:color w:val="000000" w:themeColor="text1"/>
        </w:rPr>
        <w:t>5</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79</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59</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63</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65</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26</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80</w:t>
      </w:r>
      <w:r w:rsidR="002102B4"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rPr>
        <w:t>17</w:t>
      </w:r>
      <w:bookmarkEnd w:id="87"/>
      <w:r w:rsidR="002102B4" w:rsidRPr="00196523">
        <w:rPr>
          <w:rFonts w:ascii="Times New Roman" w:eastAsia="宋体" w:hAnsi="Times New Roman" w:cs="Times New Roman" w:hint="eastAsia"/>
          <w:color w:val="000000" w:themeColor="text1"/>
        </w:rPr>
        <w:t>，</w:t>
      </w:r>
      <w:r w:rsidR="002102B4" w:rsidRPr="00196523">
        <w:rPr>
          <w:rFonts w:ascii="Times New Roman" w:eastAsia="宋体" w:hAnsi="Times New Roman" w:cs="Times New Roman"/>
          <w:color w:val="000000" w:themeColor="text1"/>
        </w:rPr>
        <w:t>利用</w:t>
      </w:r>
      <w:r w:rsidR="002102B4" w:rsidRPr="00196523">
        <w:rPr>
          <w:rFonts w:ascii="Times New Roman" w:eastAsia="宋体" w:hAnsi="Times New Roman" w:cs="Times New Roman"/>
          <w:color w:val="000000" w:themeColor="text1"/>
        </w:rPr>
        <w:t>partition</w:t>
      </w:r>
      <w:r w:rsidR="002102B4" w:rsidRPr="00196523">
        <w:rPr>
          <w:rFonts w:ascii="Times New Roman" w:eastAsia="宋体" w:hAnsi="Times New Roman" w:cs="Times New Roman" w:hint="eastAsia"/>
          <w:color w:val="000000" w:themeColor="text1"/>
        </w:rPr>
        <w:t>划分算法</w:t>
      </w:r>
      <w:r w:rsidR="002102B4" w:rsidRPr="00196523">
        <w:rPr>
          <w:rFonts w:ascii="Times New Roman" w:eastAsia="宋体" w:hAnsi="Times New Roman" w:cs="Times New Roman"/>
          <w:color w:val="000000" w:themeColor="text1"/>
        </w:rPr>
        <w:t>，以第一个记录为</w:t>
      </w:r>
      <w:r w:rsidR="002102B4" w:rsidRPr="00196523">
        <w:rPr>
          <w:rFonts w:ascii="Times New Roman" w:eastAsia="宋体" w:hAnsi="Times New Roman" w:cs="Times New Roman" w:hint="eastAsia"/>
          <w:color w:val="000000" w:themeColor="text1"/>
        </w:rPr>
        <w:t>枢轴，划分过程中，与元素</w:t>
      </w:r>
      <w:r w:rsidR="00EC0EC7" w:rsidRPr="00196523">
        <w:rPr>
          <w:rFonts w:ascii="Times New Roman" w:eastAsia="宋体" w:hAnsi="Times New Roman" w:cs="Times New Roman" w:hint="eastAsia"/>
          <w:color w:val="000000" w:themeColor="text1"/>
        </w:rPr>
        <w:t>7</w:t>
      </w:r>
      <w:r w:rsidR="002102B4" w:rsidRPr="00196523">
        <w:rPr>
          <w:rFonts w:ascii="Times New Roman" w:eastAsia="宋体" w:hAnsi="Times New Roman" w:cs="Times New Roman"/>
          <w:color w:val="000000" w:themeColor="text1"/>
        </w:rPr>
        <w:t>9</w:t>
      </w:r>
      <w:r w:rsidR="002102B4" w:rsidRPr="00196523">
        <w:rPr>
          <w:rFonts w:ascii="Times New Roman" w:eastAsia="宋体" w:hAnsi="Times New Roman" w:cs="Times New Roman" w:hint="eastAsia"/>
          <w:color w:val="000000" w:themeColor="text1"/>
        </w:rPr>
        <w:t>相交换的关键字是</w:t>
      </w:r>
      <w:r w:rsidR="001D2DE0" w:rsidRPr="00196523">
        <w:rPr>
          <w:rFonts w:ascii="Times New Roman" w:eastAsia="宋体" w:hAnsi="Times New Roman" w:cs="Times New Roman"/>
          <w:color w:val="000000" w:themeColor="text1"/>
        </w:rPr>
        <w:t>__________</w:t>
      </w:r>
      <w:r w:rsidR="002102B4" w:rsidRPr="00196523">
        <w:rPr>
          <w:rFonts w:ascii="Times New Roman" w:eastAsia="宋体" w:hAnsi="Times New Roman" w:cs="Times New Roman" w:hint="eastAsia"/>
          <w:color w:val="000000" w:themeColor="text1"/>
        </w:rPr>
        <w:t>。</w:t>
      </w:r>
    </w:p>
    <w:p w:rsidR="002102B4" w:rsidRPr="00196523" w:rsidRDefault="002102B4"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EC0EC7" w:rsidRPr="00196523">
        <w:rPr>
          <w:rFonts w:ascii="Times New Roman" w:eastAsia="宋体" w:hAnsi="Times New Roman" w:cs="Times New Roman" w:hint="eastAsia"/>
          <w:color w:val="000000" w:themeColor="text1"/>
        </w:rPr>
        <w:t>26</w:t>
      </w:r>
      <w:r w:rsidR="00EC0EC7" w:rsidRPr="00196523">
        <w:rPr>
          <w:rFonts w:ascii="Times New Roman" w:eastAsia="宋体" w:hAnsi="Times New Roman" w:cs="Times New Roman" w:hint="eastAsia"/>
          <w:color w:val="000000" w:themeColor="text1"/>
        </w:rPr>
        <w:t>。</w:t>
      </w:r>
    </w:p>
    <w:p w:rsidR="00EC0EC7" w:rsidRPr="00196523" w:rsidRDefault="00EC0EC7"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根据</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artition</w:t>
      </w:r>
      <w:r w:rsidRPr="00196523">
        <w:rPr>
          <w:rFonts w:ascii="Times New Roman" w:eastAsia="宋体" w:hAnsi="Times New Roman" w:cs="Times New Roman" w:hint="eastAsia"/>
          <w:color w:val="000000" w:themeColor="text1"/>
        </w:rPr>
        <w:t>算法，划分过程如下所示。</w:t>
      </w:r>
    </w:p>
    <w:p w:rsidR="00EC0EC7" w:rsidRPr="00196523" w:rsidRDefault="00EC0EC7"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63</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65</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26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80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17</w:t>
      </w:r>
    </w:p>
    <w:p w:rsidR="00EC0EC7" w:rsidRPr="00196523" w:rsidRDefault="00EC0EC7"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选择第一个元素做枢轴并将枢轴放到最后的位置：</w:t>
      </w:r>
    </w:p>
    <w:p w:rsidR="00EC0EC7" w:rsidRPr="00196523" w:rsidRDefault="00EC0EC7"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pivot:4</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hint="eastAsia"/>
          <w:color w:val="000000" w:themeColor="text1"/>
        </w:rPr>
        <w:t>17</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59</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63</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65</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26</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80</w:t>
      </w:r>
      <w:r w:rsidRPr="00196523">
        <w:rPr>
          <w:rFonts w:ascii="宋体" w:eastAsia="宋体" w:hAnsi="宋体" w:cs="Times New Roman"/>
          <w:color w:val="000000" w:themeColor="text1"/>
        </w:rPr>
        <w:t xml:space="preserve"> </w:t>
      </w:r>
      <w:r w:rsidRPr="00196523">
        <w:rPr>
          <w:rFonts w:ascii="Times New Roman" w:eastAsia="宋体" w:hAnsi="Times New Roman" w:cs="Times New Roman"/>
          <w:color w:val="000000" w:themeColor="text1"/>
        </w:rPr>
        <w:t>45</w:t>
      </w:r>
    </w:p>
    <w:p w:rsidR="00EC0EC7" w:rsidRPr="00196523" w:rsidRDefault="00EC0EC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此时，</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eft</w:t>
      </w:r>
      <w:r w:rsidRPr="00196523">
        <w:rPr>
          <w:rFonts w:ascii="Times New Roman" w:eastAsia="宋体" w:hAnsi="Times New Roman" w:cs="Times New Roman" w:hint="eastAsia"/>
          <w:color w:val="000000" w:themeColor="text1"/>
        </w:rPr>
        <w:t>对应于</w:t>
      </w:r>
      <w:r w:rsidRPr="00196523">
        <w:rPr>
          <w:rFonts w:ascii="Times New Roman" w:eastAsia="宋体" w:hAnsi="Times New Roman" w:cs="Times New Roman" w:hint="eastAsia"/>
          <w:color w:val="000000" w:themeColor="text1"/>
        </w:rPr>
        <w:t>17</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ight</w:t>
      </w:r>
      <w:r w:rsidRPr="00196523">
        <w:rPr>
          <w:rFonts w:ascii="Times New Roman" w:eastAsia="宋体" w:hAnsi="Times New Roman" w:cs="Times New Roman" w:hint="eastAsia"/>
          <w:color w:val="000000" w:themeColor="text1"/>
        </w:rPr>
        <w:t>对应于</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color w:val="000000" w:themeColor="text1"/>
        </w:rPr>
        <w:t>0</w:t>
      </w:r>
      <w:r w:rsidRPr="00196523">
        <w:rPr>
          <w:rFonts w:ascii="Times New Roman" w:eastAsia="宋体" w:hAnsi="Times New Roman" w:cs="Times New Roman" w:hint="eastAsia"/>
          <w:color w:val="000000" w:themeColor="text1"/>
        </w:rPr>
        <w:t>。接下来，从</w:t>
      </w:r>
      <w:r w:rsidRPr="00196523">
        <w:rPr>
          <w:rFonts w:ascii="Times New Roman" w:eastAsia="宋体" w:hAnsi="Times New Roman" w:cs="Times New Roman" w:hint="eastAsia"/>
          <w:color w:val="000000" w:themeColor="text1"/>
        </w:rPr>
        <w:t>l</w:t>
      </w:r>
      <w:r w:rsidRPr="00196523">
        <w:rPr>
          <w:rFonts w:ascii="Times New Roman" w:eastAsia="宋体" w:hAnsi="Times New Roman" w:cs="Times New Roman"/>
          <w:color w:val="000000" w:themeColor="text1"/>
        </w:rPr>
        <w:t>eft</w:t>
      </w:r>
      <w:r w:rsidRPr="00196523">
        <w:rPr>
          <w:rFonts w:ascii="Times New Roman" w:eastAsia="宋体" w:hAnsi="Times New Roman" w:cs="Times New Roman" w:hint="eastAsia"/>
          <w:color w:val="000000" w:themeColor="text1"/>
        </w:rPr>
        <w:t>开始向右寻找大于枢轴的元素，当前元素即大于枢轴，停在</w:t>
      </w:r>
      <w:r w:rsidRPr="00196523">
        <w:rPr>
          <w:rFonts w:ascii="Times New Roman" w:eastAsia="宋体" w:hAnsi="Times New Roman" w:cs="Times New Roman" w:hint="eastAsia"/>
          <w:color w:val="000000" w:themeColor="text1"/>
        </w:rPr>
        <w:t>79</w:t>
      </w:r>
      <w:r w:rsidRPr="00196523">
        <w:rPr>
          <w:rFonts w:ascii="Times New Roman" w:eastAsia="宋体" w:hAnsi="Times New Roman" w:cs="Times New Roman" w:hint="eastAsia"/>
          <w:color w:val="000000" w:themeColor="text1"/>
        </w:rPr>
        <w:t>处。然后从</w:t>
      </w:r>
      <w:r w:rsidRPr="00196523">
        <w:rPr>
          <w:rFonts w:ascii="Times New Roman" w:eastAsia="宋体" w:hAnsi="Times New Roman" w:cs="Times New Roman" w:hint="eastAsia"/>
          <w:color w:val="000000" w:themeColor="text1"/>
        </w:rPr>
        <w:t>r</w:t>
      </w:r>
      <w:r w:rsidRPr="00196523">
        <w:rPr>
          <w:rFonts w:ascii="Times New Roman" w:eastAsia="宋体" w:hAnsi="Times New Roman" w:cs="Times New Roman"/>
          <w:color w:val="000000" w:themeColor="text1"/>
        </w:rPr>
        <w:t>ight</w:t>
      </w:r>
      <w:r w:rsidRPr="00196523">
        <w:rPr>
          <w:rFonts w:ascii="Times New Roman" w:eastAsia="宋体" w:hAnsi="Times New Roman" w:cs="Times New Roman" w:hint="eastAsia"/>
          <w:color w:val="000000" w:themeColor="text1"/>
        </w:rPr>
        <w:t>开始向左寻找小于枢轴的元素，停在</w:t>
      </w:r>
      <w:r w:rsidR="00FF018B" w:rsidRPr="00196523">
        <w:rPr>
          <w:rFonts w:ascii="Times New Roman" w:eastAsia="宋体" w:hAnsi="Times New Roman" w:cs="Times New Roman" w:hint="eastAsia"/>
          <w:color w:val="000000" w:themeColor="text1"/>
        </w:rPr>
        <w:t>26</w:t>
      </w:r>
      <w:r w:rsidRPr="00196523">
        <w:rPr>
          <w:rFonts w:ascii="Times New Roman" w:eastAsia="宋体" w:hAnsi="Times New Roman" w:cs="Times New Roman" w:hint="eastAsia"/>
          <w:color w:val="000000" w:themeColor="text1"/>
        </w:rPr>
        <w:t>处。如下所示。</w:t>
      </w:r>
    </w:p>
    <w:p w:rsidR="00EC0EC7" w:rsidRPr="00196523" w:rsidRDefault="00EC0EC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 xml:space="preserve">       </w:t>
      </w:r>
      <w:r w:rsidR="00FF018B" w:rsidRPr="00196523">
        <w:rPr>
          <w:rFonts w:ascii="Times New Roman" w:eastAsia="宋体" w:hAnsi="Times New Roman" w:cs="Times New Roman"/>
          <w:color w:val="000000" w:themeColor="text1"/>
        </w:rPr>
        <w:t xml:space="preserve">       </w:t>
      </w:r>
      <w:r w:rsidR="00FF018B" w:rsidRPr="00196523">
        <w:rPr>
          <w:rFonts w:ascii="Times New Roman" w:eastAsia="宋体" w:hAnsi="Times New Roman" w:cs="Times New Roman" w:hint="eastAsia"/>
          <w:color w:val="000000" w:themeColor="text1"/>
        </w:rPr>
        <w:t>17</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79</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59</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63</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65</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26</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80</w:t>
      </w:r>
      <w:r w:rsidR="00FF018B" w:rsidRPr="00196523">
        <w:rPr>
          <w:rFonts w:ascii="宋体" w:eastAsia="宋体" w:hAnsi="宋体" w:cs="Times New Roman"/>
          <w:color w:val="000000" w:themeColor="text1"/>
        </w:rPr>
        <w:t xml:space="preserve"> </w:t>
      </w:r>
      <w:r w:rsidR="00FF018B" w:rsidRPr="00196523">
        <w:rPr>
          <w:rFonts w:ascii="Times New Roman" w:eastAsia="宋体" w:hAnsi="Times New Roman" w:cs="Times New Roman"/>
          <w:color w:val="000000" w:themeColor="text1"/>
        </w:rPr>
        <w:t>45</w:t>
      </w:r>
    </w:p>
    <w:p w:rsidR="00EC0EC7" w:rsidRPr="00196523" w:rsidRDefault="00EC0EC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00FF018B"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 xml:space="preserve">  </w:t>
      </w:r>
      <w:r w:rsidRPr="00196523">
        <w:rPr>
          <w:rFonts w:ascii="宋体" w:eastAsia="宋体" w:hAnsi="宋体" w:cs="Times New Roman" w:hint="eastAsia"/>
          <w:color w:val="000000" w:themeColor="text1"/>
        </w:rPr>
        <w:t xml:space="preserve">↑ </w:t>
      </w:r>
      <w:r w:rsidRPr="00196523">
        <w:rPr>
          <w:rFonts w:ascii="宋体" w:eastAsia="宋体" w:hAnsi="宋体" w:cs="Times New Roman"/>
          <w:color w:val="000000" w:themeColor="text1"/>
        </w:rPr>
        <w:t xml:space="preserve">         </w:t>
      </w:r>
      <w:r w:rsidRPr="00196523">
        <w:rPr>
          <w:rFonts w:ascii="宋体" w:eastAsia="宋体" w:hAnsi="宋体" w:cs="Times New Roman" w:hint="eastAsia"/>
          <w:color w:val="000000" w:themeColor="text1"/>
        </w:rPr>
        <w:t>↑</w:t>
      </w:r>
    </w:p>
    <w:p w:rsidR="00EC0EC7" w:rsidRPr="00196523" w:rsidRDefault="00EC0EC7"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00FF018B"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 xml:space="preserve">     left         right</w:t>
      </w:r>
    </w:p>
    <w:p w:rsidR="00EC0EC7" w:rsidRPr="00196523" w:rsidRDefault="00EC0EC7"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交换两个元素</w:t>
      </w:r>
      <w:r w:rsidR="00FF018B" w:rsidRPr="00196523">
        <w:rPr>
          <w:rFonts w:ascii="Times New Roman" w:eastAsia="宋体" w:hAnsi="Times New Roman" w:cs="Times New Roman" w:hint="eastAsia"/>
          <w:color w:val="000000" w:themeColor="text1"/>
        </w:rPr>
        <w:t>（</w:t>
      </w:r>
      <w:r w:rsidR="00FF018B" w:rsidRPr="00196523">
        <w:rPr>
          <w:rFonts w:ascii="Times New Roman" w:eastAsia="宋体" w:hAnsi="Times New Roman" w:cs="Times New Roman" w:hint="eastAsia"/>
          <w:color w:val="000000" w:themeColor="text1"/>
        </w:rPr>
        <w:t>79</w:t>
      </w:r>
      <w:r w:rsidR="00FF018B" w:rsidRPr="00196523">
        <w:rPr>
          <w:rFonts w:ascii="Times New Roman" w:eastAsia="宋体" w:hAnsi="Times New Roman" w:cs="Times New Roman" w:hint="eastAsia"/>
          <w:color w:val="000000" w:themeColor="text1"/>
        </w:rPr>
        <w:t>和</w:t>
      </w:r>
      <w:r w:rsidR="00FF018B" w:rsidRPr="00196523">
        <w:rPr>
          <w:rFonts w:ascii="Times New Roman" w:eastAsia="宋体" w:hAnsi="Times New Roman" w:cs="Times New Roman" w:hint="eastAsia"/>
          <w:color w:val="000000" w:themeColor="text1"/>
        </w:rPr>
        <w:t>26</w:t>
      </w:r>
      <w:r w:rsidR="00FF018B"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w:t>
      </w:r>
    </w:p>
    <w:p w:rsidR="00E04153" w:rsidRPr="00196523" w:rsidRDefault="00E04153" w:rsidP="00E04153">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．已知一组关键</w:t>
      </w:r>
      <w:r w:rsidRPr="00196523">
        <w:rPr>
          <w:rFonts w:ascii="Times New Roman" w:eastAsia="宋体" w:hAnsi="Times New Roman" w:cs="Times New Roman" w:hint="eastAsia"/>
          <w:color w:val="000000" w:themeColor="text1"/>
        </w:rPr>
        <w:t>字</w:t>
      </w:r>
      <w:r w:rsidRPr="00196523">
        <w:rPr>
          <w:rFonts w:ascii="Times New Roman" w:eastAsia="宋体" w:hAnsi="Times New Roman" w:cs="Times New Roman"/>
          <w:color w:val="000000" w:themeColor="text1"/>
        </w:rPr>
        <w:t>为</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45,78,57,30,40,89</w:t>
      </w:r>
      <w:r w:rsidRPr="00196523">
        <w:rPr>
          <w:rFonts w:ascii="Times New Roman" w:eastAsia="宋体" w:hAnsi="Times New Roman" w:cs="Times New Roman"/>
          <w:color w:val="000000" w:themeColor="text1"/>
        </w:rPr>
        <w:t>，利用堆排序对其进行升序排序，建立</w:t>
      </w:r>
      <w:r w:rsidRPr="00196523">
        <w:rPr>
          <w:rFonts w:ascii="Times New Roman" w:eastAsia="宋体" w:hAnsi="Times New Roman" w:cs="Times New Roman" w:hint="eastAsia"/>
          <w:color w:val="000000" w:themeColor="text1"/>
        </w:rPr>
        <w:t>的</w:t>
      </w:r>
      <w:r w:rsidRPr="00196523">
        <w:rPr>
          <w:rFonts w:ascii="Times New Roman" w:eastAsia="宋体" w:hAnsi="Times New Roman" w:cs="Times New Roman"/>
          <w:color w:val="000000" w:themeColor="text1"/>
        </w:rPr>
        <w:t>初始堆是</w:t>
      </w:r>
      <w:r w:rsidR="001D2DE0" w:rsidRPr="00196523">
        <w:rPr>
          <w:rFonts w:ascii="Times New Roman" w:eastAsia="宋体" w:hAnsi="Times New Roman" w:cs="Times New Roman"/>
          <w:color w:val="000000" w:themeColor="text1"/>
        </w:rPr>
        <w:t>__________</w:t>
      </w:r>
      <w:r w:rsidRPr="00196523">
        <w:rPr>
          <w:rFonts w:ascii="Times New Roman" w:eastAsia="宋体" w:hAnsi="Times New Roman" w:cs="Times New Roman"/>
          <w:color w:val="000000" w:themeColor="text1"/>
          <w:szCs w:val="21"/>
        </w:rPr>
        <w:t>。</w:t>
      </w:r>
    </w:p>
    <w:p w:rsidR="00BA7B7B" w:rsidRPr="00196523" w:rsidRDefault="00BA7B7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color w:val="000000" w:themeColor="text1"/>
        </w:rPr>
        <w:t>89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45</w:t>
      </w:r>
      <w:r w:rsidRPr="00196523">
        <w:rPr>
          <w:rFonts w:ascii="Times New Roman" w:eastAsia="宋体" w:hAnsi="Times New Roman" w:cs="Times New Roman" w:hint="eastAsia"/>
          <w:color w:val="000000" w:themeColor="text1"/>
        </w:rPr>
        <w:t>。</w:t>
      </w:r>
    </w:p>
    <w:p w:rsidR="002102B4" w:rsidRPr="00196523" w:rsidRDefault="00E04153"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5</w:t>
      </w:r>
      <w:r w:rsidR="002102B4" w:rsidRPr="00196523">
        <w:rPr>
          <w:rFonts w:ascii="Times New Roman" w:eastAsia="宋体" w:hAnsi="Times New Roman" w:cs="Times New Roman"/>
          <w:color w:val="000000" w:themeColor="text1"/>
          <w:szCs w:val="21"/>
        </w:rPr>
        <w:t>．设关键字序列为</w:t>
      </w:r>
      <w:r w:rsidR="002102B4" w:rsidRPr="00196523">
        <w:rPr>
          <w:rFonts w:ascii="Times New Roman" w:eastAsia="宋体" w:hAnsi="Times New Roman" w:cs="Times New Roman"/>
          <w:color w:val="000000" w:themeColor="text1"/>
          <w:szCs w:val="21"/>
        </w:rPr>
        <w:t>16</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15</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32</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11</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6</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30</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22</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46</w:t>
      </w:r>
      <w:r w:rsidR="00FF018B" w:rsidRPr="00196523">
        <w:rPr>
          <w:rFonts w:ascii="宋体" w:eastAsia="宋体" w:hAnsi="宋体" w:cs="Times New Roman"/>
          <w:color w:val="000000" w:themeColor="text1"/>
        </w:rPr>
        <w:t>,</w:t>
      </w:r>
      <w:r w:rsidR="002102B4" w:rsidRPr="00196523">
        <w:rPr>
          <w:rFonts w:ascii="Times New Roman" w:eastAsia="宋体" w:hAnsi="Times New Roman" w:cs="Times New Roman"/>
          <w:color w:val="000000" w:themeColor="text1"/>
          <w:szCs w:val="21"/>
        </w:rPr>
        <w:t>7</w:t>
      </w:r>
      <w:r w:rsidR="002102B4" w:rsidRPr="00196523">
        <w:rPr>
          <w:rFonts w:ascii="Times New Roman" w:eastAsia="宋体" w:hAnsi="Times New Roman" w:cs="Times New Roman"/>
          <w:color w:val="000000" w:themeColor="text1"/>
          <w:szCs w:val="21"/>
        </w:rPr>
        <w:t>，采用基数排序进行升序排序。若关键字序列保存在含</w:t>
      </w:r>
      <w:r w:rsidR="002102B4" w:rsidRPr="00196523">
        <w:rPr>
          <w:rFonts w:ascii="Times New Roman" w:eastAsia="宋体" w:hAnsi="Times New Roman" w:cs="Times New Roman"/>
          <w:color w:val="000000" w:themeColor="text1"/>
          <w:szCs w:val="21"/>
        </w:rPr>
        <w:t>9</w:t>
      </w:r>
      <w:r w:rsidR="002102B4" w:rsidRPr="00196523">
        <w:rPr>
          <w:rFonts w:ascii="Times New Roman" w:eastAsia="宋体" w:hAnsi="Times New Roman" w:cs="Times New Roman"/>
          <w:color w:val="000000" w:themeColor="text1"/>
          <w:szCs w:val="21"/>
        </w:rPr>
        <w:t>个元素的数组</w:t>
      </w:r>
      <w:r w:rsidR="002102B4" w:rsidRPr="00196523">
        <w:rPr>
          <w:rFonts w:ascii="Times New Roman" w:eastAsia="宋体" w:hAnsi="Times New Roman" w:cs="Times New Roman"/>
          <w:color w:val="000000" w:themeColor="text1"/>
          <w:szCs w:val="21"/>
        </w:rPr>
        <w:t>A</w:t>
      </w:r>
      <w:r w:rsidR="002102B4" w:rsidRPr="00196523">
        <w:rPr>
          <w:rFonts w:ascii="Times New Roman" w:eastAsia="宋体" w:hAnsi="Times New Roman" w:cs="Times New Roman"/>
          <w:color w:val="000000" w:themeColor="text1"/>
          <w:szCs w:val="21"/>
        </w:rPr>
        <w:t>中，则一趟基数排序后，元素</w:t>
      </w:r>
      <w:r w:rsidR="002102B4" w:rsidRPr="00196523">
        <w:rPr>
          <w:rFonts w:ascii="Times New Roman" w:eastAsia="宋体" w:hAnsi="Times New Roman" w:cs="Times New Roman"/>
          <w:color w:val="000000" w:themeColor="text1"/>
          <w:szCs w:val="21"/>
        </w:rPr>
        <w:t>16</w:t>
      </w:r>
      <w:r w:rsidR="002102B4" w:rsidRPr="00196523">
        <w:rPr>
          <w:rFonts w:ascii="Times New Roman" w:eastAsia="宋体" w:hAnsi="Times New Roman" w:cs="Times New Roman"/>
          <w:color w:val="000000" w:themeColor="text1"/>
          <w:szCs w:val="21"/>
        </w:rPr>
        <w:t>的下标位置为</w:t>
      </w:r>
      <w:r w:rsidR="001D2DE0" w:rsidRPr="00196523">
        <w:rPr>
          <w:rFonts w:ascii="Times New Roman" w:eastAsia="宋体" w:hAnsi="Times New Roman" w:cs="Times New Roman"/>
          <w:color w:val="000000" w:themeColor="text1"/>
        </w:rPr>
        <w:t>__________</w:t>
      </w:r>
      <w:r w:rsidR="002102B4" w:rsidRPr="00196523">
        <w:rPr>
          <w:rFonts w:ascii="Times New Roman" w:eastAsia="宋体" w:hAnsi="Times New Roman" w:cs="Times New Roman"/>
          <w:color w:val="000000" w:themeColor="text1"/>
          <w:szCs w:val="21"/>
        </w:rPr>
        <w:t>。</w:t>
      </w:r>
    </w:p>
    <w:p w:rsidR="002102B4" w:rsidRPr="00196523" w:rsidRDefault="002102B4" w:rsidP="001C30E9">
      <w:pPr>
        <w:ind w:left="315" w:hangingChars="150" w:hanging="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答案：</w:t>
      </w:r>
      <w:r w:rsidR="00FF018B" w:rsidRPr="00196523">
        <w:rPr>
          <w:rFonts w:ascii="Times New Roman" w:eastAsia="宋体" w:hAnsi="Times New Roman" w:cs="Times New Roman" w:hint="eastAsia"/>
          <w:color w:val="000000" w:themeColor="text1"/>
          <w:szCs w:val="21"/>
        </w:rPr>
        <w:t>5</w:t>
      </w:r>
      <w:r w:rsidR="00FF018B" w:rsidRPr="00196523">
        <w:rPr>
          <w:rFonts w:ascii="Times New Roman" w:eastAsia="宋体" w:hAnsi="Times New Roman" w:cs="Times New Roman" w:hint="eastAsia"/>
          <w:color w:val="000000" w:themeColor="text1"/>
          <w:szCs w:val="21"/>
        </w:rPr>
        <w:t>。</w:t>
      </w:r>
    </w:p>
    <w:p w:rsidR="00FF018B" w:rsidRPr="00196523" w:rsidRDefault="00FF018B" w:rsidP="001C30E9">
      <w:pPr>
        <w:pStyle w:val="a3"/>
        <w:spacing w:line="240" w:lineRule="auto"/>
        <w:ind w:firstLine="420"/>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一趟分配与收集后，得到</w:t>
      </w:r>
      <w:r w:rsidR="00F4790D" w:rsidRPr="00196523">
        <w:rPr>
          <w:rFonts w:ascii="Times New Roman" w:eastAsia="宋体" w:hAnsi="Times New Roman" w:cs="Times New Roman" w:hint="eastAsia"/>
          <w:color w:val="000000" w:themeColor="text1"/>
          <w:szCs w:val="21"/>
        </w:rPr>
        <w:t>的</w:t>
      </w:r>
      <w:r w:rsidRPr="00196523">
        <w:rPr>
          <w:rFonts w:ascii="Times New Roman" w:eastAsia="宋体" w:hAnsi="Times New Roman" w:cs="Times New Roman" w:hint="eastAsia"/>
          <w:color w:val="000000" w:themeColor="text1"/>
          <w:szCs w:val="21"/>
        </w:rPr>
        <w:t>结果</w:t>
      </w:r>
      <w:r w:rsidR="00A93624" w:rsidRPr="00196523">
        <w:rPr>
          <w:rFonts w:ascii="Times New Roman" w:eastAsia="宋体" w:hAnsi="Times New Roman" w:cs="Times New Roman" w:hint="eastAsia"/>
          <w:color w:val="000000" w:themeColor="text1"/>
          <w:szCs w:val="21"/>
        </w:rPr>
        <w:t>是</w:t>
      </w:r>
      <w:r w:rsidR="00A93624" w:rsidRPr="00196523">
        <w:rPr>
          <w:rFonts w:ascii="Times New Roman" w:eastAsia="宋体" w:hAnsi="Times New Roman" w:cs="Times New Roman" w:hint="eastAsia"/>
          <w:color w:val="000000" w:themeColor="text1"/>
          <w:szCs w:val="21"/>
        </w:rPr>
        <w:t>30</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11</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32</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22</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15</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16</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6</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46</w:t>
      </w:r>
      <w:r w:rsidR="00A93624" w:rsidRPr="00196523">
        <w:rPr>
          <w:rFonts w:ascii="宋体" w:eastAsia="宋体" w:hAnsi="宋体" w:cs="Times New Roman"/>
          <w:color w:val="000000" w:themeColor="text1"/>
        </w:rPr>
        <w:t>,</w:t>
      </w:r>
      <w:r w:rsidR="00A93624" w:rsidRPr="00196523">
        <w:rPr>
          <w:rFonts w:ascii="Times New Roman" w:eastAsia="宋体" w:hAnsi="Times New Roman" w:cs="Times New Roman" w:hint="eastAsia"/>
          <w:color w:val="000000" w:themeColor="text1"/>
          <w:szCs w:val="21"/>
        </w:rPr>
        <w:t>7</w:t>
      </w:r>
      <w:r w:rsidR="00A93624" w:rsidRPr="00196523">
        <w:rPr>
          <w:rFonts w:ascii="Times New Roman" w:eastAsia="宋体" w:hAnsi="Times New Roman" w:cs="Times New Roman" w:hint="eastAsia"/>
          <w:color w:val="000000" w:themeColor="text1"/>
          <w:szCs w:val="21"/>
        </w:rPr>
        <w:t>，</w:t>
      </w:r>
      <w:r w:rsidR="00FC4C42" w:rsidRPr="00196523">
        <w:rPr>
          <w:rFonts w:ascii="Times New Roman" w:eastAsia="宋体" w:hAnsi="Times New Roman" w:cs="Times New Roman" w:hint="eastAsia"/>
          <w:color w:val="000000" w:themeColor="text1"/>
          <w:szCs w:val="21"/>
        </w:rPr>
        <w:t>元素</w:t>
      </w:r>
      <w:r w:rsidR="00A93624" w:rsidRPr="00196523">
        <w:rPr>
          <w:rFonts w:ascii="Times New Roman" w:eastAsia="宋体" w:hAnsi="Times New Roman" w:cs="Times New Roman" w:hint="eastAsia"/>
          <w:color w:val="000000" w:themeColor="text1"/>
          <w:szCs w:val="21"/>
        </w:rPr>
        <w:t>16</w:t>
      </w:r>
      <w:r w:rsidR="00A93624" w:rsidRPr="00196523">
        <w:rPr>
          <w:rFonts w:ascii="Times New Roman" w:eastAsia="宋体" w:hAnsi="Times New Roman" w:cs="Times New Roman" w:hint="eastAsia"/>
          <w:color w:val="000000" w:themeColor="text1"/>
          <w:szCs w:val="21"/>
        </w:rPr>
        <w:t>在下标</w:t>
      </w:r>
      <w:r w:rsidR="00A93624" w:rsidRPr="00196523">
        <w:rPr>
          <w:rFonts w:ascii="Times New Roman" w:eastAsia="宋体" w:hAnsi="Times New Roman" w:cs="Times New Roman" w:hint="eastAsia"/>
          <w:color w:val="000000" w:themeColor="text1"/>
          <w:szCs w:val="21"/>
        </w:rPr>
        <w:t>5</w:t>
      </w:r>
      <w:r w:rsidR="00A93624" w:rsidRPr="00196523">
        <w:rPr>
          <w:rFonts w:ascii="Times New Roman" w:eastAsia="宋体" w:hAnsi="Times New Roman" w:cs="Times New Roman" w:hint="eastAsia"/>
          <w:color w:val="000000" w:themeColor="text1"/>
          <w:szCs w:val="21"/>
        </w:rPr>
        <w:t>处。</w:t>
      </w:r>
    </w:p>
    <w:p w:rsidR="00E413AF" w:rsidRPr="00196523" w:rsidRDefault="002102B4" w:rsidP="001C30E9">
      <w:pPr>
        <w:pStyle w:val="a3"/>
        <w:spacing w:line="240" w:lineRule="auto"/>
        <w:ind w:firstLineChars="0" w:firstLine="0"/>
        <w:rPr>
          <w:rFonts w:ascii="Times New Roman" w:eastAsia="宋体" w:hAnsi="Times New Roman" w:cs="Times New Roman"/>
          <w:color w:val="000000" w:themeColor="text1"/>
          <w:lang w:val="zh-CN"/>
        </w:rPr>
      </w:pPr>
      <w:r w:rsidRPr="00196523">
        <w:rPr>
          <w:rFonts w:ascii="Times New Roman" w:eastAsia="宋体" w:hAnsi="Times New Roman" w:cs="Times New Roman" w:hint="eastAsia"/>
          <w:color w:val="000000" w:themeColor="text1"/>
          <w:lang w:val="zh-CN"/>
        </w:rPr>
        <w:t>三</w:t>
      </w:r>
      <w:r w:rsidR="00E413AF" w:rsidRPr="00196523">
        <w:rPr>
          <w:rFonts w:ascii="Times New Roman" w:eastAsia="宋体" w:hAnsi="Times New Roman" w:cs="Times New Roman"/>
          <w:color w:val="000000" w:themeColor="text1"/>
          <w:lang w:val="zh-CN"/>
        </w:rPr>
        <w:t>、</w:t>
      </w:r>
      <w:r w:rsidR="00316949" w:rsidRPr="00196523">
        <w:rPr>
          <w:rFonts w:ascii="Times New Roman" w:eastAsia="宋体" w:hAnsi="Times New Roman" w:cs="Times New Roman" w:hint="eastAsia"/>
          <w:color w:val="000000" w:themeColor="text1"/>
          <w:lang w:val="zh-CN"/>
        </w:rPr>
        <w:t>解</w:t>
      </w:r>
      <w:r w:rsidR="00E413AF" w:rsidRPr="00196523">
        <w:rPr>
          <w:rFonts w:ascii="Times New Roman" w:eastAsia="宋体" w:hAnsi="Times New Roman" w:cs="Times New Roman"/>
          <w:color w:val="000000" w:themeColor="text1"/>
          <w:lang w:val="zh-CN"/>
        </w:rPr>
        <w:t>答题</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．设一维整数数组内保存整数序列，回答下列问题：</w:t>
      </w:r>
    </w:p>
    <w:p w:rsidR="00E413AF" w:rsidRPr="00196523" w:rsidRDefault="00E413AF" w:rsidP="001C30E9">
      <w:pPr>
        <w:autoSpaceDE w:val="0"/>
        <w:autoSpaceDN w:val="0"/>
        <w:adjustRightInd w:val="0"/>
        <w:spacing w:after="5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）试写出整数序列</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中的所有逆序对</w:t>
      </w:r>
      <w:r w:rsidR="006E29CC" w:rsidRPr="00196523">
        <w:rPr>
          <w:rFonts w:ascii="Times New Roman" w:eastAsia="宋体" w:hAnsi="Times New Roman" w:cs="Times New Roman" w:hint="eastAsia"/>
          <w:color w:val="000000" w:themeColor="text1"/>
        </w:rPr>
        <w:t>。</w:t>
      </w:r>
    </w:p>
    <w:p w:rsidR="00E413AF" w:rsidRPr="00196523" w:rsidRDefault="00E413AF" w:rsidP="001C30E9">
      <w:pPr>
        <w:autoSpaceDE w:val="0"/>
        <w:autoSpaceDN w:val="0"/>
        <w:adjustRightInd w:val="0"/>
        <w:spacing w:after="5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）什么情况下，由</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组成的序列中逆序</w:t>
      </w:r>
      <w:r w:rsidR="009C400D" w:rsidRPr="00196523">
        <w:rPr>
          <w:rFonts w:ascii="Times New Roman" w:eastAsia="宋体" w:hAnsi="Times New Roman" w:cs="Times New Roman" w:hint="eastAsia"/>
          <w:color w:val="000000" w:themeColor="text1"/>
        </w:rPr>
        <w:t>对</w:t>
      </w:r>
      <w:r w:rsidR="00F4790D" w:rsidRPr="00196523">
        <w:rPr>
          <w:rFonts w:ascii="Times New Roman" w:eastAsia="宋体" w:hAnsi="Times New Roman" w:cs="Times New Roman"/>
          <w:color w:val="000000" w:themeColor="text1"/>
        </w:rPr>
        <w:t>最多</w:t>
      </w:r>
      <w:r w:rsidR="00F4790D" w:rsidRPr="00196523">
        <w:rPr>
          <w:rFonts w:ascii="Times New Roman" w:eastAsia="宋体" w:hAnsi="Times New Roman" w:cs="Times New Roman" w:hint="eastAsia"/>
          <w:color w:val="000000" w:themeColor="text1"/>
        </w:rPr>
        <w:t>？</w:t>
      </w:r>
    </w:p>
    <w:p w:rsidR="00C10FD0"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94478" w:rsidRPr="00196523">
        <w:rPr>
          <w:rFonts w:ascii="Times New Roman" w:eastAsia="宋体" w:hAnsi="Times New Roman" w:cs="Times New Roman" w:hint="eastAsia"/>
          <w:color w:val="000000" w:themeColor="text1"/>
        </w:rPr>
        <w:t>（</w:t>
      </w:r>
      <w:r w:rsidR="00294478" w:rsidRPr="00196523">
        <w:rPr>
          <w:rFonts w:ascii="Times New Roman" w:eastAsia="宋体" w:hAnsi="Times New Roman" w:cs="Times New Roman" w:hint="eastAsia"/>
          <w:color w:val="000000" w:themeColor="text1"/>
        </w:rPr>
        <w:t>1</w:t>
      </w:r>
      <w:r w:rsidR="00294478" w:rsidRPr="00196523">
        <w:rPr>
          <w:rFonts w:ascii="Times New Roman" w:eastAsia="宋体" w:hAnsi="Times New Roman" w:cs="Times New Roman" w:hint="eastAsia"/>
          <w:color w:val="000000" w:themeColor="text1"/>
        </w:rPr>
        <w:t>）逆序对：</w:t>
      </w:r>
      <w:r w:rsidR="00294478" w:rsidRPr="00196523">
        <w:rPr>
          <w:rFonts w:ascii="Times New Roman" w:eastAsia="宋体" w:hAnsi="Times New Roman" w:cs="Times New Roman" w:hint="eastAsia"/>
          <w:color w:val="000000" w:themeColor="text1"/>
        </w:rPr>
        <w:t>(</w:t>
      </w:r>
      <w:r w:rsidR="00294478" w:rsidRPr="00196523">
        <w:rPr>
          <w:rFonts w:ascii="Times New Roman" w:eastAsia="宋体" w:hAnsi="Times New Roman" w:cs="Times New Roman"/>
          <w:color w:val="000000" w:themeColor="text1"/>
        </w:rPr>
        <w:t>2</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color w:val="000000" w:themeColor="text1"/>
        </w:rPr>
        <w:t>1)</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hint="eastAsia"/>
          <w:color w:val="000000" w:themeColor="text1"/>
        </w:rPr>
        <w:t>(3</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color w:val="000000" w:themeColor="text1"/>
        </w:rPr>
        <w:t>1)</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hint="eastAsia"/>
          <w:color w:val="000000" w:themeColor="text1"/>
        </w:rPr>
        <w:t>(8</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color w:val="000000" w:themeColor="text1"/>
        </w:rPr>
        <w:t>1)</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hint="eastAsia"/>
          <w:color w:val="000000" w:themeColor="text1"/>
        </w:rPr>
        <w:t>(6</w:t>
      </w:r>
      <w:r w:rsidR="00294478" w:rsidRPr="00196523">
        <w:rPr>
          <w:rFonts w:ascii="宋体" w:eastAsia="宋体" w:hAnsi="宋体" w:cs="Times New Roman"/>
          <w:color w:val="000000" w:themeColor="text1"/>
        </w:rPr>
        <w:t>,</w:t>
      </w:r>
      <w:r w:rsidR="00294478" w:rsidRPr="00196523">
        <w:rPr>
          <w:rFonts w:ascii="Times New Roman" w:eastAsia="宋体" w:hAnsi="Times New Roman" w:cs="Times New Roman"/>
          <w:color w:val="000000" w:themeColor="text1"/>
        </w:rPr>
        <w:t>1)</w:t>
      </w:r>
      <w:r w:rsidR="00294478" w:rsidRPr="00196523">
        <w:rPr>
          <w:rFonts w:ascii="宋体" w:eastAsia="宋体" w:hAnsi="宋体" w:cs="Times New Roman"/>
          <w:color w:val="000000" w:themeColor="text1"/>
        </w:rPr>
        <w:t>,</w:t>
      </w:r>
      <w:r w:rsidR="006E29CC" w:rsidRPr="00196523">
        <w:rPr>
          <w:rFonts w:ascii="Times New Roman" w:eastAsia="宋体" w:hAnsi="Times New Roman" w:cs="Times New Roman" w:hint="eastAsia"/>
          <w:color w:val="000000" w:themeColor="text1"/>
        </w:rPr>
        <w:t>(8</w:t>
      </w:r>
      <w:r w:rsidR="006E29CC" w:rsidRPr="00196523">
        <w:rPr>
          <w:rFonts w:ascii="宋体" w:eastAsia="宋体" w:hAnsi="宋体" w:cs="Times New Roman"/>
          <w:color w:val="000000" w:themeColor="text1"/>
        </w:rPr>
        <w:t>,</w:t>
      </w:r>
      <w:r w:rsidR="006E29CC" w:rsidRPr="00196523">
        <w:rPr>
          <w:rFonts w:ascii="Times New Roman" w:eastAsia="宋体" w:hAnsi="Times New Roman" w:cs="Times New Roman"/>
          <w:color w:val="000000" w:themeColor="text1"/>
        </w:rPr>
        <w:t>6)</w:t>
      </w:r>
      <w:r w:rsidR="006E29CC" w:rsidRPr="00196523">
        <w:rPr>
          <w:rFonts w:ascii="Times New Roman" w:eastAsia="宋体" w:hAnsi="Times New Roman" w:cs="Times New Roman" w:hint="eastAsia"/>
          <w:color w:val="000000" w:themeColor="text1"/>
        </w:rPr>
        <w:t>。</w:t>
      </w:r>
    </w:p>
    <w:p w:rsidR="006E29CC" w:rsidRPr="00196523" w:rsidRDefault="006E29CC"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）数据序列为</w:t>
      </w:r>
      <w:r w:rsidRPr="00196523">
        <w:rPr>
          <w:rFonts w:ascii="Times New Roman" w:eastAsia="宋体" w:hAnsi="Times New Roman" w:cs="Times New Roman"/>
          <w:i/>
          <w:color w:val="000000" w:themeColor="text1"/>
        </w:rPr>
        <w:t>n</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时，逆序对最多</w:t>
      </w:r>
      <w:r w:rsidR="00741A96" w:rsidRPr="00196523">
        <w:rPr>
          <w:rFonts w:ascii="Times New Roman" w:eastAsia="宋体" w:hAnsi="Times New Roman" w:cs="Times New Roman" w:hint="eastAsia"/>
          <w:color w:val="000000" w:themeColor="text1"/>
        </w:rPr>
        <w:t>。每个元素都和其后面的所有元素呈逆序，所以总的逆序对个数</w:t>
      </w:r>
      <w:r w:rsidR="00741A96" w:rsidRPr="00196523">
        <w:rPr>
          <w:rFonts w:ascii="Times New Roman" w:eastAsia="宋体" w:hAnsi="Times New Roman" w:cs="Times New Roman" w:hint="eastAsia"/>
          <w:color w:val="000000" w:themeColor="text1"/>
        </w:rPr>
        <w:t>=</w:t>
      </w:r>
      <w:r w:rsidR="00741A96" w:rsidRPr="00196523">
        <w:rPr>
          <w:rFonts w:ascii="Times New Roman" w:eastAsia="宋体" w:hAnsi="Times New Roman" w:cs="Times New Roman"/>
          <w:i/>
          <w:color w:val="000000" w:themeColor="text1"/>
        </w:rPr>
        <w:t>n</w:t>
      </w:r>
      <w:r w:rsidR="00741A96" w:rsidRPr="00196523">
        <w:rPr>
          <w:rFonts w:ascii="Times New Roman" w:eastAsia="宋体" w:hAnsi="Times New Roman" w:cs="Times New Roman"/>
          <w:color w:val="000000" w:themeColor="text1"/>
        </w:rPr>
        <w:t>-1+</w:t>
      </w:r>
      <w:r w:rsidR="00741A96" w:rsidRPr="00196523">
        <w:rPr>
          <w:rFonts w:ascii="Times New Roman" w:eastAsia="宋体" w:hAnsi="Times New Roman" w:cs="Times New Roman"/>
          <w:i/>
          <w:color w:val="000000" w:themeColor="text1"/>
        </w:rPr>
        <w:t>n</w:t>
      </w:r>
      <w:r w:rsidR="00741A96" w:rsidRPr="00196523">
        <w:rPr>
          <w:rFonts w:ascii="Times New Roman" w:eastAsia="宋体" w:hAnsi="Times New Roman" w:cs="Times New Roman"/>
          <w:color w:val="000000" w:themeColor="text1"/>
        </w:rPr>
        <w:t>-2+</w:t>
      </w:r>
      <w:r w:rsidR="00741A96" w:rsidRPr="00196523">
        <w:rPr>
          <w:rFonts w:ascii="Times New Roman" w:eastAsia="宋体" w:hAnsi="Times New Roman" w:cs="Times New Roman" w:hint="eastAsia"/>
          <w:color w:val="000000" w:themeColor="text1"/>
        </w:rPr>
        <w:t>…</w:t>
      </w:r>
      <w:r w:rsidR="00741A96" w:rsidRPr="00196523">
        <w:rPr>
          <w:rFonts w:ascii="Times New Roman" w:eastAsia="宋体" w:hAnsi="Times New Roman" w:cs="Times New Roman" w:hint="eastAsia"/>
          <w:color w:val="000000" w:themeColor="text1"/>
        </w:rPr>
        <w:t>+</w:t>
      </w:r>
      <w:r w:rsidR="00741A96" w:rsidRPr="00196523">
        <w:rPr>
          <w:rFonts w:ascii="Times New Roman" w:eastAsia="宋体" w:hAnsi="Times New Roman" w:cs="Times New Roman"/>
          <w:color w:val="000000" w:themeColor="text1"/>
        </w:rPr>
        <w:t>2+1=</w:t>
      </w:r>
      <w:r w:rsidR="00661413" w:rsidRPr="00196523">
        <w:rPr>
          <w:rFonts w:ascii="Times New Roman" w:eastAsia="宋体" w:hAnsi="Times New Roman" w:cs="Times New Roman" w:hint="eastAsia"/>
          <w:i/>
          <w:color w:val="000000" w:themeColor="text1"/>
        </w:rPr>
        <w:t>n</w:t>
      </w:r>
      <w:r w:rsidR="00661413" w:rsidRPr="00196523">
        <w:rPr>
          <w:rFonts w:ascii="Times New Roman" w:eastAsia="宋体" w:hAnsi="Times New Roman" w:cs="Times New Roman"/>
          <w:color w:val="000000" w:themeColor="text1"/>
        </w:rPr>
        <w:sym w:font="Symbol" w:char="F0B4"/>
      </w:r>
      <w:r w:rsidR="00661413" w:rsidRPr="00196523">
        <w:rPr>
          <w:rFonts w:ascii="Times New Roman" w:eastAsia="宋体" w:hAnsi="Times New Roman" w:cs="Times New Roman" w:hint="eastAsia"/>
          <w:color w:val="000000" w:themeColor="text1"/>
        </w:rPr>
        <w:t>(</w:t>
      </w:r>
      <w:r w:rsidR="00661413" w:rsidRPr="00196523">
        <w:rPr>
          <w:rFonts w:ascii="Times New Roman" w:eastAsia="宋体" w:hAnsi="Times New Roman" w:cs="Times New Roman"/>
          <w:i/>
          <w:color w:val="000000" w:themeColor="text1"/>
        </w:rPr>
        <w:t>n</w:t>
      </w:r>
      <w:r w:rsidR="00661413" w:rsidRPr="00196523">
        <w:rPr>
          <w:rFonts w:ascii="Times New Roman" w:eastAsia="宋体" w:hAnsi="Times New Roman" w:cs="Times New Roman"/>
          <w:color w:val="000000" w:themeColor="text1"/>
        </w:rPr>
        <w:t>-1)/2</w:t>
      </w:r>
      <w:r w:rsidR="00741A96" w:rsidRPr="00196523">
        <w:rPr>
          <w:rFonts w:ascii="Times New Roman" w:eastAsia="宋体" w:hAnsi="Times New Roman" w:cs="Times New Roman" w:hint="eastAsia"/>
          <w:color w:val="000000" w:themeColor="text1"/>
        </w:rPr>
        <w:t>。</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．有关键字序列</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73</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采用起泡排序方法进行升序排序，请写出每趟排序的结果。</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741A96" w:rsidRPr="00196523">
        <w:rPr>
          <w:rFonts w:ascii="Times New Roman" w:eastAsia="宋体" w:hAnsi="Times New Roman" w:cs="Times New Roman" w:hint="eastAsia"/>
          <w:color w:val="000000" w:themeColor="text1"/>
        </w:rPr>
        <w:t>每趟起泡排序的结果如下所示。</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初始：</w:t>
      </w:r>
      <w:r w:rsidRPr="00196523">
        <w:rPr>
          <w:rFonts w:ascii="Times New Roman" w:eastAsia="宋体" w:hAnsi="Times New Roman" w:cs="Times New Roman"/>
          <w:color w:val="000000" w:themeColor="text1"/>
        </w:rPr>
        <w:t xml:space="preserve">      38 19 65 13 97 49 41 95 1 73</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19 38 13 65 49 41 95 1 73 97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19 13 38 49 41 65 1 73 95 97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13 19 38 41 49 1 65 73 95 97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13 19 38 41 1 49 65 73 95 97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13 19 38 1 41 49 65 73 95 97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13 19 1 38 41 49 65 73 95 97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13 1 19 38 41 49 65 73 95 97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1 13 19 38 41 49 65 73 95 97</w:t>
      </w:r>
    </w:p>
    <w:p w:rsidR="00741A96" w:rsidRPr="00196523" w:rsidRDefault="00741A96"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 xml:space="preserve">    1 13 19 38 41 49 65 73 95 97</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．对数据</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66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Times New Roman" w:eastAsia="宋体" w:hAnsi="Times New Roman" w:cs="Times New Roman"/>
          <w:color w:val="000000" w:themeColor="text1"/>
        </w:rPr>
        <w:t>，写出采用希尔排序算法排序的每一趟结果。设增量序列</w:t>
      </w:r>
      <w:r w:rsidRPr="00196523">
        <w:rPr>
          <w:rFonts w:ascii="Times New Roman" w:eastAsia="宋体" w:hAnsi="Times New Roman" w:cs="Times New Roman"/>
          <w:color w:val="000000" w:themeColor="text1"/>
        </w:rPr>
        <w:t>d={5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C710EF" w:rsidRPr="00196523">
        <w:rPr>
          <w:rFonts w:ascii="Times New Roman" w:eastAsia="宋体" w:hAnsi="Times New Roman" w:cs="Times New Roman" w:hint="eastAsia"/>
          <w:color w:val="000000" w:themeColor="text1"/>
        </w:rPr>
        <w:t>每趟</w:t>
      </w:r>
      <w:r w:rsidR="00C710EF" w:rsidRPr="00196523">
        <w:rPr>
          <w:rFonts w:ascii="Times New Roman" w:eastAsia="宋体" w:hAnsi="Times New Roman" w:cs="Times New Roman"/>
          <w:color w:val="000000" w:themeColor="text1"/>
        </w:rPr>
        <w:t>希</w:t>
      </w:r>
      <w:r w:rsidR="00C710EF" w:rsidRPr="00196523">
        <w:rPr>
          <w:rFonts w:ascii="Times New Roman" w:eastAsia="宋体" w:hAnsi="Times New Roman" w:cs="Times New Roman" w:hint="eastAsia"/>
          <w:color w:val="000000" w:themeColor="text1"/>
        </w:rPr>
        <w:t>尔排序的结果如下所示。</w:t>
      </w:r>
    </w:p>
    <w:p w:rsidR="0078177C" w:rsidRPr="00196523" w:rsidRDefault="00C710EF"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初</w:t>
      </w:r>
      <w:r w:rsidRPr="00196523">
        <w:rPr>
          <w:rFonts w:ascii="Times New Roman" w:eastAsia="宋体" w:hAnsi="Times New Roman" w:cs="Times New Roman" w:hint="eastAsia"/>
          <w:color w:val="000000" w:themeColor="text1"/>
        </w:rPr>
        <w:t>始：</w:t>
      </w: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w:t>
      </w:r>
      <w:r w:rsidR="0078177C" w:rsidRPr="00196523">
        <w:rPr>
          <w:rFonts w:ascii="Times New Roman" w:eastAsia="宋体" w:hAnsi="Times New Roman" w:cs="Times New Roman"/>
          <w:color w:val="000000" w:themeColor="text1"/>
        </w:rPr>
        <w:t>66 61 200 30 80 150 4 8 100 12 20 31 1 5 44</w:t>
      </w:r>
    </w:p>
    <w:p w:rsidR="0078177C" w:rsidRPr="00196523" w:rsidRDefault="00C710EF"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第</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趟</w:t>
      </w:r>
      <w:r w:rsidRPr="00196523">
        <w:rPr>
          <w:rFonts w:ascii="Times New Roman" w:eastAsia="宋体" w:hAnsi="Times New Roman" w:cs="Times New Roman" w:hint="eastAsia"/>
          <w:color w:val="000000" w:themeColor="text1"/>
        </w:rPr>
        <w:t>：</w:t>
      </w:r>
      <w:r w:rsidR="0078177C" w:rsidRPr="00196523">
        <w:rPr>
          <w:rFonts w:ascii="Times New Roman" w:eastAsia="宋体" w:hAnsi="Times New Roman" w:cs="Times New Roman"/>
          <w:color w:val="000000" w:themeColor="text1"/>
        </w:rPr>
        <w:t>d=5    20 4 1 5 12 66 31 8 30 44 150 61 200 100 80</w:t>
      </w:r>
    </w:p>
    <w:p w:rsidR="0078177C" w:rsidRPr="00196523" w:rsidRDefault="00C710EF"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第</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趟</w:t>
      </w:r>
      <w:r w:rsidRPr="00196523">
        <w:rPr>
          <w:rFonts w:ascii="Times New Roman" w:eastAsia="宋体" w:hAnsi="Times New Roman" w:cs="Times New Roman" w:hint="eastAsia"/>
          <w:color w:val="000000" w:themeColor="text1"/>
        </w:rPr>
        <w:t>：</w:t>
      </w:r>
      <w:r w:rsidR="0078177C" w:rsidRPr="00196523">
        <w:rPr>
          <w:rFonts w:ascii="Times New Roman" w:eastAsia="宋体" w:hAnsi="Times New Roman" w:cs="Times New Roman"/>
          <w:color w:val="000000" w:themeColor="text1"/>
        </w:rPr>
        <w:t>d=3    5 4 1 20 8 30 31 12 61 44 100 66 200 150 80</w:t>
      </w:r>
    </w:p>
    <w:p w:rsidR="0078177C" w:rsidRPr="00196523" w:rsidRDefault="00C710EF" w:rsidP="00112E9E">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color w:val="000000" w:themeColor="text1"/>
        </w:rPr>
        <w:t>趟</w:t>
      </w:r>
      <w:r w:rsidRPr="00196523">
        <w:rPr>
          <w:rFonts w:ascii="Times New Roman" w:eastAsia="宋体" w:hAnsi="Times New Roman" w:cs="Times New Roman" w:hint="eastAsia"/>
          <w:color w:val="000000" w:themeColor="text1"/>
        </w:rPr>
        <w:t>：</w:t>
      </w:r>
      <w:r w:rsidR="0078177C" w:rsidRPr="00196523">
        <w:rPr>
          <w:rFonts w:ascii="Times New Roman" w:eastAsia="宋体" w:hAnsi="Times New Roman" w:cs="Times New Roman"/>
          <w:color w:val="000000" w:themeColor="text1"/>
        </w:rPr>
        <w:t xml:space="preserve">d=1 </w:t>
      </w:r>
      <w:r w:rsidR="0021178C" w:rsidRPr="00196523">
        <w:rPr>
          <w:rFonts w:ascii="Times New Roman" w:eastAsia="宋体" w:hAnsi="Times New Roman" w:cs="Times New Roman"/>
          <w:color w:val="000000" w:themeColor="text1"/>
        </w:rPr>
        <w:t xml:space="preserve">   </w:t>
      </w:r>
      <w:r w:rsidR="0078177C" w:rsidRPr="00196523">
        <w:rPr>
          <w:rFonts w:ascii="Times New Roman" w:eastAsia="宋体" w:hAnsi="Times New Roman" w:cs="Times New Roman"/>
          <w:color w:val="000000" w:themeColor="text1"/>
        </w:rPr>
        <w:t>1 4 5 8 12 20 30 31 44 61 66 80 100 150 200</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．有关键字序列</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73</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w:t>
      </w:r>
      <w:r w:rsidRPr="00196523">
        <w:rPr>
          <w:rFonts w:ascii="Times New Roman" w:eastAsia="宋体" w:hAnsi="Times New Roman" w:cs="Times New Roman" w:hint="eastAsia"/>
          <w:color w:val="000000" w:themeColor="text1"/>
        </w:rPr>
        <w:t>直接</w:t>
      </w:r>
      <w:r w:rsidRPr="00196523">
        <w:rPr>
          <w:rFonts w:ascii="Times New Roman" w:eastAsia="宋体" w:hAnsi="Times New Roman" w:cs="Times New Roman"/>
          <w:color w:val="000000" w:themeColor="text1"/>
        </w:rPr>
        <w:t>插入排序方法进行升序排序，请写出每趟排序的结果。</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869FA" w:rsidRPr="00196523">
        <w:rPr>
          <w:rFonts w:ascii="Times New Roman" w:eastAsia="宋体" w:hAnsi="Times New Roman" w:cs="Times New Roman" w:hint="eastAsia"/>
          <w:color w:val="000000" w:themeColor="text1"/>
        </w:rPr>
        <w:t>每趟</w:t>
      </w:r>
      <w:r w:rsidR="00931AD2" w:rsidRPr="00196523">
        <w:rPr>
          <w:rFonts w:ascii="Times New Roman" w:eastAsia="宋体" w:hAnsi="Times New Roman" w:cs="Times New Roman" w:hint="eastAsia"/>
          <w:color w:val="000000" w:themeColor="text1"/>
        </w:rPr>
        <w:t>直接</w:t>
      </w:r>
      <w:r w:rsidR="00931AD2" w:rsidRPr="00196523">
        <w:rPr>
          <w:rFonts w:ascii="Times New Roman" w:eastAsia="宋体" w:hAnsi="Times New Roman" w:cs="Times New Roman"/>
          <w:color w:val="000000" w:themeColor="text1"/>
        </w:rPr>
        <w:t>插入</w:t>
      </w:r>
      <w:r w:rsidR="005869FA" w:rsidRPr="00196523">
        <w:rPr>
          <w:rFonts w:ascii="Times New Roman" w:eastAsia="宋体" w:hAnsi="Times New Roman" w:cs="Times New Roman" w:hint="eastAsia"/>
          <w:color w:val="000000" w:themeColor="text1"/>
        </w:rPr>
        <w:t>排序的结果如下所示。</w:t>
      </w:r>
    </w:p>
    <w:p w:rsidR="004676ED" w:rsidRPr="00196523" w:rsidRDefault="004676E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w:t>
      </w:r>
      <w:r w:rsidR="00E770B9" w:rsidRPr="00196523">
        <w:rPr>
          <w:rFonts w:ascii="Times New Roman" w:eastAsia="宋体" w:hAnsi="Times New Roman" w:cs="Times New Roman" w:hint="eastAsia"/>
          <w:color w:val="000000" w:themeColor="text1"/>
        </w:rPr>
        <w:t xml:space="preserve"> </w:t>
      </w:r>
      <w:r w:rsidR="00E770B9"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38 19 65 13 97 49 41 95 1 73</w:t>
      </w:r>
    </w:p>
    <w:p w:rsidR="004676ED" w:rsidRPr="00196523" w:rsidRDefault="00E770B9"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19 38 65 13 97 49 41 95 1 73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19 38 65 13 97 49 41 95 1 73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13 19 38 65 97 49 41 95 1 73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13 19 38 65 97 49 41 95 1 73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13 19 38 49 65 97 41 95 1 73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13 19 38 41 49 65 97 95 1 73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13 19 38 41 49 65 95 97 1 73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1 13 19 38 41 49 65 95 97 73</w:t>
      </w:r>
    </w:p>
    <w:p w:rsidR="004676ED"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趟：</w:t>
      </w:r>
      <w:r w:rsidR="004676ED" w:rsidRPr="00196523">
        <w:rPr>
          <w:rFonts w:ascii="Times New Roman" w:eastAsia="宋体" w:hAnsi="Times New Roman" w:cs="Times New Roman"/>
          <w:color w:val="000000" w:themeColor="text1"/>
        </w:rPr>
        <w:t>1 13 19 38 41 49 65 73 95 97</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．有关键字序列</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73</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采用简单选择排序方法进行升序排序，请写出每趟排序的结果。</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931AD2" w:rsidRPr="00196523">
        <w:rPr>
          <w:rFonts w:ascii="Times New Roman" w:eastAsia="宋体" w:hAnsi="Times New Roman" w:cs="Times New Roman" w:hint="eastAsia"/>
          <w:color w:val="000000" w:themeColor="text1"/>
        </w:rPr>
        <w:t>每趟</w:t>
      </w:r>
      <w:r w:rsidR="00931AD2" w:rsidRPr="00196523">
        <w:rPr>
          <w:rFonts w:ascii="Times New Roman" w:eastAsia="宋体" w:hAnsi="Times New Roman" w:cs="Times New Roman"/>
          <w:color w:val="000000" w:themeColor="text1"/>
        </w:rPr>
        <w:t>简单选择</w:t>
      </w:r>
      <w:r w:rsidR="00931AD2" w:rsidRPr="00196523">
        <w:rPr>
          <w:rFonts w:ascii="Times New Roman" w:eastAsia="宋体" w:hAnsi="Times New Roman" w:cs="Times New Roman" w:hint="eastAsia"/>
          <w:color w:val="000000" w:themeColor="text1"/>
        </w:rPr>
        <w:t>排序的结果如下所示。</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w:t>
      </w: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38 19 65 13 97 49 41 95 1 73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1 19 65 13 97 49 41 95 38 73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1 13 65 19 97 49 41 95 38 73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1 13 19 65 97 49 41 95 38 73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1 13 19 38 97 49 41 95 65 73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1 13 19 38 41 49 97 95 65 73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1 13 19 38 41 49 97 95 65 73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1 13 19 38 41 49 65 95 97 73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1 13 19 38 41 49 65 95 97 73</w:t>
      </w:r>
    </w:p>
    <w:p w:rsidR="00931AD2" w:rsidRPr="00196523" w:rsidRDefault="00931AD2"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1 13 19 38 41 49 65 95 97 73</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．对数据</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29</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采用改进的起泡排序方法</w:t>
      </w:r>
      <w:r w:rsidRPr="00196523">
        <w:rPr>
          <w:rFonts w:ascii="Times New Roman" w:eastAsia="宋体" w:hAnsi="Times New Roman" w:cs="Times New Roman"/>
          <w:color w:val="000000" w:themeColor="text1"/>
        </w:rPr>
        <w:lastRenderedPageBreak/>
        <w:t>进行降序排序，请写出每趟排序的结果。</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6E25AD" w:rsidRPr="00196523">
        <w:rPr>
          <w:rFonts w:ascii="Times New Roman" w:eastAsia="宋体" w:hAnsi="Times New Roman" w:cs="Times New Roman" w:hint="eastAsia"/>
          <w:color w:val="000000" w:themeColor="text1"/>
        </w:rPr>
        <w:t>每趟</w:t>
      </w:r>
      <w:r w:rsidR="006E25AD" w:rsidRPr="00196523">
        <w:rPr>
          <w:rFonts w:ascii="Times New Roman" w:eastAsia="宋体" w:hAnsi="Times New Roman" w:cs="Times New Roman"/>
          <w:color w:val="000000" w:themeColor="text1"/>
        </w:rPr>
        <w:t>改进的起泡排序</w:t>
      </w:r>
      <w:r w:rsidR="006E25AD" w:rsidRPr="00196523">
        <w:rPr>
          <w:rFonts w:ascii="Times New Roman" w:eastAsia="宋体" w:hAnsi="Times New Roman" w:cs="Times New Roman" w:hint="eastAsia"/>
          <w:color w:val="000000" w:themeColor="text1"/>
        </w:rPr>
        <w:t>的结果如下所示。</w:t>
      </w:r>
    </w:p>
    <w:p w:rsidR="00DE4D87" w:rsidRPr="00196523" w:rsidRDefault="00DE4D87"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w:t>
      </w: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31 5 44 55 61 200 30 60 20 1 80 150 4 29</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5 31 44 55 61 30 60 20 1 80 150 4 29 200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5 31 44 55 30 60 20 1 61 80 4 29 150 200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5 31 44 30 55 20 1 60 61 4 29 80 150 200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5 31 30 44 20 1 55 60 4 29 61 80 150 200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5 30 31 20 1 44 55 4 29 60 61 80 150 200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5 30 20 1 31 44 4 29 55 60 61 80 150 200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5 20 1 30 31 4 29 44 55 60 61 80 150 200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5 1 20 30 4 29 31 44 55 60 61 80 150 200</w:t>
      </w:r>
    </w:p>
    <w:p w:rsidR="006E25AD" w:rsidRPr="00196523" w:rsidRDefault="006E25AD"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趟：</w:t>
      </w:r>
      <w:r w:rsidRPr="00196523">
        <w:rPr>
          <w:rFonts w:ascii="Times New Roman" w:eastAsia="宋体" w:hAnsi="Times New Roman" w:cs="Times New Roman"/>
          <w:color w:val="000000" w:themeColor="text1"/>
        </w:rPr>
        <w:t>1 5 20 4 29 30 31 44 55 60 61 80 150 200</w:t>
      </w:r>
    </w:p>
    <w:p w:rsidR="006E25AD" w:rsidRPr="00196523" w:rsidRDefault="00DE4D87"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趟：</w:t>
      </w:r>
      <w:r w:rsidR="006E25AD" w:rsidRPr="00196523">
        <w:rPr>
          <w:rFonts w:ascii="Times New Roman" w:eastAsia="宋体" w:hAnsi="Times New Roman" w:cs="Times New Roman"/>
          <w:color w:val="000000" w:themeColor="text1"/>
        </w:rPr>
        <w:t>1 5 4 20 29 30 31 44 55 60 61 80 150 200</w:t>
      </w:r>
    </w:p>
    <w:p w:rsidR="006E25AD" w:rsidRPr="00196523" w:rsidRDefault="00DE4D87"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11</w:t>
      </w:r>
      <w:r w:rsidRPr="00196523">
        <w:rPr>
          <w:rFonts w:ascii="Times New Roman" w:eastAsia="宋体" w:hAnsi="Times New Roman" w:cs="Times New Roman" w:hint="eastAsia"/>
          <w:color w:val="000000" w:themeColor="text1"/>
        </w:rPr>
        <w:t>趟：</w:t>
      </w:r>
      <w:r w:rsidR="006E25AD" w:rsidRPr="00196523">
        <w:rPr>
          <w:rFonts w:ascii="Times New Roman" w:eastAsia="宋体" w:hAnsi="Times New Roman" w:cs="Times New Roman"/>
          <w:color w:val="000000" w:themeColor="text1"/>
        </w:rPr>
        <w:t>1 4 5 20 29 30 31 44 55 60 61 80 150 200</w:t>
      </w:r>
    </w:p>
    <w:p w:rsidR="006E25AD" w:rsidRPr="00196523" w:rsidRDefault="00DE4D87"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12</w:t>
      </w:r>
      <w:r w:rsidRPr="00196523">
        <w:rPr>
          <w:rFonts w:ascii="Times New Roman" w:eastAsia="宋体" w:hAnsi="Times New Roman" w:cs="Times New Roman" w:hint="eastAsia"/>
          <w:color w:val="000000" w:themeColor="text1"/>
        </w:rPr>
        <w:t>趟：</w:t>
      </w:r>
      <w:r w:rsidR="006E25AD" w:rsidRPr="00196523">
        <w:rPr>
          <w:rFonts w:ascii="Times New Roman" w:eastAsia="宋体" w:hAnsi="Times New Roman" w:cs="Times New Roman"/>
          <w:color w:val="000000" w:themeColor="text1"/>
        </w:rPr>
        <w:t>1 4 5 20 29 30 31 44 55 60 61 80 150 200</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7</w:t>
      </w:r>
      <w:r w:rsidRPr="00196523">
        <w:rPr>
          <w:rFonts w:ascii="Times New Roman" w:eastAsia="宋体" w:hAnsi="Times New Roman" w:cs="Times New Roman"/>
          <w:color w:val="000000" w:themeColor="text1"/>
        </w:rPr>
        <w:t>．对数据</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29</w:t>
      </w:r>
      <w:r w:rsidRPr="00196523">
        <w:rPr>
          <w:rFonts w:ascii="Times New Roman" w:eastAsia="宋体" w:hAnsi="Times New Roman" w:cs="Times New Roman" w:hint="eastAsia"/>
          <w:color w:val="000000" w:themeColor="text1"/>
        </w:rPr>
        <w:t>，</w:t>
      </w:r>
      <w:bookmarkStart w:id="88" w:name="_Hlk126155082"/>
      <w:r w:rsidRPr="00196523">
        <w:rPr>
          <w:rFonts w:ascii="Times New Roman" w:eastAsia="宋体" w:hAnsi="Times New Roman" w:cs="Times New Roman"/>
          <w:color w:val="000000" w:themeColor="text1"/>
        </w:rPr>
        <w:t>写出采用快速排序算法排序的</w:t>
      </w:r>
      <w:r w:rsidR="00F11D4A" w:rsidRPr="00196523">
        <w:rPr>
          <w:rFonts w:ascii="Times New Roman" w:eastAsia="宋体" w:hAnsi="Times New Roman" w:cs="Times New Roman" w:hint="eastAsia"/>
          <w:color w:val="000000" w:themeColor="text1"/>
        </w:rPr>
        <w:t>过程</w:t>
      </w:r>
      <w:r w:rsidRPr="00196523">
        <w:rPr>
          <w:rFonts w:ascii="Times New Roman" w:eastAsia="宋体" w:hAnsi="Times New Roman" w:cs="Times New Roman"/>
          <w:color w:val="000000" w:themeColor="text1"/>
        </w:rPr>
        <w:t>。</w:t>
      </w:r>
      <w:bookmarkEnd w:id="88"/>
    </w:p>
    <w:p w:rsidR="00ED6801"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ED6801" w:rsidRPr="00196523">
        <w:rPr>
          <w:rFonts w:ascii="Times New Roman" w:eastAsia="宋体" w:hAnsi="Times New Roman" w:cs="Times New Roman" w:hint="eastAsia"/>
          <w:color w:val="000000" w:themeColor="text1"/>
        </w:rPr>
        <w:t>采用</w:t>
      </w:r>
      <w:r w:rsidR="00ED6801" w:rsidRPr="00196523">
        <w:rPr>
          <w:rFonts w:ascii="Times New Roman" w:eastAsia="宋体" w:hAnsi="Times New Roman" w:cs="Times New Roman"/>
          <w:color w:val="000000" w:themeColor="text1"/>
        </w:rPr>
        <w:t>partition</w:t>
      </w:r>
      <w:r w:rsidR="00ED6801" w:rsidRPr="00196523">
        <w:rPr>
          <w:rFonts w:ascii="Times New Roman" w:eastAsia="宋体" w:hAnsi="Times New Roman" w:cs="Times New Roman" w:hint="eastAsia"/>
          <w:color w:val="000000" w:themeColor="text1"/>
        </w:rPr>
        <w:t>划分算法，快速排序</w:t>
      </w:r>
      <w:r w:rsidR="00F11D4A" w:rsidRPr="00196523">
        <w:rPr>
          <w:rFonts w:ascii="Times New Roman" w:eastAsia="宋体" w:hAnsi="Times New Roman" w:cs="Times New Roman" w:hint="eastAsia"/>
          <w:color w:val="000000" w:themeColor="text1"/>
        </w:rPr>
        <w:t>算法排序的过程</w:t>
      </w:r>
      <w:r w:rsidR="00ED6801" w:rsidRPr="00196523">
        <w:rPr>
          <w:rFonts w:ascii="Times New Roman" w:eastAsia="宋体" w:hAnsi="Times New Roman" w:cs="Times New Roman" w:hint="eastAsia"/>
          <w:color w:val="000000" w:themeColor="text1"/>
        </w:rPr>
        <w:t>如下所示</w:t>
      </w:r>
      <w:r w:rsidR="00F504A5" w:rsidRPr="00196523">
        <w:rPr>
          <w:rFonts w:ascii="Times New Roman" w:eastAsia="宋体" w:hAnsi="Times New Roman" w:cs="Times New Roman" w:hint="eastAsia"/>
          <w:color w:val="000000" w:themeColor="text1"/>
        </w:rPr>
        <w:t>。</w:t>
      </w:r>
    </w:p>
    <w:p w:rsidR="00F11D4A" w:rsidRPr="00196523" w:rsidRDefault="00F11D4A"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初始：</w:t>
      </w:r>
      <w:r w:rsidRPr="00196523">
        <w:rPr>
          <w:rFonts w:ascii="Times New Roman" w:eastAsia="宋体" w:hAnsi="Times New Roman" w:cs="Times New Roman" w:hint="eastAsia"/>
          <w:color w:val="000000" w:themeColor="text1"/>
        </w:rPr>
        <w:t xml:space="preserve"> </w:t>
      </w:r>
      <w:r w:rsidRPr="00196523">
        <w:rPr>
          <w:rFonts w:ascii="Times New Roman" w:eastAsia="宋体" w:hAnsi="Times New Roman" w:cs="Times New Roman"/>
          <w:color w:val="000000" w:themeColor="text1"/>
        </w:rPr>
        <w:t xml:space="preserve"> 31 5 44 55 61 200 30 60 20 1 80 150 4 29</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1</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29 5 4 1 20 30 31 60 61 55 80 150 44 200</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2</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20 5 4 1 29 30 31 60 61 55 80 150 44 200</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3</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1 5 4 20 29 30 31 60 61 55 80 150 44 200</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4</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1 5 4 20 29 30 31 60 61 55 80 150 44 200</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5</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1 4 5 20 29 30 31 60 61 55 80 150 44 200</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6</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1 4 5 20 29 30 31 44 55 60 80 150 200 61</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7</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1 4 5 20 29 30 31 44 55 60 80 150 200 61</w:t>
      </w:r>
    </w:p>
    <w:p w:rsidR="00ED6801"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8</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1 4 5 20 29 30 31 44 55 60 61 80 200 150</w:t>
      </w:r>
    </w:p>
    <w:p w:rsidR="00532482" w:rsidRPr="00196523" w:rsidRDefault="00ED680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w:t>
      </w:r>
      <w:r w:rsidRPr="00196523">
        <w:rPr>
          <w:rFonts w:ascii="Times New Roman" w:eastAsia="宋体" w:hAnsi="Times New Roman" w:cs="Times New Roman" w:hint="eastAsia"/>
          <w:color w:val="000000" w:themeColor="text1"/>
        </w:rPr>
        <w:t>9</w:t>
      </w:r>
      <w:r w:rsidR="00B722BF"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1 4 5 20 29 30 31 44 55 60 61 80 150 200</w: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．将数据</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70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Times New Roman" w:eastAsia="宋体" w:hAnsi="Times New Roman" w:cs="Times New Roman"/>
          <w:color w:val="000000" w:themeColor="text1"/>
        </w:rPr>
        <w:t>建成一个最大堆。</w:t>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proofErr w:type="gramStart"/>
      <w:r w:rsidR="00411671" w:rsidRPr="00196523">
        <w:rPr>
          <w:rFonts w:ascii="Times New Roman" w:eastAsia="宋体" w:hAnsi="Times New Roman" w:cs="Times New Roman" w:hint="eastAsia"/>
          <w:color w:val="000000" w:themeColor="text1"/>
        </w:rPr>
        <w:t>建最大堆</w:t>
      </w:r>
      <w:proofErr w:type="gramEnd"/>
      <w:r w:rsidR="00411671" w:rsidRPr="00196523">
        <w:rPr>
          <w:rFonts w:ascii="Times New Roman" w:eastAsia="宋体" w:hAnsi="Times New Roman" w:cs="Times New Roman" w:hint="eastAsia"/>
          <w:color w:val="000000" w:themeColor="text1"/>
        </w:rPr>
        <w:t>的过程如图</w:t>
      </w:r>
      <w:r w:rsidR="00411671"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3</w:t>
      </w:r>
      <w:r w:rsidR="00411671" w:rsidRPr="00196523">
        <w:rPr>
          <w:rFonts w:ascii="Times New Roman" w:eastAsia="宋体" w:hAnsi="Times New Roman" w:cs="Times New Roman" w:hint="eastAsia"/>
          <w:color w:val="000000" w:themeColor="text1"/>
        </w:rPr>
        <w:t>所示。</w:t>
      </w:r>
    </w:p>
    <w:p w:rsidR="00F504A5" w:rsidRPr="00196523" w:rsidRDefault="00F504A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54496" behindDoc="0" locked="0" layoutInCell="1" allowOverlap="1" wp14:anchorId="1CE84363" wp14:editId="156DE47D">
                <wp:simplePos x="0" y="0"/>
                <wp:positionH relativeFrom="column">
                  <wp:posOffset>2872105</wp:posOffset>
                </wp:positionH>
                <wp:positionV relativeFrom="paragraph">
                  <wp:posOffset>86360</wp:posOffset>
                </wp:positionV>
                <wp:extent cx="1776510" cy="1452149"/>
                <wp:effectExtent l="0" t="0" r="14605" b="15240"/>
                <wp:wrapNone/>
                <wp:docPr id="968"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6510" cy="1452149"/>
                          <a:chOff x="2753" y="2098"/>
                          <a:chExt cx="3123" cy="2695"/>
                        </a:xfrm>
                      </wpg:grpSpPr>
                      <wpg:grpSp>
                        <wpg:cNvPr id="969" name="Group 11552"/>
                        <wpg:cNvGrpSpPr>
                          <a:grpSpLocks/>
                        </wpg:cNvGrpSpPr>
                        <wpg:grpSpPr bwMode="auto">
                          <a:xfrm>
                            <a:off x="3009" y="2098"/>
                            <a:ext cx="2611" cy="2173"/>
                            <a:chOff x="4628" y="8111"/>
                            <a:chExt cx="2611" cy="2173"/>
                          </a:xfrm>
                        </wpg:grpSpPr>
                        <wps:wsp>
                          <wps:cNvPr id="970"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s:wsp>
                          <wps:cNvPr id="971"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972"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73" name="Group 11556"/>
                          <wpg:cNvGrpSpPr>
                            <a:grpSpLocks/>
                          </wpg:cNvGrpSpPr>
                          <wpg:grpSpPr bwMode="auto">
                            <a:xfrm>
                              <a:off x="4974" y="8715"/>
                              <a:ext cx="2265" cy="1544"/>
                              <a:chOff x="4658" y="8715"/>
                              <a:chExt cx="2265" cy="1544"/>
                            </a:xfrm>
                          </wpg:grpSpPr>
                          <wpg:grpSp>
                            <wpg:cNvPr id="974" name="Group 11557"/>
                            <wpg:cNvGrpSpPr>
                              <a:grpSpLocks/>
                            </wpg:cNvGrpSpPr>
                            <wpg:grpSpPr bwMode="auto">
                              <a:xfrm>
                                <a:off x="4658" y="8715"/>
                                <a:ext cx="1035" cy="1544"/>
                                <a:chOff x="4658" y="8715"/>
                                <a:chExt cx="1035" cy="1544"/>
                              </a:xfrm>
                            </wpg:grpSpPr>
                            <wpg:grpSp>
                              <wpg:cNvPr id="975" name="Group 11558"/>
                              <wpg:cNvGrpSpPr>
                                <a:grpSpLocks/>
                              </wpg:cNvGrpSpPr>
                              <wpg:grpSpPr bwMode="auto">
                                <a:xfrm>
                                  <a:off x="4658" y="9308"/>
                                  <a:ext cx="1035" cy="951"/>
                                  <a:chOff x="4578" y="4781"/>
                                  <a:chExt cx="923" cy="879"/>
                                </a:xfrm>
                              </wpg:grpSpPr>
                              <wps:wsp>
                                <wps:cNvPr id="976"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s:wsp>
                                <wps:cNvPr id="977"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s:wsp>
                                <wps:cNvPr id="978"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g:grpSp>
                            <wpg:grpSp>
                              <wpg:cNvPr id="979" name="Group 11561"/>
                              <wpg:cNvGrpSpPr>
                                <a:grpSpLocks/>
                              </wpg:cNvGrpSpPr>
                              <wpg:grpSpPr bwMode="auto">
                                <a:xfrm>
                                  <a:off x="4935" y="9070"/>
                                  <a:ext cx="481" cy="832"/>
                                  <a:chOff x="4930" y="9070"/>
                                  <a:chExt cx="481" cy="832"/>
                                </a:xfrm>
                              </wpg:grpSpPr>
                              <wps:wsp>
                                <wps:cNvPr id="980"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0"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1"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082"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cNvPr id="12083" name="Group 11565"/>
                            <wpg:cNvGrpSpPr>
                              <a:grpSpLocks/>
                            </wpg:cNvGrpSpPr>
                            <wpg:grpSpPr bwMode="auto">
                              <a:xfrm>
                                <a:off x="5888" y="8715"/>
                                <a:ext cx="1035" cy="963"/>
                                <a:chOff x="4658" y="8715"/>
                                <a:chExt cx="1035" cy="963"/>
                              </a:xfrm>
                            </wpg:grpSpPr>
                            <wpg:grpSp>
                              <wpg:cNvPr id="12084" name="Group 11566"/>
                              <wpg:cNvGrpSpPr>
                                <a:grpSpLocks/>
                              </wpg:cNvGrpSpPr>
                              <wpg:grpSpPr bwMode="auto">
                                <a:xfrm>
                                  <a:off x="4658" y="9310"/>
                                  <a:ext cx="1035" cy="368"/>
                                  <a:chOff x="4578" y="4781"/>
                                  <a:chExt cx="923" cy="340"/>
                                </a:xfrm>
                              </wpg:grpSpPr>
                              <wps:wsp>
                                <wps:cNvPr id="12090"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s:wsp>
                                <wps:cNvPr id="12091"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cNvPr id="12094" name="Group 11569"/>
                              <wpg:cNvGrpSpPr>
                                <a:grpSpLocks/>
                              </wpg:cNvGrpSpPr>
                              <wpg:grpSpPr bwMode="auto">
                                <a:xfrm>
                                  <a:off x="4935" y="9070"/>
                                  <a:ext cx="481" cy="249"/>
                                  <a:chOff x="4930" y="9070"/>
                                  <a:chExt cx="481" cy="249"/>
                                </a:xfrm>
                              </wpg:grpSpPr>
                              <wps:wsp>
                                <wps:cNvPr id="1034"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36"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grpSp>
                          <wpg:cNvPr id="1037" name="Group 11573"/>
                          <wpg:cNvGrpSpPr>
                            <a:grpSpLocks/>
                          </wpg:cNvGrpSpPr>
                          <wpg:grpSpPr bwMode="auto">
                            <a:xfrm>
                              <a:off x="5637" y="8394"/>
                              <a:ext cx="938" cy="381"/>
                              <a:chOff x="5312" y="8471"/>
                              <a:chExt cx="938" cy="304"/>
                            </a:xfrm>
                          </wpg:grpSpPr>
                          <wps:wsp>
                            <wps:cNvPr id="1038"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040" name="文本框 26"/>
                        <wps:cNvSpPr txBox="1">
                          <a:spLocks noChangeArrowheads="1"/>
                        </wps:cNvSpPr>
                        <wps:spPr bwMode="auto">
                          <a:xfrm>
                            <a:off x="2753" y="4490"/>
                            <a:ext cx="31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504A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hint="eastAsia"/>
                                  <w:b w:val="0"/>
                                </w:rPr>
                                <w:t>1</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F504A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w14:anchorId="1CE84363" id="Group 11551" o:spid="_x0000_s2664" style="position:absolute;left:0;text-align:left;margin-left:226.15pt;margin-top:6.8pt;width:139.9pt;height:114.35pt;z-index:251754496" coordorigin="2753,2098" coordsize="3123,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">
                <v:group id="Group 11552" o:spid="_x0000_s2665"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oval id="Oval 11553" o:spid="_x0000_s2666"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504A5">
                          <w:pPr>
                            <w:spacing w:line="0" w:lineRule="atLeast"/>
                            <w:ind w:firstLineChars="0" w:firstLine="0"/>
                          </w:pPr>
                        </w:p>
                      </w:txbxContent>
                    </v:textbox>
                  </v:oval>
                  <v:oval id="Oval 11554" o:spid="_x0000_s2667"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" filled="f">
                    <v:textbox inset="0,0,0,0">
                      <w:txbxContent>
                        <w:p w:rsidR="008E537A" w:rsidRPr="00FD57F2" w:rsidRDefault="008E537A" w:rsidP="00F504A5">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668"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" path="m140,l,250e" filled="f">
                    <v:path arrowok="t" o:connecttype="custom" o:connectlocs="157,0;0,270" o:connectangles="0,0"/>
                  </v:shape>
                  <v:group id="Group 11556" o:spid="_x0000_s2669"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v:group id="Group 11557" o:spid="_x0000_s2670"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group id="Group 11558" o:spid="_x0000_s2671"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oval id="Oval 11559" o:spid="_x0000_s2672"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504A5">
                                <w:pPr>
                                  <w:spacing w:line="0" w:lineRule="atLeast"/>
                                  <w:ind w:firstLineChars="0" w:firstLine="0"/>
                                  <w:jc w:val="center"/>
                                </w:pPr>
                              </w:p>
                            </w:txbxContent>
                          </v:textbox>
                        </v:oval>
                        <v:oval id="Oval 11560" o:spid="_x0000_s2673"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504A5">
                                <w:pPr>
                                  <w:spacing w:line="0" w:lineRule="atLeast"/>
                                  <w:ind w:firstLineChars="0" w:firstLine="0"/>
                                </w:pPr>
                              </w:p>
                            </w:txbxContent>
                          </v:textbox>
                        </v:oval>
                        <v:oval id="Oval 11559" o:spid="_x0000_s2674"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504A5">
                                <w:pPr>
                                  <w:spacing w:line="0" w:lineRule="atLeast"/>
                                  <w:ind w:firstLineChars="0" w:firstLine="0"/>
                                  <w:jc w:val="center"/>
                                </w:pPr>
                              </w:p>
                            </w:txbxContent>
                          </v:textbox>
                        </v:oval>
                      </v:group>
                      <v:group id="Group 11561" o:spid="_x0000_s2675"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shape id="Freeform 11562" o:spid="_x0000_s2676"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" path="m130,l,230e" filled="f">
                          <v:path arrowok="t" o:connecttype="custom" o:connectlocs="145,0;0,249" o:connectangles="0,0"/>
                        </v:shape>
                        <v:shape id="Freeform 11563" o:spid="_x0000_s2677"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" path="m130,l,230e" filled="f">
                          <v:path arrowok="t" o:connecttype="custom" o:connectlocs="145,0;0,249" o:connectangles="0,0"/>
                        </v:shape>
                        <v:shape id="Freeform 11563" o:spid="_x0000_s2678"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" path="m130,l,230e" filled="f">
                          <v:path arrowok="t" o:connecttype="custom" o:connectlocs="145,0;0,249" o:connectangles="0,0"/>
                        </v:shape>
                      </v:group>
                      <v:oval id="Oval 11564" o:spid="_x0000_s2679"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504A5">
                              <w:pPr>
                                <w:spacing w:line="0" w:lineRule="atLeast"/>
                                <w:ind w:firstLineChars="0" w:firstLine="0"/>
                              </w:pPr>
                            </w:p>
                          </w:txbxContent>
                        </v:textbox>
                      </v:oval>
                    </v:group>
                    <v:group id="Group 11565" o:spid="_x0000_s2680"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">
                      <v:group id="Group 11566" o:spid="_x0000_s2681"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">
                        <v:oval id="Oval 11567" o:spid="_x0000_s2682"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504A5">
                                <w:pPr>
                                  <w:spacing w:line="0" w:lineRule="atLeast"/>
                                  <w:ind w:firstLineChars="0" w:firstLine="0"/>
                                  <w:jc w:val="center"/>
                                </w:pPr>
                              </w:p>
                            </w:txbxContent>
                          </v:textbox>
                        </v:oval>
                        <v:oval id="Oval 11568" o:spid="_x0000_s2683"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504A5">
                                <w:pPr>
                                  <w:spacing w:line="0" w:lineRule="atLeast"/>
                                  <w:ind w:firstLineChars="0" w:firstLine="0"/>
                                </w:pPr>
                              </w:p>
                            </w:txbxContent>
                          </v:textbox>
                        </v:oval>
                      </v:group>
                      <v:group id="Group 11569" o:spid="_x0000_s2684"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">
                        <v:shape id="Freeform 11570" o:spid="_x0000_s2685"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" path="m130,l,230e" filled="f">
                          <v:path arrowok="t" o:connecttype="custom" o:connectlocs="145,0;0,249" o:connectangles="0,0"/>
                        </v:shape>
                        <v:shape id="Freeform 11571" o:spid="_x0000_s2686"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" path="m130,l,230e" filled="f">
                          <v:path arrowok="t" o:connecttype="custom" o:connectlocs="145,0;0,249" o:connectangles="0,0"/>
                        </v:shape>
                      </v:group>
                      <v:oval id="Oval 11572" o:spid="_x0000_s2687"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504A5">
                              <w:pPr>
                                <w:spacing w:line="0" w:lineRule="atLeast"/>
                                <w:ind w:firstLineChars="0" w:firstLine="0"/>
                              </w:pPr>
                            </w:p>
                          </w:txbxContent>
                        </v:textbox>
                      </v:oval>
                    </v:group>
                  </v:group>
                  <v:group id="Group 11573" o:spid="_x0000_s2688"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 id="Freeform 11574" o:spid="_x0000_s2689"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" path="m254,l,281e" filled="f">
                      <v:path arrowok="t" o:connecttype="custom" o:connectlocs="285,0;0,304" o:connectangles="0,0"/>
                    </v:shape>
                    <v:shape id="Freeform 11575" o:spid="_x0000_s2690"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" path="m254,l,281e" filled="f">
                      <v:path arrowok="t" o:connecttype="custom" o:connectlocs="285,0;0,304" o:connectangles="0,0"/>
                    </v:shape>
                  </v:group>
                </v:group>
                <v:shape id="_x0000_s2691" type="#_x0000_t202" style="position:absolute;left:2753;top:4490;width:31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rsidR="008E537A" w:rsidRPr="00FD57F2" w:rsidRDefault="008E537A" w:rsidP="00F504A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hint="eastAsia"/>
                            <w:b w:val="0"/>
                          </w:rPr>
                          <w:t>1</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F504A5">
                        <w:pPr>
                          <w:pStyle w:val="a6"/>
                          <w:ind w:firstLineChars="0" w:firstLine="0"/>
                          <w:rPr>
                            <w:rFonts w:ascii="Times New Roman" w:eastAsia="宋体" w:hAnsi="Times New Roman" w:cs="Times New Roman"/>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52448" behindDoc="0" locked="0" layoutInCell="1" allowOverlap="1">
                <wp:simplePos x="0" y="0"/>
                <wp:positionH relativeFrom="column">
                  <wp:posOffset>572770</wp:posOffset>
                </wp:positionH>
                <wp:positionV relativeFrom="paragraph">
                  <wp:posOffset>85725</wp:posOffset>
                </wp:positionV>
                <wp:extent cx="1776510" cy="1452149"/>
                <wp:effectExtent l="0" t="0" r="14605" b="15240"/>
                <wp:wrapNone/>
                <wp:docPr id="982"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6510" cy="1452149"/>
                          <a:chOff x="2753" y="2098"/>
                          <a:chExt cx="3123" cy="2695"/>
                        </a:xfrm>
                      </wpg:grpSpPr>
                      <wpg:grpSp>
                        <wpg:cNvPr id="983" name="Group 11552"/>
                        <wpg:cNvGrpSpPr>
                          <a:grpSpLocks/>
                        </wpg:cNvGrpSpPr>
                        <wpg:grpSpPr bwMode="auto">
                          <a:xfrm>
                            <a:off x="3009" y="2098"/>
                            <a:ext cx="2611" cy="2173"/>
                            <a:chOff x="4628" y="8111"/>
                            <a:chExt cx="2611" cy="2173"/>
                          </a:xfrm>
                        </wpg:grpSpPr>
                        <wps:wsp>
                          <wps:cNvPr id="984"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s:wsp>
                          <wps:cNvPr id="985"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986"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7" name="Group 11556"/>
                          <wpg:cNvGrpSpPr>
                            <a:grpSpLocks/>
                          </wpg:cNvGrpSpPr>
                          <wpg:grpSpPr bwMode="auto">
                            <a:xfrm>
                              <a:off x="4974" y="8715"/>
                              <a:ext cx="2265" cy="1544"/>
                              <a:chOff x="4658" y="8715"/>
                              <a:chExt cx="2265" cy="1544"/>
                            </a:xfrm>
                          </wpg:grpSpPr>
                          <wpg:grpSp>
                            <wpg:cNvPr id="988" name="Group 11557"/>
                            <wpg:cNvGrpSpPr>
                              <a:grpSpLocks/>
                            </wpg:cNvGrpSpPr>
                            <wpg:grpSpPr bwMode="auto">
                              <a:xfrm>
                                <a:off x="4658" y="8715"/>
                                <a:ext cx="1035" cy="1544"/>
                                <a:chOff x="4658" y="8715"/>
                                <a:chExt cx="1035" cy="1544"/>
                              </a:xfrm>
                            </wpg:grpSpPr>
                            <wpg:grpSp>
                              <wpg:cNvPr id="989" name="Group 11558"/>
                              <wpg:cNvGrpSpPr>
                                <a:grpSpLocks/>
                              </wpg:cNvGrpSpPr>
                              <wpg:grpSpPr bwMode="auto">
                                <a:xfrm>
                                  <a:off x="4658" y="9308"/>
                                  <a:ext cx="1035" cy="951"/>
                                  <a:chOff x="4578" y="4781"/>
                                  <a:chExt cx="923" cy="879"/>
                                </a:xfrm>
                              </wpg:grpSpPr>
                              <wps:wsp>
                                <wps:cNvPr id="990"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s:wsp>
                                <wps:cNvPr id="991"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s:wsp>
                                <wps:cNvPr id="1421"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g:grpSp>
                            <wpg:grpSp>
                              <wpg:cNvPr id="992" name="Group 11561"/>
                              <wpg:cNvGrpSpPr>
                                <a:grpSpLocks/>
                              </wpg:cNvGrpSpPr>
                              <wpg:grpSpPr bwMode="auto">
                                <a:xfrm>
                                  <a:off x="4935" y="9070"/>
                                  <a:ext cx="481" cy="832"/>
                                  <a:chOff x="4930" y="9070"/>
                                  <a:chExt cx="481" cy="832"/>
                                </a:xfrm>
                              </wpg:grpSpPr>
                              <wps:wsp>
                                <wps:cNvPr id="993"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95"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cNvPr id="996" name="Group 11565"/>
                            <wpg:cNvGrpSpPr>
                              <a:grpSpLocks/>
                            </wpg:cNvGrpSpPr>
                            <wpg:grpSpPr bwMode="auto">
                              <a:xfrm>
                                <a:off x="5888" y="8715"/>
                                <a:ext cx="1035" cy="963"/>
                                <a:chOff x="4658" y="8715"/>
                                <a:chExt cx="1035" cy="963"/>
                              </a:xfrm>
                            </wpg:grpSpPr>
                            <wpg:grpSp>
                              <wpg:cNvPr id="997" name="Group 11566"/>
                              <wpg:cNvGrpSpPr>
                                <a:grpSpLocks/>
                              </wpg:cNvGrpSpPr>
                              <wpg:grpSpPr bwMode="auto">
                                <a:xfrm>
                                  <a:off x="4658" y="9310"/>
                                  <a:ext cx="1035" cy="368"/>
                                  <a:chOff x="4578" y="4781"/>
                                  <a:chExt cx="923" cy="340"/>
                                </a:xfrm>
                              </wpg:grpSpPr>
                              <wps:wsp>
                                <wps:cNvPr id="998"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504A5">
                                      <w:pPr>
                                        <w:spacing w:line="0" w:lineRule="atLeast"/>
                                        <w:ind w:firstLineChars="0" w:firstLine="0"/>
                                        <w:jc w:val="center"/>
                                      </w:pPr>
                                    </w:p>
                                  </w:txbxContent>
                                </wps:txbx>
                                <wps:bodyPr rot="0" vert="horz" wrap="square" lIns="0" tIns="0" rIns="0" bIns="0" anchor="t" anchorCtr="0" upright="1">
                                  <a:noAutofit/>
                                </wps:bodyPr>
                              </wps:wsp>
                              <wps:wsp>
                                <wps:cNvPr id="999"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cNvPr id="1000" name="Group 11569"/>
                              <wpg:cNvGrpSpPr>
                                <a:grpSpLocks/>
                              </wpg:cNvGrpSpPr>
                              <wpg:grpSpPr bwMode="auto">
                                <a:xfrm>
                                  <a:off x="4935" y="9070"/>
                                  <a:ext cx="481" cy="249"/>
                                  <a:chOff x="4930" y="9070"/>
                                  <a:chExt cx="481" cy="249"/>
                                </a:xfrm>
                              </wpg:grpSpPr>
                              <wps:wsp>
                                <wps:cNvPr id="1001"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03"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504A5">
                                    <w:pPr>
                                      <w:spacing w:line="0" w:lineRule="atLeast"/>
                                      <w:ind w:firstLineChars="0" w:firstLine="0"/>
                                    </w:pPr>
                                  </w:p>
                                </w:txbxContent>
                              </wps:txbx>
                              <wps:bodyPr rot="0" vert="horz" wrap="square" lIns="0" tIns="0" rIns="0" bIns="0" anchor="t" anchorCtr="0" upright="1">
                                <a:noAutofit/>
                              </wps:bodyPr>
                            </wps:wsp>
                          </wpg:grpSp>
                        </wpg:grpSp>
                        <wpg:grpSp>
                          <wpg:cNvPr id="1004" name="Group 11573"/>
                          <wpg:cNvGrpSpPr>
                            <a:grpSpLocks/>
                          </wpg:cNvGrpSpPr>
                          <wpg:grpSpPr bwMode="auto">
                            <a:xfrm>
                              <a:off x="5637" y="8394"/>
                              <a:ext cx="938" cy="381"/>
                              <a:chOff x="5312" y="8471"/>
                              <a:chExt cx="938" cy="304"/>
                            </a:xfrm>
                          </wpg:grpSpPr>
                          <wps:wsp>
                            <wps:cNvPr id="1005"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007" name="文本框 26"/>
                        <wps:cNvSpPr txBox="1">
                          <a:spLocks noChangeArrowheads="1"/>
                        </wps:cNvSpPr>
                        <wps:spPr bwMode="auto">
                          <a:xfrm>
                            <a:off x="2753" y="4490"/>
                            <a:ext cx="31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504A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w:t>
                              </w:r>
                              <w:r>
                                <w:rPr>
                                  <w:rFonts w:ascii="Times New Roman" w:eastAsia="宋体" w:hAnsi="Times New Roman" w:cs="Times New Roman" w:hint="eastAsia"/>
                                  <w:b w:val="0"/>
                                </w:rPr>
                                <w:t>初始完全二叉树</w:t>
                              </w:r>
                            </w:p>
                            <w:p w:rsidR="008E537A" w:rsidRPr="001C2733" w:rsidRDefault="008E537A" w:rsidP="00F504A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id="_x0000_s2692" style="position:absolute;left:0;text-align:left;margin-left:45.1pt;margin-top:6.75pt;width:139.9pt;height:114.35pt;z-index:251752448" coordorigin="2753,2098" coordsize="3123,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">
                <v:group id="Group 11552" o:spid="_x0000_s2693"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">
                  <v:oval id="Oval 11553" o:spid="_x0000_s2694"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504A5">
                          <w:pPr>
                            <w:spacing w:line="0" w:lineRule="atLeast"/>
                            <w:ind w:firstLineChars="0" w:firstLine="0"/>
                          </w:pPr>
                        </w:p>
                      </w:txbxContent>
                    </v:textbox>
                  </v:oval>
                  <v:oval id="Oval 11554" o:spid="_x0000_s2695"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696"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" path="m140,l,250e" filled="f">
                    <v:path arrowok="t" o:connecttype="custom" o:connectlocs="157,0;0,270" o:connectangles="0,0"/>
                  </v:shape>
                  <v:group id="Group 11556" o:spid="_x0000_s2697"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">
                    <v:group id="Group 11557" o:spid="_x0000_s2698"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group id="Group 11558" o:spid="_x0000_s2699"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m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ereH3TDgCMv0BAAD//wMAUEsBAi0AFAAGAAgAAAAhANvh9svuAAAAhQEAABMAAAAAAAAA&#10;AAAAAAAAAAAAAFtDb250ZW50X1R5cGVzXS54bWxQSwECLQAUAAYACAAAACEAWvQsW78AAAAVAQAA&#10;CwAAAAAAAAAAAAAAAAAfAQAAX3JlbHMvLnJlbHNQSwECLQAUAAYACAAAACEAgTNpqMYAAADcAAAA&#10;DwAAAAAAAAAAAAAAAAAHAgAAZHJzL2Rvd25yZXYueG1sUEsFBgAAAAADAAMAtwAAAPoCAAAAAA==&#10;">
                        <v:oval id="Oval 11559" o:spid="_x0000_s2700"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504A5">
                                <w:pPr>
                                  <w:spacing w:line="0" w:lineRule="atLeast"/>
                                  <w:ind w:firstLineChars="0" w:firstLine="0"/>
                                  <w:jc w:val="center"/>
                                </w:pPr>
                              </w:p>
                            </w:txbxContent>
                          </v:textbox>
                        </v:oval>
                        <v:oval id="Oval 11560" o:spid="_x0000_s2701"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504A5">
                                <w:pPr>
                                  <w:spacing w:line="0" w:lineRule="atLeast"/>
                                  <w:ind w:firstLineChars="0" w:firstLine="0"/>
                                </w:pPr>
                              </w:p>
                            </w:txbxContent>
                          </v:textbox>
                        </v:oval>
                        <v:oval id="Oval 11559" o:spid="_x0000_s2702"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504A5">
                                <w:pPr>
                                  <w:spacing w:line="0" w:lineRule="atLeast"/>
                                  <w:ind w:firstLineChars="0" w:firstLine="0"/>
                                  <w:jc w:val="center"/>
                                </w:pPr>
                              </w:p>
                            </w:txbxContent>
                          </v:textbox>
                        </v:oval>
                      </v:group>
                      <v:group id="Group 11561" o:spid="_x0000_s2703"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Freeform 11562" o:spid="_x0000_s2704"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" path="m130,l,230e" filled="f">
                          <v:path arrowok="t" o:connecttype="custom" o:connectlocs="145,0;0,249" o:connectangles="0,0"/>
                        </v:shape>
                        <v:shape id="Freeform 11563" o:spid="_x0000_s2705"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" path="m130,l,230e" filled="f">
                          <v:path arrowok="t" o:connecttype="custom" o:connectlocs="145,0;0,249" o:connectangles="0,0"/>
                        </v:shape>
                        <v:shape id="Freeform 11563" o:spid="_x0000_s2706"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" path="m130,l,230e" filled="f">
                          <v:path arrowok="t" o:connecttype="custom" o:connectlocs="145,0;0,249" o:connectangles="0,0"/>
                        </v:shape>
                      </v:group>
                      <v:oval id="Oval 11564" o:spid="_x0000_s2707"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504A5">
                              <w:pPr>
                                <w:spacing w:line="0" w:lineRule="atLeast"/>
                                <w:ind w:firstLineChars="0" w:firstLine="0"/>
                              </w:pPr>
                            </w:p>
                          </w:txbxContent>
                        </v:textbox>
                      </v:oval>
                    </v:group>
                    <v:group id="Group 11565" o:spid="_x0000_s2708"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group id="Group 11566" o:spid="_x0000_s2709"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">
                        <v:oval id="Oval 11567" o:spid="_x0000_s2710"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504A5">
                                <w:pPr>
                                  <w:spacing w:line="0" w:lineRule="atLeast"/>
                                  <w:ind w:firstLineChars="0" w:firstLine="0"/>
                                  <w:jc w:val="center"/>
                                </w:pPr>
                              </w:p>
                            </w:txbxContent>
                          </v:textbox>
                        </v:oval>
                        <v:oval id="Oval 11568" o:spid="_x0000_s2711"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504A5">
                                <w:pPr>
                                  <w:spacing w:line="0" w:lineRule="atLeast"/>
                                  <w:ind w:firstLineChars="0" w:firstLine="0"/>
                                </w:pPr>
                              </w:p>
                            </w:txbxContent>
                          </v:textbox>
                        </v:oval>
                      </v:group>
                      <v:group id="Group 11569" o:spid="_x0000_s2712"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lj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P88o2MoNe/AAAA//8DAFBLAQItABQABgAIAAAAIQDb4fbL7gAAAIUBAAATAAAAAAAA&#10;AAAAAAAAAAAAAABbQ29udGVudF9UeXBlc10ueG1sUEsBAi0AFAAGAAgAAAAhAFr0LFu/AAAAFQEA&#10;AAsAAAAAAAAAAAAAAAAAHwEAAF9yZWxzLy5yZWxzUEsBAi0AFAAGAAgAAAAhAG+aaWPHAAAA3QAA&#10;AA8AAAAAAAAAAAAAAAAABwIAAGRycy9kb3ducmV2LnhtbFBLBQYAAAAAAwADALcAAAD7AgAAAAA=&#10;">
                        <v:shape id="Freeform 11570" o:spid="_x0000_s2713"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" path="m130,l,230e" filled="f">
                          <v:path arrowok="t" o:connecttype="custom" o:connectlocs="145,0;0,249" o:connectangles="0,0"/>
                        </v:shape>
                        <v:shape id="Freeform 11571" o:spid="_x0000_s2714"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" path="m130,l,230e" filled="f">
                          <v:path arrowok="t" o:connecttype="custom" o:connectlocs="145,0;0,249" o:connectangles="0,0"/>
                        </v:shape>
                      </v:group>
                      <v:oval id="Oval 11572" o:spid="_x0000_s2715"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" filled="f">
                        <v:textbox inset="0,0,0,0">
                          <w:txbxContent>
                            <w:p w:rsidR="008E537A" w:rsidRPr="00FD57F2" w:rsidRDefault="008E537A" w:rsidP="00F504A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504A5">
                              <w:pPr>
                                <w:spacing w:line="0" w:lineRule="atLeast"/>
                                <w:ind w:firstLineChars="0" w:firstLine="0"/>
                              </w:pPr>
                            </w:p>
                          </w:txbxContent>
                        </v:textbox>
                      </v:oval>
                    </v:group>
                  </v:group>
                  <v:group id="Group 11573" o:spid="_x0000_s2716"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Freeform 11574" o:spid="_x0000_s2717"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" path="m254,l,281e" filled="f">
                      <v:path arrowok="t" o:connecttype="custom" o:connectlocs="285,0;0,304" o:connectangles="0,0"/>
                    </v:shape>
                    <v:shape id="Freeform 11575" o:spid="_x0000_s2718"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" path="m254,l,281e" filled="f">
                      <v:path arrowok="t" o:connecttype="custom" o:connectlocs="285,0;0,304" o:connectangles="0,0"/>
                    </v:shape>
                  </v:group>
                </v:group>
                <v:shape id="_x0000_s2719" type="#_x0000_t202" style="position:absolute;left:2753;top:4490;width:31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" filled="f" stroked="f">
                  <v:textbox inset="0,0,0,0">
                    <w:txbxContent>
                      <w:p w:rsidR="008E537A" w:rsidRPr="00FD57F2" w:rsidRDefault="008E537A" w:rsidP="00F504A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w:t>
                        </w:r>
                        <w:r>
                          <w:rPr>
                            <w:rFonts w:ascii="Times New Roman" w:eastAsia="宋体" w:hAnsi="Times New Roman" w:cs="Times New Roman" w:hint="eastAsia"/>
                            <w:b w:val="0"/>
                          </w:rPr>
                          <w:t>初始完全二叉树</w:t>
                        </w:r>
                      </w:p>
                      <w:p w:rsidR="008E537A" w:rsidRPr="001C2733" w:rsidRDefault="008E537A" w:rsidP="00F504A5">
                        <w:pPr>
                          <w:pStyle w:val="a6"/>
                          <w:ind w:firstLineChars="0" w:firstLine="0"/>
                          <w:rPr>
                            <w:rFonts w:ascii="Times New Roman" w:eastAsia="宋体" w:hAnsi="Times New Roman" w:cs="Times New Roman"/>
                            <w:b w:val="0"/>
                          </w:rPr>
                        </w:pPr>
                      </w:p>
                    </w:txbxContent>
                  </v:textbox>
                </v:shape>
              </v:group>
            </w:pict>
          </mc:Fallback>
        </mc:AlternateContent>
      </w: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41167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56544" behindDoc="0" locked="0" layoutInCell="1" allowOverlap="1" wp14:anchorId="47AD7B4F" wp14:editId="656063E2">
                <wp:simplePos x="0" y="0"/>
                <wp:positionH relativeFrom="column">
                  <wp:posOffset>615950</wp:posOffset>
                </wp:positionH>
                <wp:positionV relativeFrom="paragraph">
                  <wp:posOffset>84455</wp:posOffset>
                </wp:positionV>
                <wp:extent cx="1776095" cy="1451610"/>
                <wp:effectExtent l="0" t="0" r="14605" b="15240"/>
                <wp:wrapNone/>
                <wp:docPr id="1041"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6095" cy="1451610"/>
                          <a:chOff x="2753" y="2098"/>
                          <a:chExt cx="3123" cy="2695"/>
                        </a:xfrm>
                      </wpg:grpSpPr>
                      <wpg:grpSp>
                        <wpg:cNvPr id="1042" name="Group 11552"/>
                        <wpg:cNvGrpSpPr>
                          <a:grpSpLocks/>
                        </wpg:cNvGrpSpPr>
                        <wpg:grpSpPr bwMode="auto">
                          <a:xfrm>
                            <a:off x="3009" y="2098"/>
                            <a:ext cx="2611" cy="2173"/>
                            <a:chOff x="4628" y="8111"/>
                            <a:chExt cx="2611" cy="2173"/>
                          </a:xfrm>
                        </wpg:grpSpPr>
                        <wps:wsp>
                          <wps:cNvPr id="1043"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044"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1045"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46" name="Group 11556"/>
                          <wpg:cNvGrpSpPr>
                            <a:grpSpLocks/>
                          </wpg:cNvGrpSpPr>
                          <wpg:grpSpPr bwMode="auto">
                            <a:xfrm>
                              <a:off x="4974" y="8715"/>
                              <a:ext cx="2265" cy="1544"/>
                              <a:chOff x="4658" y="8715"/>
                              <a:chExt cx="2265" cy="1544"/>
                            </a:xfrm>
                          </wpg:grpSpPr>
                          <wpg:grpSp>
                            <wpg:cNvPr id="1047" name="Group 11557"/>
                            <wpg:cNvGrpSpPr>
                              <a:grpSpLocks/>
                            </wpg:cNvGrpSpPr>
                            <wpg:grpSpPr bwMode="auto">
                              <a:xfrm>
                                <a:off x="4658" y="8715"/>
                                <a:ext cx="1035" cy="1544"/>
                                <a:chOff x="4658" y="8715"/>
                                <a:chExt cx="1035" cy="1544"/>
                              </a:xfrm>
                            </wpg:grpSpPr>
                            <wpg:grpSp>
                              <wpg:cNvPr id="1048" name="Group 11558"/>
                              <wpg:cNvGrpSpPr>
                                <a:grpSpLocks/>
                              </wpg:cNvGrpSpPr>
                              <wpg:grpSpPr bwMode="auto">
                                <a:xfrm>
                                  <a:off x="4658" y="9308"/>
                                  <a:ext cx="1035" cy="951"/>
                                  <a:chOff x="4578" y="4781"/>
                                  <a:chExt cx="923" cy="879"/>
                                </a:xfrm>
                              </wpg:grpSpPr>
                              <wps:wsp>
                                <wps:cNvPr id="1049"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050"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051"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g:grpSp>
                            <wpg:grpSp>
                              <wpg:cNvPr id="1052" name="Group 11561"/>
                              <wpg:cNvGrpSpPr>
                                <a:grpSpLocks/>
                              </wpg:cNvGrpSpPr>
                              <wpg:grpSpPr bwMode="auto">
                                <a:xfrm>
                                  <a:off x="4935" y="9070"/>
                                  <a:ext cx="481" cy="832"/>
                                  <a:chOff x="4930" y="9070"/>
                                  <a:chExt cx="481" cy="832"/>
                                </a:xfrm>
                              </wpg:grpSpPr>
                              <wps:wsp>
                                <wps:cNvPr id="1053"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56"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057" name="Group 11565"/>
                            <wpg:cNvGrpSpPr>
                              <a:grpSpLocks/>
                            </wpg:cNvGrpSpPr>
                            <wpg:grpSpPr bwMode="auto">
                              <a:xfrm>
                                <a:off x="5888" y="8715"/>
                                <a:ext cx="1035" cy="963"/>
                                <a:chOff x="4658" y="8715"/>
                                <a:chExt cx="1035" cy="963"/>
                              </a:xfrm>
                            </wpg:grpSpPr>
                            <wpg:grpSp>
                              <wpg:cNvPr id="1058" name="Group 11566"/>
                              <wpg:cNvGrpSpPr>
                                <a:grpSpLocks/>
                              </wpg:cNvGrpSpPr>
                              <wpg:grpSpPr bwMode="auto">
                                <a:xfrm>
                                  <a:off x="4658" y="9310"/>
                                  <a:ext cx="1035" cy="368"/>
                                  <a:chOff x="4578" y="4781"/>
                                  <a:chExt cx="923" cy="340"/>
                                </a:xfrm>
                              </wpg:grpSpPr>
                              <wps:wsp>
                                <wps:cNvPr id="1059"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060"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061" name="Group 11569"/>
                              <wpg:cNvGrpSpPr>
                                <a:grpSpLocks/>
                              </wpg:cNvGrpSpPr>
                              <wpg:grpSpPr bwMode="auto">
                                <a:xfrm>
                                  <a:off x="4935" y="9070"/>
                                  <a:ext cx="481" cy="249"/>
                                  <a:chOff x="4930" y="9070"/>
                                  <a:chExt cx="481" cy="249"/>
                                </a:xfrm>
                              </wpg:grpSpPr>
                              <wps:wsp>
                                <wps:cNvPr id="1062"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64"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grpSp>
                          <wpg:cNvPr id="1065" name="Group 11573"/>
                          <wpg:cNvGrpSpPr>
                            <a:grpSpLocks/>
                          </wpg:cNvGrpSpPr>
                          <wpg:grpSpPr bwMode="auto">
                            <a:xfrm>
                              <a:off x="5637" y="8394"/>
                              <a:ext cx="938" cy="381"/>
                              <a:chOff x="5312" y="8471"/>
                              <a:chExt cx="938" cy="304"/>
                            </a:xfrm>
                          </wpg:grpSpPr>
                          <wps:wsp>
                            <wps:cNvPr id="1066"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068" name="文本框 26"/>
                        <wps:cNvSpPr txBox="1">
                          <a:spLocks noChangeArrowheads="1"/>
                        </wps:cNvSpPr>
                        <wps:spPr bwMode="auto">
                          <a:xfrm>
                            <a:off x="2753" y="4490"/>
                            <a:ext cx="31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b w:val="0"/>
                                </w:rPr>
                                <w:t>30</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41167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w14:anchorId="47AD7B4F" id="_x0000_s2720" style="position:absolute;left:0;text-align:left;margin-left:48.5pt;margin-top:6.65pt;width:139.85pt;height:114.3pt;z-index:251756544" coordorigin="2753,2098" coordsize="3123,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">
                <v:group id="Group 11552" o:spid="_x0000_s2721"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oval id="Oval 11553" o:spid="_x0000_s2722"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v:textbox>
                  </v:oval>
                  <v:oval id="Oval 11554" o:spid="_x0000_s2723"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" filled="f">
                    <v:textbox inset="0,0,0,0">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724"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" path="m140,l,250e" filled="f">
                    <v:path arrowok="t" o:connecttype="custom" o:connectlocs="157,0;0,270" o:connectangles="0,0"/>
                  </v:shape>
                  <v:group id="Group 11556" o:spid="_x0000_s2725"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group id="Group 11557" o:spid="_x0000_s2726"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group id="Group 11558" o:spid="_x0000_s2727"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oval id="Oval 11559" o:spid="_x0000_s2728"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v:textbox>
                        </v:oval>
                        <v:oval id="Oval 11560" o:spid="_x0000_s2729"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v:textbox>
                        </v:oval>
                        <v:oval id="Oval 11559" o:spid="_x0000_s2730"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v:textbox>
                        </v:oval>
                      </v:group>
                      <v:group id="Group 11561" o:spid="_x0000_s2731"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Freeform 11562" o:spid="_x0000_s2732"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" path="m130,l,230e" filled="f">
                          <v:path arrowok="t" o:connecttype="custom" o:connectlocs="145,0;0,249" o:connectangles="0,0"/>
                        </v:shape>
                        <v:shape id="Freeform 11563" o:spid="_x0000_s2733"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" path="m130,l,230e" filled="f">
                          <v:path arrowok="t" o:connecttype="custom" o:connectlocs="145,0;0,249" o:connectangles="0,0"/>
                        </v:shape>
                        <v:shape id="Freeform 11563" o:spid="_x0000_s2734"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" path="m130,l,230e" filled="f">
                          <v:path arrowok="t" o:connecttype="custom" o:connectlocs="145,0;0,249" o:connectangles="0,0"/>
                        </v:shape>
                      </v:group>
                      <v:oval id="Oval 11564" o:spid="_x0000_s2735"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v:textbox>
                      </v:oval>
                    </v:group>
                    <v:group id="Group 11565" o:spid="_x0000_s2736"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group id="Group 11566" o:spid="_x0000_s2737"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oval id="Oval 11567" o:spid="_x0000_s2738"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v:textbox>
                        </v:oval>
                        <v:oval id="Oval 11568" o:spid="_x0000_s2739"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v:textbox>
                        </v:oval>
                      </v:group>
                      <v:group id="Group 11569" o:spid="_x0000_s2740"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shape id="Freeform 11570" o:spid="_x0000_s2741"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" path="m130,l,230e" filled="f">
                          <v:path arrowok="t" o:connecttype="custom" o:connectlocs="145,0;0,249" o:connectangles="0,0"/>
                        </v:shape>
                        <v:shape id="Freeform 11571" o:spid="_x0000_s2742"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" path="m130,l,230e" filled="f">
                          <v:path arrowok="t" o:connecttype="custom" o:connectlocs="145,0;0,249" o:connectangles="0,0"/>
                        </v:shape>
                      </v:group>
                      <v:oval id="Oval 11572" o:spid="_x0000_s2743"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v:textbox>
                      </v:oval>
                    </v:group>
                  </v:group>
                  <v:group id="Group 11573" o:spid="_x0000_s2744"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shape id="Freeform 11574" o:spid="_x0000_s2745"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" path="m254,l,281e" filled="f">
                      <v:path arrowok="t" o:connecttype="custom" o:connectlocs="285,0;0,304" o:connectangles="0,0"/>
                    </v:shape>
                    <v:shape id="Freeform 11575" o:spid="_x0000_s2746"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" path="m254,l,281e" filled="f">
                      <v:path arrowok="t" o:connecttype="custom" o:connectlocs="285,0;0,304" o:connectangles="0,0"/>
                    </v:shape>
                  </v:group>
                </v:group>
                <v:shape id="_x0000_s2747" type="#_x0000_t202" style="position:absolute;left:2753;top:4490;width:31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b w:val="0"/>
                          </w:rPr>
                          <w:t>30</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411671">
                        <w:pPr>
                          <w:pStyle w:val="a6"/>
                          <w:ind w:firstLineChars="0" w:firstLine="0"/>
                          <w:rPr>
                            <w:rFonts w:ascii="Times New Roman" w:eastAsia="宋体" w:hAnsi="Times New Roman" w:cs="Times New Roman"/>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57568" behindDoc="0" locked="0" layoutInCell="1" allowOverlap="1" wp14:anchorId="0AF26FE3" wp14:editId="11BB150F">
                <wp:simplePos x="0" y="0"/>
                <wp:positionH relativeFrom="column">
                  <wp:posOffset>2915328</wp:posOffset>
                </wp:positionH>
                <wp:positionV relativeFrom="paragraph">
                  <wp:posOffset>85671</wp:posOffset>
                </wp:positionV>
                <wp:extent cx="1776095" cy="1451610"/>
                <wp:effectExtent l="0" t="0" r="14605" b="15240"/>
                <wp:wrapNone/>
                <wp:docPr id="1069"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6095" cy="1451610"/>
                          <a:chOff x="2753" y="2098"/>
                          <a:chExt cx="3123" cy="2695"/>
                        </a:xfrm>
                      </wpg:grpSpPr>
                      <wpg:grpSp>
                        <wpg:cNvPr id="1070" name="Group 11552"/>
                        <wpg:cNvGrpSpPr>
                          <a:grpSpLocks/>
                        </wpg:cNvGrpSpPr>
                        <wpg:grpSpPr bwMode="auto">
                          <a:xfrm>
                            <a:off x="3009" y="2098"/>
                            <a:ext cx="2611" cy="2173"/>
                            <a:chOff x="4628" y="8111"/>
                            <a:chExt cx="2611" cy="2173"/>
                          </a:xfrm>
                        </wpg:grpSpPr>
                        <wps:wsp>
                          <wps:cNvPr id="1071"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072"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1073"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74" name="Group 11556"/>
                          <wpg:cNvGrpSpPr>
                            <a:grpSpLocks/>
                          </wpg:cNvGrpSpPr>
                          <wpg:grpSpPr bwMode="auto">
                            <a:xfrm>
                              <a:off x="4974" y="8715"/>
                              <a:ext cx="2265" cy="1544"/>
                              <a:chOff x="4658" y="8715"/>
                              <a:chExt cx="2265" cy="1544"/>
                            </a:xfrm>
                          </wpg:grpSpPr>
                          <wpg:grpSp>
                            <wpg:cNvPr id="1075" name="Group 11557"/>
                            <wpg:cNvGrpSpPr>
                              <a:grpSpLocks/>
                            </wpg:cNvGrpSpPr>
                            <wpg:grpSpPr bwMode="auto">
                              <a:xfrm>
                                <a:off x="4658" y="8715"/>
                                <a:ext cx="1035" cy="1544"/>
                                <a:chOff x="4658" y="8715"/>
                                <a:chExt cx="1035" cy="1544"/>
                              </a:xfrm>
                            </wpg:grpSpPr>
                            <wpg:grpSp>
                              <wpg:cNvPr id="1076" name="Group 11558"/>
                              <wpg:cNvGrpSpPr>
                                <a:grpSpLocks/>
                              </wpg:cNvGrpSpPr>
                              <wpg:grpSpPr bwMode="auto">
                                <a:xfrm>
                                  <a:off x="4658" y="9308"/>
                                  <a:ext cx="1035" cy="951"/>
                                  <a:chOff x="4578" y="4781"/>
                                  <a:chExt cx="923" cy="879"/>
                                </a:xfrm>
                              </wpg:grpSpPr>
                              <wps:wsp>
                                <wps:cNvPr id="1077"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078"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079"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g:grpSp>
                            <wpg:grpSp>
                              <wpg:cNvPr id="1080" name="Group 11561"/>
                              <wpg:cNvGrpSpPr>
                                <a:grpSpLocks/>
                              </wpg:cNvGrpSpPr>
                              <wpg:grpSpPr bwMode="auto">
                                <a:xfrm>
                                  <a:off x="4935" y="9070"/>
                                  <a:ext cx="481" cy="832"/>
                                  <a:chOff x="4930" y="9070"/>
                                  <a:chExt cx="481" cy="832"/>
                                </a:xfrm>
                              </wpg:grpSpPr>
                              <wps:wsp>
                                <wps:cNvPr id="1081"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84"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085" name="Group 11565"/>
                            <wpg:cNvGrpSpPr>
                              <a:grpSpLocks/>
                            </wpg:cNvGrpSpPr>
                            <wpg:grpSpPr bwMode="auto">
                              <a:xfrm>
                                <a:off x="5888" y="8715"/>
                                <a:ext cx="1035" cy="963"/>
                                <a:chOff x="4658" y="8715"/>
                                <a:chExt cx="1035" cy="963"/>
                              </a:xfrm>
                            </wpg:grpSpPr>
                            <wpg:grpSp>
                              <wpg:cNvPr id="1086" name="Group 11566"/>
                              <wpg:cNvGrpSpPr>
                                <a:grpSpLocks/>
                              </wpg:cNvGrpSpPr>
                              <wpg:grpSpPr bwMode="auto">
                                <a:xfrm>
                                  <a:off x="4658" y="9310"/>
                                  <a:ext cx="1035" cy="368"/>
                                  <a:chOff x="4578" y="4781"/>
                                  <a:chExt cx="923" cy="340"/>
                                </a:xfrm>
                              </wpg:grpSpPr>
                              <wps:wsp>
                                <wps:cNvPr id="1087"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2160"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2162" name="Group 11569"/>
                              <wpg:cNvGrpSpPr>
                                <a:grpSpLocks/>
                              </wpg:cNvGrpSpPr>
                              <wpg:grpSpPr bwMode="auto">
                                <a:xfrm>
                                  <a:off x="4935" y="9070"/>
                                  <a:ext cx="481" cy="249"/>
                                  <a:chOff x="4930" y="9070"/>
                                  <a:chExt cx="481" cy="249"/>
                                </a:xfrm>
                              </wpg:grpSpPr>
                              <wps:wsp>
                                <wps:cNvPr id="12163"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4"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175"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grpSp>
                          <wpg:cNvPr id="12176" name="Group 11573"/>
                          <wpg:cNvGrpSpPr>
                            <a:grpSpLocks/>
                          </wpg:cNvGrpSpPr>
                          <wpg:grpSpPr bwMode="auto">
                            <a:xfrm>
                              <a:off x="5637" y="8394"/>
                              <a:ext cx="938" cy="381"/>
                              <a:chOff x="5312" y="8471"/>
                              <a:chExt cx="938" cy="304"/>
                            </a:xfrm>
                          </wpg:grpSpPr>
                          <wps:wsp>
                            <wps:cNvPr id="12178"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9"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180" name="文本框 26"/>
                        <wps:cNvSpPr txBox="1">
                          <a:spLocks noChangeArrowheads="1"/>
                        </wps:cNvSpPr>
                        <wps:spPr bwMode="auto">
                          <a:xfrm>
                            <a:off x="2753" y="4490"/>
                            <a:ext cx="3123"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hint="eastAsia"/>
                                  <w:b w:val="0"/>
                                </w:rPr>
                                <w:t>1</w:t>
                              </w:r>
                              <w:r>
                                <w:rPr>
                                  <w:rFonts w:ascii="Times New Roman" w:eastAsia="宋体" w:hAnsi="Times New Roman" w:cs="Times New Roman"/>
                                  <w:b w:val="0"/>
                                </w:rPr>
                                <w:t>2</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41167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anchor>
            </w:drawing>
          </mc:Choice>
          <mc:Fallback>
            <w:pict>
              <v:group w14:anchorId="0AF26FE3" id="_x0000_s2748" style="position:absolute;left:0;text-align:left;margin-left:229.55pt;margin-top:6.75pt;width:139.85pt;height:114.3pt;z-index:251757568" coordorigin="2753,2098" coordsize="3123,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">
                <v:group id="Group 11552" o:spid="_x0000_s2749"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oval id="Oval 11553" o:spid="_x0000_s2750"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v:textbox>
                  </v:oval>
                  <v:oval id="Oval 11554" o:spid="_x0000_s2751"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752"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" path="m140,l,250e" filled="f">
                    <v:path arrowok="t" o:connecttype="custom" o:connectlocs="157,0;0,270" o:connectangles="0,0"/>
                  </v:shape>
                  <v:group id="Group 11556" o:spid="_x0000_s2753"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group id="Group 11557" o:spid="_x0000_s2754"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group id="Group 11558" o:spid="_x0000_s2755"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v:oval id="Oval 11559" o:spid="_x0000_s2756"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v:textbox>
                        </v:oval>
                        <v:oval id="Oval 11560" o:spid="_x0000_s2757"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v:textbox>
                        </v:oval>
                        <v:oval id="Oval 11559" o:spid="_x0000_s2758"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v:textbox>
                        </v:oval>
                      </v:group>
                      <v:group id="Group 11561" o:spid="_x0000_s2759"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shape id="Freeform 11562" o:spid="_x0000_s2760"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" path="m130,l,230e" filled="f">
                          <v:path arrowok="t" o:connecttype="custom" o:connectlocs="145,0;0,249" o:connectangles="0,0"/>
                        </v:shape>
                        <v:shape id="Freeform 11563" o:spid="_x0000_s2761"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" path="m130,l,230e" filled="f">
                          <v:path arrowok="t" o:connecttype="custom" o:connectlocs="145,0;0,249" o:connectangles="0,0"/>
                        </v:shape>
                        <v:shape id="Freeform 11563" o:spid="_x0000_s2762"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" path="m130,l,230e" filled="f">
                          <v:path arrowok="t" o:connecttype="custom" o:connectlocs="145,0;0,249" o:connectangles="0,0"/>
                        </v:shape>
                      </v:group>
                      <v:oval id="Oval 11564" o:spid="_x0000_s2763"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v:textbox>
                      </v:oval>
                    </v:group>
                    <v:group id="Group 11565" o:spid="_x0000_s2764"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">
                      <v:group id="Group 11566" o:spid="_x0000_s2765"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oval id="Oval 11567" o:spid="_x0000_s2766"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v:textbox>
                        </v:oval>
                        <v:oval id="Oval 11568" o:spid="_x0000_s2767"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v:textbox>
                        </v:oval>
                      </v:group>
                      <v:group id="Group 11569" o:spid="_x0000_s2768"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">
                        <v:shape id="Freeform 11570" o:spid="_x0000_s2769"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" path="m130,l,230e" filled="f">
                          <v:path arrowok="t" o:connecttype="custom" o:connectlocs="145,0;0,249" o:connectangles="0,0"/>
                        </v:shape>
                        <v:shape id="Freeform 11571" o:spid="_x0000_s2770"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" path="m130,l,230e" filled="f">
                          <v:path arrowok="t" o:connecttype="custom" o:connectlocs="145,0;0,249" o:connectangles="0,0"/>
                        </v:shape>
                      </v:group>
                      <v:oval id="Oval 11572" o:spid="_x0000_s2771"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v:textbox>
                      </v:oval>
                    </v:group>
                  </v:group>
                  <v:group id="Group 11573" o:spid="_x0000_s2772"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">
                    <v:shape id="Freeform 11574" o:spid="_x0000_s2773"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" path="m254,l,281e" filled="f">
                      <v:path arrowok="t" o:connecttype="custom" o:connectlocs="285,0;0,304" o:connectangles="0,0"/>
                    </v:shape>
                    <v:shape id="Freeform 11575" o:spid="_x0000_s2774"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" path="m254,l,281e" filled="f">
                      <v:path arrowok="t" o:connecttype="custom" o:connectlocs="285,0;0,304" o:connectangles="0,0"/>
                    </v:shape>
                  </v:group>
                </v:group>
                <v:shape id="_x0000_s2775" type="#_x0000_t202" style="position:absolute;left:2753;top:4490;width:312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" filled="f" stroked="f">
                  <v:textbox inset="0,0,0,0">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hint="eastAsia"/>
                            <w:b w:val="0"/>
                          </w:rPr>
                          <w:t>1</w:t>
                        </w:r>
                        <w:r>
                          <w:rPr>
                            <w:rFonts w:ascii="Times New Roman" w:eastAsia="宋体" w:hAnsi="Times New Roman" w:cs="Times New Roman"/>
                            <w:b w:val="0"/>
                          </w:rPr>
                          <w:t>2</w:t>
                        </w:r>
                        <w:r>
                          <w:rPr>
                            <w:rFonts w:ascii="Times New Roman" w:eastAsia="宋体" w:hAnsi="Times New Roman" w:cs="Times New Roman"/>
                            <w:b w:val="0"/>
                          </w:rPr>
                          <w:t>为</w:t>
                        </w:r>
                        <w:r>
                          <w:rPr>
                            <w:rFonts w:ascii="Times New Roman" w:eastAsia="宋体" w:hAnsi="Times New Roman" w:cs="Times New Roman" w:hint="eastAsia"/>
                            <w:b w:val="0"/>
                          </w:rPr>
                          <w:t>根的子树</w:t>
                        </w:r>
                      </w:p>
                      <w:p w:rsidR="008E537A" w:rsidRPr="001C2733" w:rsidRDefault="008E537A" w:rsidP="00411671">
                        <w:pPr>
                          <w:pStyle w:val="a6"/>
                          <w:ind w:firstLineChars="0" w:firstLine="0"/>
                          <w:rPr>
                            <w:rFonts w:ascii="Times New Roman" w:eastAsia="宋体" w:hAnsi="Times New Roman" w:cs="Times New Roman"/>
                            <w:b w:val="0"/>
                          </w:rPr>
                        </w:pPr>
                      </w:p>
                    </w:txbxContent>
                  </v:textbox>
                </v:shape>
              </v:group>
            </w:pict>
          </mc:Fallback>
        </mc:AlternateContent>
      </w: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59616" behindDoc="0" locked="0" layoutInCell="1" allowOverlap="1" wp14:anchorId="3BBEEAD4" wp14:editId="26439B3D">
                <wp:simplePos x="0" y="0"/>
                <wp:positionH relativeFrom="column">
                  <wp:posOffset>638073</wp:posOffset>
                </wp:positionH>
                <wp:positionV relativeFrom="paragraph">
                  <wp:posOffset>108756</wp:posOffset>
                </wp:positionV>
                <wp:extent cx="2017230" cy="1432219"/>
                <wp:effectExtent l="0" t="0" r="2540" b="15875"/>
                <wp:wrapNone/>
                <wp:docPr id="12195"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2196" name="Group 11552"/>
                        <wpg:cNvGrpSpPr>
                          <a:grpSpLocks/>
                        </wpg:cNvGrpSpPr>
                        <wpg:grpSpPr bwMode="auto">
                          <a:xfrm>
                            <a:off x="3009" y="2098"/>
                            <a:ext cx="2611" cy="2173"/>
                            <a:chOff x="4628" y="8111"/>
                            <a:chExt cx="2611" cy="2173"/>
                          </a:xfrm>
                        </wpg:grpSpPr>
                        <wps:wsp>
                          <wps:cNvPr id="12197"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2198"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12199"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201" name="Group 11556"/>
                          <wpg:cNvGrpSpPr>
                            <a:grpSpLocks/>
                          </wpg:cNvGrpSpPr>
                          <wpg:grpSpPr bwMode="auto">
                            <a:xfrm>
                              <a:off x="4974" y="8715"/>
                              <a:ext cx="2265" cy="1544"/>
                              <a:chOff x="4658" y="8715"/>
                              <a:chExt cx="2265" cy="1544"/>
                            </a:xfrm>
                          </wpg:grpSpPr>
                          <wpg:grpSp>
                            <wpg:cNvPr id="12202" name="Group 11557"/>
                            <wpg:cNvGrpSpPr>
                              <a:grpSpLocks/>
                            </wpg:cNvGrpSpPr>
                            <wpg:grpSpPr bwMode="auto">
                              <a:xfrm>
                                <a:off x="4658" y="8715"/>
                                <a:ext cx="1035" cy="1544"/>
                                <a:chOff x="4658" y="8715"/>
                                <a:chExt cx="1035" cy="1544"/>
                              </a:xfrm>
                            </wpg:grpSpPr>
                            <wpg:grpSp>
                              <wpg:cNvPr id="12203" name="Group 11558"/>
                              <wpg:cNvGrpSpPr>
                                <a:grpSpLocks/>
                              </wpg:cNvGrpSpPr>
                              <wpg:grpSpPr bwMode="auto">
                                <a:xfrm>
                                  <a:off x="4658" y="9308"/>
                                  <a:ext cx="1035" cy="951"/>
                                  <a:chOff x="4578" y="4781"/>
                                  <a:chExt cx="923" cy="879"/>
                                </a:xfrm>
                              </wpg:grpSpPr>
                              <wps:wsp>
                                <wps:cNvPr id="12204"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2205"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s:wsp>
                                <wps:cNvPr id="12206"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g:grpSp>
                            <wpg:grpSp>
                              <wpg:cNvPr id="12207" name="Group 11561"/>
                              <wpg:cNvGrpSpPr>
                                <a:grpSpLocks/>
                              </wpg:cNvGrpSpPr>
                              <wpg:grpSpPr bwMode="auto">
                                <a:xfrm>
                                  <a:off x="4935" y="9070"/>
                                  <a:ext cx="481" cy="832"/>
                                  <a:chOff x="4930" y="9070"/>
                                  <a:chExt cx="481" cy="832"/>
                                </a:xfrm>
                              </wpg:grpSpPr>
                              <wps:wsp>
                                <wps:cNvPr id="12208"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9"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0"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211"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2219" name="Group 11565"/>
                            <wpg:cNvGrpSpPr>
                              <a:grpSpLocks/>
                            </wpg:cNvGrpSpPr>
                            <wpg:grpSpPr bwMode="auto">
                              <a:xfrm>
                                <a:off x="5888" y="8715"/>
                                <a:ext cx="1035" cy="963"/>
                                <a:chOff x="4658" y="8715"/>
                                <a:chExt cx="1035" cy="963"/>
                              </a:xfrm>
                            </wpg:grpSpPr>
                            <wpg:grpSp>
                              <wpg:cNvPr id="12220" name="Group 11566"/>
                              <wpg:cNvGrpSpPr>
                                <a:grpSpLocks/>
                              </wpg:cNvGrpSpPr>
                              <wpg:grpSpPr bwMode="auto">
                                <a:xfrm>
                                  <a:off x="4658" y="9310"/>
                                  <a:ext cx="1035" cy="368"/>
                                  <a:chOff x="4578" y="4781"/>
                                  <a:chExt cx="923" cy="340"/>
                                </a:xfrm>
                              </wpg:grpSpPr>
                              <wps:wsp>
                                <wps:cNvPr id="1152"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wps:txbx>
                                <wps:bodyPr rot="0" vert="horz" wrap="square" lIns="0" tIns="0" rIns="0" bIns="0" anchor="t" anchorCtr="0" upright="1">
                                  <a:noAutofit/>
                                </wps:bodyPr>
                              </wps:wsp>
                              <wps:wsp>
                                <wps:cNvPr id="1153"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cNvPr id="1154" name="Group 11569"/>
                              <wpg:cNvGrpSpPr>
                                <a:grpSpLocks/>
                              </wpg:cNvGrpSpPr>
                              <wpg:grpSpPr bwMode="auto">
                                <a:xfrm>
                                  <a:off x="4935" y="9070"/>
                                  <a:ext cx="481" cy="249"/>
                                  <a:chOff x="4930" y="9070"/>
                                  <a:chExt cx="481" cy="249"/>
                                </a:xfrm>
                              </wpg:grpSpPr>
                              <wps:wsp>
                                <wps:cNvPr id="1155"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57"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wps:txbx>
                              <wps:bodyPr rot="0" vert="horz" wrap="square" lIns="0" tIns="0" rIns="0" bIns="0" anchor="t" anchorCtr="0" upright="1">
                                <a:noAutofit/>
                              </wps:bodyPr>
                            </wps:wsp>
                          </wpg:grpSp>
                        </wpg:grpSp>
                        <wpg:grpSp>
                          <wpg:cNvPr id="1158" name="Group 11573"/>
                          <wpg:cNvGrpSpPr>
                            <a:grpSpLocks/>
                          </wpg:cNvGrpSpPr>
                          <wpg:grpSpPr bwMode="auto">
                            <a:xfrm>
                              <a:off x="5637" y="8394"/>
                              <a:ext cx="938" cy="381"/>
                              <a:chOff x="5312" y="8471"/>
                              <a:chExt cx="938" cy="304"/>
                            </a:xfrm>
                          </wpg:grpSpPr>
                          <wps:wsp>
                            <wps:cNvPr id="1159"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161"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e</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b w:val="0"/>
                                </w:rPr>
                                <w:t>70</w:t>
                              </w:r>
                              <w:r>
                                <w:rPr>
                                  <w:rFonts w:ascii="Times New Roman" w:eastAsia="宋体" w:hAnsi="Times New Roman" w:cs="Times New Roman"/>
                                  <w:b w:val="0"/>
                                </w:rPr>
                                <w:t>为</w:t>
                              </w:r>
                              <w:r>
                                <w:rPr>
                                  <w:rFonts w:ascii="Times New Roman" w:eastAsia="宋体" w:hAnsi="Times New Roman" w:cs="Times New Roman" w:hint="eastAsia"/>
                                  <w:b w:val="0"/>
                                </w:rPr>
                                <w:t>根的子树，即最大堆</w:t>
                              </w:r>
                            </w:p>
                            <w:p w:rsidR="008E537A" w:rsidRPr="001C2733" w:rsidRDefault="008E537A" w:rsidP="0041167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BEEAD4" id="_x0000_s2776" style="position:absolute;left:0;text-align:left;margin-left:50.25pt;margin-top:8.55pt;width:158.85pt;height:112.75pt;z-index:251759616;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">
                <v:group id="Group 11552" o:spid="_x0000_s2777"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">
                  <v:oval id="Oval 11553" o:spid="_x0000_s2778"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411671">
                          <w:pPr>
                            <w:spacing w:line="0" w:lineRule="atLeast"/>
                            <w:ind w:firstLineChars="0" w:firstLine="0"/>
                          </w:pPr>
                        </w:p>
                      </w:txbxContent>
                    </v:textbox>
                  </v:oval>
                  <v:oval id="Oval 11554" o:spid="_x0000_s2779"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" filled="f">
                    <v:textbox inset="0,0,0,0">
                      <w:txbxContent>
                        <w:p w:rsidR="008E537A" w:rsidRPr="00FD57F2" w:rsidRDefault="008E537A" w:rsidP="00411671">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780"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" path="m140,l,250e" filled="f">
                    <v:path arrowok="t" o:connecttype="custom" o:connectlocs="157,0;0,270" o:connectangles="0,0"/>
                  </v:shape>
                  <v:group id="Group 11556" o:spid="_x0000_s2781"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">
                    <v:group id="Group 11557" o:spid="_x0000_s2782"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">
                      <v:group id="Group 11558" o:spid="_x0000_s2783"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">
                        <v:oval id="Oval 11559" o:spid="_x0000_s2784"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411671">
                                <w:pPr>
                                  <w:spacing w:line="0" w:lineRule="atLeast"/>
                                  <w:ind w:firstLineChars="0" w:firstLine="0"/>
                                  <w:jc w:val="center"/>
                                </w:pPr>
                              </w:p>
                            </w:txbxContent>
                          </v:textbox>
                        </v:oval>
                        <v:oval id="Oval 11560" o:spid="_x0000_s2785"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411671">
                                <w:pPr>
                                  <w:spacing w:line="0" w:lineRule="atLeast"/>
                                  <w:ind w:firstLineChars="0" w:firstLine="0"/>
                                </w:pPr>
                              </w:p>
                            </w:txbxContent>
                          </v:textbox>
                        </v:oval>
                        <v:oval id="Oval 11559" o:spid="_x0000_s2786"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411671">
                                <w:pPr>
                                  <w:spacing w:line="0" w:lineRule="atLeast"/>
                                  <w:ind w:firstLineChars="0" w:firstLine="0"/>
                                  <w:jc w:val="center"/>
                                </w:pPr>
                              </w:p>
                            </w:txbxContent>
                          </v:textbox>
                        </v:oval>
                      </v:group>
                      <v:group id="Group 11561" o:spid="_x0000_s2787"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">
                        <v:shape id="Freeform 11562" o:spid="_x0000_s2788"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" path="m130,l,230e" filled="f">
                          <v:path arrowok="t" o:connecttype="custom" o:connectlocs="145,0;0,249" o:connectangles="0,0"/>
                        </v:shape>
                        <v:shape id="Freeform 11563" o:spid="_x0000_s2789"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" path="m130,l,230e" filled="f">
                          <v:path arrowok="t" o:connecttype="custom" o:connectlocs="145,0;0,249" o:connectangles="0,0"/>
                        </v:shape>
                        <v:shape id="Freeform 11563" o:spid="_x0000_s2790"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" path="m130,l,230e" filled="f">
                          <v:path arrowok="t" o:connecttype="custom" o:connectlocs="145,0;0,249" o:connectangles="0,0"/>
                        </v:shape>
                      </v:group>
                      <v:oval id="Oval 11564" o:spid="_x0000_s2791"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411671">
                              <w:pPr>
                                <w:spacing w:line="0" w:lineRule="atLeast"/>
                                <w:ind w:firstLineChars="0" w:firstLine="0"/>
                              </w:pPr>
                            </w:p>
                          </w:txbxContent>
                        </v:textbox>
                      </v:oval>
                    </v:group>
                    <v:group id="Group 11565" o:spid="_x0000_s2792"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">
                      <v:group id="Group 11566" o:spid="_x0000_s2793"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">
                        <v:oval id="Oval 11567" o:spid="_x0000_s2794"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411671">
                                <w:pPr>
                                  <w:spacing w:line="0" w:lineRule="atLeast"/>
                                  <w:ind w:firstLineChars="0" w:firstLine="0"/>
                                  <w:jc w:val="center"/>
                                </w:pPr>
                              </w:p>
                            </w:txbxContent>
                          </v:textbox>
                        </v:oval>
                        <v:oval id="Oval 11568" o:spid="_x0000_s2795"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411671">
                                <w:pPr>
                                  <w:spacing w:line="0" w:lineRule="atLeast"/>
                                  <w:ind w:firstLineChars="0" w:firstLine="0"/>
                                </w:pPr>
                              </w:p>
                            </w:txbxContent>
                          </v:textbox>
                        </v:oval>
                      </v:group>
                      <v:group id="Group 11569" o:spid="_x0000_s2796"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">
                        <v:shape id="Freeform 11570" o:spid="_x0000_s2797"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" path="m130,l,230e" filled="f">
                          <v:path arrowok="t" o:connecttype="custom" o:connectlocs="145,0;0,249" o:connectangles="0,0"/>
                        </v:shape>
                        <v:shape id="Freeform 11571" o:spid="_x0000_s2798"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" path="m130,l,230e" filled="f">
                          <v:path arrowok="t" o:connecttype="custom" o:connectlocs="145,0;0,249" o:connectangles="0,0"/>
                        </v:shape>
                      </v:group>
                      <v:oval id="Oval 11572" o:spid="_x0000_s2799"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" filled="f">
                        <v:textbox inset="0,0,0,0">
                          <w:txbxContent>
                            <w:p w:rsidR="008E537A" w:rsidRPr="00FD57F2" w:rsidRDefault="008E537A" w:rsidP="00411671">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411671">
                              <w:pPr>
                                <w:spacing w:line="0" w:lineRule="atLeast"/>
                                <w:ind w:firstLineChars="0" w:firstLine="0"/>
                              </w:pPr>
                            </w:p>
                          </w:txbxContent>
                        </v:textbox>
                      </v:oval>
                    </v:group>
                  </v:group>
                  <v:group id="Group 11573" o:spid="_x0000_s2800"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">
                    <v:shape id="Freeform 11574" o:spid="_x0000_s2801"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" path="m254,l,281e" filled="f">
                      <v:path arrowok="t" o:connecttype="custom" o:connectlocs="285,0;0,304" o:connectangles="0,0"/>
                    </v:shape>
                    <v:shape id="Freeform 11575" o:spid="_x0000_s2802"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" path="m254,l,281e" filled="f">
                      <v:path arrowok="t" o:connecttype="custom" o:connectlocs="285,0;0,304" o:connectangles="0,0"/>
                    </v:shape>
                  </v:group>
                </v:group>
                <v:shape id="_x0000_s2803"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" filled="f" stroked="f">
                  <v:textbox inset="0,0,0,0">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e</w:t>
                        </w:r>
                        <w:r>
                          <w:rPr>
                            <w:rFonts w:ascii="Times New Roman" w:eastAsia="宋体" w:hAnsi="Times New Roman" w:cs="Times New Roman" w:hint="eastAsia"/>
                            <w:b w:val="0"/>
                          </w:rPr>
                          <w:t>)</w:t>
                        </w:r>
                        <w:r>
                          <w:rPr>
                            <w:rFonts w:ascii="Times New Roman" w:eastAsia="宋体" w:hAnsi="Times New Roman" w:cs="Times New Roman" w:hint="eastAsia"/>
                            <w:b w:val="0"/>
                          </w:rPr>
                          <w:t>调整以</w:t>
                        </w:r>
                        <w:r>
                          <w:rPr>
                            <w:rFonts w:ascii="Times New Roman" w:eastAsia="宋体" w:hAnsi="Times New Roman" w:cs="Times New Roman"/>
                            <w:b w:val="0"/>
                          </w:rPr>
                          <w:t>70</w:t>
                        </w:r>
                        <w:r>
                          <w:rPr>
                            <w:rFonts w:ascii="Times New Roman" w:eastAsia="宋体" w:hAnsi="Times New Roman" w:cs="Times New Roman"/>
                            <w:b w:val="0"/>
                          </w:rPr>
                          <w:t>为</w:t>
                        </w:r>
                        <w:r>
                          <w:rPr>
                            <w:rFonts w:ascii="Times New Roman" w:eastAsia="宋体" w:hAnsi="Times New Roman" w:cs="Times New Roman" w:hint="eastAsia"/>
                            <w:b w:val="0"/>
                          </w:rPr>
                          <w:t>根的子树，即最大堆</w:t>
                        </w:r>
                      </w:p>
                      <w:p w:rsidR="008E537A" w:rsidRPr="001C2733" w:rsidRDefault="008E537A" w:rsidP="00411671">
                        <w:pPr>
                          <w:pStyle w:val="a6"/>
                          <w:ind w:firstLineChars="0" w:firstLine="0"/>
                          <w:rPr>
                            <w:rFonts w:ascii="Times New Roman" w:eastAsia="宋体" w:hAnsi="Times New Roman" w:cs="Times New Roman"/>
                            <w:b w:val="0"/>
                          </w:rPr>
                        </w:pPr>
                      </w:p>
                    </w:txbxContent>
                  </v:textbox>
                </v:shape>
              </v:group>
            </w:pict>
          </mc:Fallback>
        </mc:AlternateContent>
      </w: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411671" w:rsidRPr="00196523" w:rsidRDefault="00411671" w:rsidP="001C30E9">
      <w:pPr>
        <w:tabs>
          <w:tab w:val="num" w:pos="2115"/>
        </w:tabs>
        <w:ind w:firstLine="420"/>
        <w:rPr>
          <w:rFonts w:ascii="Times New Roman" w:eastAsia="宋体" w:hAnsi="Times New Roman" w:cs="Times New Roman"/>
          <w:color w:val="000000" w:themeColor="text1"/>
        </w:rPr>
      </w:pPr>
    </w:p>
    <w:p w:rsidR="00F504A5" w:rsidRPr="00196523" w:rsidRDefault="00F504A5" w:rsidP="001C30E9">
      <w:pPr>
        <w:tabs>
          <w:tab w:val="num" w:pos="2115"/>
        </w:tabs>
        <w:ind w:firstLine="420"/>
        <w:rPr>
          <w:rFonts w:ascii="Times New Roman" w:eastAsia="宋体" w:hAnsi="Times New Roman" w:cs="Times New Roman"/>
          <w:color w:val="000000" w:themeColor="text1"/>
        </w:rPr>
      </w:pPr>
    </w:p>
    <w:p w:rsidR="00F504A5" w:rsidRPr="00196523" w:rsidRDefault="00411671" w:rsidP="001C30E9">
      <w:pPr>
        <w:tabs>
          <w:tab w:val="num" w:pos="2115"/>
        </w:tabs>
        <w:ind w:firstLine="420"/>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761664" behindDoc="0" locked="0" layoutInCell="1" allowOverlap="1" wp14:anchorId="56565F90" wp14:editId="4A9D0335">
                <wp:simplePos x="0" y="0"/>
                <wp:positionH relativeFrom="column">
                  <wp:posOffset>1547610</wp:posOffset>
                </wp:positionH>
                <wp:positionV relativeFrom="paragraph">
                  <wp:posOffset>23411</wp:posOffset>
                </wp:positionV>
                <wp:extent cx="2016760" cy="163171"/>
                <wp:effectExtent l="0" t="0" r="0" b="0"/>
                <wp:wrapNone/>
                <wp:docPr id="1190"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760" cy="163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7</w:t>
                            </w:r>
                            <w:r>
                              <w:rPr>
                                <w:rFonts w:ascii="Times New Roman" w:eastAsia="宋体" w:hAnsi="Times New Roman" w:cs="Times New Roman"/>
                                <w:b w:val="0"/>
                              </w:rPr>
                              <w:t>-3</w:t>
                            </w:r>
                            <w:r>
                              <w:rPr>
                                <w:rFonts w:ascii="Times New Roman" w:eastAsia="宋体" w:hAnsi="Times New Roman" w:cs="Times New Roman" w:hint="eastAsia"/>
                                <w:b w:val="0"/>
                              </w:rPr>
                              <w:t xml:space="preserve"> </w:t>
                            </w:r>
                            <w:r>
                              <w:rPr>
                                <w:rFonts w:ascii="Times New Roman" w:eastAsia="宋体" w:hAnsi="Times New Roman" w:cs="Times New Roman"/>
                                <w:b w:val="0"/>
                              </w:rPr>
                              <w:t>建</w:t>
                            </w:r>
                            <w:r>
                              <w:rPr>
                                <w:rFonts w:ascii="Times New Roman" w:eastAsia="宋体" w:hAnsi="Times New Roman" w:cs="Times New Roman" w:hint="eastAsia"/>
                                <w:b w:val="0"/>
                              </w:rPr>
                              <w:t>最大堆的过程</w:t>
                            </w:r>
                          </w:p>
                          <w:p w:rsidR="008E537A" w:rsidRPr="001C2733" w:rsidRDefault="008E537A" w:rsidP="00411671">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56565F90" id="文本框 26" o:spid="_x0000_s2804" type="#_x0000_t202" style="position:absolute;left:0;text-align:left;margin-left:121.85pt;margin-top:1.85pt;width:158.8pt;height:12.8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" filled="f" stroked="f">
                <v:textbox inset="0,0,0,0">
                  <w:txbxContent>
                    <w:p w:rsidR="008E537A" w:rsidRPr="00FD57F2" w:rsidRDefault="008E537A" w:rsidP="00411671">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hint="eastAsia"/>
                          <w:b w:val="0"/>
                        </w:rPr>
                        <w:t>图</w:t>
                      </w:r>
                      <w:r>
                        <w:rPr>
                          <w:rFonts w:ascii="Times New Roman" w:eastAsia="宋体" w:hAnsi="Times New Roman" w:cs="Times New Roman" w:hint="eastAsia"/>
                          <w:b w:val="0"/>
                        </w:rPr>
                        <w:t>7</w:t>
                      </w:r>
                      <w:r>
                        <w:rPr>
                          <w:rFonts w:ascii="Times New Roman" w:eastAsia="宋体" w:hAnsi="Times New Roman" w:cs="Times New Roman"/>
                          <w:b w:val="0"/>
                        </w:rPr>
                        <w:t>-3</w:t>
                      </w:r>
                      <w:r>
                        <w:rPr>
                          <w:rFonts w:ascii="Times New Roman" w:eastAsia="宋体" w:hAnsi="Times New Roman" w:cs="Times New Roman" w:hint="eastAsia"/>
                          <w:b w:val="0"/>
                        </w:rPr>
                        <w:t xml:space="preserve"> </w:t>
                      </w:r>
                      <w:r>
                        <w:rPr>
                          <w:rFonts w:ascii="Times New Roman" w:eastAsia="宋体" w:hAnsi="Times New Roman" w:cs="Times New Roman"/>
                          <w:b w:val="0"/>
                        </w:rPr>
                        <w:t>建</w:t>
                      </w:r>
                      <w:r>
                        <w:rPr>
                          <w:rFonts w:ascii="Times New Roman" w:eastAsia="宋体" w:hAnsi="Times New Roman" w:cs="Times New Roman" w:hint="eastAsia"/>
                          <w:b w:val="0"/>
                        </w:rPr>
                        <w:t>最大堆的过程</w:t>
                      </w:r>
                    </w:p>
                    <w:p w:rsidR="008E537A" w:rsidRPr="001C2733" w:rsidRDefault="008E537A" w:rsidP="00411671">
                      <w:pPr>
                        <w:pStyle w:val="a6"/>
                        <w:ind w:firstLineChars="0" w:firstLine="0"/>
                        <w:rPr>
                          <w:rFonts w:ascii="Times New Roman" w:eastAsia="宋体" w:hAnsi="Times New Roman" w:cs="Times New Roman"/>
                          <w:b w:val="0"/>
                        </w:rPr>
                      </w:pPr>
                    </w:p>
                  </w:txbxContent>
                </v:textbox>
              </v:shape>
            </w:pict>
          </mc:Fallback>
        </mc:AlternateContent>
      </w:r>
    </w:p>
    <w:p w:rsidR="00E413AF" w:rsidRPr="00196523" w:rsidRDefault="00E413AF"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9</w:t>
      </w:r>
      <w:r w:rsidRPr="00196523">
        <w:rPr>
          <w:rFonts w:ascii="Times New Roman" w:eastAsia="宋体" w:hAnsi="Times New Roman" w:cs="Times New Roman"/>
          <w:color w:val="000000" w:themeColor="text1"/>
        </w:rPr>
        <w:t>．对数据</w:t>
      </w:r>
      <w:r w:rsidRPr="00196523">
        <w:rPr>
          <w:rFonts w:ascii="Times New Roman" w:eastAsia="宋体" w:hAnsi="Times New Roman" w:cs="Times New Roman" w:hint="eastAsia"/>
          <w:color w:val="000000" w:themeColor="text1"/>
        </w:rPr>
        <w:t>序列：</w:t>
      </w:r>
      <w:r w:rsidR="009B513F" w:rsidRPr="00196523">
        <w:rPr>
          <w:rFonts w:ascii="Times New Roman" w:eastAsia="宋体" w:hAnsi="Times New Roman" w:cs="Times New Roman"/>
          <w:color w:val="000000" w:themeColor="text1"/>
        </w:rPr>
        <w:t>70</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12</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30</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1</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5</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31</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44</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56</w:t>
      </w:r>
      <w:r w:rsidR="009B513F" w:rsidRPr="00196523">
        <w:rPr>
          <w:rFonts w:ascii="宋体" w:eastAsia="宋体" w:hAnsi="宋体" w:cs="Times New Roman"/>
          <w:color w:val="000000" w:themeColor="text1"/>
        </w:rPr>
        <w:t>,</w:t>
      </w:r>
      <w:r w:rsidR="009B513F" w:rsidRPr="00196523">
        <w:rPr>
          <w:rFonts w:ascii="Times New Roman" w:eastAsia="宋体" w:hAnsi="Times New Roman" w:cs="Times New Roman"/>
          <w:color w:val="000000" w:themeColor="text1"/>
        </w:rPr>
        <w:t>61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采用堆排序方法进行</w:t>
      </w:r>
      <w:r w:rsidR="009B513F" w:rsidRPr="00196523">
        <w:rPr>
          <w:rFonts w:ascii="Times New Roman" w:eastAsia="宋体" w:hAnsi="Times New Roman" w:cs="Times New Roman" w:hint="eastAsia"/>
          <w:color w:val="000000" w:themeColor="text1"/>
        </w:rPr>
        <w:t>升</w:t>
      </w:r>
      <w:r w:rsidRPr="00196523">
        <w:rPr>
          <w:rFonts w:ascii="Times New Roman" w:eastAsia="宋体" w:hAnsi="Times New Roman" w:cs="Times New Roman"/>
          <w:color w:val="000000" w:themeColor="text1"/>
        </w:rPr>
        <w:t>序排序，请写出每趟排序的结果。</w:t>
      </w:r>
    </w:p>
    <w:p w:rsidR="0021178C" w:rsidRPr="00196523" w:rsidRDefault="0021178C"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br w:type="page"/>
      </w:r>
    </w:p>
    <w:p w:rsidR="00121324"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lastRenderedPageBreak/>
        <w:t>【参考答案】</w:t>
      </w:r>
      <w:r w:rsidR="009B513F" w:rsidRPr="00196523">
        <w:rPr>
          <w:rFonts w:ascii="Times New Roman" w:eastAsia="宋体" w:hAnsi="Times New Roman" w:cs="Times New Roman" w:hint="eastAsia"/>
          <w:color w:val="000000" w:themeColor="text1"/>
        </w:rPr>
        <w:t>习题</w:t>
      </w:r>
      <w:r w:rsidR="009B513F" w:rsidRPr="00196523">
        <w:rPr>
          <w:rFonts w:ascii="Times New Roman" w:eastAsia="宋体" w:hAnsi="Times New Roman" w:cs="Times New Roman" w:hint="eastAsia"/>
          <w:color w:val="000000" w:themeColor="text1"/>
        </w:rPr>
        <w:t>8</w:t>
      </w:r>
      <w:r w:rsidR="009B513F" w:rsidRPr="00196523">
        <w:rPr>
          <w:rFonts w:ascii="Times New Roman" w:eastAsia="宋体" w:hAnsi="Times New Roman" w:cs="Times New Roman" w:hint="eastAsia"/>
          <w:color w:val="000000" w:themeColor="text1"/>
        </w:rPr>
        <w:t>中已经将数据序列建成最大堆，在此基础上，进行堆排序</w:t>
      </w:r>
      <w:r w:rsidR="00C4004D" w:rsidRPr="00196523">
        <w:rPr>
          <w:rFonts w:ascii="Times New Roman" w:eastAsia="宋体" w:hAnsi="Times New Roman" w:cs="Times New Roman" w:hint="eastAsia"/>
          <w:color w:val="000000" w:themeColor="text1"/>
        </w:rPr>
        <w:t>，如图</w:t>
      </w:r>
      <w:r w:rsidR="00C4004D"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4</w:t>
      </w:r>
      <w:r w:rsidR="00C4004D" w:rsidRPr="00196523">
        <w:rPr>
          <w:rFonts w:ascii="Times New Roman" w:eastAsia="宋体" w:hAnsi="Times New Roman" w:cs="Times New Roman" w:hint="eastAsia"/>
          <w:color w:val="000000" w:themeColor="text1"/>
        </w:rPr>
        <w:t>所示。</w:t>
      </w:r>
    </w:p>
    <w:p w:rsidR="009B513F" w:rsidRPr="00196523" w:rsidRDefault="00A0495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67808" behindDoc="0" locked="0" layoutInCell="1" allowOverlap="1" wp14:anchorId="0C73670E" wp14:editId="42453996">
                <wp:simplePos x="0" y="0"/>
                <wp:positionH relativeFrom="column">
                  <wp:posOffset>2524125</wp:posOffset>
                </wp:positionH>
                <wp:positionV relativeFrom="paragraph">
                  <wp:posOffset>73660</wp:posOffset>
                </wp:positionV>
                <wp:extent cx="2017230" cy="1432219"/>
                <wp:effectExtent l="0" t="0" r="2540" b="15875"/>
                <wp:wrapNone/>
                <wp:docPr id="12269"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2270" name="Group 11552"/>
                        <wpg:cNvGrpSpPr>
                          <a:grpSpLocks/>
                        </wpg:cNvGrpSpPr>
                        <wpg:grpSpPr bwMode="auto">
                          <a:xfrm>
                            <a:off x="3009" y="2098"/>
                            <a:ext cx="2611" cy="2173"/>
                            <a:chOff x="4628" y="8111"/>
                            <a:chExt cx="2611" cy="2173"/>
                          </a:xfrm>
                        </wpg:grpSpPr>
                        <wps:wsp>
                          <wps:cNvPr id="12271"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12272"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txbxContent>
                          </wps:txbx>
                          <wps:bodyPr rot="0" vert="horz" wrap="square" lIns="0" tIns="0" rIns="0" bIns="0" anchor="t" anchorCtr="0" upright="1">
                            <a:noAutofit/>
                          </wps:bodyPr>
                        </wps:wsp>
                        <wps:wsp>
                          <wps:cNvPr id="12273"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274" name="Group 11556"/>
                          <wpg:cNvGrpSpPr>
                            <a:grpSpLocks/>
                          </wpg:cNvGrpSpPr>
                          <wpg:grpSpPr bwMode="auto">
                            <a:xfrm>
                              <a:off x="4974" y="8715"/>
                              <a:ext cx="2265" cy="1544"/>
                              <a:chOff x="4658" y="8715"/>
                              <a:chExt cx="2265" cy="1544"/>
                            </a:xfrm>
                          </wpg:grpSpPr>
                          <wpg:grpSp>
                            <wpg:cNvPr id="12275" name="Group 11557"/>
                            <wpg:cNvGrpSpPr>
                              <a:grpSpLocks/>
                            </wpg:cNvGrpSpPr>
                            <wpg:grpSpPr bwMode="auto">
                              <a:xfrm>
                                <a:off x="4658" y="8715"/>
                                <a:ext cx="1035" cy="1544"/>
                                <a:chOff x="4658" y="8715"/>
                                <a:chExt cx="1035" cy="1544"/>
                              </a:xfrm>
                            </wpg:grpSpPr>
                            <wpg:grpSp>
                              <wpg:cNvPr id="12276" name="Group 11558"/>
                              <wpg:cNvGrpSpPr>
                                <a:grpSpLocks/>
                              </wpg:cNvGrpSpPr>
                              <wpg:grpSpPr bwMode="auto">
                                <a:xfrm>
                                  <a:off x="4658" y="9308"/>
                                  <a:ext cx="1035" cy="951"/>
                                  <a:chOff x="4578" y="4781"/>
                                  <a:chExt cx="923" cy="879"/>
                                </a:xfrm>
                              </wpg:grpSpPr>
                              <wps:wsp>
                                <wps:cNvPr id="12277"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12278"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12279"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g:grpSp>
                            <wpg:grpSp>
                              <wpg:cNvPr id="12280" name="Group 11561"/>
                              <wpg:cNvGrpSpPr>
                                <a:grpSpLocks/>
                              </wpg:cNvGrpSpPr>
                              <wpg:grpSpPr bwMode="auto">
                                <a:xfrm>
                                  <a:off x="4935" y="9070"/>
                                  <a:ext cx="481" cy="832"/>
                                  <a:chOff x="4930" y="9070"/>
                                  <a:chExt cx="481" cy="832"/>
                                </a:xfrm>
                              </wpg:grpSpPr>
                              <wps:wsp>
                                <wps:cNvPr id="12281"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2"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3"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284"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12285" name="Group 11565"/>
                            <wpg:cNvGrpSpPr>
                              <a:grpSpLocks/>
                            </wpg:cNvGrpSpPr>
                            <wpg:grpSpPr bwMode="auto">
                              <a:xfrm>
                                <a:off x="5888" y="8715"/>
                                <a:ext cx="1035" cy="963"/>
                                <a:chOff x="4658" y="8715"/>
                                <a:chExt cx="1035" cy="963"/>
                              </a:xfrm>
                            </wpg:grpSpPr>
                            <wpg:grpSp>
                              <wpg:cNvPr id="12286" name="Group 11566"/>
                              <wpg:cNvGrpSpPr>
                                <a:grpSpLocks/>
                              </wpg:cNvGrpSpPr>
                              <wpg:grpSpPr bwMode="auto">
                                <a:xfrm>
                                  <a:off x="4658" y="9310"/>
                                  <a:ext cx="1035" cy="368"/>
                                  <a:chOff x="4578" y="4781"/>
                                  <a:chExt cx="923" cy="340"/>
                                </a:xfrm>
                              </wpg:grpSpPr>
                              <wps:wsp>
                                <wps:cNvPr id="12287"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9472"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9473" name="Group 11569"/>
                              <wpg:cNvGrpSpPr>
                                <a:grpSpLocks/>
                              </wpg:cNvGrpSpPr>
                              <wpg:grpSpPr bwMode="auto">
                                <a:xfrm>
                                  <a:off x="4935" y="9070"/>
                                  <a:ext cx="481" cy="249"/>
                                  <a:chOff x="4930" y="9070"/>
                                  <a:chExt cx="481" cy="249"/>
                                </a:xfrm>
                              </wpg:grpSpPr>
                              <wps:wsp>
                                <wps:cNvPr id="9474"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5"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476"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grpSp>
                          <wpg:cNvPr id="9477" name="Group 11573"/>
                          <wpg:cNvGrpSpPr>
                            <a:grpSpLocks/>
                          </wpg:cNvGrpSpPr>
                          <wpg:grpSpPr bwMode="auto">
                            <a:xfrm>
                              <a:off x="5637" y="8394"/>
                              <a:ext cx="938" cy="381"/>
                              <a:chOff x="5312" y="8471"/>
                              <a:chExt cx="938" cy="304"/>
                            </a:xfrm>
                          </wpg:grpSpPr>
                          <wps:wsp>
                            <wps:cNvPr id="9478"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0"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481"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70</w:t>
                              </w:r>
                              <w:r>
                                <w:rPr>
                                  <w:rFonts w:ascii="Times New Roman" w:eastAsia="宋体" w:hAnsi="Times New Roman" w:cs="Times New Roman" w:hint="eastAsia"/>
                                  <w:b w:val="0"/>
                                </w:rPr>
                                <w:t>并整堆后</w:t>
                              </w:r>
                            </w:p>
                            <w:p w:rsidR="008E537A" w:rsidRPr="001C2733" w:rsidRDefault="008E537A" w:rsidP="00F4797A">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73670E" id="_x0000_s2805" style="position:absolute;left:0;text-align:left;margin-left:198.75pt;margin-top:5.8pt;width:158.85pt;height:112.75pt;z-index:251767808;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">
                <v:group id="Group 11552" o:spid="_x0000_s2806"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">
                  <v:oval id="Oval 11553" o:spid="_x0000_s2807"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pPr>
                        </w:p>
                      </w:txbxContent>
                    </v:textbox>
                  </v:oval>
                  <v:oval id="Oval 11554" o:spid="_x0000_s2808"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txbxContent>
                    </v:textbox>
                  </v:oval>
                  <v:shape id="Freeform 11555" o:spid="_x0000_s2809"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" path="m140,l,250e" filled="f">
                    <v:path arrowok="t" o:connecttype="custom" o:connectlocs="157,0;0,270" o:connectangles="0,0"/>
                  </v:shape>
                  <v:group id="Group 11556" o:spid="_x0000_s2810"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">
                    <v:group id="Group 11557" o:spid="_x0000_s2811"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">
                      <v:group id="Group 11558" o:spid="_x0000_s2812"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">
                        <v:oval id="Oval 11559" o:spid="_x0000_s2813"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v:textbox>
                        </v:oval>
                        <v:oval id="Oval 11560" o:spid="_x0000_s2814"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v:textbox>
                        </v:oval>
                        <v:oval id="Oval 11559" o:spid="_x0000_s2815"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F4797A">
                                <w:pPr>
                                  <w:spacing w:line="0" w:lineRule="atLeast"/>
                                  <w:ind w:firstLineChars="0" w:firstLine="0"/>
                                  <w:jc w:val="center"/>
                                </w:pPr>
                              </w:p>
                            </w:txbxContent>
                          </v:textbox>
                        </v:oval>
                      </v:group>
                      <v:group id="Group 11561" o:spid="_x0000_s2816"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">
                        <v:shape id="Freeform 11562" o:spid="_x0000_s2817"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" path="m130,l,230e" filled="f">
                          <v:path arrowok="t" o:connecttype="custom" o:connectlocs="145,0;0,249" o:connectangles="0,0"/>
                        </v:shape>
                        <v:shape id="Freeform 11563" o:spid="_x0000_s2818"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" path="m130,l,230e" filled="f">
                          <v:path arrowok="t" o:connecttype="custom" o:connectlocs="145,0;0,249" o:connectangles="0,0"/>
                        </v:shape>
                        <v:shape id="Freeform 11563" o:spid="_x0000_s2819"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" path="m130,l,230e" filled="f">
                          <v:path arrowok="t" o:connecttype="custom" o:connectlocs="145,0;0,249" o:connectangles="0,0"/>
                        </v:shape>
                      </v:group>
                      <v:oval id="Oval 11564" o:spid="_x0000_s2820"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4797A">
                              <w:pPr>
                                <w:spacing w:line="0" w:lineRule="atLeast"/>
                                <w:ind w:firstLineChars="0" w:firstLine="0"/>
                              </w:pPr>
                            </w:p>
                          </w:txbxContent>
                        </v:textbox>
                      </v:oval>
                    </v:group>
                    <v:group id="Group 11565" o:spid="_x0000_s2821"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">
                      <v:group id="Group 11566" o:spid="_x0000_s2822"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">
                        <v:oval id="Oval 11567" o:spid="_x0000_s2823"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v:textbox>
                        </v:oval>
                        <v:oval id="Oval 11568" o:spid="_x0000_s2824"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v:textbox>
                        </v:oval>
                      </v:group>
                      <v:group id="Group 11569" o:spid="_x0000_s2825"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">
                        <v:shape id="Freeform 11570" o:spid="_x0000_s2826"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" path="m130,l,230e" filled="f">
                          <v:path arrowok="t" o:connecttype="custom" o:connectlocs="145,0;0,249" o:connectangles="0,0"/>
                        </v:shape>
                        <v:shape id="Freeform 11571" o:spid="_x0000_s2827"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" path="m130,l,230e" filled="f">
                          <v:path arrowok="t" o:connecttype="custom" o:connectlocs="145,0;0,249" o:connectangles="0,0"/>
                        </v:shape>
                      </v:group>
                      <v:oval id="Oval 11572" o:spid="_x0000_s2828"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v:textbox>
                      </v:oval>
                    </v:group>
                  </v:group>
                  <v:group id="Group 11573" o:spid="_x0000_s2829"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">
                    <v:shape id="Freeform 11574" o:spid="_x0000_s2830"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" path="m254,l,281e" filled="f">
                      <v:path arrowok="t" o:connecttype="custom" o:connectlocs="285,0;0,304" o:connectangles="0,0"/>
                    </v:shape>
                    <v:shape id="Freeform 11575" o:spid="_x0000_s2831"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" path="m254,l,281e" filled="f">
                      <v:path arrowok="t" o:connecttype="custom" o:connectlocs="285,0;0,304" o:connectangles="0,0"/>
                    </v:shape>
                  </v:group>
                </v:group>
                <v:shape id="_x0000_s2832"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" filled="f" stroked="f">
                  <v:textbox inset="0,0,0,0">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b</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70</w:t>
                        </w:r>
                        <w:r>
                          <w:rPr>
                            <w:rFonts w:ascii="Times New Roman" w:eastAsia="宋体" w:hAnsi="Times New Roman" w:cs="Times New Roman" w:hint="eastAsia"/>
                            <w:b w:val="0"/>
                          </w:rPr>
                          <w:t>并整堆后</w:t>
                        </w:r>
                      </w:p>
                      <w:p w:rsidR="008E537A" w:rsidRPr="001C2733" w:rsidRDefault="008E537A" w:rsidP="00F4797A">
                        <w:pPr>
                          <w:pStyle w:val="a6"/>
                          <w:ind w:firstLineChars="0" w:firstLine="0"/>
                          <w:rPr>
                            <w:rFonts w:ascii="Times New Roman" w:eastAsia="宋体" w:hAnsi="Times New Roman" w:cs="Times New Roman"/>
                            <w:b w:val="0"/>
                          </w:rPr>
                        </w:pPr>
                      </w:p>
                    </w:txbxContent>
                  </v:textbox>
                </v:shape>
              </v:group>
            </w:pict>
          </mc:Fallback>
        </mc:AlternateContent>
      </w:r>
      <w:r w:rsidR="00F4797A"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63712" behindDoc="0" locked="0" layoutInCell="1" allowOverlap="1" wp14:anchorId="11E9F4D9" wp14:editId="5762F1D0">
                <wp:simplePos x="0" y="0"/>
                <wp:positionH relativeFrom="column">
                  <wp:posOffset>493395</wp:posOffset>
                </wp:positionH>
                <wp:positionV relativeFrom="paragraph">
                  <wp:posOffset>93345</wp:posOffset>
                </wp:positionV>
                <wp:extent cx="2017230" cy="1432219"/>
                <wp:effectExtent l="0" t="0" r="2540" b="15875"/>
                <wp:wrapNone/>
                <wp:docPr id="1191"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192" name="Group 11552"/>
                        <wpg:cNvGrpSpPr>
                          <a:grpSpLocks/>
                        </wpg:cNvGrpSpPr>
                        <wpg:grpSpPr bwMode="auto">
                          <a:xfrm>
                            <a:off x="3009" y="2098"/>
                            <a:ext cx="2611" cy="2173"/>
                            <a:chOff x="4628" y="8111"/>
                            <a:chExt cx="2611" cy="2173"/>
                          </a:xfrm>
                        </wpg:grpSpPr>
                        <wps:wsp>
                          <wps:cNvPr id="1193"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1194"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sidRPr="00FD57F2">
                                  <w:rPr>
                                    <w:rFonts w:ascii="Times New Roman" w:hAnsi="Times New Roman" w:cs="Times New Roman"/>
                                  </w:rPr>
                                  <w:t>70</w:t>
                                </w:r>
                              </w:p>
                            </w:txbxContent>
                          </wps:txbx>
                          <wps:bodyPr rot="0" vert="horz" wrap="square" lIns="0" tIns="0" rIns="0" bIns="0" anchor="t" anchorCtr="0" upright="1">
                            <a:noAutofit/>
                          </wps:bodyPr>
                        </wps:wsp>
                        <wps:wsp>
                          <wps:cNvPr id="1195"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96" name="Group 11556"/>
                          <wpg:cNvGrpSpPr>
                            <a:grpSpLocks/>
                          </wpg:cNvGrpSpPr>
                          <wpg:grpSpPr bwMode="auto">
                            <a:xfrm>
                              <a:off x="4974" y="8715"/>
                              <a:ext cx="2265" cy="1544"/>
                              <a:chOff x="4658" y="8715"/>
                              <a:chExt cx="2265" cy="1544"/>
                            </a:xfrm>
                          </wpg:grpSpPr>
                          <wpg:grpSp>
                            <wpg:cNvPr id="1197" name="Group 11557"/>
                            <wpg:cNvGrpSpPr>
                              <a:grpSpLocks/>
                            </wpg:cNvGrpSpPr>
                            <wpg:grpSpPr bwMode="auto">
                              <a:xfrm>
                                <a:off x="4658" y="8715"/>
                                <a:ext cx="1035" cy="1544"/>
                                <a:chOff x="4658" y="8715"/>
                                <a:chExt cx="1035" cy="1544"/>
                              </a:xfrm>
                            </wpg:grpSpPr>
                            <wpg:grpSp>
                              <wpg:cNvPr id="1198" name="Group 11558"/>
                              <wpg:cNvGrpSpPr>
                                <a:grpSpLocks/>
                              </wpg:cNvGrpSpPr>
                              <wpg:grpSpPr bwMode="auto">
                                <a:xfrm>
                                  <a:off x="4658" y="9308"/>
                                  <a:ext cx="1035" cy="951"/>
                                  <a:chOff x="4578" y="4781"/>
                                  <a:chExt cx="923" cy="879"/>
                                </a:xfrm>
                              </wpg:grpSpPr>
                              <wps:wsp>
                                <wps:cNvPr id="1199"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1200"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1201"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g:grpSp>
                            <wpg:grpSp>
                              <wpg:cNvPr id="1202" name="Group 11561"/>
                              <wpg:cNvGrpSpPr>
                                <a:grpSpLocks/>
                              </wpg:cNvGrpSpPr>
                              <wpg:grpSpPr bwMode="auto">
                                <a:xfrm>
                                  <a:off x="4935" y="9070"/>
                                  <a:ext cx="481" cy="832"/>
                                  <a:chOff x="4930" y="9070"/>
                                  <a:chExt cx="481" cy="832"/>
                                </a:xfrm>
                              </wpg:grpSpPr>
                              <wps:wsp>
                                <wps:cNvPr id="1203"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06"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1207" name="Group 11565"/>
                            <wpg:cNvGrpSpPr>
                              <a:grpSpLocks/>
                            </wpg:cNvGrpSpPr>
                            <wpg:grpSpPr bwMode="auto">
                              <a:xfrm>
                                <a:off x="5888" y="8715"/>
                                <a:ext cx="1035" cy="963"/>
                                <a:chOff x="4658" y="8715"/>
                                <a:chExt cx="1035" cy="963"/>
                              </a:xfrm>
                            </wpg:grpSpPr>
                            <wpg:grpSp>
                              <wpg:cNvPr id="1208" name="Group 11566"/>
                              <wpg:cNvGrpSpPr>
                                <a:grpSpLocks/>
                              </wpg:cNvGrpSpPr>
                              <wpg:grpSpPr bwMode="auto">
                                <a:xfrm>
                                  <a:off x="4658" y="9310"/>
                                  <a:ext cx="1035" cy="368"/>
                                  <a:chOff x="4578" y="4781"/>
                                  <a:chExt cx="923" cy="340"/>
                                </a:xfrm>
                              </wpg:grpSpPr>
                              <wps:wsp>
                                <wps:cNvPr id="1209"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1210"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1211" name="Group 11569"/>
                              <wpg:cNvGrpSpPr>
                                <a:grpSpLocks/>
                              </wpg:cNvGrpSpPr>
                              <wpg:grpSpPr bwMode="auto">
                                <a:xfrm>
                                  <a:off x="4935" y="9070"/>
                                  <a:ext cx="481" cy="249"/>
                                  <a:chOff x="4930" y="9070"/>
                                  <a:chExt cx="481" cy="249"/>
                                </a:xfrm>
                              </wpg:grpSpPr>
                              <wps:wsp>
                                <wps:cNvPr id="1212"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14"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grpSp>
                          <wpg:cNvPr id="12237" name="Group 11573"/>
                          <wpg:cNvGrpSpPr>
                            <a:grpSpLocks/>
                          </wpg:cNvGrpSpPr>
                          <wpg:grpSpPr bwMode="auto">
                            <a:xfrm>
                              <a:off x="5637" y="8394"/>
                              <a:ext cx="938" cy="381"/>
                              <a:chOff x="5312" y="8471"/>
                              <a:chExt cx="938" cy="304"/>
                            </a:xfrm>
                          </wpg:grpSpPr>
                          <wps:wsp>
                            <wps:cNvPr id="12238"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9"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240"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w:t>
                              </w:r>
                              <w:r>
                                <w:rPr>
                                  <w:rFonts w:ascii="Times New Roman" w:eastAsia="宋体" w:hAnsi="Times New Roman" w:cs="Times New Roman"/>
                                  <w:b w:val="0"/>
                                </w:rPr>
                                <w:t>初</w:t>
                              </w:r>
                              <w:r>
                                <w:rPr>
                                  <w:rFonts w:ascii="Times New Roman" w:eastAsia="宋体" w:hAnsi="Times New Roman" w:cs="Times New Roman" w:hint="eastAsia"/>
                                  <w:b w:val="0"/>
                                </w:rPr>
                                <w:t>始最大堆</w:t>
                              </w:r>
                            </w:p>
                            <w:p w:rsidR="008E537A" w:rsidRPr="001C2733" w:rsidRDefault="008E537A" w:rsidP="00F4797A">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E9F4D9" id="_x0000_s2833" style="position:absolute;left:0;text-align:left;margin-left:38.85pt;margin-top:7.35pt;width:158.85pt;height:112.75pt;z-index:251763712;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">
                <v:group id="Group 11552" o:spid="_x0000_s2834"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oval id="Oval 11553" o:spid="_x0000_s2835"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v:textbox>
                  </v:oval>
                  <v:oval id="Oval 11554" o:spid="_x0000_s2836"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sidRPr="00FD57F2">
                            <w:rPr>
                              <w:rFonts w:ascii="Times New Roman" w:hAnsi="Times New Roman" w:cs="Times New Roman"/>
                            </w:rPr>
                            <w:t>70</w:t>
                          </w:r>
                        </w:p>
                      </w:txbxContent>
                    </v:textbox>
                  </v:oval>
                  <v:shape id="Freeform 11555" o:spid="_x0000_s2837"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" path="m140,l,250e" filled="f">
                    <v:path arrowok="t" o:connecttype="custom" o:connectlocs="157,0;0,270" o:connectangles="0,0"/>
                  </v:shape>
                  <v:group id="Group 11556" o:spid="_x0000_s2838"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v:group id="Group 11557" o:spid="_x0000_s2839"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group id="Group 11558" o:spid="_x0000_s2840"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9/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gyjcygl7fAQAA//8DAFBLAQItABQABgAIAAAAIQDb4fbL7gAAAIUBAAATAAAAAAAA&#10;AAAAAAAAAAAAAABbQ29udGVudF9UeXBlc10ueG1sUEsBAi0AFAAGAAgAAAAhAFr0LFu/AAAAFQEA&#10;AAsAAAAAAAAAAAAAAAAAHwEAAF9yZWxzLy5yZWxzUEsBAi0AFAAGAAgAAAAhAA8H/3/HAAAA3QAA&#10;AA8AAAAAAAAAAAAAAAAABwIAAGRycy9kb3ducmV2LnhtbFBLBQYAAAAAAwADALcAAAD7AgAAAAA=&#10;">
                        <v:oval id="Oval 11559" o:spid="_x0000_s284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v:textbox>
                        </v:oval>
                        <v:oval id="Oval 11560" o:spid="_x0000_s284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F4797A">
                                <w:pPr>
                                  <w:spacing w:line="0" w:lineRule="atLeast"/>
                                  <w:ind w:firstLineChars="0" w:firstLine="0"/>
                                </w:pPr>
                              </w:p>
                            </w:txbxContent>
                          </v:textbox>
                        </v:oval>
                        <v:oval id="Oval 11559" o:spid="_x0000_s2843"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jc w:val="center"/>
                                </w:pPr>
                              </w:p>
                            </w:txbxContent>
                          </v:textbox>
                        </v:oval>
                      </v:group>
                      <v:group id="Group 11561" o:spid="_x0000_s2844"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">
                        <v:shape id="Freeform 11562" o:spid="_x0000_s2845"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" path="m130,l,230e" filled="f">
                          <v:path arrowok="t" o:connecttype="custom" o:connectlocs="145,0;0,249" o:connectangles="0,0"/>
                        </v:shape>
                        <v:shape id="Freeform 11563" o:spid="_x0000_s2846"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" path="m130,l,230e" filled="f">
                          <v:path arrowok="t" o:connecttype="custom" o:connectlocs="145,0;0,249" o:connectangles="0,0"/>
                        </v:shape>
                        <v:shape id="Freeform 11563" o:spid="_x0000_s2847"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" path="m130,l,230e" filled="f">
                          <v:path arrowok="t" o:connecttype="custom" o:connectlocs="145,0;0,249" o:connectangles="0,0"/>
                        </v:shape>
                      </v:group>
                      <v:oval id="Oval 11564" o:spid="_x0000_s2848"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4797A">
                              <w:pPr>
                                <w:spacing w:line="0" w:lineRule="atLeast"/>
                                <w:ind w:firstLineChars="0" w:firstLine="0"/>
                              </w:pPr>
                            </w:p>
                          </w:txbxContent>
                        </v:textbox>
                      </v:oval>
                    </v:group>
                    <v:group id="Group 11565" o:spid="_x0000_s2849"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">
                      <v:group id="Group 11566" o:spid="_x0000_s2850"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">
                        <v:oval id="Oval 11567" o:spid="_x0000_s285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v:textbox>
                        </v:oval>
                        <v:oval id="Oval 11568" o:spid="_x0000_s285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v:textbox>
                        </v:oval>
                      </v:group>
                      <v:group id="Group 11569" o:spid="_x0000_s2853"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shape id="Freeform 11570" o:spid="_x0000_s2854"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" path="m130,l,230e" filled="f">
                          <v:path arrowok="t" o:connecttype="custom" o:connectlocs="145,0;0,249" o:connectangles="0,0"/>
                        </v:shape>
                        <v:shape id="Freeform 11571" o:spid="_x0000_s2855"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" path="m130,l,230e" filled="f">
                          <v:path arrowok="t" o:connecttype="custom" o:connectlocs="145,0;0,249" o:connectangles="0,0"/>
                        </v:shape>
                      </v:group>
                      <v:oval id="Oval 11572" o:spid="_x0000_s285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v:textbox>
                      </v:oval>
                    </v:group>
                  </v:group>
                  <v:group id="Group 11573" o:spid="_x0000_s2857"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">
                    <v:shape id="Freeform 11574" o:spid="_x0000_s2858"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" path="m254,l,281e" filled="f">
                      <v:path arrowok="t" o:connecttype="custom" o:connectlocs="285,0;0,304" o:connectangles="0,0"/>
                    </v:shape>
                    <v:shape id="Freeform 11575" o:spid="_x0000_s2859"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" path="m254,l,281e" filled="f">
                      <v:path arrowok="t" o:connecttype="custom" o:connectlocs="285,0;0,304" o:connectangles="0,0"/>
                    </v:shape>
                  </v:group>
                </v:group>
                <v:shape id="_x0000_s2860"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" filled="f" stroked="f">
                  <v:textbox inset="0,0,0,0">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a</w:t>
                        </w:r>
                        <w:r>
                          <w:rPr>
                            <w:rFonts w:ascii="Times New Roman" w:eastAsia="宋体" w:hAnsi="Times New Roman" w:cs="Times New Roman" w:hint="eastAsia"/>
                            <w:b w:val="0"/>
                          </w:rPr>
                          <w:t>)</w:t>
                        </w:r>
                        <w:r>
                          <w:rPr>
                            <w:rFonts w:ascii="Times New Roman" w:eastAsia="宋体" w:hAnsi="Times New Roman" w:cs="Times New Roman"/>
                            <w:b w:val="0"/>
                          </w:rPr>
                          <w:t>初</w:t>
                        </w:r>
                        <w:r>
                          <w:rPr>
                            <w:rFonts w:ascii="Times New Roman" w:eastAsia="宋体" w:hAnsi="Times New Roman" w:cs="Times New Roman" w:hint="eastAsia"/>
                            <w:b w:val="0"/>
                          </w:rPr>
                          <w:t>始最大堆</w:t>
                        </w:r>
                      </w:p>
                      <w:p w:rsidR="008E537A" w:rsidRPr="001C2733" w:rsidRDefault="008E537A" w:rsidP="00F4797A">
                        <w:pPr>
                          <w:pStyle w:val="a6"/>
                          <w:ind w:firstLineChars="0" w:firstLine="0"/>
                          <w:rPr>
                            <w:rFonts w:ascii="Times New Roman" w:eastAsia="宋体" w:hAnsi="Times New Roman" w:cs="Times New Roman"/>
                            <w:b w:val="0"/>
                          </w:rPr>
                        </w:pPr>
                      </w:p>
                    </w:txbxContent>
                  </v:textbox>
                </v:shape>
              </v:group>
            </w:pict>
          </mc:Fallback>
        </mc:AlternateContent>
      </w:r>
    </w:p>
    <w:p w:rsidR="009B513F" w:rsidRPr="00196523" w:rsidRDefault="009B513F"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9B513F" w:rsidRPr="00196523" w:rsidRDefault="009B513F" w:rsidP="001C30E9">
      <w:pPr>
        <w:tabs>
          <w:tab w:val="num" w:pos="2115"/>
        </w:tabs>
        <w:ind w:firstLine="420"/>
        <w:rPr>
          <w:rFonts w:ascii="Times New Roman" w:eastAsia="宋体" w:hAnsi="Times New Roman" w:cs="Times New Roman"/>
          <w:color w:val="000000" w:themeColor="text1"/>
        </w:rPr>
      </w:pPr>
    </w:p>
    <w:p w:rsidR="009B513F" w:rsidRPr="00196523" w:rsidRDefault="009B513F" w:rsidP="001C30E9">
      <w:pPr>
        <w:tabs>
          <w:tab w:val="num" w:pos="2115"/>
        </w:tabs>
        <w:ind w:firstLine="420"/>
        <w:rPr>
          <w:rFonts w:ascii="Times New Roman" w:eastAsia="宋体" w:hAnsi="Times New Roman" w:cs="Times New Roman"/>
          <w:color w:val="000000" w:themeColor="text1"/>
        </w:rPr>
      </w:pPr>
    </w:p>
    <w:p w:rsidR="009B513F" w:rsidRPr="00196523" w:rsidRDefault="00A0495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71904" behindDoc="0" locked="0" layoutInCell="1" allowOverlap="1" wp14:anchorId="5455751F" wp14:editId="6D7B17B3">
                <wp:simplePos x="0" y="0"/>
                <wp:positionH relativeFrom="column">
                  <wp:posOffset>2524125</wp:posOffset>
                </wp:positionH>
                <wp:positionV relativeFrom="paragraph">
                  <wp:posOffset>80010</wp:posOffset>
                </wp:positionV>
                <wp:extent cx="2017230" cy="1432219"/>
                <wp:effectExtent l="0" t="0" r="2540" b="15875"/>
                <wp:wrapNone/>
                <wp:docPr id="9516"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9517" name="Group 11552"/>
                        <wpg:cNvGrpSpPr>
                          <a:grpSpLocks/>
                        </wpg:cNvGrpSpPr>
                        <wpg:grpSpPr bwMode="auto">
                          <a:xfrm>
                            <a:off x="3009" y="2098"/>
                            <a:ext cx="2611" cy="2173"/>
                            <a:chOff x="4628" y="8111"/>
                            <a:chExt cx="2611" cy="2173"/>
                          </a:xfrm>
                        </wpg:grpSpPr>
                        <wps:wsp>
                          <wps:cNvPr id="9518"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19"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txbxContent>
                          </wps:txbx>
                          <wps:bodyPr rot="0" vert="horz" wrap="square" lIns="0" tIns="0" rIns="0" bIns="0" anchor="t" anchorCtr="0" upright="1">
                            <a:noAutofit/>
                          </wps:bodyPr>
                        </wps:wsp>
                        <wps:wsp>
                          <wps:cNvPr id="9520"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521" name="Group 11556"/>
                          <wpg:cNvGrpSpPr>
                            <a:grpSpLocks/>
                          </wpg:cNvGrpSpPr>
                          <wpg:grpSpPr bwMode="auto">
                            <a:xfrm>
                              <a:off x="4974" y="8715"/>
                              <a:ext cx="2265" cy="1544"/>
                              <a:chOff x="4658" y="8715"/>
                              <a:chExt cx="2265" cy="1544"/>
                            </a:xfrm>
                          </wpg:grpSpPr>
                          <wpg:grpSp>
                            <wpg:cNvPr id="9522" name="Group 11557"/>
                            <wpg:cNvGrpSpPr>
                              <a:grpSpLocks/>
                            </wpg:cNvGrpSpPr>
                            <wpg:grpSpPr bwMode="auto">
                              <a:xfrm>
                                <a:off x="4658" y="8715"/>
                                <a:ext cx="1035" cy="1544"/>
                                <a:chOff x="4658" y="8715"/>
                                <a:chExt cx="1035" cy="1544"/>
                              </a:xfrm>
                            </wpg:grpSpPr>
                            <wpg:grpSp>
                              <wpg:cNvPr id="9523" name="Group 11558"/>
                              <wpg:cNvGrpSpPr>
                                <a:grpSpLocks/>
                              </wpg:cNvGrpSpPr>
                              <wpg:grpSpPr bwMode="auto">
                                <a:xfrm>
                                  <a:off x="4658" y="9308"/>
                                  <a:ext cx="1035" cy="951"/>
                                  <a:chOff x="4578" y="4781"/>
                                  <a:chExt cx="923" cy="879"/>
                                </a:xfrm>
                              </wpg:grpSpPr>
                              <wps:wsp>
                                <wps:cNvPr id="9524"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25"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26"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9527" name="Group 11561"/>
                              <wpg:cNvGrpSpPr>
                                <a:grpSpLocks/>
                              </wpg:cNvGrpSpPr>
                              <wpg:grpSpPr bwMode="auto">
                                <a:xfrm>
                                  <a:off x="4935" y="9070"/>
                                  <a:ext cx="481" cy="832"/>
                                  <a:chOff x="4930" y="9070"/>
                                  <a:chExt cx="481" cy="832"/>
                                </a:xfrm>
                              </wpg:grpSpPr>
                              <wps:wsp>
                                <wps:cNvPr id="9528"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0"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31"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9532" name="Group 11565"/>
                            <wpg:cNvGrpSpPr>
                              <a:grpSpLocks/>
                            </wpg:cNvGrpSpPr>
                            <wpg:grpSpPr bwMode="auto">
                              <a:xfrm>
                                <a:off x="5888" y="8715"/>
                                <a:ext cx="1035" cy="963"/>
                                <a:chOff x="4658" y="8715"/>
                                <a:chExt cx="1035" cy="963"/>
                              </a:xfrm>
                            </wpg:grpSpPr>
                            <wpg:grpSp>
                              <wpg:cNvPr id="9533" name="Group 11566"/>
                              <wpg:cNvGrpSpPr>
                                <a:grpSpLocks/>
                              </wpg:cNvGrpSpPr>
                              <wpg:grpSpPr bwMode="auto">
                                <a:xfrm>
                                  <a:off x="4658" y="9310"/>
                                  <a:ext cx="1035" cy="368"/>
                                  <a:chOff x="4578" y="4781"/>
                                  <a:chExt cx="923" cy="340"/>
                                </a:xfrm>
                              </wpg:grpSpPr>
                              <wps:wsp>
                                <wps:cNvPr id="9534"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35"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285" name="Group 11569"/>
                              <wpg:cNvGrpSpPr>
                                <a:grpSpLocks/>
                              </wpg:cNvGrpSpPr>
                              <wpg:grpSpPr bwMode="auto">
                                <a:xfrm>
                                  <a:off x="4935" y="9070"/>
                                  <a:ext cx="481" cy="249"/>
                                  <a:chOff x="4930" y="9070"/>
                                  <a:chExt cx="481" cy="249"/>
                                </a:xfrm>
                              </wpg:grpSpPr>
                              <wps:wsp>
                                <wps:cNvPr id="1286"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89"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1294" name="Group 11573"/>
                          <wpg:cNvGrpSpPr>
                            <a:grpSpLocks/>
                          </wpg:cNvGrpSpPr>
                          <wpg:grpSpPr bwMode="auto">
                            <a:xfrm>
                              <a:off x="5637" y="8394"/>
                              <a:ext cx="938" cy="381"/>
                              <a:chOff x="5312" y="8471"/>
                              <a:chExt cx="938" cy="304"/>
                            </a:xfrm>
                          </wpg:grpSpPr>
                          <wps:wsp>
                            <wps:cNvPr id="1295"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300"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56</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55751F" id="_x0000_s2861" style="position:absolute;left:0;text-align:left;margin-left:198.75pt;margin-top:6.3pt;width:158.85pt;height:112.75pt;z-index:251771904;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">
                <v:group id="Group 11552" o:spid="_x0000_s2862"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">
                  <v:oval id="Oval 11553" o:spid="_x0000_s2863"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2864"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txbxContent>
                    </v:textbox>
                  </v:oval>
                  <v:shape id="Freeform 11555" o:spid="_x0000_s2865"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" path="m140,l,250e" filled="f">
                    <v:path arrowok="t" o:connecttype="custom" o:connectlocs="157,0;0,270" o:connectangles="0,0"/>
                  </v:shape>
                  <v:group id="Group 11556" o:spid="_x0000_s2866"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">
                    <v:group id="Group 11557" o:spid="_x0000_s2867"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">
                      <v:group id="Group 11558" o:spid="_x0000_s2868"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">
                        <v:oval id="Oval 11559" o:spid="_x0000_s2869"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jc w:val="center"/>
                                </w:pPr>
                              </w:p>
                            </w:txbxContent>
                          </v:textbox>
                        </v:oval>
                        <v:oval id="Oval 11560" o:spid="_x0000_s2870"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v:textbox>
                        </v:oval>
                        <v:oval id="Oval 11559" o:spid="_x0000_s2871"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2872"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">
                        <v:shape id="Freeform 11562" o:spid="_x0000_s2873"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" path="m130,l,230e" filled="f">
                          <v:path arrowok="t" o:connecttype="custom" o:connectlocs="145,0;0,249" o:connectangles="0,0"/>
                        </v:shape>
                        <v:shape id="Freeform 11563" o:spid="_x0000_s2874"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" path="m130,l,230e" filled="f">
                          <v:path arrowok="t" o:connecttype="custom" o:connectlocs="145,0;0,249" o:connectangles="0,0"/>
                        </v:shape>
                        <v:shape id="Freeform 11563" o:spid="_x0000_s2875"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" path="m130,l,230e" filled="f">
                          <v:path arrowok="t" o:connecttype="custom" o:connectlocs="145,0;0,249" o:connectangles="0,0"/>
                        </v:shape>
                      </v:group>
                      <v:oval id="Oval 11564" o:spid="_x0000_s287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v:textbox>
                      </v:oval>
                    </v:group>
                    <v:group id="Group 11565" o:spid="_x0000_s2877"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">
                      <v:group id="Group 11566" o:spid="_x0000_s2878"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">
                        <v:oval id="Oval 11567" o:spid="_x0000_s2879"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2880"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v:textbox>
                        </v:oval>
                      </v:group>
                      <v:group id="Group 11569" o:spid="_x0000_s2881"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shape id="Freeform 11570" o:spid="_x0000_s2882"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" path="m130,l,230e" filled="f">
                          <v:path arrowok="t" o:connecttype="custom" o:connectlocs="145,0;0,249" o:connectangles="0,0"/>
                        </v:shape>
                        <v:shape id="Freeform 11571" o:spid="_x0000_s2883"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" path="m130,l,230e" filled="f">
                          <v:path arrowok="t" o:connecttype="custom" o:connectlocs="145,0;0,249" o:connectangles="0,0"/>
                        </v:shape>
                      </v:group>
                      <v:oval id="Oval 11572" o:spid="_x0000_s2884"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pPr>
                            </w:p>
                          </w:txbxContent>
                        </v:textbox>
                      </v:oval>
                    </v:group>
                  </v:group>
                  <v:group id="Group 11573" o:spid="_x0000_s2885"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">
                    <v:shape id="Freeform 11574" o:spid="_x0000_s2886"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" path="m254,l,281e" filled="f">
                      <v:path arrowok="t" o:connecttype="custom" o:connectlocs="285,0;0,304" o:connectangles="0,0"/>
                    </v:shape>
                    <v:shape id="Freeform 11575" o:spid="_x0000_s2887"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" path="m254,l,281e" filled="f">
                      <v:path arrowok="t" o:connecttype="custom" o:connectlocs="285,0;0,304" o:connectangles="0,0"/>
                    </v:shape>
                  </v:group>
                </v:group>
                <v:shape id="_x0000_s2888"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DE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eL0AxMYAAADdAAAA&#10;DwAAAAAAAAAAAAAAAAAHAgAAZHJzL2Rvd25yZXYueG1sUEsFBgAAAAADAAMAtwAAAPoCA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d</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56</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69856" behindDoc="0" locked="0" layoutInCell="1" allowOverlap="1" wp14:anchorId="75E4AE3C" wp14:editId="60FD22D7">
                <wp:simplePos x="0" y="0"/>
                <wp:positionH relativeFrom="column">
                  <wp:posOffset>492125</wp:posOffset>
                </wp:positionH>
                <wp:positionV relativeFrom="paragraph">
                  <wp:posOffset>100330</wp:posOffset>
                </wp:positionV>
                <wp:extent cx="2017230" cy="1432219"/>
                <wp:effectExtent l="0" t="0" r="2540" b="15875"/>
                <wp:wrapNone/>
                <wp:docPr id="9482"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9484" name="Group 11552"/>
                        <wpg:cNvGrpSpPr>
                          <a:grpSpLocks/>
                        </wpg:cNvGrpSpPr>
                        <wpg:grpSpPr bwMode="auto">
                          <a:xfrm>
                            <a:off x="3009" y="2098"/>
                            <a:ext cx="2611" cy="2173"/>
                            <a:chOff x="4628" y="8111"/>
                            <a:chExt cx="2611" cy="2173"/>
                          </a:xfrm>
                        </wpg:grpSpPr>
                        <wps:wsp>
                          <wps:cNvPr id="9485"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9487"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566</w:t>
                                </w:r>
                              </w:p>
                            </w:txbxContent>
                          </wps:txbx>
                          <wps:bodyPr rot="0" vert="horz" wrap="square" lIns="0" tIns="0" rIns="0" bIns="0" anchor="t" anchorCtr="0" upright="1">
                            <a:noAutofit/>
                          </wps:bodyPr>
                        </wps:wsp>
                        <wps:wsp>
                          <wps:cNvPr id="9488"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490" name="Group 11556"/>
                          <wpg:cNvGrpSpPr>
                            <a:grpSpLocks/>
                          </wpg:cNvGrpSpPr>
                          <wpg:grpSpPr bwMode="auto">
                            <a:xfrm>
                              <a:off x="4974" y="8715"/>
                              <a:ext cx="2265" cy="1544"/>
                              <a:chOff x="4658" y="8715"/>
                              <a:chExt cx="2265" cy="1544"/>
                            </a:xfrm>
                          </wpg:grpSpPr>
                          <wpg:grpSp>
                            <wpg:cNvPr id="9491" name="Group 11557"/>
                            <wpg:cNvGrpSpPr>
                              <a:grpSpLocks/>
                            </wpg:cNvGrpSpPr>
                            <wpg:grpSpPr bwMode="auto">
                              <a:xfrm>
                                <a:off x="4658" y="8715"/>
                                <a:ext cx="1035" cy="1544"/>
                                <a:chOff x="4658" y="8715"/>
                                <a:chExt cx="1035" cy="1544"/>
                              </a:xfrm>
                            </wpg:grpSpPr>
                            <wpg:grpSp>
                              <wpg:cNvPr id="9493" name="Group 11558"/>
                              <wpg:cNvGrpSpPr>
                                <a:grpSpLocks/>
                              </wpg:cNvGrpSpPr>
                              <wpg:grpSpPr bwMode="auto">
                                <a:xfrm>
                                  <a:off x="4658" y="9308"/>
                                  <a:ext cx="1035" cy="951"/>
                                  <a:chOff x="4578" y="4781"/>
                                  <a:chExt cx="923" cy="879"/>
                                </a:xfrm>
                              </wpg:grpSpPr>
                              <wps:wsp>
                                <wps:cNvPr id="9494"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9496"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s:wsp>
                                <wps:cNvPr id="9497"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g:grpSp>
                            <wpg:grpSp>
                              <wpg:cNvPr id="9498" name="Group 11561"/>
                              <wpg:cNvGrpSpPr>
                                <a:grpSpLocks/>
                              </wpg:cNvGrpSpPr>
                              <wpg:grpSpPr bwMode="auto">
                                <a:xfrm>
                                  <a:off x="4935" y="9070"/>
                                  <a:ext cx="481" cy="832"/>
                                  <a:chOff x="4930" y="9070"/>
                                  <a:chExt cx="481" cy="832"/>
                                </a:xfrm>
                              </wpg:grpSpPr>
                              <wps:wsp>
                                <wps:cNvPr id="9499"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0"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1"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02"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9504" name="Group 11565"/>
                            <wpg:cNvGrpSpPr>
                              <a:grpSpLocks/>
                            </wpg:cNvGrpSpPr>
                            <wpg:grpSpPr bwMode="auto">
                              <a:xfrm>
                                <a:off x="5888" y="8715"/>
                                <a:ext cx="1035" cy="963"/>
                                <a:chOff x="4658" y="8715"/>
                                <a:chExt cx="1035" cy="963"/>
                              </a:xfrm>
                            </wpg:grpSpPr>
                            <wpg:grpSp>
                              <wpg:cNvPr id="9505" name="Group 11566"/>
                              <wpg:cNvGrpSpPr>
                                <a:grpSpLocks/>
                              </wpg:cNvGrpSpPr>
                              <wpg:grpSpPr bwMode="auto">
                                <a:xfrm>
                                  <a:off x="4658" y="9310"/>
                                  <a:ext cx="1035" cy="368"/>
                                  <a:chOff x="4578" y="4781"/>
                                  <a:chExt cx="923" cy="340"/>
                                </a:xfrm>
                              </wpg:grpSpPr>
                              <wps:wsp>
                                <wps:cNvPr id="9506"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wps:txbx>
                                <wps:bodyPr rot="0" vert="horz" wrap="square" lIns="0" tIns="0" rIns="0" bIns="0" anchor="t" anchorCtr="0" upright="1">
                                  <a:noAutofit/>
                                </wps:bodyPr>
                              </wps:wsp>
                              <wps:wsp>
                                <wps:cNvPr id="9507"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cNvPr id="9508" name="Group 11569"/>
                              <wpg:cNvGrpSpPr>
                                <a:grpSpLocks/>
                              </wpg:cNvGrpSpPr>
                              <wpg:grpSpPr bwMode="auto">
                                <a:xfrm>
                                  <a:off x="4935" y="9070"/>
                                  <a:ext cx="481" cy="249"/>
                                  <a:chOff x="4930" y="9070"/>
                                  <a:chExt cx="481" cy="249"/>
                                </a:xfrm>
                              </wpg:grpSpPr>
                              <wps:wsp>
                                <wps:cNvPr id="9509"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0"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11"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wps:txbx>
                              <wps:bodyPr rot="0" vert="horz" wrap="square" lIns="0" tIns="0" rIns="0" bIns="0" anchor="t" anchorCtr="0" upright="1">
                                <a:noAutofit/>
                              </wps:bodyPr>
                            </wps:wsp>
                          </wpg:grpSp>
                        </wpg:grpSp>
                        <wpg:grpSp>
                          <wpg:cNvPr id="9512" name="Group 11573"/>
                          <wpg:cNvGrpSpPr>
                            <a:grpSpLocks/>
                          </wpg:cNvGrpSpPr>
                          <wpg:grpSpPr bwMode="auto">
                            <a:xfrm>
                              <a:off x="5637" y="8394"/>
                              <a:ext cx="938" cy="381"/>
                              <a:chOff x="5312" y="8471"/>
                              <a:chExt cx="938" cy="304"/>
                            </a:xfrm>
                          </wpg:grpSpPr>
                          <wps:wsp>
                            <wps:cNvPr id="9513"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4"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515"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hint="eastAsia"/>
                                  <w:b w:val="0"/>
                                </w:rPr>
                                <w:t>6</w:t>
                              </w:r>
                              <w:r>
                                <w:rPr>
                                  <w:rFonts w:ascii="Times New Roman" w:eastAsia="宋体" w:hAnsi="Times New Roman" w:cs="Times New Roman"/>
                                  <w:b w:val="0"/>
                                </w:rPr>
                                <w:t>1</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F4797A">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E4AE3C" id="_x0000_s2889" style="position:absolute;left:0;text-align:left;margin-left:38.75pt;margin-top:7.9pt;width:158.85pt;height:112.75pt;z-index:251769856;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">
                <v:group id="Group 11552" o:spid="_x0000_s2890"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">
                  <v:oval id="Oval 11553" o:spid="_x0000_s2891"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F4797A">
                          <w:pPr>
                            <w:spacing w:line="0" w:lineRule="atLeast"/>
                            <w:ind w:firstLineChars="0" w:firstLine="0"/>
                          </w:pPr>
                        </w:p>
                      </w:txbxContent>
                    </v:textbox>
                  </v:oval>
                  <v:oval id="Oval 11554" o:spid="_x0000_s2892"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566</w:t>
                          </w:r>
                        </w:p>
                      </w:txbxContent>
                    </v:textbox>
                  </v:oval>
                  <v:shape id="Freeform 11555" o:spid="_x0000_s2893"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" path="m140,l,250e" filled="f">
                    <v:path arrowok="t" o:connecttype="custom" o:connectlocs="157,0;0,270" o:connectangles="0,0"/>
                  </v:shape>
                  <v:group id="Group 11556" o:spid="_x0000_s2894"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">
                    <v:group id="Group 11557" o:spid="_x0000_s2895"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">
                      <v:group id="Group 11558" o:spid="_x0000_s2896"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">
                        <v:oval id="Oval 11559" o:spid="_x0000_s2897"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F4797A">
                                <w:pPr>
                                  <w:spacing w:line="0" w:lineRule="atLeast"/>
                                  <w:ind w:firstLineChars="0" w:firstLine="0"/>
                                  <w:jc w:val="center"/>
                                </w:pPr>
                              </w:p>
                            </w:txbxContent>
                          </v:textbox>
                        </v:oval>
                        <v:oval id="Oval 11560" o:spid="_x0000_s2898"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F4797A">
                                <w:pPr>
                                  <w:spacing w:line="0" w:lineRule="atLeast"/>
                                  <w:ind w:firstLineChars="0" w:firstLine="0"/>
                                </w:pPr>
                              </w:p>
                            </w:txbxContent>
                          </v:textbox>
                        </v:oval>
                        <v:oval id="Oval 11559" o:spid="_x0000_s2899"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F4797A">
                                <w:pPr>
                                  <w:spacing w:line="0" w:lineRule="atLeast"/>
                                  <w:ind w:firstLineChars="0" w:firstLine="0"/>
                                  <w:jc w:val="center"/>
                                </w:pPr>
                              </w:p>
                            </w:txbxContent>
                          </v:textbox>
                        </v:oval>
                      </v:group>
                      <v:group id="Group 11561" o:spid="_x0000_s2900"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">
                        <v:shape id="Freeform 11562" o:spid="_x0000_s2901"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" path="m130,l,230e" filled="f">
                          <v:path arrowok="t" o:connecttype="custom" o:connectlocs="145,0;0,249" o:connectangles="0,0"/>
                        </v:shape>
                        <v:shape id="Freeform 11563" o:spid="_x0000_s2902"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" path="m130,l,230e" filled="f">
                          <v:path arrowok="t" o:connecttype="custom" o:connectlocs="145,0;0,249" o:connectangles="0,0"/>
                        </v:shape>
                        <v:shape id="Freeform 11563" o:spid="_x0000_s2903"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" path="m130,l,230e" filled="f">
                          <v:path arrowok="t" o:connecttype="custom" o:connectlocs="145,0;0,249" o:connectangles="0,0"/>
                        </v:shape>
                      </v:group>
                      <v:oval id="Oval 11564" o:spid="_x0000_s2904"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F4797A">
                              <w:pPr>
                                <w:spacing w:line="0" w:lineRule="atLeast"/>
                                <w:ind w:firstLineChars="0" w:firstLine="0"/>
                              </w:pPr>
                            </w:p>
                          </w:txbxContent>
                        </v:textbox>
                      </v:oval>
                    </v:group>
                    <v:group id="Group 11565" o:spid="_x0000_s2905"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">
                      <v:group id="Group 11566" o:spid="_x0000_s2906"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">
                        <v:oval id="Oval 11567" o:spid="_x0000_s2907"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F4797A">
                                <w:pPr>
                                  <w:spacing w:line="0" w:lineRule="atLeast"/>
                                  <w:ind w:firstLineChars="0" w:firstLine="0"/>
                                  <w:jc w:val="center"/>
                                </w:pPr>
                              </w:p>
                            </w:txbxContent>
                          </v:textbox>
                        </v:oval>
                        <v:oval id="Oval 11568" o:spid="_x0000_s2908"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F4797A">
                                <w:pPr>
                                  <w:spacing w:line="0" w:lineRule="atLeast"/>
                                  <w:ind w:firstLineChars="0" w:firstLine="0"/>
                                </w:pPr>
                              </w:p>
                            </w:txbxContent>
                          </v:textbox>
                        </v:oval>
                      </v:group>
                      <v:group id="Group 11569" o:spid="_x0000_s2909"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">
                        <v:shape id="Freeform 11570" o:spid="_x0000_s2910"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" path="m130,l,230e" filled="f">
                          <v:path arrowok="t" o:connecttype="custom" o:connectlocs="145,0;0,249" o:connectangles="0,0"/>
                        </v:shape>
                        <v:shape id="Freeform 11571" o:spid="_x0000_s2911"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" path="m130,l,230e" filled="f">
                          <v:path arrowok="t" o:connecttype="custom" o:connectlocs="145,0;0,249" o:connectangles="0,0"/>
                        </v:shape>
                      </v:group>
                      <v:oval id="Oval 11572" o:spid="_x0000_s2912"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" filled="f">
                        <v:textbox inset="0,0,0,0">
                          <w:txbxContent>
                            <w:p w:rsidR="008E537A" w:rsidRPr="00FD57F2" w:rsidRDefault="008E537A" w:rsidP="00F4797A">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F4797A">
                              <w:pPr>
                                <w:spacing w:line="0" w:lineRule="atLeast"/>
                                <w:ind w:firstLineChars="0" w:firstLine="0"/>
                              </w:pPr>
                            </w:p>
                          </w:txbxContent>
                        </v:textbox>
                      </v:oval>
                    </v:group>
                  </v:group>
                  <v:group id="Group 11573" o:spid="_x0000_s2913"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">
                    <v:shape id="Freeform 11574" o:spid="_x0000_s2914"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" path="m254,l,281e" filled="f">
                      <v:path arrowok="t" o:connecttype="custom" o:connectlocs="285,0;0,304" o:connectangles="0,0"/>
                    </v:shape>
                    <v:shape id="Freeform 11575" o:spid="_x0000_s2915"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" path="m254,l,281e" filled="f">
                      <v:path arrowok="t" o:connecttype="custom" o:connectlocs="285,0;0,304" o:connectangles="0,0"/>
                    </v:shape>
                  </v:group>
                </v:group>
                <v:shape id="_x0000_s2916"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" filled="f" stroked="f">
                  <v:textbox inset="0,0,0,0">
                    <w:txbxContent>
                      <w:p w:rsidR="008E537A" w:rsidRPr="00FD57F2" w:rsidRDefault="008E537A" w:rsidP="00F4797A">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c</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hint="eastAsia"/>
                            <w:b w:val="0"/>
                          </w:rPr>
                          <w:t>6</w:t>
                        </w:r>
                        <w:r>
                          <w:rPr>
                            <w:rFonts w:ascii="Times New Roman" w:eastAsia="宋体" w:hAnsi="Times New Roman" w:cs="Times New Roman"/>
                            <w:b w:val="0"/>
                          </w:rPr>
                          <w:t>1</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F4797A">
                        <w:pPr>
                          <w:pStyle w:val="a6"/>
                          <w:ind w:firstLineChars="0" w:firstLine="0"/>
                          <w:rPr>
                            <w:rFonts w:ascii="Times New Roman" w:eastAsia="宋体" w:hAnsi="Times New Roman" w:cs="Times New Roman"/>
                            <w:b w:val="0"/>
                          </w:rPr>
                        </w:pPr>
                      </w:p>
                    </w:txbxContent>
                  </v:textbox>
                </v:shape>
              </v:group>
            </w:pict>
          </mc:Fallback>
        </mc:AlternateContent>
      </w:r>
    </w:p>
    <w:p w:rsidR="009B513F" w:rsidRPr="00196523" w:rsidRDefault="009B513F"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A0495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76000" behindDoc="0" locked="0" layoutInCell="1" allowOverlap="1" wp14:anchorId="1CFF6867" wp14:editId="0D54F0F7">
                <wp:simplePos x="0" y="0"/>
                <wp:positionH relativeFrom="column">
                  <wp:posOffset>2523490</wp:posOffset>
                </wp:positionH>
                <wp:positionV relativeFrom="paragraph">
                  <wp:posOffset>78105</wp:posOffset>
                </wp:positionV>
                <wp:extent cx="2017230" cy="1432219"/>
                <wp:effectExtent l="0" t="0" r="2540" b="15875"/>
                <wp:wrapNone/>
                <wp:docPr id="1335"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336" name="Group 11552"/>
                        <wpg:cNvGrpSpPr>
                          <a:grpSpLocks/>
                        </wpg:cNvGrpSpPr>
                        <wpg:grpSpPr bwMode="auto">
                          <a:xfrm>
                            <a:off x="3009" y="2098"/>
                            <a:ext cx="2611" cy="2173"/>
                            <a:chOff x="4628" y="8111"/>
                            <a:chExt cx="2611" cy="2173"/>
                          </a:xfrm>
                        </wpg:grpSpPr>
                        <wps:wsp>
                          <wps:cNvPr id="1337"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1338"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339"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40" name="Group 11556"/>
                          <wpg:cNvGrpSpPr>
                            <a:grpSpLocks/>
                          </wpg:cNvGrpSpPr>
                          <wpg:grpSpPr bwMode="auto">
                            <a:xfrm>
                              <a:off x="4974" y="8715"/>
                              <a:ext cx="2265" cy="1544"/>
                              <a:chOff x="4658" y="8715"/>
                              <a:chExt cx="2265" cy="1544"/>
                            </a:xfrm>
                          </wpg:grpSpPr>
                          <wpg:grpSp>
                            <wpg:cNvPr id="1341" name="Group 11557"/>
                            <wpg:cNvGrpSpPr>
                              <a:grpSpLocks/>
                            </wpg:cNvGrpSpPr>
                            <wpg:grpSpPr bwMode="auto">
                              <a:xfrm>
                                <a:off x="4658" y="8715"/>
                                <a:ext cx="1035" cy="1544"/>
                                <a:chOff x="4658" y="8715"/>
                                <a:chExt cx="1035" cy="1544"/>
                              </a:xfrm>
                            </wpg:grpSpPr>
                            <wpg:grpSp>
                              <wpg:cNvPr id="1342" name="Group 11558"/>
                              <wpg:cNvGrpSpPr>
                                <a:grpSpLocks/>
                              </wpg:cNvGrpSpPr>
                              <wpg:grpSpPr bwMode="auto">
                                <a:xfrm>
                                  <a:off x="4658" y="9308"/>
                                  <a:ext cx="1035" cy="951"/>
                                  <a:chOff x="4578" y="4781"/>
                                  <a:chExt cx="923" cy="879"/>
                                </a:xfrm>
                              </wpg:grpSpPr>
                              <wps:wsp>
                                <wps:cNvPr id="1343"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36"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37"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9538" name="Group 11561"/>
                              <wpg:cNvGrpSpPr>
                                <a:grpSpLocks/>
                              </wpg:cNvGrpSpPr>
                              <wpg:grpSpPr bwMode="auto">
                                <a:xfrm>
                                  <a:off x="4935" y="9070"/>
                                  <a:ext cx="481" cy="832"/>
                                  <a:chOff x="4930" y="9070"/>
                                  <a:chExt cx="481" cy="832"/>
                                </a:xfrm>
                              </wpg:grpSpPr>
                              <wps:wsp>
                                <wps:cNvPr id="9539"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1"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2"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43"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9544" name="Group 11565"/>
                            <wpg:cNvGrpSpPr>
                              <a:grpSpLocks/>
                            </wpg:cNvGrpSpPr>
                            <wpg:grpSpPr bwMode="auto">
                              <a:xfrm>
                                <a:off x="5888" y="8715"/>
                                <a:ext cx="1035" cy="963"/>
                                <a:chOff x="4658" y="8715"/>
                                <a:chExt cx="1035" cy="963"/>
                              </a:xfrm>
                            </wpg:grpSpPr>
                            <wpg:grpSp>
                              <wpg:cNvPr id="9545" name="Group 11566"/>
                              <wpg:cNvGrpSpPr>
                                <a:grpSpLocks/>
                              </wpg:cNvGrpSpPr>
                              <wpg:grpSpPr bwMode="auto">
                                <a:xfrm>
                                  <a:off x="4658" y="9310"/>
                                  <a:ext cx="1035" cy="368"/>
                                  <a:chOff x="4578" y="4781"/>
                                  <a:chExt cx="923" cy="340"/>
                                </a:xfrm>
                              </wpg:grpSpPr>
                              <wps:wsp>
                                <wps:cNvPr id="9546"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47"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9548" name="Group 11569"/>
                              <wpg:cNvGrpSpPr>
                                <a:grpSpLocks/>
                              </wpg:cNvGrpSpPr>
                              <wpg:grpSpPr bwMode="auto">
                                <a:xfrm>
                                  <a:off x="4935" y="9070"/>
                                  <a:ext cx="481" cy="249"/>
                                  <a:chOff x="4930" y="9070"/>
                                  <a:chExt cx="481" cy="249"/>
                                </a:xfrm>
                              </wpg:grpSpPr>
                              <wps:wsp>
                                <wps:cNvPr id="9549"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0"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51"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9552" name="Group 11573"/>
                          <wpg:cNvGrpSpPr>
                            <a:grpSpLocks/>
                          </wpg:cNvGrpSpPr>
                          <wpg:grpSpPr bwMode="auto">
                            <a:xfrm>
                              <a:off x="5637" y="8394"/>
                              <a:ext cx="938" cy="381"/>
                              <a:chOff x="5312" y="8471"/>
                              <a:chExt cx="938" cy="304"/>
                            </a:xfrm>
                          </wpg:grpSpPr>
                          <wps:wsp>
                            <wps:cNvPr id="9553"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4"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555"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f</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31</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FF6867" id="_x0000_s2917" style="position:absolute;left:0;text-align:left;margin-left:198.7pt;margin-top:6.15pt;width:158.85pt;height:112.75pt;z-index:251776000;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">
                <v:group id="Group 11552" o:spid="_x0000_s2918"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">
                  <v:oval id="Oval 11553" o:spid="_x0000_s2919"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2920"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txbxContent>
                    </v:textbox>
                  </v:oval>
                  <v:shape id="Freeform 11555" o:spid="_x0000_s2921"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" path="m140,l,250e" filled="f">
                    <v:path arrowok="t" o:connecttype="custom" o:connectlocs="157,0;0,270" o:connectangles="0,0"/>
                  </v:shape>
                  <v:group id="Group 11556" o:spid="_x0000_s2922"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Hf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wyzcygl78AwAA//8DAFBLAQItABQABgAIAAAAIQDb4fbL7gAAAIUBAAATAAAAAAAA&#10;AAAAAAAAAAAAAABbQ29udGVudF9UeXBlc10ueG1sUEsBAi0AFAAGAAgAAAAhAFr0LFu/AAAAFQEA&#10;AAsAAAAAAAAAAAAAAAAAHwEAAF9yZWxzLy5yZWxzUEsBAi0AFAAGAAgAAAAhACLVsd/HAAAA3QAA&#10;AA8AAAAAAAAAAAAAAAAABwIAAGRycy9kb3ducmV2LnhtbFBLBQYAAAAAAwADALcAAAD7AgAAAAA=&#10;">
                    <v:group id="Group 11557" o:spid="_x0000_s2923"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">
                      <v:group id="Group 11558" o:spid="_x0000_s2924"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oval id="Oval 11559" o:spid="_x0000_s2925"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v:textbox>
                        </v:oval>
                        <v:oval id="Oval 11560" o:spid="_x0000_s2926"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v:textbox>
                        </v:oval>
                        <v:oval id="Oval 11559" o:spid="_x0000_s2927"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2928"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">
                        <v:shape id="Freeform 11562" o:spid="_x0000_s2929"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" path="m130,l,230e" filled="f">
                          <v:path arrowok="t" o:connecttype="custom" o:connectlocs="145,0;0,249" o:connectangles="0,0"/>
                        </v:shape>
                        <v:shape id="Freeform 11563" o:spid="_x0000_s2930"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" path="m130,l,230e" filled="f">
                          <v:path arrowok="t" o:connecttype="custom" o:connectlocs="145,0;0,249" o:connectangles="0,0"/>
                        </v:shape>
                        <v:shape id="Freeform 11563" o:spid="_x0000_s2931"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" path="m130,l,230e" filled="f">
                          <v:path arrowok="t" o:connecttype="custom" o:connectlocs="145,0;0,249" o:connectangles="0,0"/>
                        </v:shape>
                      </v:group>
                      <v:oval id="Oval 11564" o:spid="_x0000_s2932"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v:textbox>
                      </v:oval>
                    </v:group>
                    <v:group id="Group 11565" o:spid="_x0000_s2933"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">
                      <v:group id="Group 11566" o:spid="_x0000_s2934"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">
                        <v:oval id="Oval 11567" o:spid="_x0000_s2935"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2936"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v:textbox>
                        </v:oval>
                      </v:group>
                      <v:group id="Group 11569" o:spid="_x0000_s2937"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">
                        <v:shape id="Freeform 11570" o:spid="_x0000_s2938"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" path="m130,l,230e" filled="f">
                          <v:path arrowok="t" o:connecttype="custom" o:connectlocs="145,0;0,249" o:connectangles="0,0"/>
                        </v:shape>
                        <v:shape id="Freeform 11571" o:spid="_x0000_s2939"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" path="m130,l,230e" filled="f">
                          <v:path arrowok="t" o:connecttype="custom" o:connectlocs="145,0;0,249" o:connectangles="0,0"/>
                        </v:shape>
                      </v:group>
                      <v:oval id="Oval 11572" o:spid="_x0000_s2940"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v:textbox>
                      </v:oval>
                    </v:group>
                  </v:group>
                  <v:group id="Group 11573" o:spid="_x0000_s2941"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">
                    <v:shape id="Freeform 11574" o:spid="_x0000_s2942"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" path="m254,l,281e" filled="f">
                      <v:path arrowok="t" o:connecttype="custom" o:connectlocs="285,0;0,304" o:connectangles="0,0"/>
                    </v:shape>
                    <v:shape id="Freeform 11575" o:spid="_x0000_s2943"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" path="m254,l,281e" filled="f">
                      <v:path arrowok="t" o:connecttype="custom" o:connectlocs="285,0;0,304" o:connectangles="0,0"/>
                    </v:shape>
                  </v:group>
                </v:group>
                <v:shape id="_x0000_s2944"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f</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31</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73952" behindDoc="0" locked="0" layoutInCell="1" allowOverlap="1" wp14:anchorId="0C7A5C73" wp14:editId="4D396225">
                <wp:simplePos x="0" y="0"/>
                <wp:positionH relativeFrom="column">
                  <wp:posOffset>492125</wp:posOffset>
                </wp:positionH>
                <wp:positionV relativeFrom="paragraph">
                  <wp:posOffset>104775</wp:posOffset>
                </wp:positionV>
                <wp:extent cx="2017230" cy="1432219"/>
                <wp:effectExtent l="0" t="0" r="2540" b="15875"/>
                <wp:wrapNone/>
                <wp:docPr id="1303"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304" name="Group 11552"/>
                        <wpg:cNvGrpSpPr>
                          <a:grpSpLocks/>
                        </wpg:cNvGrpSpPr>
                        <wpg:grpSpPr bwMode="auto">
                          <a:xfrm>
                            <a:off x="3009" y="2098"/>
                            <a:ext cx="2611" cy="2173"/>
                            <a:chOff x="4628" y="8111"/>
                            <a:chExt cx="2611" cy="2173"/>
                          </a:xfrm>
                        </wpg:grpSpPr>
                        <wps:wsp>
                          <wps:cNvPr id="1309"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1310"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txbxContent>
                          </wps:txbx>
                          <wps:bodyPr rot="0" vert="horz" wrap="square" lIns="0" tIns="0" rIns="0" bIns="0" anchor="t" anchorCtr="0" upright="1">
                            <a:noAutofit/>
                          </wps:bodyPr>
                        </wps:wsp>
                        <wps:wsp>
                          <wps:cNvPr id="1311"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12" name="Group 11556"/>
                          <wpg:cNvGrpSpPr>
                            <a:grpSpLocks/>
                          </wpg:cNvGrpSpPr>
                          <wpg:grpSpPr bwMode="auto">
                            <a:xfrm>
                              <a:off x="4974" y="8715"/>
                              <a:ext cx="2265" cy="1544"/>
                              <a:chOff x="4658" y="8715"/>
                              <a:chExt cx="2265" cy="1544"/>
                            </a:xfrm>
                          </wpg:grpSpPr>
                          <wpg:grpSp>
                            <wpg:cNvPr id="1313" name="Group 11557"/>
                            <wpg:cNvGrpSpPr>
                              <a:grpSpLocks/>
                            </wpg:cNvGrpSpPr>
                            <wpg:grpSpPr bwMode="auto">
                              <a:xfrm>
                                <a:off x="4658" y="8715"/>
                                <a:ext cx="1035" cy="1544"/>
                                <a:chOff x="4658" y="8715"/>
                                <a:chExt cx="1035" cy="1544"/>
                              </a:xfrm>
                            </wpg:grpSpPr>
                            <wpg:grpSp>
                              <wpg:cNvPr id="1314" name="Group 11558"/>
                              <wpg:cNvGrpSpPr>
                                <a:grpSpLocks/>
                              </wpg:cNvGrpSpPr>
                              <wpg:grpSpPr bwMode="auto">
                                <a:xfrm>
                                  <a:off x="4658" y="9308"/>
                                  <a:ext cx="1035" cy="951"/>
                                  <a:chOff x="4578" y="4781"/>
                                  <a:chExt cx="923" cy="879"/>
                                </a:xfrm>
                              </wpg:grpSpPr>
                              <wps:wsp>
                                <wps:cNvPr id="1315"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1316"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1317"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1318" name="Group 11561"/>
                              <wpg:cNvGrpSpPr>
                                <a:grpSpLocks/>
                              </wpg:cNvGrpSpPr>
                              <wpg:grpSpPr bwMode="auto">
                                <a:xfrm>
                                  <a:off x="4935" y="9070"/>
                                  <a:ext cx="481" cy="832"/>
                                  <a:chOff x="4930" y="9070"/>
                                  <a:chExt cx="481" cy="832"/>
                                </a:xfrm>
                              </wpg:grpSpPr>
                              <wps:wsp>
                                <wps:cNvPr id="1319"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22"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323" name="Group 11565"/>
                            <wpg:cNvGrpSpPr>
                              <a:grpSpLocks/>
                            </wpg:cNvGrpSpPr>
                            <wpg:grpSpPr bwMode="auto">
                              <a:xfrm>
                                <a:off x="5888" y="8715"/>
                                <a:ext cx="1035" cy="963"/>
                                <a:chOff x="4658" y="8715"/>
                                <a:chExt cx="1035" cy="963"/>
                              </a:xfrm>
                            </wpg:grpSpPr>
                            <wpg:grpSp>
                              <wpg:cNvPr id="1324" name="Group 11566"/>
                              <wpg:cNvGrpSpPr>
                                <a:grpSpLocks/>
                              </wpg:cNvGrpSpPr>
                              <wpg:grpSpPr bwMode="auto">
                                <a:xfrm>
                                  <a:off x="4658" y="9310"/>
                                  <a:ext cx="1035" cy="368"/>
                                  <a:chOff x="4578" y="4781"/>
                                  <a:chExt cx="923" cy="340"/>
                                </a:xfrm>
                              </wpg:grpSpPr>
                              <wps:wsp>
                                <wps:cNvPr id="1325"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1326"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327" name="Group 11569"/>
                              <wpg:cNvGrpSpPr>
                                <a:grpSpLocks/>
                              </wpg:cNvGrpSpPr>
                              <wpg:grpSpPr bwMode="auto">
                                <a:xfrm>
                                  <a:off x="4935" y="9070"/>
                                  <a:ext cx="481" cy="249"/>
                                  <a:chOff x="4930" y="9070"/>
                                  <a:chExt cx="481" cy="249"/>
                                </a:xfrm>
                              </wpg:grpSpPr>
                              <wps:wsp>
                                <wps:cNvPr id="1328"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30"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1331" name="Group 11573"/>
                          <wpg:cNvGrpSpPr>
                            <a:grpSpLocks/>
                          </wpg:cNvGrpSpPr>
                          <wpg:grpSpPr bwMode="auto">
                            <a:xfrm>
                              <a:off x="5637" y="8394"/>
                              <a:ext cx="938" cy="381"/>
                              <a:chOff x="5312" y="8471"/>
                              <a:chExt cx="938" cy="304"/>
                            </a:xfrm>
                          </wpg:grpSpPr>
                          <wps:wsp>
                            <wps:cNvPr id="1332"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334"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e</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44</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7A5C73" id="_x0000_s2945" style="position:absolute;left:0;text-align:left;margin-left:38.75pt;margin-top:8.25pt;width:158.85pt;height:112.75pt;z-index:251773952;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">
                <v:group id="Group 11552" o:spid="_x0000_s2946"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oval id="Oval 11553" o:spid="_x0000_s2947"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2948"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txbxContent>
                    </v:textbox>
                  </v:oval>
                  <v:shape id="Freeform 11555" o:spid="_x0000_s2949"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" path="m140,l,250e" filled="f">
                    <v:path arrowok="t" o:connecttype="custom" o:connectlocs="157,0;0,270" o:connectangles="0,0"/>
                  </v:shape>
                  <v:group id="Group 11556" o:spid="_x0000_s2950"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">
                    <v:group id="Group 11557" o:spid="_x0000_s2951"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v:group id="Group 11558" o:spid="_x0000_s2952"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">
                        <v:oval id="Oval 11559" o:spid="_x0000_s2953"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jc w:val="center"/>
                                </w:pPr>
                              </w:p>
                            </w:txbxContent>
                          </v:textbox>
                        </v:oval>
                        <v:oval id="Oval 11560" o:spid="_x0000_s2954"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v:textbox>
                        </v:oval>
                        <v:oval id="Oval 11559" o:spid="_x0000_s2955"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2956"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eDKNzKC3vwDAAD//wMAUEsBAi0AFAAGAAgAAAAhANvh9svuAAAAhQEAABMAAAAAAAAA&#10;AAAAAAAAAAAAAFtDb250ZW50X1R5cGVzXS54bWxQSwECLQAUAAYACAAAACEAWvQsW78AAAAVAQAA&#10;CwAAAAAAAAAAAAAAAAAfAQAAX3JlbHMvLnJlbHNQSwECLQAUAAYACAAAACEAzxCSxMYAAADdAAAA&#10;DwAAAAAAAAAAAAAAAAAHAgAAZHJzL2Rvd25yZXYueG1sUEsFBgAAAAADAAMAtwAAAPoCAAAAAA==&#10;">
                        <v:shape id="Freeform 11562" o:spid="_x0000_s2957"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" path="m130,l,230e" filled="f">
                          <v:path arrowok="t" o:connecttype="custom" o:connectlocs="145,0;0,249" o:connectangles="0,0"/>
                        </v:shape>
                        <v:shape id="Freeform 11563" o:spid="_x0000_s2958"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" path="m130,l,230e" filled="f">
                          <v:path arrowok="t" o:connecttype="custom" o:connectlocs="145,0;0,249" o:connectangles="0,0"/>
                        </v:shape>
                        <v:shape id="Freeform 11563" o:spid="_x0000_s2959"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" path="m130,l,230e" filled="f">
                          <v:path arrowok="t" o:connecttype="custom" o:connectlocs="145,0;0,249" o:connectangles="0,0"/>
                        </v:shape>
                      </v:group>
                      <v:oval id="Oval 11564" o:spid="_x0000_s2960"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v:textbox>
                      </v:oval>
                    </v:group>
                    <v:group id="Group 11565" o:spid="_x0000_s2961"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">
                      <v:group id="Group 11566" o:spid="_x0000_s2962"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">
                        <v:oval id="Oval 11567" o:spid="_x0000_s2963"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2964"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v:textbox>
                        </v:oval>
                      </v:group>
                      <v:group id="Group 11569" o:spid="_x0000_s2965"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Freeform 11570" o:spid="_x0000_s2966"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" path="m130,l,230e" filled="f">
                          <v:path arrowok="t" o:connecttype="custom" o:connectlocs="145,0;0,249" o:connectangles="0,0"/>
                        </v:shape>
                        <v:shape id="Freeform 11571" o:spid="_x0000_s2967"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" path="m130,l,230e" filled="f">
                          <v:path arrowok="t" o:connecttype="custom" o:connectlocs="145,0;0,249" o:connectangles="0,0"/>
                        </v:shape>
                      </v:group>
                      <v:oval id="Oval 11572" o:spid="_x0000_s2968"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v:textbox>
                      </v:oval>
                    </v:group>
                  </v:group>
                  <v:group id="Group 11573" o:spid="_x0000_s2969"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shape id="Freeform 11574" o:spid="_x0000_s2970"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" path="m254,l,281e" filled="f">
                      <v:path arrowok="t" o:connecttype="custom" o:connectlocs="285,0;0,304" o:connectangles="0,0"/>
                    </v:shape>
                    <v:shape id="Freeform 11575" o:spid="_x0000_s2971"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" path="m254,l,281e" filled="f">
                      <v:path arrowok="t" o:connecttype="custom" o:connectlocs="285,0;0,304" o:connectangles="0,0"/>
                    </v:shape>
                  </v:group>
                </v:group>
                <v:shape id="_x0000_s2972"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x6wwAAAN0AAAAPAAAAZHJzL2Rvd25yZXYueG1sRE9Na8JA&#10;EL0X+h+WKXirm9Yi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yerMesMAAADdAAAADwAA&#10;AAAAAAAAAAAAAAAHAgAAZHJzL2Rvd25yZXYueG1sUEsFBgAAAAADAAMAtwAAAPcCA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e</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44</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F4797A" w:rsidRPr="00196523" w:rsidRDefault="00F4797A" w:rsidP="001C30E9">
      <w:pPr>
        <w:tabs>
          <w:tab w:val="num" w:pos="2115"/>
        </w:tabs>
        <w:ind w:firstLine="420"/>
        <w:rPr>
          <w:rFonts w:ascii="Times New Roman" w:eastAsia="宋体" w:hAnsi="Times New Roman" w:cs="Times New Roman"/>
          <w:color w:val="000000" w:themeColor="text1"/>
        </w:rPr>
      </w:pPr>
    </w:p>
    <w:p w:rsidR="009B513F" w:rsidRPr="00196523" w:rsidRDefault="009B513F" w:rsidP="001C30E9">
      <w:pPr>
        <w:tabs>
          <w:tab w:val="num" w:pos="2115"/>
        </w:tabs>
        <w:ind w:firstLine="420"/>
        <w:rPr>
          <w:rFonts w:ascii="Times New Roman" w:eastAsia="宋体" w:hAnsi="Times New Roman" w:cs="Times New Roman"/>
          <w:color w:val="000000" w:themeColor="text1"/>
        </w:rPr>
      </w:pPr>
    </w:p>
    <w:p w:rsidR="009B513F" w:rsidRPr="00196523" w:rsidRDefault="00A0495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80096" behindDoc="0" locked="0" layoutInCell="1" allowOverlap="1" wp14:anchorId="36BCF49D" wp14:editId="0A0104CE">
                <wp:simplePos x="0" y="0"/>
                <wp:positionH relativeFrom="column">
                  <wp:posOffset>2524125</wp:posOffset>
                </wp:positionH>
                <wp:positionV relativeFrom="paragraph">
                  <wp:posOffset>120015</wp:posOffset>
                </wp:positionV>
                <wp:extent cx="2017230" cy="1432219"/>
                <wp:effectExtent l="0" t="0" r="2540" b="15875"/>
                <wp:wrapNone/>
                <wp:docPr id="9585"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9586" name="Group 11552"/>
                        <wpg:cNvGrpSpPr>
                          <a:grpSpLocks/>
                        </wpg:cNvGrpSpPr>
                        <wpg:grpSpPr bwMode="auto">
                          <a:xfrm>
                            <a:off x="3009" y="2098"/>
                            <a:ext cx="2611" cy="2173"/>
                            <a:chOff x="4628" y="8111"/>
                            <a:chExt cx="2611" cy="2173"/>
                          </a:xfrm>
                        </wpg:grpSpPr>
                        <wps:wsp>
                          <wps:cNvPr id="9587"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88"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9589"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591" name="Group 11556"/>
                          <wpg:cNvGrpSpPr>
                            <a:grpSpLocks/>
                          </wpg:cNvGrpSpPr>
                          <wpg:grpSpPr bwMode="auto">
                            <a:xfrm>
                              <a:off x="4974" y="8715"/>
                              <a:ext cx="2265" cy="1544"/>
                              <a:chOff x="4658" y="8715"/>
                              <a:chExt cx="2265" cy="1544"/>
                            </a:xfrm>
                          </wpg:grpSpPr>
                          <wpg:grpSp>
                            <wpg:cNvPr id="9592" name="Group 11557"/>
                            <wpg:cNvGrpSpPr>
                              <a:grpSpLocks/>
                            </wpg:cNvGrpSpPr>
                            <wpg:grpSpPr bwMode="auto">
                              <a:xfrm>
                                <a:off x="4658" y="8715"/>
                                <a:ext cx="1035" cy="1544"/>
                                <a:chOff x="4658" y="8715"/>
                                <a:chExt cx="1035" cy="1544"/>
                              </a:xfrm>
                            </wpg:grpSpPr>
                            <wpg:grpSp>
                              <wpg:cNvPr id="9593" name="Group 11558"/>
                              <wpg:cNvGrpSpPr>
                                <a:grpSpLocks/>
                              </wpg:cNvGrpSpPr>
                              <wpg:grpSpPr bwMode="auto">
                                <a:xfrm>
                                  <a:off x="4658" y="9308"/>
                                  <a:ext cx="1035" cy="951"/>
                                  <a:chOff x="4578" y="4781"/>
                                  <a:chExt cx="923" cy="879"/>
                                </a:xfrm>
                              </wpg:grpSpPr>
                              <wps:wsp>
                                <wps:cNvPr id="9594"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95"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96"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9597" name="Group 11561"/>
                              <wpg:cNvGrpSpPr>
                                <a:grpSpLocks/>
                              </wpg:cNvGrpSpPr>
                              <wpg:grpSpPr bwMode="auto">
                                <a:xfrm>
                                  <a:off x="4935" y="9070"/>
                                  <a:ext cx="481" cy="832"/>
                                  <a:chOff x="4930" y="9070"/>
                                  <a:chExt cx="481" cy="832"/>
                                </a:xfrm>
                              </wpg:grpSpPr>
                              <wps:wsp>
                                <wps:cNvPr id="9598"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9"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2"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353"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2354" name="Group 11565"/>
                            <wpg:cNvGrpSpPr>
                              <a:grpSpLocks/>
                            </wpg:cNvGrpSpPr>
                            <wpg:grpSpPr bwMode="auto">
                              <a:xfrm>
                                <a:off x="5888" y="8715"/>
                                <a:ext cx="1035" cy="963"/>
                                <a:chOff x="4658" y="8715"/>
                                <a:chExt cx="1035" cy="963"/>
                              </a:xfrm>
                            </wpg:grpSpPr>
                            <wpg:grpSp>
                              <wpg:cNvPr id="12355" name="Group 11566"/>
                              <wpg:cNvGrpSpPr>
                                <a:grpSpLocks/>
                              </wpg:cNvGrpSpPr>
                              <wpg:grpSpPr bwMode="auto">
                                <a:xfrm>
                                  <a:off x="4658" y="9310"/>
                                  <a:ext cx="1035" cy="368"/>
                                  <a:chOff x="4578" y="4781"/>
                                  <a:chExt cx="923" cy="340"/>
                                </a:xfrm>
                              </wpg:grpSpPr>
                              <wps:wsp>
                                <wps:cNvPr id="12356"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12357"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2358" name="Group 11569"/>
                              <wpg:cNvGrpSpPr>
                                <a:grpSpLocks/>
                              </wpg:cNvGrpSpPr>
                              <wpg:grpSpPr bwMode="auto">
                                <a:xfrm>
                                  <a:off x="4935" y="9070"/>
                                  <a:ext cx="481" cy="249"/>
                                  <a:chOff x="4930" y="9070"/>
                                  <a:chExt cx="481" cy="249"/>
                                </a:xfrm>
                              </wpg:grpSpPr>
                              <wps:wsp>
                                <wps:cNvPr id="12359"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0"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361"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12362" name="Group 11573"/>
                          <wpg:cNvGrpSpPr>
                            <a:grpSpLocks/>
                          </wpg:cNvGrpSpPr>
                          <wpg:grpSpPr bwMode="auto">
                            <a:xfrm>
                              <a:off x="5637" y="8394"/>
                              <a:ext cx="938" cy="381"/>
                              <a:chOff x="5312" y="8471"/>
                              <a:chExt cx="938" cy="304"/>
                            </a:xfrm>
                          </wpg:grpSpPr>
                          <wps:wsp>
                            <wps:cNvPr id="12363"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4"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365"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h</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12</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BCF49D" id="_x0000_s2973" style="position:absolute;left:0;text-align:left;margin-left:198.75pt;margin-top:9.45pt;width:158.85pt;height:112.75pt;z-index:251780096;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">
                <v:group id="Group 11552" o:spid="_x0000_s2974"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">
                  <v:oval id="Oval 11553" o:spid="_x0000_s2975"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2976"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txbxContent>
                    </v:textbox>
                  </v:oval>
                  <v:shape id="Freeform 11555" o:spid="_x0000_s2977"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" path="m140,l,250e" filled="f">
                    <v:path arrowok="t" o:connecttype="custom" o:connectlocs="157,0;0,270" o:connectangles="0,0"/>
                  </v:shape>
                  <v:group id="Group 11556" o:spid="_x0000_s2978"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">
                    <v:group id="Group 11557" o:spid="_x0000_s2979"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">
                      <v:group id="Group 11558" o:spid="_x0000_s2980"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">
                        <v:oval id="Oval 11559" o:spid="_x0000_s298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v:textbox>
                        </v:oval>
                        <v:oval id="Oval 11560" o:spid="_x0000_s298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v:textbox>
                        </v:oval>
                        <v:oval id="Oval 11559" o:spid="_x0000_s2983"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2984"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">
                        <v:shape id="Freeform 11562" o:spid="_x0000_s2985"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" path="m130,l,230e" filled="f">
                          <v:path arrowok="t" o:connecttype="custom" o:connectlocs="145,0;0,249" o:connectangles="0,0"/>
                        </v:shape>
                        <v:shape id="Freeform 11563" o:spid="_x0000_s2986"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" path="m130,l,230e" filled="f">
                          <v:path arrowok="t" o:connecttype="custom" o:connectlocs="145,0;0,249" o:connectangles="0,0"/>
                        </v:shape>
                        <v:shape id="Freeform 11563" o:spid="_x0000_s2987"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" path="m130,l,230e" filled="f">
                          <v:path arrowok="t" o:connecttype="custom" o:connectlocs="145,0;0,249" o:connectangles="0,0"/>
                        </v:shape>
                      </v:group>
                      <v:oval id="Oval 11564" o:spid="_x0000_s2988"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v:textbox>
                      </v:oval>
                    </v:group>
                    <v:group id="Group 11565" o:spid="_x0000_s2989"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">
                      <v:group id="Group 11566" o:spid="_x0000_s2990"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">
                        <v:oval id="Oval 11567" o:spid="_x0000_s2991"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2992"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v:textbox>
                        </v:oval>
                      </v:group>
                      <v:group id="Group 11569" o:spid="_x0000_s2993"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">
                        <v:shape id="Freeform 11570" o:spid="_x0000_s2994"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" path="m130,l,230e" filled="f">
                          <v:path arrowok="t" o:connecttype="custom" o:connectlocs="145,0;0,249" o:connectangles="0,0"/>
                        </v:shape>
                        <v:shape id="Freeform 11571" o:spid="_x0000_s2995"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" path="m130,l,230e" filled="f">
                          <v:path arrowok="t" o:connecttype="custom" o:connectlocs="145,0;0,249" o:connectangles="0,0"/>
                        </v:shape>
                      </v:group>
                      <v:oval id="Oval 11572" o:spid="_x0000_s299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v:textbox>
                      </v:oval>
                    </v:group>
                  </v:group>
                  <v:group id="Group 11573" o:spid="_x0000_s2997"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">
                    <v:shape id="Freeform 11574" o:spid="_x0000_s2998"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" path="m254,l,281e" filled="f">
                      <v:path arrowok="t" o:connecttype="custom" o:connectlocs="285,0;0,304" o:connectangles="0,0"/>
                    </v:shape>
                    <v:shape id="Freeform 11575" o:spid="_x0000_s2999"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" path="m254,l,281e" filled="f">
                      <v:path arrowok="t" o:connecttype="custom" o:connectlocs="285,0;0,304" o:connectangles="0,0"/>
                    </v:shape>
                  </v:group>
                </v:group>
                <v:shape id="_x0000_s3000"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h</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12</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78048" behindDoc="0" locked="0" layoutInCell="1" allowOverlap="1" wp14:anchorId="0F634774" wp14:editId="6EB8DBBE">
                <wp:simplePos x="0" y="0"/>
                <wp:positionH relativeFrom="column">
                  <wp:posOffset>494030</wp:posOffset>
                </wp:positionH>
                <wp:positionV relativeFrom="paragraph">
                  <wp:posOffset>113030</wp:posOffset>
                </wp:positionV>
                <wp:extent cx="2017230" cy="1432219"/>
                <wp:effectExtent l="0" t="0" r="2540" b="15875"/>
                <wp:wrapNone/>
                <wp:docPr id="9556"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9557" name="Group 11552"/>
                        <wpg:cNvGrpSpPr>
                          <a:grpSpLocks/>
                        </wpg:cNvGrpSpPr>
                        <wpg:grpSpPr bwMode="auto">
                          <a:xfrm>
                            <a:off x="3009" y="2098"/>
                            <a:ext cx="2611" cy="2173"/>
                            <a:chOff x="4628" y="8111"/>
                            <a:chExt cx="2611" cy="2173"/>
                          </a:xfrm>
                        </wpg:grpSpPr>
                        <wps:wsp>
                          <wps:cNvPr id="9558"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59"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txbxContent>
                          </wps:txbx>
                          <wps:bodyPr rot="0" vert="horz" wrap="square" lIns="0" tIns="0" rIns="0" bIns="0" anchor="t" anchorCtr="0" upright="1">
                            <a:noAutofit/>
                          </wps:bodyPr>
                        </wps:wsp>
                        <wps:wsp>
                          <wps:cNvPr id="9560"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561" name="Group 11556"/>
                          <wpg:cNvGrpSpPr>
                            <a:grpSpLocks/>
                          </wpg:cNvGrpSpPr>
                          <wpg:grpSpPr bwMode="auto">
                            <a:xfrm>
                              <a:off x="4974" y="8715"/>
                              <a:ext cx="2265" cy="1544"/>
                              <a:chOff x="4658" y="8715"/>
                              <a:chExt cx="2265" cy="1544"/>
                            </a:xfrm>
                          </wpg:grpSpPr>
                          <wpg:grpSp>
                            <wpg:cNvPr id="9562" name="Group 11557"/>
                            <wpg:cNvGrpSpPr>
                              <a:grpSpLocks/>
                            </wpg:cNvGrpSpPr>
                            <wpg:grpSpPr bwMode="auto">
                              <a:xfrm>
                                <a:off x="4658" y="8715"/>
                                <a:ext cx="1035" cy="1544"/>
                                <a:chOff x="4658" y="8715"/>
                                <a:chExt cx="1035" cy="1544"/>
                              </a:xfrm>
                            </wpg:grpSpPr>
                            <wpg:grpSp>
                              <wpg:cNvPr id="9563" name="Group 11558"/>
                              <wpg:cNvGrpSpPr>
                                <a:grpSpLocks/>
                              </wpg:cNvGrpSpPr>
                              <wpg:grpSpPr bwMode="auto">
                                <a:xfrm>
                                  <a:off x="4658" y="9308"/>
                                  <a:ext cx="1035" cy="951"/>
                                  <a:chOff x="4578" y="4781"/>
                                  <a:chExt cx="923" cy="879"/>
                                </a:xfrm>
                              </wpg:grpSpPr>
                              <wps:wsp>
                                <wps:cNvPr id="9564"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65"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9566"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9567" name="Group 11561"/>
                              <wpg:cNvGrpSpPr>
                                <a:grpSpLocks/>
                              </wpg:cNvGrpSpPr>
                              <wpg:grpSpPr bwMode="auto">
                                <a:xfrm>
                                  <a:off x="4935" y="9070"/>
                                  <a:ext cx="481" cy="832"/>
                                  <a:chOff x="4930" y="9070"/>
                                  <a:chExt cx="481" cy="832"/>
                                </a:xfrm>
                              </wpg:grpSpPr>
                              <wps:wsp>
                                <wps:cNvPr id="9569"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0"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1"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72"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9573" name="Group 11565"/>
                            <wpg:cNvGrpSpPr>
                              <a:grpSpLocks/>
                            </wpg:cNvGrpSpPr>
                            <wpg:grpSpPr bwMode="auto">
                              <a:xfrm>
                                <a:off x="5888" y="8715"/>
                                <a:ext cx="1035" cy="963"/>
                                <a:chOff x="4658" y="8715"/>
                                <a:chExt cx="1035" cy="963"/>
                              </a:xfrm>
                            </wpg:grpSpPr>
                            <wpg:grpSp>
                              <wpg:cNvPr id="9574" name="Group 11566"/>
                              <wpg:cNvGrpSpPr>
                                <a:grpSpLocks/>
                              </wpg:cNvGrpSpPr>
                              <wpg:grpSpPr bwMode="auto">
                                <a:xfrm>
                                  <a:off x="4658" y="9310"/>
                                  <a:ext cx="1035" cy="368"/>
                                  <a:chOff x="4578" y="4781"/>
                                  <a:chExt cx="923" cy="340"/>
                                </a:xfrm>
                              </wpg:grpSpPr>
                              <wps:wsp>
                                <wps:cNvPr id="9575"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9576"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9577" name="Group 11569"/>
                              <wpg:cNvGrpSpPr>
                                <a:grpSpLocks/>
                              </wpg:cNvGrpSpPr>
                              <wpg:grpSpPr bwMode="auto">
                                <a:xfrm>
                                  <a:off x="4935" y="9070"/>
                                  <a:ext cx="481" cy="249"/>
                                  <a:chOff x="4930" y="9070"/>
                                  <a:chExt cx="481" cy="249"/>
                                </a:xfrm>
                              </wpg:grpSpPr>
                              <wps:wsp>
                                <wps:cNvPr id="9578"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9"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580"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9581" name="Group 11573"/>
                          <wpg:cNvGrpSpPr>
                            <a:grpSpLocks/>
                          </wpg:cNvGrpSpPr>
                          <wpg:grpSpPr bwMode="auto">
                            <a:xfrm>
                              <a:off x="5637" y="8394"/>
                              <a:ext cx="938" cy="381"/>
                              <a:chOff x="5312" y="8471"/>
                              <a:chExt cx="938" cy="304"/>
                            </a:xfrm>
                          </wpg:grpSpPr>
                          <wps:wsp>
                            <wps:cNvPr id="9582"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3"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584"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g</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30</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F634774" id="_x0000_s3001" style="position:absolute;left:0;text-align:left;margin-left:38.9pt;margin-top:8.9pt;width:158.85pt;height:112.75pt;z-index:251778048;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">
                <v:group id="Group 11552" o:spid="_x0000_s3002"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">
                  <v:oval id="Oval 11553" o:spid="_x0000_s3003"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3004"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txbxContent>
                    </v:textbox>
                  </v:oval>
                  <v:shape id="Freeform 11555" o:spid="_x0000_s3005"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" path="m140,l,250e" filled="f">
                    <v:path arrowok="t" o:connecttype="custom" o:connectlocs="157,0;0,270" o:connectangles="0,0"/>
                  </v:shape>
                  <v:group id="Group 11556" o:spid="_x0000_s3006"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">
                    <v:group id="Group 11557" o:spid="_x0000_s3007"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">
                      <v:group id="Group 11558" o:spid="_x0000_s3008"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Tj/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E+mY/h7E56AXL0AAAD//wMAUEsBAi0AFAAGAAgAAAAhANvh9svuAAAAhQEAABMAAAAAAAAA&#10;AAAAAAAAAAAAAFtDb250ZW50X1R5cGVzXS54bWxQSwECLQAUAAYACAAAACEAWvQsW78AAAAVAQAA&#10;CwAAAAAAAAAAAAAAAAAfAQAAX3JlbHMvLnJlbHNQSwECLQAUAAYACAAAACEAqDU4/8YAAADdAAAA&#10;DwAAAAAAAAAAAAAAAAAHAgAAZHJzL2Rvd25yZXYueG1sUEsFBgAAAAADAAMAtwAAAPoCAAAAAA==&#10;">
                        <v:oval id="Oval 11559" o:spid="_x0000_s3009"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v:textbox>
                        </v:oval>
                        <v:oval id="Oval 11560" o:spid="_x0000_s3010"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v:textbox>
                        </v:oval>
                        <v:oval id="Oval 11559" o:spid="_x0000_s3011"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3012"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">
                        <v:shape id="Freeform 11562" o:spid="_x0000_s3013"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" path="m130,l,230e" filled="f">
                          <v:path arrowok="t" o:connecttype="custom" o:connectlocs="145,0;0,249" o:connectangles="0,0"/>
                        </v:shape>
                        <v:shape id="Freeform 11563" o:spid="_x0000_s3014"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" path="m130,l,230e" filled="f">
                          <v:path arrowok="t" o:connecttype="custom" o:connectlocs="145,0;0,249" o:connectangles="0,0"/>
                        </v:shape>
                        <v:shape id="Freeform 11563" o:spid="_x0000_s3015"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" path="m130,l,230e" filled="f">
                          <v:path arrowok="t" o:connecttype="custom" o:connectlocs="145,0;0,249" o:connectangles="0,0"/>
                        </v:shape>
                      </v:group>
                      <v:oval id="Oval 11564" o:spid="_x0000_s3016"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p w:rsidR="008E537A" w:rsidRPr="00100DDA" w:rsidRDefault="008E537A" w:rsidP="00A04955">
                              <w:pPr>
                                <w:spacing w:line="0" w:lineRule="atLeast"/>
                                <w:ind w:firstLineChars="0" w:firstLine="0"/>
                              </w:pPr>
                            </w:p>
                          </w:txbxContent>
                        </v:textbox>
                      </v:oval>
                    </v:group>
                    <v:group id="Group 11565" o:spid="_x0000_s3017"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">
                      <v:group id="Group 11566" o:spid="_x0000_s3018"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">
                        <v:oval id="Oval 11567" o:spid="_x0000_s3019"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3020"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v:textbox>
                        </v:oval>
                      </v:group>
                      <v:group id="Group 11569" o:spid="_x0000_s3021"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">
                        <v:shape id="Freeform 11570" o:spid="_x0000_s3022"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" path="m130,l,230e" filled="f">
                          <v:path arrowok="t" o:connecttype="custom" o:connectlocs="145,0;0,249" o:connectangles="0,0"/>
                        </v:shape>
                        <v:shape id="Freeform 11571" o:spid="_x0000_s3023"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" path="m130,l,230e" filled="f">
                          <v:path arrowok="t" o:connecttype="custom" o:connectlocs="145,0;0,249" o:connectangles="0,0"/>
                        </v:shape>
                      </v:group>
                      <v:oval id="Oval 11572" o:spid="_x0000_s3024"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v:textbox>
                      </v:oval>
                    </v:group>
                  </v:group>
                  <v:group id="Group 11573" o:spid="_x0000_s3025"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">
                    <v:shape id="Freeform 11574" o:spid="_x0000_s3026"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" path="m254,l,281e" filled="f">
                      <v:path arrowok="t" o:connecttype="custom" o:connectlocs="285,0;0,304" o:connectangles="0,0"/>
                    </v:shape>
                    <v:shape id="Freeform 11575" o:spid="_x0000_s3027"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" path="m254,l,281e" filled="f">
                      <v:path arrowok="t" o:connecttype="custom" o:connectlocs="285,0;0,304" o:connectangles="0,0"/>
                    </v:shape>
                  </v:group>
                </v:group>
                <v:shape id="_x0000_s3028"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g</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30</w:t>
                        </w:r>
                        <w:r>
                          <w:rPr>
                            <w:rFonts w:ascii="Times New Roman" w:eastAsia="宋体" w:hAnsi="Times New Roman" w:cs="Times New Roman"/>
                            <w:b w:val="0"/>
                          </w:rPr>
                          <w:t>并</w:t>
                        </w:r>
                        <w:r>
                          <w:rPr>
                            <w:rFonts w:ascii="Times New Roman" w:eastAsia="宋体" w:hAnsi="Times New Roman" w:cs="Times New Roman" w:hint="eastAsia"/>
                            <w:b w:val="0"/>
                          </w:rPr>
                          <w:t>整堆后</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782144" behindDoc="0" locked="0" layoutInCell="1" allowOverlap="1" wp14:anchorId="59E05236" wp14:editId="0DBECB6C">
                <wp:simplePos x="0" y="0"/>
                <wp:positionH relativeFrom="column">
                  <wp:posOffset>492125</wp:posOffset>
                </wp:positionH>
                <wp:positionV relativeFrom="paragraph">
                  <wp:posOffset>49530</wp:posOffset>
                </wp:positionV>
                <wp:extent cx="2017230" cy="1432219"/>
                <wp:effectExtent l="0" t="0" r="2540" b="15875"/>
                <wp:wrapNone/>
                <wp:docPr id="12366" name="Group 1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7230" cy="1432219"/>
                          <a:chOff x="2541" y="2098"/>
                          <a:chExt cx="3547" cy="2659"/>
                        </a:xfrm>
                      </wpg:grpSpPr>
                      <wpg:grpSp>
                        <wpg:cNvPr id="12367" name="Group 11552"/>
                        <wpg:cNvGrpSpPr>
                          <a:grpSpLocks/>
                        </wpg:cNvGrpSpPr>
                        <wpg:grpSpPr bwMode="auto">
                          <a:xfrm>
                            <a:off x="3009" y="2098"/>
                            <a:ext cx="2611" cy="2173"/>
                            <a:chOff x="4628" y="8111"/>
                            <a:chExt cx="2611" cy="2173"/>
                          </a:xfrm>
                        </wpg:grpSpPr>
                        <wps:wsp>
                          <wps:cNvPr id="12368" name="Oval 11553"/>
                          <wps:cNvSpPr>
                            <a:spLocks noChangeArrowheads="1"/>
                          </wps:cNvSpPr>
                          <wps:spPr bwMode="auto">
                            <a:xfrm>
                              <a:off x="4628" y="9916"/>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12371" name="Oval 11554"/>
                          <wps:cNvSpPr>
                            <a:spLocks noChangeArrowheads="1"/>
                          </wps:cNvSpPr>
                          <wps:spPr bwMode="auto">
                            <a:xfrm>
                              <a:off x="5916" y="8111"/>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2373" name="Freeform 11555"/>
                          <wps:cNvSpPr>
                            <a:spLocks/>
                          </wps:cNvSpPr>
                          <wps:spPr bwMode="auto">
                            <a:xfrm>
                              <a:off x="4909" y="9666"/>
                              <a:ext cx="157" cy="270"/>
                            </a:xfrm>
                            <a:custGeom>
                              <a:avLst/>
                              <a:gdLst>
                                <a:gd name="T0" fmla="*/ 140 w 140"/>
                                <a:gd name="T1" fmla="*/ 0 h 250"/>
                                <a:gd name="T2" fmla="*/ 0 w 140"/>
                                <a:gd name="T3" fmla="*/ 250 h 250"/>
                              </a:gdLst>
                              <a:ahLst/>
                              <a:cxnLst>
                                <a:cxn ang="0">
                                  <a:pos x="T0" y="T1"/>
                                </a:cxn>
                                <a:cxn ang="0">
                                  <a:pos x="T2" y="T3"/>
                                </a:cxn>
                              </a:cxnLst>
                              <a:rect l="0" t="0" r="r" b="b"/>
                              <a:pathLst>
                                <a:path w="140" h="250">
                                  <a:moveTo>
                                    <a:pt x="140" y="0"/>
                                  </a:moveTo>
                                  <a:lnTo>
                                    <a:pt x="0" y="25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374" name="Group 11556"/>
                          <wpg:cNvGrpSpPr>
                            <a:grpSpLocks/>
                          </wpg:cNvGrpSpPr>
                          <wpg:grpSpPr bwMode="auto">
                            <a:xfrm>
                              <a:off x="4974" y="8715"/>
                              <a:ext cx="2265" cy="1544"/>
                              <a:chOff x="4658" y="8715"/>
                              <a:chExt cx="2265" cy="1544"/>
                            </a:xfrm>
                          </wpg:grpSpPr>
                          <wpg:grpSp>
                            <wpg:cNvPr id="12376" name="Group 11557"/>
                            <wpg:cNvGrpSpPr>
                              <a:grpSpLocks/>
                            </wpg:cNvGrpSpPr>
                            <wpg:grpSpPr bwMode="auto">
                              <a:xfrm>
                                <a:off x="4658" y="8715"/>
                                <a:ext cx="1035" cy="1544"/>
                                <a:chOff x="4658" y="8715"/>
                                <a:chExt cx="1035" cy="1544"/>
                              </a:xfrm>
                            </wpg:grpSpPr>
                            <wpg:grpSp>
                              <wpg:cNvPr id="12378" name="Group 11558"/>
                              <wpg:cNvGrpSpPr>
                                <a:grpSpLocks/>
                              </wpg:cNvGrpSpPr>
                              <wpg:grpSpPr bwMode="auto">
                                <a:xfrm>
                                  <a:off x="4658" y="9308"/>
                                  <a:ext cx="1035" cy="951"/>
                                  <a:chOff x="4578" y="4781"/>
                                  <a:chExt cx="923" cy="879"/>
                                </a:xfrm>
                              </wpg:grpSpPr>
                              <wps:wsp>
                                <wps:cNvPr id="12379" name="Oval 11559"/>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12380" name="Oval 11560"/>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s:wsp>
                                <wps:cNvPr id="12382" name="Oval 11559"/>
                                <wps:cNvSpPr>
                                  <a:spLocks noChangeArrowheads="1"/>
                                </wps:cNvSpPr>
                                <wps:spPr bwMode="auto">
                                  <a:xfrm>
                                    <a:off x="4869" y="5320"/>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g:grpSp>
                            <wpg:grpSp>
                              <wpg:cNvPr id="12383" name="Group 11561"/>
                              <wpg:cNvGrpSpPr>
                                <a:grpSpLocks/>
                              </wpg:cNvGrpSpPr>
                              <wpg:grpSpPr bwMode="auto">
                                <a:xfrm>
                                  <a:off x="4935" y="9070"/>
                                  <a:ext cx="481" cy="832"/>
                                  <a:chOff x="4930" y="9070"/>
                                  <a:chExt cx="481" cy="832"/>
                                </a:xfrm>
                              </wpg:grpSpPr>
                              <wps:wsp>
                                <wps:cNvPr id="12384" name="Freeform 11562"/>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5" name="Freeform 11563"/>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6" name="Freeform 11563"/>
                                <wps:cNvSpPr>
                                  <a:spLocks/>
                                </wps:cNvSpPr>
                                <wps:spPr bwMode="auto">
                                  <a:xfrm flipH="1">
                                    <a:off x="4939" y="9653"/>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387" name="Oval 11564"/>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2388" name="Group 11565"/>
                            <wpg:cNvGrpSpPr>
                              <a:grpSpLocks/>
                            </wpg:cNvGrpSpPr>
                            <wpg:grpSpPr bwMode="auto">
                              <a:xfrm>
                                <a:off x="5888" y="8715"/>
                                <a:ext cx="1035" cy="963"/>
                                <a:chOff x="4658" y="8715"/>
                                <a:chExt cx="1035" cy="963"/>
                              </a:xfrm>
                            </wpg:grpSpPr>
                            <wpg:grpSp>
                              <wpg:cNvPr id="12389" name="Group 11566"/>
                              <wpg:cNvGrpSpPr>
                                <a:grpSpLocks/>
                              </wpg:cNvGrpSpPr>
                              <wpg:grpSpPr bwMode="auto">
                                <a:xfrm>
                                  <a:off x="4658" y="9310"/>
                                  <a:ext cx="1035" cy="368"/>
                                  <a:chOff x="4578" y="4781"/>
                                  <a:chExt cx="923" cy="340"/>
                                </a:xfrm>
                              </wpg:grpSpPr>
                              <wps:wsp>
                                <wps:cNvPr id="12390" name="Oval 11567"/>
                                <wps:cNvSpPr>
                                  <a:spLocks noChangeArrowheads="1"/>
                                </wps:cNvSpPr>
                                <wps:spPr bwMode="auto">
                                  <a:xfrm>
                                    <a:off x="5161"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wps:txbx>
                                <wps:bodyPr rot="0" vert="horz" wrap="square" lIns="0" tIns="0" rIns="0" bIns="0" anchor="t" anchorCtr="0" upright="1">
                                  <a:noAutofit/>
                                </wps:bodyPr>
                              </wps:wsp>
                              <wps:wsp>
                                <wps:cNvPr id="12391" name="Oval 11568"/>
                                <wps:cNvSpPr>
                                  <a:spLocks noChangeArrowheads="1"/>
                                </wps:cNvSpPr>
                                <wps:spPr bwMode="auto">
                                  <a:xfrm>
                                    <a:off x="4578" y="478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cNvPr id="12392" name="Group 11569"/>
                              <wpg:cNvGrpSpPr>
                                <a:grpSpLocks/>
                              </wpg:cNvGrpSpPr>
                              <wpg:grpSpPr bwMode="auto">
                                <a:xfrm>
                                  <a:off x="4935" y="9070"/>
                                  <a:ext cx="481" cy="249"/>
                                  <a:chOff x="4930" y="9070"/>
                                  <a:chExt cx="481" cy="249"/>
                                </a:xfrm>
                              </wpg:grpSpPr>
                              <wps:wsp>
                                <wps:cNvPr id="12393" name="Freeform 11570"/>
                                <wps:cNvSpPr>
                                  <a:spLocks/>
                                </wps:cNvSpPr>
                                <wps:spPr bwMode="auto">
                                  <a:xfrm>
                                    <a:off x="4930"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4" name="Freeform 11571"/>
                                <wps:cNvSpPr>
                                  <a:spLocks/>
                                </wps:cNvSpPr>
                                <wps:spPr bwMode="auto">
                                  <a:xfrm flipH="1">
                                    <a:off x="5266" y="9070"/>
                                    <a:ext cx="145" cy="249"/>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395" name="Oval 11572"/>
                              <wps:cNvSpPr>
                                <a:spLocks noChangeArrowheads="1"/>
                              </wps:cNvSpPr>
                              <wps:spPr bwMode="auto">
                                <a:xfrm>
                                  <a:off x="4985" y="8715"/>
                                  <a:ext cx="381" cy="36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wps:txbx>
                              <wps:bodyPr rot="0" vert="horz" wrap="square" lIns="0" tIns="0" rIns="0" bIns="0" anchor="t" anchorCtr="0" upright="1">
                                <a:noAutofit/>
                              </wps:bodyPr>
                            </wps:wsp>
                          </wpg:grpSp>
                        </wpg:grpSp>
                        <wpg:grpSp>
                          <wpg:cNvPr id="12396" name="Group 11573"/>
                          <wpg:cNvGrpSpPr>
                            <a:grpSpLocks/>
                          </wpg:cNvGrpSpPr>
                          <wpg:grpSpPr bwMode="auto">
                            <a:xfrm>
                              <a:off x="5637" y="8394"/>
                              <a:ext cx="938" cy="381"/>
                              <a:chOff x="5312" y="8471"/>
                              <a:chExt cx="938" cy="304"/>
                            </a:xfrm>
                          </wpg:grpSpPr>
                          <wps:wsp>
                            <wps:cNvPr id="12397" name="Freeform 11574"/>
                            <wps:cNvSpPr>
                              <a:spLocks/>
                            </wps:cNvSpPr>
                            <wps:spPr bwMode="auto">
                              <a:xfrm>
                                <a:off x="5312"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8" name="Freeform 11575"/>
                            <wps:cNvSpPr>
                              <a:spLocks/>
                            </wps:cNvSpPr>
                            <wps:spPr bwMode="auto">
                              <a:xfrm flipH="1">
                                <a:off x="5965" y="8471"/>
                                <a:ext cx="285" cy="304"/>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399" name="文本框 26"/>
                        <wps:cNvSpPr txBox="1">
                          <a:spLocks noChangeArrowheads="1"/>
                        </wps:cNvSpPr>
                        <wps:spPr bwMode="auto">
                          <a:xfrm>
                            <a:off x="2541" y="4454"/>
                            <a:ext cx="354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i</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5</w:t>
                              </w:r>
                              <w:r>
                                <w:rPr>
                                  <w:rFonts w:ascii="Times New Roman" w:eastAsia="宋体" w:hAnsi="Times New Roman" w:cs="Times New Roman" w:hint="eastAsia"/>
                                  <w:b w:val="0"/>
                                </w:rPr>
                                <w:t>后</w:t>
                              </w:r>
                              <w:r>
                                <w:rPr>
                                  <w:rFonts w:ascii="Times New Roman" w:eastAsia="宋体" w:hAnsi="Times New Roman" w:cs="Times New Roman"/>
                                  <w:b w:val="0"/>
                                </w:rPr>
                                <w:t>得</w:t>
                              </w:r>
                              <w:r>
                                <w:rPr>
                                  <w:rFonts w:ascii="Times New Roman" w:eastAsia="宋体" w:hAnsi="Times New Roman" w:cs="Times New Roman" w:hint="eastAsia"/>
                                  <w:b w:val="0"/>
                                </w:rPr>
                                <w:t>到排序结果</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E05236" id="_x0000_s3029" style="position:absolute;left:0;text-align:left;margin-left:38.75pt;margin-top:3.9pt;width:158.85pt;height:112.75pt;z-index:251782144;mso-width-relative:margin;mso-height-relative:margin" coordorigin="2541,2098" coordsize="3547,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">
                <v:group id="Group 11552" o:spid="_x0000_s3030" style="position:absolute;left:3009;top:2098;width:2611;height:2173" coordorigin="4628,8111" coordsize="2611,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">
                  <v:oval id="Oval 11553" o:spid="_x0000_s3031" style="position:absolute;left:4628;top:9916;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61</w:t>
                          </w:r>
                        </w:p>
                        <w:p w:rsidR="008E537A" w:rsidRPr="00100DDA" w:rsidRDefault="008E537A" w:rsidP="00A04955">
                          <w:pPr>
                            <w:spacing w:line="0" w:lineRule="atLeast"/>
                            <w:ind w:firstLineChars="0" w:firstLine="0"/>
                          </w:pPr>
                        </w:p>
                      </w:txbxContent>
                    </v:textbox>
                  </v:oval>
                  <v:oval id="Oval 11554" o:spid="_x0000_s3032" style="position:absolute;left:5916;top:8111;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w:t>
                          </w:r>
                        </w:p>
                      </w:txbxContent>
                    </v:textbox>
                  </v:oval>
                  <v:shape id="Freeform 11555" o:spid="_x0000_s3033" style="position:absolute;left:4909;top:9666;width:157;height:270;visibility:visible;mso-wrap-style:square;v-text-anchor:top" coordsize="1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" path="m140,l,250e" filled="f">
                    <v:path arrowok="t" o:connecttype="custom" o:connectlocs="157,0;0,270" o:connectangles="0,0"/>
                  </v:shape>
                  <v:group id="Group 11556" o:spid="_x0000_s3034" style="position:absolute;left:4974;top:8715;width:2265;height:1544" coordorigin="4658,8715" coordsize="226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">
                    <v:group id="Group 11557" o:spid="_x0000_s3035" style="position:absolute;left:4658;top:8715;width:1035;height:1544" coordorigin="4658,8715" coordsize="1035,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">
                      <v:group id="Group 11558" o:spid="_x0000_s3036" style="position:absolute;left:4658;top:9308;width:1035;height:951" coordorigin="4578,4781" coordsize="9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">
                        <v:oval id="Oval 11559" o:spid="_x0000_s3037"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31</w:t>
                                </w:r>
                              </w:p>
                              <w:p w:rsidR="008E537A" w:rsidRPr="00100DDA" w:rsidRDefault="008E537A" w:rsidP="00A04955">
                                <w:pPr>
                                  <w:spacing w:line="0" w:lineRule="atLeast"/>
                                  <w:ind w:firstLineChars="0" w:firstLine="0"/>
                                  <w:jc w:val="center"/>
                                </w:pPr>
                              </w:p>
                            </w:txbxContent>
                          </v:textbox>
                        </v:oval>
                        <v:oval id="Oval 11560" o:spid="_x0000_s3038"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30</w:t>
                                </w:r>
                              </w:p>
                              <w:p w:rsidR="008E537A" w:rsidRPr="00100DDA" w:rsidRDefault="008E537A" w:rsidP="00A04955">
                                <w:pPr>
                                  <w:spacing w:line="0" w:lineRule="atLeast"/>
                                  <w:ind w:firstLineChars="0" w:firstLine="0"/>
                                </w:pPr>
                              </w:p>
                            </w:txbxContent>
                          </v:textbox>
                        </v:oval>
                        <v:oval id="Oval 11559" o:spid="_x0000_s3039" style="position:absolute;left:4869;top:532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70</w:t>
                                </w:r>
                              </w:p>
                              <w:p w:rsidR="008E537A" w:rsidRPr="00100DDA" w:rsidRDefault="008E537A" w:rsidP="00A04955">
                                <w:pPr>
                                  <w:spacing w:line="0" w:lineRule="atLeast"/>
                                  <w:ind w:firstLineChars="0" w:firstLine="0"/>
                                  <w:jc w:val="center"/>
                                </w:pPr>
                              </w:p>
                            </w:txbxContent>
                          </v:textbox>
                        </v:oval>
                      </v:group>
                      <v:group id="Group 11561" o:spid="_x0000_s3040" style="position:absolute;left:4935;top:9070;width:481;height:832" coordorigin="4930,9070" coordsize="48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">
                        <v:shape id="Freeform 11562" o:spid="_x0000_s3041"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" path="m130,l,230e" filled="f">
                          <v:path arrowok="t" o:connecttype="custom" o:connectlocs="145,0;0,249" o:connectangles="0,0"/>
                        </v:shape>
                        <v:shape id="Freeform 11563" o:spid="_x0000_s3042"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" path="m130,l,230e" filled="f">
                          <v:path arrowok="t" o:connecttype="custom" o:connectlocs="145,0;0,249" o:connectangles="0,0"/>
                        </v:shape>
                        <v:shape id="Freeform 11563" o:spid="_x0000_s3043" style="position:absolute;left:4939;top:9653;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" path="m130,l,230e" filled="f">
                          <v:path arrowok="t" o:connecttype="custom" o:connectlocs="145,0;0,249" o:connectangles="0,0"/>
                        </v:shape>
                      </v:group>
                      <v:oval id="Oval 11564" o:spid="_x0000_s3044"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w:t>
                              </w:r>
                            </w:p>
                            <w:p w:rsidR="008E537A" w:rsidRPr="00100DDA" w:rsidRDefault="008E537A" w:rsidP="00A04955">
                              <w:pPr>
                                <w:spacing w:line="0" w:lineRule="atLeast"/>
                                <w:ind w:firstLineChars="0" w:firstLine="0"/>
                              </w:pPr>
                            </w:p>
                          </w:txbxContent>
                        </v:textbox>
                      </v:oval>
                    </v:group>
                    <v:group id="Group 11565" o:spid="_x0000_s3045" style="position:absolute;left:5888;top:8715;width:1035;height:963" coordorigin="4658,8715" coordsize="103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">
                      <v:group id="Group 11566" o:spid="_x0000_s3046" style="position:absolute;left:4658;top:9310;width:1035;height:368" coordorigin="4578,4781" coordsize="9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">
                        <v:oval id="Oval 11567" o:spid="_x0000_s3047" style="position:absolute;left:5161;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56</w:t>
                                </w:r>
                              </w:p>
                              <w:p w:rsidR="008E537A" w:rsidRPr="00100DDA" w:rsidRDefault="008E537A" w:rsidP="00A04955">
                                <w:pPr>
                                  <w:spacing w:line="0" w:lineRule="atLeast"/>
                                  <w:ind w:firstLineChars="0" w:firstLine="0"/>
                                  <w:jc w:val="center"/>
                                </w:pPr>
                              </w:p>
                            </w:txbxContent>
                          </v:textbox>
                        </v:oval>
                        <v:oval id="Oval 11568" o:spid="_x0000_s3048" style="position:absolute;left:4578;top:4781;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44</w:t>
                                </w:r>
                              </w:p>
                              <w:p w:rsidR="008E537A" w:rsidRPr="00100DDA" w:rsidRDefault="008E537A" w:rsidP="00A04955">
                                <w:pPr>
                                  <w:spacing w:line="0" w:lineRule="atLeast"/>
                                  <w:ind w:firstLineChars="0" w:firstLine="0"/>
                                </w:pPr>
                              </w:p>
                            </w:txbxContent>
                          </v:textbox>
                        </v:oval>
                      </v:group>
                      <v:group id="Group 11569" o:spid="_x0000_s3049" style="position:absolute;left:4935;top:9070;width:481;height:249" coordorigin="4930,9070" coordsize="48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">
                        <v:shape id="Freeform 11570" o:spid="_x0000_s3050" style="position:absolute;left:4930;top:9070;width:145;height:249;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" path="m130,l,230e" filled="f">
                          <v:path arrowok="t" o:connecttype="custom" o:connectlocs="145,0;0,249" o:connectangles="0,0"/>
                        </v:shape>
                        <v:shape id="Freeform 11571" o:spid="_x0000_s3051" style="position:absolute;left:5266;top:9070;width:145;height:249;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" path="m130,l,230e" filled="f">
                          <v:path arrowok="t" o:connecttype="custom" o:connectlocs="145,0;0,249" o:connectangles="0,0"/>
                        </v:shape>
                      </v:group>
                      <v:oval id="Oval 11572" o:spid="_x0000_s3052" style="position:absolute;left:4985;top:8715;width:38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" filled="f">
                        <v:textbox inset="0,0,0,0">
                          <w:txbxContent>
                            <w:p w:rsidR="008E537A" w:rsidRPr="00FD57F2" w:rsidRDefault="008E537A" w:rsidP="00A04955">
                              <w:pPr>
                                <w:pStyle w:val="ab"/>
                                <w:ind w:firstLineChars="0" w:firstLine="0"/>
                                <w:rPr>
                                  <w:rFonts w:ascii="Times New Roman" w:hAnsi="Times New Roman" w:cs="Times New Roman"/>
                                </w:rPr>
                              </w:pPr>
                              <w:r>
                                <w:rPr>
                                  <w:rFonts w:ascii="Times New Roman" w:hAnsi="Times New Roman" w:cs="Times New Roman"/>
                                </w:rPr>
                                <w:t>12</w:t>
                              </w:r>
                            </w:p>
                            <w:p w:rsidR="008E537A" w:rsidRPr="00100DDA" w:rsidRDefault="008E537A" w:rsidP="00A04955">
                              <w:pPr>
                                <w:spacing w:line="0" w:lineRule="atLeast"/>
                                <w:ind w:firstLineChars="0" w:firstLine="0"/>
                              </w:pPr>
                            </w:p>
                          </w:txbxContent>
                        </v:textbox>
                      </v:oval>
                    </v:group>
                  </v:group>
                  <v:group id="Group 11573" o:spid="_x0000_s3053" style="position:absolute;left:5637;top:8394;width:938;height:381" coordorigin="5312,8471" coordsize="93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">
                    <v:shape id="Freeform 11574" o:spid="_x0000_s3054" style="position:absolute;left:5312;top:8471;width:285;height:304;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" path="m254,l,281e" filled="f">
                      <v:path arrowok="t" o:connecttype="custom" o:connectlocs="285,0;0,304" o:connectangles="0,0"/>
                    </v:shape>
                    <v:shape id="Freeform 11575" o:spid="_x0000_s3055" style="position:absolute;left:5965;top:8471;width:285;height:304;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" path="m254,l,281e" filled="f">
                      <v:path arrowok="t" o:connecttype="custom" o:connectlocs="285,0;0,304" o:connectangles="0,0"/>
                    </v:shape>
                  </v:group>
                </v:group>
                <v:shape id="_x0000_s3056" type="#_x0000_t202" style="position:absolute;left:2541;top:4454;width:354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i</w:t>
                        </w:r>
                        <w:r>
                          <w:rPr>
                            <w:rFonts w:ascii="Times New Roman" w:eastAsia="宋体" w:hAnsi="Times New Roman" w:cs="Times New Roman" w:hint="eastAsia"/>
                            <w:b w:val="0"/>
                          </w:rPr>
                          <w:t>)</w:t>
                        </w:r>
                        <w:r>
                          <w:rPr>
                            <w:rFonts w:ascii="Times New Roman" w:eastAsia="宋体" w:hAnsi="Times New Roman" w:cs="Times New Roman"/>
                            <w:b w:val="0"/>
                          </w:rPr>
                          <w:t>输出</w:t>
                        </w:r>
                        <w:r>
                          <w:rPr>
                            <w:rFonts w:ascii="Times New Roman" w:eastAsia="宋体" w:hAnsi="Times New Roman" w:cs="Times New Roman" w:hint="eastAsia"/>
                            <w:b w:val="0"/>
                          </w:rPr>
                          <w:t>堆顶</w:t>
                        </w:r>
                        <w:r>
                          <w:rPr>
                            <w:rFonts w:ascii="Times New Roman" w:eastAsia="宋体" w:hAnsi="Times New Roman" w:cs="Times New Roman"/>
                            <w:b w:val="0"/>
                          </w:rPr>
                          <w:t>5</w:t>
                        </w:r>
                        <w:r>
                          <w:rPr>
                            <w:rFonts w:ascii="Times New Roman" w:eastAsia="宋体" w:hAnsi="Times New Roman" w:cs="Times New Roman" w:hint="eastAsia"/>
                            <w:b w:val="0"/>
                          </w:rPr>
                          <w:t>后</w:t>
                        </w:r>
                        <w:r>
                          <w:rPr>
                            <w:rFonts w:ascii="Times New Roman" w:eastAsia="宋体" w:hAnsi="Times New Roman" w:cs="Times New Roman"/>
                            <w:b w:val="0"/>
                          </w:rPr>
                          <w:t>得</w:t>
                        </w:r>
                        <w:r>
                          <w:rPr>
                            <w:rFonts w:ascii="Times New Roman" w:eastAsia="宋体" w:hAnsi="Times New Roman" w:cs="Times New Roman" w:hint="eastAsia"/>
                            <w:b w:val="0"/>
                          </w:rPr>
                          <w:t>到排序结果</w:t>
                        </w:r>
                      </w:p>
                      <w:p w:rsidR="008E537A" w:rsidRPr="001C2733" w:rsidRDefault="008E537A" w:rsidP="00A04955">
                        <w:pPr>
                          <w:pStyle w:val="a6"/>
                          <w:ind w:firstLineChars="0" w:firstLine="0"/>
                          <w:rPr>
                            <w:rFonts w:ascii="Times New Roman" w:eastAsia="宋体" w:hAnsi="Times New Roman" w:cs="Times New Roman"/>
                            <w:b w:val="0"/>
                          </w:rPr>
                        </w:pPr>
                      </w:p>
                    </w:txbxContent>
                  </v:textbox>
                </v:shape>
              </v:group>
            </w:pict>
          </mc:Fallback>
        </mc:AlternateContent>
      </w: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A04955" w:rsidRPr="00196523" w:rsidRDefault="00A04955" w:rsidP="001C30E9">
      <w:pPr>
        <w:tabs>
          <w:tab w:val="num" w:pos="2115"/>
        </w:tabs>
        <w:ind w:firstLine="420"/>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1784192" behindDoc="0" locked="0" layoutInCell="1" allowOverlap="1" wp14:anchorId="6B6CFAFF" wp14:editId="4EE5EF5D">
                <wp:simplePos x="0" y="0"/>
                <wp:positionH relativeFrom="column">
                  <wp:posOffset>1381554</wp:posOffset>
                </wp:positionH>
                <wp:positionV relativeFrom="paragraph">
                  <wp:posOffset>163826</wp:posOffset>
                </wp:positionV>
                <wp:extent cx="2016760" cy="163171"/>
                <wp:effectExtent l="0" t="0" r="0" b="0"/>
                <wp:wrapNone/>
                <wp:docPr id="12400"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760" cy="163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7</w:t>
                            </w:r>
                            <w:r>
                              <w:rPr>
                                <w:rFonts w:ascii="Times New Roman" w:eastAsia="宋体" w:hAnsi="Times New Roman" w:cs="Times New Roman"/>
                                <w:b w:val="0"/>
                              </w:rPr>
                              <w:t>-4</w:t>
                            </w:r>
                            <w:r>
                              <w:rPr>
                                <w:rFonts w:ascii="Times New Roman" w:eastAsia="宋体" w:hAnsi="Times New Roman" w:cs="Times New Roman" w:hint="eastAsia"/>
                                <w:b w:val="0"/>
                              </w:rPr>
                              <w:t xml:space="preserve"> </w:t>
                            </w:r>
                            <w:r>
                              <w:rPr>
                                <w:rFonts w:ascii="Times New Roman" w:eastAsia="宋体" w:hAnsi="Times New Roman" w:cs="Times New Roman"/>
                                <w:b w:val="0"/>
                              </w:rPr>
                              <w:t>堆</w:t>
                            </w:r>
                            <w:r>
                              <w:rPr>
                                <w:rFonts w:ascii="Times New Roman" w:eastAsia="宋体" w:hAnsi="Times New Roman" w:cs="Times New Roman" w:hint="eastAsia"/>
                                <w:b w:val="0"/>
                              </w:rPr>
                              <w:t>排序过程</w:t>
                            </w:r>
                          </w:p>
                          <w:p w:rsidR="008E537A" w:rsidRPr="001C2733" w:rsidRDefault="008E537A" w:rsidP="00A04955">
                            <w:pPr>
                              <w:pStyle w:val="a6"/>
                              <w:ind w:firstLineChars="0" w:firstLine="0"/>
                              <w:rPr>
                                <w:rFonts w:ascii="Times New Roman" w:eastAsia="宋体" w:hAnsi="Times New Roman" w:cs="Times New Roman"/>
                                <w:b w:val="0"/>
                              </w:rPr>
                            </w:pPr>
                          </w:p>
                        </w:txbxContent>
                      </wps:txbx>
                      <wps:bodyPr rot="0" vert="horz" wrap="square" lIns="0" tIns="0" rIns="0" bIns="0" anchor="t" anchorCtr="0" upright="1">
                        <a:noAutofit/>
                      </wps:bodyPr>
                    </wps:wsp>
                  </a:graphicData>
                </a:graphic>
              </wp:anchor>
            </w:drawing>
          </mc:Choice>
          <mc:Fallback>
            <w:pict>
              <v:shape w14:anchorId="6B6CFAFF" id="_x0000_s3057" type="#_x0000_t202" style="position:absolute;left:0;text-align:left;margin-left:108.8pt;margin-top:12.9pt;width:158.8pt;height:12.8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" filled="f" stroked="f">
                <v:textbox inset="0,0,0,0">
                  <w:txbxContent>
                    <w:p w:rsidR="008E537A" w:rsidRPr="00FD57F2" w:rsidRDefault="008E537A" w:rsidP="00A04955">
                      <w:pPr>
                        <w:pStyle w:val="a6"/>
                        <w:spacing w:line="240" w:lineRule="auto"/>
                        <w:ind w:firstLineChars="0" w:firstLine="0"/>
                        <w:rPr>
                          <w:rFonts w:ascii="Times New Roman" w:eastAsia="宋体" w:hAnsi="Times New Roman" w:cs="Times New Roman"/>
                          <w:b w:val="0"/>
                        </w:rPr>
                      </w:pPr>
                      <w:r>
                        <w:rPr>
                          <w:rFonts w:ascii="Times New Roman" w:eastAsia="宋体" w:hAnsi="Times New Roman" w:cs="Times New Roman"/>
                          <w:b w:val="0"/>
                        </w:rPr>
                        <w:t>图</w:t>
                      </w:r>
                      <w:r>
                        <w:rPr>
                          <w:rFonts w:ascii="Times New Roman" w:eastAsia="宋体" w:hAnsi="Times New Roman" w:cs="Times New Roman" w:hint="eastAsia"/>
                          <w:b w:val="0"/>
                        </w:rPr>
                        <w:t>7</w:t>
                      </w:r>
                      <w:r>
                        <w:rPr>
                          <w:rFonts w:ascii="Times New Roman" w:eastAsia="宋体" w:hAnsi="Times New Roman" w:cs="Times New Roman"/>
                          <w:b w:val="0"/>
                        </w:rPr>
                        <w:t>-4</w:t>
                      </w:r>
                      <w:r>
                        <w:rPr>
                          <w:rFonts w:ascii="Times New Roman" w:eastAsia="宋体" w:hAnsi="Times New Roman" w:cs="Times New Roman" w:hint="eastAsia"/>
                          <w:b w:val="0"/>
                        </w:rPr>
                        <w:t xml:space="preserve"> </w:t>
                      </w:r>
                      <w:r>
                        <w:rPr>
                          <w:rFonts w:ascii="Times New Roman" w:eastAsia="宋体" w:hAnsi="Times New Roman" w:cs="Times New Roman"/>
                          <w:b w:val="0"/>
                        </w:rPr>
                        <w:t>堆</w:t>
                      </w:r>
                      <w:r>
                        <w:rPr>
                          <w:rFonts w:ascii="Times New Roman" w:eastAsia="宋体" w:hAnsi="Times New Roman" w:cs="Times New Roman" w:hint="eastAsia"/>
                          <w:b w:val="0"/>
                        </w:rPr>
                        <w:t>排序过程</w:t>
                      </w:r>
                    </w:p>
                    <w:p w:rsidR="008E537A" w:rsidRPr="001C2733" w:rsidRDefault="008E537A" w:rsidP="00A04955">
                      <w:pPr>
                        <w:pStyle w:val="a6"/>
                        <w:ind w:firstLineChars="0" w:firstLine="0"/>
                        <w:rPr>
                          <w:rFonts w:ascii="Times New Roman" w:eastAsia="宋体" w:hAnsi="Times New Roman" w:cs="Times New Roman"/>
                          <w:b w:val="0"/>
                        </w:rPr>
                      </w:pPr>
                    </w:p>
                  </w:txbxContent>
                </v:textbox>
              </v:shape>
            </w:pict>
          </mc:Fallback>
        </mc:AlternateContent>
      </w:r>
    </w:p>
    <w:p w:rsidR="00A04955" w:rsidRPr="00196523" w:rsidRDefault="00A04955" w:rsidP="001C30E9">
      <w:pPr>
        <w:tabs>
          <w:tab w:val="num" w:pos="2115"/>
        </w:tabs>
        <w:ind w:firstLine="420"/>
        <w:rPr>
          <w:rFonts w:ascii="Times New Roman" w:eastAsia="宋体" w:hAnsi="Times New Roman" w:cs="Times New Roman"/>
          <w:color w:val="000000" w:themeColor="text1"/>
        </w:rPr>
      </w:pPr>
    </w:p>
    <w:p w:rsidR="00E413AF" w:rsidRPr="00196523" w:rsidRDefault="00E413AF" w:rsidP="001C30E9">
      <w:pPr>
        <w:ind w:left="315" w:hangingChars="150" w:hanging="315"/>
        <w:rPr>
          <w:rFonts w:ascii="Times New Roman" w:eastAsia="宋体" w:hAnsi="Times New Roman" w:cs="Times New Roman"/>
          <w:color w:val="000000" w:themeColor="text1"/>
        </w:rPr>
      </w:pPr>
      <w:bookmarkStart w:id="89" w:name="_Hlk126170870"/>
      <w:r w:rsidRPr="00196523">
        <w:rPr>
          <w:rFonts w:ascii="Times New Roman" w:eastAsia="宋体" w:hAnsi="Times New Roman" w:cs="Times New Roman"/>
          <w:color w:val="000000" w:themeColor="text1"/>
        </w:rPr>
        <w:lastRenderedPageBreak/>
        <w:t>1</w:t>
      </w:r>
      <w:r w:rsidR="00F6467F" w:rsidRPr="00196523">
        <w:rPr>
          <w:rFonts w:ascii="Times New Roman" w:eastAsia="宋体" w:hAnsi="Times New Roman" w:cs="Times New Roman"/>
          <w:color w:val="000000" w:themeColor="text1"/>
        </w:rPr>
        <w:t>0</w:t>
      </w:r>
      <w:r w:rsidRPr="00196523">
        <w:rPr>
          <w:rFonts w:ascii="Times New Roman" w:eastAsia="宋体" w:hAnsi="Times New Roman" w:cs="Times New Roman"/>
          <w:color w:val="000000" w:themeColor="text1"/>
        </w:rPr>
        <w:t>．对数据</w:t>
      </w:r>
      <w:r w:rsidRPr="00196523">
        <w:rPr>
          <w:rFonts w:ascii="Times New Roman" w:eastAsia="宋体" w:hAnsi="Times New Roman" w:cs="Times New Roman" w:hint="eastAsia"/>
          <w:color w:val="000000" w:themeColor="text1"/>
        </w:rPr>
        <w:t>序列：</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color w:val="000000" w:themeColor="text1"/>
        </w:rPr>
        <w:t>,</w:t>
      </w:r>
      <w:r w:rsidR="00A80D9D"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29</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采用基数排序方法进行升序排序，请写出每趟排序的结果。</w:t>
      </w:r>
    </w:p>
    <w:bookmarkEnd w:id="89"/>
    <w:p w:rsidR="00F6467F" w:rsidRPr="00196523" w:rsidRDefault="00514FEE" w:rsidP="001C30E9">
      <w:pPr>
        <w:tabs>
          <w:tab w:val="num" w:pos="2115"/>
        </w:tabs>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991D27" w:rsidRPr="00196523">
        <w:rPr>
          <w:rFonts w:ascii="Times New Roman" w:eastAsia="宋体" w:hAnsi="Times New Roman" w:cs="Times New Roman" w:hint="eastAsia"/>
          <w:color w:val="000000" w:themeColor="text1"/>
        </w:rPr>
        <w:t>第</w:t>
      </w:r>
      <w:r w:rsidR="00F6467F" w:rsidRPr="00196523">
        <w:rPr>
          <w:rFonts w:ascii="Times New Roman" w:eastAsia="宋体" w:hAnsi="Times New Roman" w:cs="Times New Roman" w:hint="eastAsia"/>
          <w:color w:val="000000" w:themeColor="text1"/>
        </w:rPr>
        <w:t>一趟分配的结果如图</w:t>
      </w:r>
      <w:r w:rsidR="00F6467F"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5</w:t>
      </w:r>
      <w:r w:rsidR="00F6467F" w:rsidRPr="00196523">
        <w:rPr>
          <w:rFonts w:ascii="Times New Roman" w:eastAsia="宋体" w:hAnsi="Times New Roman" w:cs="Times New Roman" w:hint="eastAsia"/>
          <w:color w:val="000000" w:themeColor="text1"/>
        </w:rPr>
        <w:t>所示。</w:t>
      </w:r>
    </w:p>
    <w:p w:rsidR="00F6467F" w:rsidRPr="00196523" w:rsidRDefault="00991D27" w:rsidP="001C30E9">
      <w:pPr>
        <w:widowControl/>
        <w:ind w:firstLineChars="0" w:firstLine="0"/>
        <w:jc w:val="left"/>
        <w:rPr>
          <w:color w:val="000000" w:themeColor="text1"/>
        </w:rPr>
      </w:pPr>
      <w:r w:rsidRPr="00196523">
        <w:rPr>
          <w:noProof/>
          <w:color w:val="000000" w:themeColor="text1"/>
        </w:rPr>
        <mc:AlternateContent>
          <mc:Choice Requires="wpg">
            <w:drawing>
              <wp:anchor distT="0" distB="0" distL="114300" distR="114300" simplePos="0" relativeHeight="251876352" behindDoc="0" locked="0" layoutInCell="1" allowOverlap="1">
                <wp:simplePos x="0" y="0"/>
                <wp:positionH relativeFrom="column">
                  <wp:posOffset>918649</wp:posOffset>
                </wp:positionH>
                <wp:positionV relativeFrom="paragraph">
                  <wp:posOffset>101664</wp:posOffset>
                </wp:positionV>
                <wp:extent cx="1986448" cy="2270775"/>
                <wp:effectExtent l="0" t="0" r="13970" b="15240"/>
                <wp:wrapNone/>
                <wp:docPr id="12535" name="组合 12535"/>
                <wp:cNvGraphicFramePr/>
                <a:graphic xmlns:a="http://schemas.openxmlformats.org/drawingml/2006/main">
                  <a:graphicData uri="http://schemas.microsoft.com/office/word/2010/wordprocessingGroup">
                    <wpg:wgp>
                      <wpg:cNvGrpSpPr/>
                      <wpg:grpSpPr>
                        <a:xfrm>
                          <a:off x="0" y="0"/>
                          <a:ext cx="1986448" cy="2270775"/>
                          <a:chOff x="0" y="0"/>
                          <a:chExt cx="1986448" cy="2270775"/>
                        </a:xfrm>
                      </wpg:grpSpPr>
                      <wpg:grpSp>
                        <wpg:cNvPr id="12533" name="组合 12533"/>
                        <wpg:cNvGrpSpPr/>
                        <wpg:grpSpPr>
                          <a:xfrm>
                            <a:off x="362021" y="54388"/>
                            <a:ext cx="1624427" cy="2192981"/>
                            <a:chOff x="0" y="0"/>
                            <a:chExt cx="1624427" cy="2192981"/>
                          </a:xfrm>
                        </wpg:grpSpPr>
                        <wpg:grpSp>
                          <wpg:cNvPr id="1444" name="组合 1444"/>
                          <wpg:cNvGrpSpPr/>
                          <wpg:grpSpPr>
                            <a:xfrm>
                              <a:off x="0" y="0"/>
                              <a:ext cx="1624427" cy="161925"/>
                              <a:chOff x="0" y="0"/>
                              <a:chExt cx="1624427" cy="161925"/>
                            </a:xfrm>
                          </wpg:grpSpPr>
                          <wpg:grpSp>
                            <wpg:cNvPr id="1442" name="组合 1442"/>
                            <wpg:cNvGrpSpPr/>
                            <wpg:grpSpPr>
                              <a:xfrm>
                                <a:off x="532281" y="0"/>
                                <a:ext cx="557424" cy="161925"/>
                                <a:chOff x="0" y="0"/>
                                <a:chExt cx="557424" cy="161925"/>
                              </a:xfrm>
                            </wpg:grpSpPr>
                            <wps:wsp>
                              <wps:cNvPr id="1427"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28"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60</w:t>
                                    </w:r>
                                  </w:p>
                                </w:txbxContent>
                              </wps:txbx>
                              <wps:bodyPr rot="0" vert="horz" wrap="square" lIns="0" tIns="0" rIns="0" bIns="0" anchor="t" anchorCtr="0" upright="1">
                                <a:noAutofit/>
                              </wps:bodyPr>
                            </wps:wsp>
                            <wps:wsp>
                              <wps:cNvPr id="1429"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443" name="组合 1443"/>
                            <wpg:cNvGrpSpPr/>
                            <wpg:grpSpPr>
                              <a:xfrm>
                                <a:off x="0" y="0"/>
                                <a:ext cx="567191" cy="161925"/>
                                <a:chOff x="0" y="0"/>
                                <a:chExt cx="567191" cy="161925"/>
                              </a:xfrm>
                            </wpg:grpSpPr>
                            <wps:wsp>
                              <wps:cNvPr id="1425"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426"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431"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cNvPr id="1441" name="组合 1441"/>
                            <wpg:cNvGrpSpPr/>
                            <wpg:grpSpPr>
                              <a:xfrm>
                                <a:off x="1053574" y="0"/>
                                <a:ext cx="570853" cy="161925"/>
                                <a:chOff x="0" y="0"/>
                                <a:chExt cx="570853" cy="161925"/>
                              </a:xfrm>
                            </wpg:grpSpPr>
                            <wps:wsp>
                              <wps:cNvPr id="1430" name="Line 12466"/>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35" name="Text Box 12501"/>
                              <wps:cNvSpPr txBox="1">
                                <a:spLocks noChangeArrowheads="1"/>
                              </wps:cNvSpPr>
                              <wps:spPr bwMode="auto">
                                <a:xfrm>
                                  <a:off x="184345"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g:grpSp>
                              <wpg:cNvPr id="1440" name="组合 1440"/>
                              <wpg:cNvGrpSpPr/>
                              <wpg:grpSpPr>
                                <a:xfrm>
                                  <a:off x="410198" y="0"/>
                                  <a:ext cx="160655" cy="161925"/>
                                  <a:chOff x="0" y="0"/>
                                  <a:chExt cx="160655" cy="161925"/>
                                </a:xfrm>
                              </wpg:grpSpPr>
                              <wps:wsp>
                                <wps:cNvPr id="1434" name="Freeform 12482"/>
                                <wps:cNvSpPr>
                                  <a:spLocks/>
                                </wps:cNvSpPr>
                                <wps:spPr bwMode="auto">
                                  <a:xfrm>
                                    <a:off x="7684" y="61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6" name="Text Box 12502"/>
                                <wps:cNvSpPr txBox="1">
                                  <a:spLocks noChangeArrowheads="1"/>
                                </wps:cNvSpPr>
                                <wps:spPr bwMode="auto">
                                  <a:xfrm>
                                    <a:off x="0"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grpSp>
                        <wpg:grpSp>
                          <wpg:cNvPr id="1445" name="组合 1445"/>
                          <wpg:cNvGrpSpPr/>
                          <wpg:grpSpPr>
                            <a:xfrm>
                              <a:off x="0" y="232849"/>
                              <a:ext cx="1624427" cy="161925"/>
                              <a:chOff x="0" y="0"/>
                              <a:chExt cx="1624427" cy="161925"/>
                            </a:xfrm>
                          </wpg:grpSpPr>
                          <wpg:grpSp>
                            <wpg:cNvPr id="1446" name="组合 1446"/>
                            <wpg:cNvGrpSpPr/>
                            <wpg:grpSpPr>
                              <a:xfrm>
                                <a:off x="532281" y="0"/>
                                <a:ext cx="557424" cy="161925"/>
                                <a:chOff x="0" y="0"/>
                                <a:chExt cx="557424" cy="161925"/>
                              </a:xfrm>
                            </wpg:grpSpPr>
                            <wps:wsp>
                              <wps:cNvPr id="1447"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48"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61</w:t>
                                    </w:r>
                                  </w:p>
                                </w:txbxContent>
                              </wps:txbx>
                              <wps:bodyPr rot="0" vert="horz" wrap="square" lIns="0" tIns="0" rIns="0" bIns="0" anchor="t" anchorCtr="0" upright="1">
                                <a:noAutofit/>
                              </wps:bodyPr>
                            </wps:wsp>
                            <wps:wsp>
                              <wps:cNvPr id="1449"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450" name="组合 1450"/>
                            <wpg:cNvGrpSpPr/>
                            <wpg:grpSpPr>
                              <a:xfrm>
                                <a:off x="0" y="0"/>
                                <a:ext cx="567191" cy="161925"/>
                                <a:chOff x="0" y="0"/>
                                <a:chExt cx="567191" cy="161925"/>
                              </a:xfrm>
                            </wpg:grpSpPr>
                            <wps:wsp>
                              <wps:cNvPr id="1451"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31</w:t>
                                    </w:r>
                                  </w:p>
                                </w:txbxContent>
                              </wps:txbx>
                              <wps:bodyPr rot="0" vert="horz" wrap="square" lIns="0" tIns="0" rIns="0" bIns="0" anchor="t" anchorCtr="0" upright="1">
                                <a:noAutofit/>
                              </wps:bodyPr>
                            </wps:wsp>
                            <wps:wsp>
                              <wps:cNvPr id="3264"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3265"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cNvPr id="3266" name="组合 3266"/>
                            <wpg:cNvGrpSpPr/>
                            <wpg:grpSpPr>
                              <a:xfrm>
                                <a:off x="1053574" y="0"/>
                                <a:ext cx="570853" cy="161925"/>
                                <a:chOff x="0" y="0"/>
                                <a:chExt cx="570853" cy="161925"/>
                              </a:xfrm>
                            </wpg:grpSpPr>
                            <wps:wsp>
                              <wps:cNvPr id="3267" name="Line 12466"/>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268" name="Text Box 12501"/>
                              <wps:cNvSpPr txBox="1">
                                <a:spLocks noChangeArrowheads="1"/>
                              </wps:cNvSpPr>
                              <wps:spPr bwMode="auto">
                                <a:xfrm>
                                  <a:off x="184345"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g:grpSp>
                              <wpg:cNvPr id="3269" name="组合 3269"/>
                              <wpg:cNvGrpSpPr/>
                              <wpg:grpSpPr>
                                <a:xfrm>
                                  <a:off x="410198" y="0"/>
                                  <a:ext cx="160655" cy="161925"/>
                                  <a:chOff x="0" y="0"/>
                                  <a:chExt cx="160655" cy="161925"/>
                                </a:xfrm>
                              </wpg:grpSpPr>
                              <wps:wsp>
                                <wps:cNvPr id="3270" name="Freeform 12482"/>
                                <wps:cNvSpPr>
                                  <a:spLocks/>
                                </wps:cNvSpPr>
                                <wps:spPr bwMode="auto">
                                  <a:xfrm>
                                    <a:off x="7684" y="61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Text Box 12502"/>
                                <wps:cNvSpPr txBox="1">
                                  <a:spLocks noChangeArrowheads="1"/>
                                </wps:cNvSpPr>
                                <wps:spPr bwMode="auto">
                                  <a:xfrm>
                                    <a:off x="0"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A80D9D">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grpSp>
                        <wpg:grpSp>
                          <wpg:cNvPr id="3272" name="组合 3272"/>
                          <wpg:cNvGrpSpPr/>
                          <wpg:grpSpPr>
                            <a:xfrm>
                              <a:off x="0" y="890605"/>
                              <a:ext cx="1089640" cy="161925"/>
                              <a:chOff x="0" y="0"/>
                              <a:chExt cx="1089705" cy="161925"/>
                            </a:xfrm>
                          </wpg:grpSpPr>
                          <wpg:grpSp>
                            <wpg:cNvPr id="3273" name="组合 3273"/>
                            <wpg:cNvGrpSpPr/>
                            <wpg:grpSpPr>
                              <a:xfrm>
                                <a:off x="532281" y="0"/>
                                <a:ext cx="557424" cy="161925"/>
                                <a:chOff x="0" y="0"/>
                                <a:chExt cx="557424" cy="161925"/>
                              </a:xfrm>
                            </wpg:grpSpPr>
                            <wps:wsp>
                              <wps:cNvPr id="3274"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275"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3276"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3277" name="组合 3277"/>
                            <wpg:cNvGrpSpPr/>
                            <wpg:grpSpPr>
                              <a:xfrm>
                                <a:off x="0" y="0"/>
                                <a:ext cx="567191" cy="161925"/>
                                <a:chOff x="0" y="0"/>
                                <a:chExt cx="567191" cy="161925"/>
                              </a:xfrm>
                            </wpg:grpSpPr>
                            <wps:wsp>
                              <wps:cNvPr id="3278"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44</w:t>
                                    </w:r>
                                  </w:p>
                                </w:txbxContent>
                              </wps:txbx>
                              <wps:bodyPr rot="0" vert="horz" wrap="square" lIns="0" tIns="0" rIns="0" bIns="0" anchor="t" anchorCtr="0" upright="1">
                                <a:noAutofit/>
                              </wps:bodyPr>
                            </wps:wsp>
                            <wps:wsp>
                              <wps:cNvPr id="3279"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3280"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3285" name="Freeform 12482"/>
                            <wps:cNvSpPr>
                              <a:spLocks/>
                            </wps:cNvSpPr>
                            <wps:spPr bwMode="auto">
                              <a:xfrm>
                                <a:off x="932642" y="95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287" name="组合 3287"/>
                          <wpg:cNvGrpSpPr/>
                          <wpg:grpSpPr>
                            <a:xfrm>
                              <a:off x="0" y="1108157"/>
                              <a:ext cx="1089640" cy="161925"/>
                              <a:chOff x="0" y="0"/>
                              <a:chExt cx="1089705" cy="161925"/>
                            </a:xfrm>
                          </wpg:grpSpPr>
                          <wpg:grpSp>
                            <wpg:cNvPr id="3288" name="组合 3288"/>
                            <wpg:cNvGrpSpPr/>
                            <wpg:grpSpPr>
                              <a:xfrm>
                                <a:off x="532281" y="0"/>
                                <a:ext cx="557424" cy="161925"/>
                                <a:chOff x="0" y="0"/>
                                <a:chExt cx="557424" cy="161925"/>
                              </a:xfrm>
                            </wpg:grpSpPr>
                            <wps:wsp>
                              <wps:cNvPr id="3289"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290"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55</w:t>
                                    </w:r>
                                  </w:p>
                                </w:txbxContent>
                              </wps:txbx>
                              <wps:bodyPr rot="0" vert="horz" wrap="square" lIns="0" tIns="0" rIns="0" bIns="0" anchor="t" anchorCtr="0" upright="1">
                                <a:noAutofit/>
                              </wps:bodyPr>
                            </wps:wsp>
                            <wps:wsp>
                              <wps:cNvPr id="3291"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3292" name="组合 3292"/>
                            <wpg:cNvGrpSpPr/>
                            <wpg:grpSpPr>
                              <a:xfrm>
                                <a:off x="0" y="0"/>
                                <a:ext cx="567191" cy="161925"/>
                                <a:chOff x="0" y="0"/>
                                <a:chExt cx="567191" cy="161925"/>
                              </a:xfrm>
                            </wpg:grpSpPr>
                            <wps:wsp>
                              <wps:cNvPr id="3293"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s:wsp>
                              <wps:cNvPr id="3294"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3295"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12512" name="Freeform 12482"/>
                            <wps:cNvSpPr>
                              <a:spLocks/>
                            </wps:cNvSpPr>
                            <wps:spPr bwMode="auto">
                              <a:xfrm>
                                <a:off x="932097" y="61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519" name="组合 12519"/>
                          <wpg:cNvGrpSpPr/>
                          <wpg:grpSpPr>
                            <a:xfrm>
                              <a:off x="0" y="2031056"/>
                              <a:ext cx="567191" cy="161925"/>
                              <a:chOff x="0" y="0"/>
                              <a:chExt cx="567191" cy="161925"/>
                            </a:xfrm>
                          </wpg:grpSpPr>
                          <wps:wsp>
                            <wps:cNvPr id="12520"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29</w:t>
                                  </w:r>
                                </w:p>
                              </w:txbxContent>
                            </wps:txbx>
                            <wps:bodyPr rot="0" vert="horz" wrap="square" lIns="0" tIns="0" rIns="0" bIns="0" anchor="t" anchorCtr="0" upright="1">
                              <a:noAutofit/>
                            </wps:bodyPr>
                          </wps:wsp>
                          <wps:wsp>
                            <wps:cNvPr id="12521"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465B61">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522"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grpSp>
                        <wpg:cNvPr id="12534" name="组合 12534"/>
                        <wpg:cNvGrpSpPr/>
                        <wpg:grpSpPr>
                          <a:xfrm>
                            <a:off x="0" y="0"/>
                            <a:ext cx="445440" cy="2270775"/>
                            <a:chOff x="0" y="0"/>
                            <a:chExt cx="445440" cy="2270775"/>
                          </a:xfrm>
                        </wpg:grpSpPr>
                        <wps:wsp>
                          <wps:cNvPr id="12408" name="Text Box 12427"/>
                          <wps:cNvSpPr txBox="1">
                            <a:spLocks noChangeArrowheads="1"/>
                          </wps:cNvSpPr>
                          <wps:spPr bwMode="auto">
                            <a:xfrm>
                              <a:off x="186959" y="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09" name="Text Box 12428"/>
                          <wps:cNvSpPr txBox="1">
                            <a:spLocks noChangeArrowheads="1"/>
                          </wps:cNvSpPr>
                          <wps:spPr bwMode="auto">
                            <a:xfrm>
                              <a:off x="186959" y="22775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11" name="Text Box 12430"/>
                          <wps:cNvSpPr txBox="1">
                            <a:spLocks noChangeArrowheads="1"/>
                          </wps:cNvSpPr>
                          <wps:spPr bwMode="auto">
                            <a:xfrm>
                              <a:off x="186959" y="45380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13" name="Text Box 12432"/>
                          <wps:cNvSpPr txBox="1">
                            <a:spLocks noChangeArrowheads="1"/>
                          </wps:cNvSpPr>
                          <wps:spPr bwMode="auto">
                            <a:xfrm>
                              <a:off x="186959" y="679851"/>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15" name="Text Box 12434"/>
                          <wps:cNvSpPr txBox="1">
                            <a:spLocks noChangeArrowheads="1"/>
                          </wps:cNvSpPr>
                          <wps:spPr bwMode="auto">
                            <a:xfrm>
                              <a:off x="186959" y="90590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33" name="Text Box 12452"/>
                          <wps:cNvSpPr txBox="1">
                            <a:spLocks noChangeArrowheads="1"/>
                          </wps:cNvSpPr>
                          <wps:spPr bwMode="auto">
                            <a:xfrm>
                              <a:off x="0" y="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0</w:t>
                                </w:r>
                              </w:p>
                            </w:txbxContent>
                          </wps:txbx>
                          <wps:bodyPr rot="0" vert="horz" wrap="square" lIns="0" tIns="0" rIns="0" bIns="0" anchor="t" anchorCtr="0" upright="1">
                            <a:noAutofit/>
                          </wps:bodyPr>
                        </wps:wsp>
                        <wps:wsp>
                          <wps:cNvPr id="12434" name="Text Box 12453"/>
                          <wps:cNvSpPr txBox="1">
                            <a:spLocks noChangeArrowheads="1"/>
                          </wps:cNvSpPr>
                          <wps:spPr bwMode="auto">
                            <a:xfrm>
                              <a:off x="0" y="22775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1</w:t>
                                </w:r>
                              </w:p>
                            </w:txbxContent>
                          </wps:txbx>
                          <wps:bodyPr rot="0" vert="horz" wrap="square" lIns="0" tIns="0" rIns="0" bIns="0" anchor="t" anchorCtr="0" upright="1">
                            <a:noAutofit/>
                          </wps:bodyPr>
                        </wps:wsp>
                        <wps:wsp>
                          <wps:cNvPr id="12435" name="Text Box 12454"/>
                          <wps:cNvSpPr txBox="1">
                            <a:spLocks noChangeArrowheads="1"/>
                          </wps:cNvSpPr>
                          <wps:spPr bwMode="auto">
                            <a:xfrm>
                              <a:off x="0" y="45380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2</w:t>
                                </w:r>
                              </w:p>
                            </w:txbxContent>
                          </wps:txbx>
                          <wps:bodyPr rot="0" vert="horz" wrap="square" lIns="0" tIns="0" rIns="0" bIns="0" anchor="t" anchorCtr="0" upright="1">
                            <a:noAutofit/>
                          </wps:bodyPr>
                        </wps:wsp>
                        <wps:wsp>
                          <wps:cNvPr id="12436" name="Text Box 12455"/>
                          <wps:cNvSpPr txBox="1">
                            <a:spLocks noChangeArrowheads="1"/>
                          </wps:cNvSpPr>
                          <wps:spPr bwMode="auto">
                            <a:xfrm>
                              <a:off x="0" y="67985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3</w:t>
                                </w:r>
                              </w:p>
                            </w:txbxContent>
                          </wps:txbx>
                          <wps:bodyPr rot="0" vert="horz" wrap="square" lIns="0" tIns="0" rIns="0" bIns="0" anchor="t" anchorCtr="0" upright="1">
                            <a:noAutofit/>
                          </wps:bodyPr>
                        </wps:wsp>
                        <wps:wsp>
                          <wps:cNvPr id="12437" name="Text Box 12456"/>
                          <wps:cNvSpPr txBox="1">
                            <a:spLocks noChangeArrowheads="1"/>
                          </wps:cNvSpPr>
                          <wps:spPr bwMode="auto">
                            <a:xfrm>
                              <a:off x="0" y="90590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4</w:t>
                                </w:r>
                              </w:p>
                            </w:txbxContent>
                          </wps:txbx>
                          <wps:bodyPr rot="0" vert="horz" wrap="square" lIns="0" tIns="0" rIns="0" bIns="0" anchor="t" anchorCtr="0" upright="1">
                            <a:noAutofit/>
                          </wps:bodyPr>
                        </wps:wsp>
                        <wps:wsp>
                          <wps:cNvPr id="12448" name="Text Box 12467"/>
                          <wps:cNvSpPr txBox="1">
                            <a:spLocks noChangeArrowheads="1"/>
                          </wps:cNvSpPr>
                          <wps:spPr bwMode="auto">
                            <a:xfrm>
                              <a:off x="186959" y="1137051"/>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50" name="Text Box 12469"/>
                          <wps:cNvSpPr txBox="1">
                            <a:spLocks noChangeArrowheads="1"/>
                          </wps:cNvSpPr>
                          <wps:spPr bwMode="auto">
                            <a:xfrm>
                              <a:off x="186959" y="1364801"/>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51" name="Text Box 12470"/>
                          <wps:cNvSpPr txBox="1">
                            <a:spLocks noChangeArrowheads="1"/>
                          </wps:cNvSpPr>
                          <wps:spPr bwMode="auto">
                            <a:xfrm>
                              <a:off x="186959" y="159085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468" name="Text Box 12487"/>
                          <wps:cNvSpPr txBox="1">
                            <a:spLocks noChangeArrowheads="1"/>
                          </wps:cNvSpPr>
                          <wps:spPr bwMode="auto">
                            <a:xfrm>
                              <a:off x="0" y="113705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5</w:t>
                                </w:r>
                              </w:p>
                            </w:txbxContent>
                          </wps:txbx>
                          <wps:bodyPr rot="0" vert="horz" wrap="square" lIns="0" tIns="0" rIns="0" bIns="0" anchor="t" anchorCtr="0" upright="1">
                            <a:noAutofit/>
                          </wps:bodyPr>
                        </wps:wsp>
                        <wps:wsp>
                          <wps:cNvPr id="12469" name="Text Box 12488"/>
                          <wps:cNvSpPr txBox="1">
                            <a:spLocks noChangeArrowheads="1"/>
                          </wps:cNvSpPr>
                          <wps:spPr bwMode="auto">
                            <a:xfrm>
                              <a:off x="0" y="136480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6</w:t>
                                </w:r>
                              </w:p>
                            </w:txbxContent>
                          </wps:txbx>
                          <wps:bodyPr rot="0" vert="horz" wrap="square" lIns="0" tIns="0" rIns="0" bIns="0" anchor="t" anchorCtr="0" upright="1">
                            <a:noAutofit/>
                          </wps:bodyPr>
                        </wps:wsp>
                        <wps:wsp>
                          <wps:cNvPr id="12471" name="Text Box 12489"/>
                          <wps:cNvSpPr txBox="1">
                            <a:spLocks noChangeArrowheads="1"/>
                          </wps:cNvSpPr>
                          <wps:spPr bwMode="auto">
                            <a:xfrm>
                              <a:off x="0" y="159085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7</w:t>
                                </w:r>
                              </w:p>
                            </w:txbxContent>
                          </wps:txbx>
                          <wps:bodyPr rot="0" vert="horz" wrap="square" lIns="0" tIns="0" rIns="0" bIns="0" anchor="t" anchorCtr="0" upright="1">
                            <a:noAutofit/>
                          </wps:bodyPr>
                        </wps:wsp>
                        <wps:wsp>
                          <wps:cNvPr id="1416" name="Freeform 12498"/>
                          <wps:cNvSpPr>
                            <a:spLocks/>
                          </wps:cNvSpPr>
                          <wps:spPr bwMode="auto">
                            <a:xfrm>
                              <a:off x="198857" y="1373299"/>
                              <a:ext cx="234569" cy="206589"/>
                            </a:xfrm>
                            <a:custGeom>
                              <a:avLst/>
                              <a:gdLst>
                                <a:gd name="T0" fmla="*/ 0 w 412"/>
                                <a:gd name="T1" fmla="*/ 360 h 360"/>
                                <a:gd name="T2" fmla="*/ 412 w 412"/>
                                <a:gd name="T3" fmla="*/ 0 h 360"/>
                              </a:gdLst>
                              <a:ahLst/>
                              <a:cxnLst>
                                <a:cxn ang="0">
                                  <a:pos x="T0" y="T1"/>
                                </a:cxn>
                                <a:cxn ang="0">
                                  <a:pos x="T2" y="T3"/>
                                </a:cxn>
                              </a:cxnLst>
                              <a:rect l="0" t="0" r="r" b="b"/>
                              <a:pathLst>
                                <a:path w="412" h="360">
                                  <a:moveTo>
                                    <a:pt x="0" y="360"/>
                                  </a:moveTo>
                                  <a:lnTo>
                                    <a:pt x="412"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Freeform 12504"/>
                          <wps:cNvSpPr>
                            <a:spLocks/>
                          </wps:cNvSpPr>
                          <wps:spPr bwMode="auto">
                            <a:xfrm>
                              <a:off x="198857" y="1832199"/>
                              <a:ext cx="226029" cy="201998"/>
                            </a:xfrm>
                            <a:custGeom>
                              <a:avLst/>
                              <a:gdLst>
                                <a:gd name="T0" fmla="*/ 0 w 397"/>
                                <a:gd name="T1" fmla="*/ 352 h 352"/>
                                <a:gd name="T2" fmla="*/ 397 w 397"/>
                                <a:gd name="T3" fmla="*/ 0 h 352"/>
                              </a:gdLst>
                              <a:ahLst/>
                              <a:cxnLst>
                                <a:cxn ang="0">
                                  <a:pos x="T0" y="T1"/>
                                </a:cxn>
                                <a:cxn ang="0">
                                  <a:pos x="T2" y="T3"/>
                                </a:cxn>
                              </a:cxnLst>
                              <a:rect l="0" t="0" r="r" b="b"/>
                              <a:pathLst>
                                <a:path w="397" h="352">
                                  <a:moveTo>
                                    <a:pt x="0" y="352"/>
                                  </a:moveTo>
                                  <a:lnTo>
                                    <a:pt x="397"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3" name="Text Box 12472"/>
                          <wps:cNvSpPr txBox="1">
                            <a:spLocks noChangeArrowheads="1"/>
                          </wps:cNvSpPr>
                          <wps:spPr bwMode="auto">
                            <a:xfrm>
                              <a:off x="186959" y="181690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408" name="Text Box 12490"/>
                          <wps:cNvSpPr txBox="1">
                            <a:spLocks noChangeArrowheads="1"/>
                          </wps:cNvSpPr>
                          <wps:spPr bwMode="auto">
                            <a:xfrm>
                              <a:off x="0" y="181690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8</w:t>
                                </w:r>
                              </w:p>
                            </w:txbxContent>
                          </wps:txbx>
                          <wps:bodyPr rot="0" vert="horz" wrap="square" lIns="0" tIns="0" rIns="0" bIns="0" anchor="t" anchorCtr="0" upright="1">
                            <a:noAutofit/>
                          </wps:bodyPr>
                        </wps:wsp>
                        <wps:wsp>
                          <wps:cNvPr id="12455" name="Text Box 12474"/>
                          <wps:cNvSpPr txBox="1">
                            <a:spLocks noChangeArrowheads="1"/>
                          </wps:cNvSpPr>
                          <wps:spPr bwMode="auto">
                            <a:xfrm>
                              <a:off x="185260" y="2042953"/>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F6467F">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409" name="Text Box 12491"/>
                          <wps:cNvSpPr txBox="1">
                            <a:spLocks noChangeArrowheads="1"/>
                          </wps:cNvSpPr>
                          <wps:spPr bwMode="auto">
                            <a:xfrm>
                              <a:off x="0" y="2042953"/>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9</w:t>
                                </w:r>
                              </w:p>
                            </w:txbxContent>
                          </wps:txbx>
                          <wps:bodyPr rot="0" vert="horz" wrap="square" lIns="0" tIns="0" rIns="0" bIns="0" anchor="t" anchorCtr="0" upright="1">
                            <a:noAutofit/>
                          </wps:bodyPr>
                        </wps:wsp>
                        <wps:wsp>
                          <wps:cNvPr id="12530" name="Freeform 12482"/>
                          <wps:cNvSpPr>
                            <a:spLocks/>
                          </wps:cNvSpPr>
                          <wps:spPr bwMode="auto">
                            <a:xfrm>
                              <a:off x="197157" y="463998"/>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31" name="Freeform 12482"/>
                          <wps:cNvSpPr>
                            <a:spLocks/>
                          </wps:cNvSpPr>
                          <wps:spPr bwMode="auto">
                            <a:xfrm>
                              <a:off x="192058" y="684950"/>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32" name="Freeform 12482"/>
                          <wps:cNvSpPr>
                            <a:spLocks/>
                          </wps:cNvSpPr>
                          <wps:spPr bwMode="auto">
                            <a:xfrm>
                              <a:off x="197157" y="1597650"/>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anchor>
            </w:drawing>
          </mc:Choice>
          <mc:Fallback>
            <w:pict>
              <v:group id="组合 12535" o:spid="_x0000_s3058" style="position:absolute;margin-left:72.35pt;margin-top:8pt;width:156.4pt;height:178.8pt;z-index:251876352" coordsize="19864,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">
                <v:group id="组合 12533" o:spid="_x0000_s3059" style="position:absolute;left:3620;top:543;width:16244;height:21930" coordsize="16244,2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">
                  <v:group id="组合 1444" o:spid="_x0000_s3060" style="position:absolute;width:16244;height:1619" coordsize="1624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">
                    <v:group id="组合 1442" o:spid="_x0000_s3061"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line id="Line 12461" o:spid="_x0000_s3062"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">
                        <v:stroke endarrow="block" endarrowwidth="narrow" endarrowlength="short"/>
                      </v:line>
                      <v:shape id="Text Box 12464" o:spid="_x0000_s3063"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" filled="f">
                        <v:textbox inset="0,0,0,0">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60</w:t>
                              </w:r>
                            </w:p>
                          </w:txbxContent>
                        </v:textbox>
                      </v:shape>
                      <v:shape id="Text Box 12465" o:spid="_x0000_s3064"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" filled="f">
                        <v:textbox inset="0,0,0,0">
                          <w:txbxContent>
                            <w:p w:rsidR="008E537A" w:rsidRPr="00700C45" w:rsidRDefault="008E537A" w:rsidP="00A80D9D">
                              <w:pPr>
                                <w:ind w:firstLineChars="0" w:firstLine="0"/>
                                <w:rPr>
                                  <w:rFonts w:ascii="Times New Roman" w:hAnsi="Times New Roman" w:cs="Times New Roman"/>
                                </w:rPr>
                              </w:pPr>
                            </w:p>
                          </w:txbxContent>
                        </v:textbox>
                      </v:shape>
                    </v:group>
                    <v:group id="组合 1443" o:spid="_x0000_s3065"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xt Box 12459" o:spid="_x0000_s3066"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" filled="f">
                        <v:textbox inset="0,0,0,0">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30</w:t>
                              </w:r>
                            </w:p>
                          </w:txbxContent>
                        </v:textbox>
                      </v:shape>
                      <v:shape id="Text Box 12460" o:spid="_x0000_s3067"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" filled="f">
                        <v:textbox inset="0,0,0,0">
                          <w:txbxContent>
                            <w:p w:rsidR="008E537A" w:rsidRPr="00700C45" w:rsidRDefault="008E537A" w:rsidP="00A80D9D">
                              <w:pPr>
                                <w:ind w:firstLineChars="0" w:firstLine="0"/>
                                <w:rPr>
                                  <w:rFonts w:ascii="Times New Roman" w:hAnsi="Times New Roman" w:cs="Times New Roman"/>
                                </w:rPr>
                              </w:pPr>
                            </w:p>
                          </w:txbxContent>
                        </v:textbox>
                      </v:shape>
                      <v:line id="Line 12471" o:spid="_x0000_s3068"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">
                        <v:stroke endarrow="block" endarrowwidth="narrow" endarrowlength="short"/>
                      </v:line>
                    </v:group>
                    <v:group id="组合 1441" o:spid="_x0000_s3069" style="position:absolute;left:10535;width:5709;height:1619" coordsize="5708,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">
                      <v:line id="Line 12466" o:spid="_x0000_s3070"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">
                        <v:stroke endarrow="block" endarrowwidth="narrow" endarrowlength="short"/>
                      </v:line>
                      <v:shape id="Text Box 12501" o:spid="_x0000_s3071" type="#_x0000_t202" style="position:absolute;left:1843;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" filled="f">
                        <v:textbox inset="0,0,0,0">
                          <w:txbxContent>
                            <w:p w:rsidR="008E537A" w:rsidRPr="00700C45" w:rsidRDefault="008E537A" w:rsidP="00A80D9D">
                              <w:pPr>
                                <w:pStyle w:val="ab"/>
                                <w:ind w:firstLineChars="0" w:firstLine="0"/>
                                <w:rPr>
                                  <w:rFonts w:ascii="Times New Roman" w:hAnsi="Times New Roman" w:cs="Times New Roman"/>
                                </w:rPr>
                              </w:pPr>
                              <w:r>
                                <w:rPr>
                                  <w:rFonts w:ascii="Times New Roman" w:hAnsi="Times New Roman" w:cs="Times New Roman"/>
                                </w:rPr>
                                <w:t>20</w:t>
                              </w:r>
                            </w:p>
                          </w:txbxContent>
                        </v:textbox>
                      </v:shape>
                      <v:group id="组合 1440" o:spid="_x0000_s3072" style="position:absolute;left:4101;width:1607;height:1619" coordsize="16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Freeform 12482" o:spid="_x0000_s3073" style="position:absolute;left:7684;top:6147;width:146685;height:14795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" path="m258,l,258e" filled="f">
                          <v:path arrowok="t" o:connecttype="custom" o:connectlocs="146685,0;0,147955" o:connectangles="0,0"/>
                        </v:shape>
                        <v:shape id="Text Box 12502" o:spid="_x0000_s3074" type="#_x0000_t202" style="position:absolute;width:160655;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" filled="f">
                          <v:textbox inset="0,0,0,0">
                            <w:txbxContent>
                              <w:p w:rsidR="008E537A" w:rsidRPr="00700C45" w:rsidRDefault="008E537A" w:rsidP="00A80D9D">
                                <w:pPr>
                                  <w:ind w:firstLineChars="0" w:firstLine="0"/>
                                  <w:rPr>
                                    <w:rFonts w:ascii="Times New Roman" w:hAnsi="Times New Roman" w:cs="Times New Roman"/>
                                  </w:rPr>
                                </w:pPr>
                              </w:p>
                            </w:txbxContent>
                          </v:textbox>
                        </v:shape>
                      </v:group>
                    </v:group>
                  </v:group>
                  <v:group id="组合 1445" o:spid="_x0000_s3075" style="position:absolute;top:2328;width:16244;height:1619" coordsize="1624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">
                    <v:group id="组合 1446" o:spid="_x0000_s3076"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line id="Line 12461" o:spid="_x0000_s3077"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">
                        <v:stroke endarrow="block" endarrowwidth="narrow" endarrowlength="short"/>
                      </v:line>
                      <v:shape id="Text Box 12464" o:spid="_x0000_s3078"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61</w:t>
                              </w:r>
                            </w:p>
                          </w:txbxContent>
                        </v:textbox>
                      </v:shape>
                      <v:shape id="Text Box 12465" o:spid="_x0000_s3079"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" filled="f">
                        <v:textbox inset="0,0,0,0">
                          <w:txbxContent>
                            <w:p w:rsidR="008E537A" w:rsidRPr="00700C45" w:rsidRDefault="008E537A" w:rsidP="00A80D9D">
                              <w:pPr>
                                <w:ind w:firstLineChars="0" w:firstLine="0"/>
                                <w:rPr>
                                  <w:rFonts w:ascii="Times New Roman" w:hAnsi="Times New Roman" w:cs="Times New Roman"/>
                                </w:rPr>
                              </w:pPr>
                            </w:p>
                          </w:txbxContent>
                        </v:textbox>
                      </v:shape>
                    </v:group>
                    <v:group id="组合 1450" o:spid="_x0000_s3080"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xt Box 12459" o:spid="_x0000_s3081"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31</w:t>
                              </w:r>
                            </w:p>
                          </w:txbxContent>
                        </v:textbox>
                      </v:shape>
                      <v:shape id="Text Box 12460" o:spid="_x0000_s3082"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" filled="f">
                        <v:textbox inset="0,0,0,0">
                          <w:txbxContent>
                            <w:p w:rsidR="008E537A" w:rsidRPr="00700C45" w:rsidRDefault="008E537A" w:rsidP="00A80D9D">
                              <w:pPr>
                                <w:ind w:firstLineChars="0" w:firstLine="0"/>
                                <w:rPr>
                                  <w:rFonts w:ascii="Times New Roman" w:hAnsi="Times New Roman" w:cs="Times New Roman"/>
                                </w:rPr>
                              </w:pPr>
                            </w:p>
                          </w:txbxContent>
                        </v:textbox>
                      </v:shape>
                      <v:line id="Line 12471" o:spid="_x0000_s3083"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">
                        <v:stroke endarrow="block" endarrowwidth="narrow" endarrowlength="short"/>
                      </v:line>
                    </v:group>
                    <v:group id="组合 3266" o:spid="_x0000_s3084" style="position:absolute;left:10535;width:5709;height:1619" coordsize="5708,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">
                      <v:line id="Line 12466" o:spid="_x0000_s3085"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">
                        <v:stroke endarrow="block" endarrowwidth="narrow" endarrowlength="short"/>
                      </v:line>
                      <v:shape id="Text Box 12501" o:spid="_x0000_s3086" type="#_x0000_t202" style="position:absolute;left:1843;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1</w:t>
                              </w:r>
                            </w:p>
                          </w:txbxContent>
                        </v:textbox>
                      </v:shape>
                      <v:group id="组合 3269" o:spid="_x0000_s3087" style="position:absolute;left:4101;width:1607;height:1619" coordsize="16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">
                        <v:shape id="Freeform 12482" o:spid="_x0000_s3088" style="position:absolute;left:7684;top:6147;width:146685;height:14795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" path="m258,l,258e" filled="f">
                          <v:path arrowok="t" o:connecttype="custom" o:connectlocs="146685,0;0,147955" o:connectangles="0,0"/>
                        </v:shape>
                        <v:shape id="Text Box 12502" o:spid="_x0000_s3089" type="#_x0000_t202" style="position:absolute;width:160655;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" filled="f">
                          <v:textbox inset="0,0,0,0">
                            <w:txbxContent>
                              <w:p w:rsidR="008E537A" w:rsidRPr="00700C45" w:rsidRDefault="008E537A" w:rsidP="00A80D9D">
                                <w:pPr>
                                  <w:ind w:firstLineChars="0" w:firstLine="0"/>
                                  <w:rPr>
                                    <w:rFonts w:ascii="Times New Roman" w:hAnsi="Times New Roman" w:cs="Times New Roman"/>
                                  </w:rPr>
                                </w:pPr>
                              </w:p>
                            </w:txbxContent>
                          </v:textbox>
                        </v:shape>
                      </v:group>
                    </v:group>
                  </v:group>
                  <v:group id="组合 3272" o:spid="_x0000_s3090" style="position:absolute;top:8906;width:10896;height:1619" coordsize="10897,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">
                    <v:group id="组合 3273" o:spid="_x0000_s3091"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">
                      <v:line id="Line 12461" o:spid="_x0000_s3092"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">
                        <v:stroke endarrow="block" endarrowwidth="narrow" endarrowlength="short"/>
                      </v:line>
                      <v:shape id="Text Box 12464" o:spid="_x0000_s3093"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4</w:t>
                              </w:r>
                            </w:p>
                          </w:txbxContent>
                        </v:textbox>
                      </v:shape>
                      <v:shape id="Text Box 12465" o:spid="_x0000_s3094"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" filled="f">
                        <v:textbox inset="0,0,0,0">
                          <w:txbxContent>
                            <w:p w:rsidR="008E537A" w:rsidRPr="00700C45" w:rsidRDefault="008E537A" w:rsidP="00465B61">
                              <w:pPr>
                                <w:ind w:firstLineChars="0" w:firstLine="0"/>
                                <w:rPr>
                                  <w:rFonts w:ascii="Times New Roman" w:hAnsi="Times New Roman" w:cs="Times New Roman"/>
                                </w:rPr>
                              </w:pPr>
                            </w:p>
                          </w:txbxContent>
                        </v:textbox>
                      </v:shape>
                    </v:group>
                    <v:group id="组合 3277" o:spid="_x0000_s3095"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oj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pOp/B8E56AXDwAAAD//wMAUEsBAi0AFAAGAAgAAAAhANvh9svuAAAAhQEAABMAAAAAAAAA&#10;AAAAAAAAAAAAAFtDb250ZW50X1R5cGVzXS54bWxQSwECLQAUAAYACAAAACEAWvQsW78AAAAVAQAA&#10;CwAAAAAAAAAAAAAAAAAfAQAAX3JlbHMvLnJlbHNQSwECLQAUAAYACAAAACEAhABqI8YAAADdAAAA&#10;DwAAAAAAAAAAAAAAAAAHAgAAZHJzL2Rvd25yZXYueG1sUEsFBgAAAAADAAMAtwAAAPoCAAAAAA==&#10;">
                      <v:shape id="Text Box 12459" o:spid="_x0000_s3096"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44</w:t>
                              </w:r>
                            </w:p>
                          </w:txbxContent>
                        </v:textbox>
                      </v:shape>
                      <v:shape id="Text Box 12460" o:spid="_x0000_s3097"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" filled="f">
                        <v:textbox inset="0,0,0,0">
                          <w:txbxContent>
                            <w:p w:rsidR="008E537A" w:rsidRPr="00700C45" w:rsidRDefault="008E537A" w:rsidP="00465B61">
                              <w:pPr>
                                <w:ind w:firstLineChars="0" w:firstLine="0"/>
                                <w:rPr>
                                  <w:rFonts w:ascii="Times New Roman" w:hAnsi="Times New Roman" w:cs="Times New Roman"/>
                                </w:rPr>
                              </w:pPr>
                            </w:p>
                          </w:txbxContent>
                        </v:textbox>
                      </v:shape>
                      <v:line id="Line 12471" o:spid="_x0000_s3098"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">
                        <v:stroke endarrow="block" endarrowwidth="narrow" endarrowlength="short"/>
                      </v:line>
                    </v:group>
                    <v:shape id="Freeform 12482" o:spid="_x0000_s3099" style="position:absolute;left:9326;top:95;width:1467;height:1480;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" path="m258,l,258e" filled="f">
                      <v:path arrowok="t" o:connecttype="custom" o:connectlocs="146685,0;0,147955" o:connectangles="0,0"/>
                    </v:shape>
                  </v:group>
                  <v:group id="组合 3287" o:spid="_x0000_s3100" style="position:absolute;top:11081;width:10896;height:1619" coordsize="10897,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">
                    <v:group id="组合 3288" o:spid="_x0000_s3101"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">
                      <v:line id="Line 12461" o:spid="_x0000_s3102"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">
                        <v:stroke endarrow="block" endarrowwidth="narrow" endarrowlength="short"/>
                      </v:line>
                      <v:shape id="Text Box 12464" o:spid="_x0000_s3103"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55</w:t>
                              </w:r>
                            </w:p>
                          </w:txbxContent>
                        </v:textbox>
                      </v:shape>
                      <v:shape id="Text Box 12465" o:spid="_x0000_s3104"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" filled="f">
                        <v:textbox inset="0,0,0,0">
                          <w:txbxContent>
                            <w:p w:rsidR="008E537A" w:rsidRPr="00700C45" w:rsidRDefault="008E537A" w:rsidP="00465B61">
                              <w:pPr>
                                <w:ind w:firstLineChars="0" w:firstLine="0"/>
                                <w:rPr>
                                  <w:rFonts w:ascii="Times New Roman" w:hAnsi="Times New Roman" w:cs="Times New Roman"/>
                                </w:rPr>
                              </w:pPr>
                            </w:p>
                          </w:txbxContent>
                        </v:textbox>
                      </v:shape>
                    </v:group>
                    <v:group id="组合 3292" o:spid="_x0000_s3105"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">
                      <v:shape id="Text Box 12459" o:spid="_x0000_s3106"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5</w:t>
                              </w:r>
                            </w:p>
                          </w:txbxContent>
                        </v:textbox>
                      </v:shape>
                      <v:shape id="Text Box 12460" o:spid="_x0000_s3107"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" filled="f">
                        <v:textbox inset="0,0,0,0">
                          <w:txbxContent>
                            <w:p w:rsidR="008E537A" w:rsidRPr="00700C45" w:rsidRDefault="008E537A" w:rsidP="00465B61">
                              <w:pPr>
                                <w:ind w:firstLineChars="0" w:firstLine="0"/>
                                <w:rPr>
                                  <w:rFonts w:ascii="Times New Roman" w:hAnsi="Times New Roman" w:cs="Times New Roman"/>
                                </w:rPr>
                              </w:pPr>
                            </w:p>
                          </w:txbxContent>
                        </v:textbox>
                      </v:shape>
                      <v:line id="Line 12471" o:spid="_x0000_s3108"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">
                        <v:stroke endarrow="block" endarrowwidth="narrow" endarrowlength="short"/>
                      </v:line>
                    </v:group>
                    <v:shape id="Freeform 12482" o:spid="_x0000_s3109" style="position:absolute;left:9320;top:61;width:1467;height:1480;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" path="m258,l,258e" filled="f">
                      <v:path arrowok="t" o:connecttype="custom" o:connectlocs="146685,0;0,147955" o:connectangles="0,0"/>
                    </v:shape>
                  </v:group>
                  <v:group id="组合 12519" o:spid="_x0000_s3110" style="position:absolute;top:20310;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">
                    <v:shape id="Text Box 12459" o:spid="_x0000_s3111"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" filled="f">
                      <v:textbox inset="0,0,0,0">
                        <w:txbxContent>
                          <w:p w:rsidR="008E537A" w:rsidRPr="00700C45" w:rsidRDefault="008E537A" w:rsidP="00465B61">
                            <w:pPr>
                              <w:pStyle w:val="ab"/>
                              <w:ind w:firstLineChars="0" w:firstLine="0"/>
                              <w:rPr>
                                <w:rFonts w:ascii="Times New Roman" w:hAnsi="Times New Roman" w:cs="Times New Roman"/>
                              </w:rPr>
                            </w:pPr>
                            <w:r>
                              <w:rPr>
                                <w:rFonts w:ascii="Times New Roman" w:hAnsi="Times New Roman" w:cs="Times New Roman"/>
                              </w:rPr>
                              <w:t>29</w:t>
                            </w:r>
                          </w:p>
                        </w:txbxContent>
                      </v:textbox>
                    </v:shape>
                    <v:shape id="Text Box 12460" o:spid="_x0000_s3112"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" filled="f">
                      <v:textbox inset="0,0,0,0">
                        <w:txbxContent>
                          <w:p w:rsidR="008E537A" w:rsidRPr="00700C45" w:rsidRDefault="008E537A" w:rsidP="00465B61">
                            <w:pPr>
                              <w:ind w:firstLineChars="0" w:firstLine="0"/>
                              <w:rPr>
                                <w:rFonts w:ascii="Times New Roman" w:hAnsi="Times New Roman" w:cs="Times New Roman"/>
                              </w:rPr>
                            </w:pPr>
                          </w:p>
                        </w:txbxContent>
                      </v:textbox>
                    </v:shape>
                    <v:line id="Line 12471" o:spid="_x0000_s3113"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">
                      <v:stroke endarrow="block" endarrowwidth="narrow" endarrowlength="short"/>
                    </v:line>
                  </v:group>
                </v:group>
                <v:group id="组合 12534" o:spid="_x0000_s3114" style="position:absolute;width:4454;height:22707" coordsize="4454,2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">
                  <v:shape id="Text Box 12427" o:spid="_x0000_s3115" type="#_x0000_t202" style="position:absolute;left:186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" filled="f">
                    <v:textbox inset="0,0,0,0">
                      <w:txbxContent>
                        <w:p w:rsidR="008E537A" w:rsidRPr="00700C45" w:rsidRDefault="008E537A" w:rsidP="00F6467F">
                          <w:pPr>
                            <w:ind w:firstLineChars="0" w:firstLine="0"/>
                            <w:rPr>
                              <w:rFonts w:ascii="Times New Roman" w:hAnsi="Times New Roman" w:cs="Times New Roman"/>
                            </w:rPr>
                          </w:pPr>
                        </w:p>
                      </w:txbxContent>
                    </v:textbox>
                  </v:shape>
                  <v:shape id="Text Box 12428" o:spid="_x0000_s3116" type="#_x0000_t202" style="position:absolute;left:1869;top:2277;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30" o:spid="_x0000_s3117" type="#_x0000_t202" style="position:absolute;left:1869;top:4538;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32" o:spid="_x0000_s3118" type="#_x0000_t202" style="position:absolute;left:1869;top:6798;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34" o:spid="_x0000_s3119" type="#_x0000_t202" style="position:absolute;left:1869;top:905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52" o:spid="_x0000_s3120" type="#_x0000_t202" style="position:absolute;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" filled="f" stroked="f">
                    <v:textbox inset="0,0,0,0">
                      <w:txbxContent>
                        <w:p w:rsidR="008E537A" w:rsidRPr="00700C45" w:rsidRDefault="008E537A" w:rsidP="00F6467F">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0</w:t>
                          </w:r>
                        </w:p>
                      </w:txbxContent>
                    </v:textbox>
                  </v:shape>
                  <v:shape id="Text Box 12453" o:spid="_x0000_s3121" type="#_x0000_t202" style="position:absolute;top:2277;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1</w:t>
                          </w:r>
                        </w:p>
                      </w:txbxContent>
                    </v:textbox>
                  </v:shape>
                  <v:shape id="Text Box 12454" o:spid="_x0000_s3122" type="#_x0000_t202" style="position:absolute;top:453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2</w:t>
                          </w:r>
                        </w:p>
                      </w:txbxContent>
                    </v:textbox>
                  </v:shape>
                  <v:shape id="Text Box 12455" o:spid="_x0000_s3123" type="#_x0000_t202" style="position:absolute;top:679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3</w:t>
                          </w:r>
                        </w:p>
                      </w:txbxContent>
                    </v:textbox>
                  </v:shape>
                  <v:shape id="Text Box 12456" o:spid="_x0000_s3124" type="#_x0000_t202" style="position:absolute;top:905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4</w:t>
                          </w:r>
                        </w:p>
                      </w:txbxContent>
                    </v:textbox>
                  </v:shape>
                  <v:shape id="Text Box 12467" o:spid="_x0000_s3125" type="#_x0000_t202" style="position:absolute;left:1869;top:11370;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69" o:spid="_x0000_s3126" type="#_x0000_t202" style="position:absolute;left:1869;top:13648;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" filled="f">
                    <v:textbox inset="0,0,0,0">
                      <w:txbxContent>
                        <w:p w:rsidR="008E537A" w:rsidRPr="00700C45" w:rsidRDefault="008E537A" w:rsidP="00F6467F">
                          <w:pPr>
                            <w:ind w:firstLineChars="0" w:firstLine="0"/>
                            <w:rPr>
                              <w:rFonts w:ascii="Times New Roman" w:hAnsi="Times New Roman" w:cs="Times New Roman"/>
                            </w:rPr>
                          </w:pPr>
                        </w:p>
                      </w:txbxContent>
                    </v:textbox>
                  </v:shape>
                  <v:shape id="Text Box 12470" o:spid="_x0000_s3127" type="#_x0000_t202" style="position:absolute;left:1869;top:15908;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" filled="f">
                    <v:textbox inset="0,0,0,0">
                      <w:txbxContent>
                        <w:p w:rsidR="008E537A" w:rsidRPr="00700C45" w:rsidRDefault="008E537A" w:rsidP="00F6467F">
                          <w:pPr>
                            <w:ind w:firstLineChars="0" w:firstLine="0"/>
                            <w:rPr>
                              <w:rFonts w:ascii="Times New Roman" w:hAnsi="Times New Roman" w:cs="Times New Roman"/>
                            </w:rPr>
                          </w:pPr>
                        </w:p>
                      </w:txbxContent>
                    </v:textbox>
                  </v:shape>
                  <v:shape id="Text Box 12487" o:spid="_x0000_s3128" type="#_x0000_t202" style="position:absolute;top:11370;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" filled="f" stroked="f">
                    <v:textbox inset="0,0,0,0">
                      <w:txbxContent>
                        <w:p w:rsidR="008E537A" w:rsidRPr="00700C45" w:rsidRDefault="008E537A" w:rsidP="00F6467F">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5</w:t>
                          </w:r>
                        </w:p>
                      </w:txbxContent>
                    </v:textbox>
                  </v:shape>
                  <v:shape id="Text Box 12488" o:spid="_x0000_s3129" type="#_x0000_t202" style="position:absolute;top:1364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6</w:t>
                          </w:r>
                        </w:p>
                      </w:txbxContent>
                    </v:textbox>
                  </v:shape>
                  <v:shape id="Text Box 12489" o:spid="_x0000_s3130" type="#_x0000_t202" style="position:absolute;top:1590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7</w:t>
                          </w:r>
                        </w:p>
                      </w:txbxContent>
                    </v:textbox>
                  </v:shape>
                  <v:shape id="Freeform 12498" o:spid="_x0000_s3131" style="position:absolute;left:1988;top:13732;width:2346;height:2066;visibility:visible;mso-wrap-style:square;v-text-anchor:top" coordsize="41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" path="m,360l412,e" filled="f">
                    <v:path arrowok="t" o:connecttype="custom" o:connectlocs="0,206589;234569,0" o:connectangles="0,0"/>
                  </v:shape>
                  <v:shape id="Freeform 12504" o:spid="_x0000_s3132" style="position:absolute;left:1988;top:18321;width:2260;height:2020;visibility:visible;mso-wrap-style:square;v-text-anchor:top" coordsize="39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" path="m,352l397,e" filled="f">
                    <v:path arrowok="t" o:connecttype="custom" o:connectlocs="0,201998;226029,0" o:connectangles="0,0"/>
                  </v:shape>
                  <v:shape id="Text Box 12472" o:spid="_x0000_s3133" type="#_x0000_t202" style="position:absolute;left:1869;top:1816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" filled="f">
                    <v:textbox inset="0,0,0,0">
                      <w:txbxContent>
                        <w:p w:rsidR="008E537A" w:rsidRPr="00700C45" w:rsidRDefault="008E537A" w:rsidP="00F6467F">
                          <w:pPr>
                            <w:pStyle w:val="ab"/>
                            <w:ind w:firstLineChars="0" w:firstLine="0"/>
                            <w:rPr>
                              <w:rFonts w:ascii="Times New Roman" w:hAnsi="Times New Roman" w:cs="Times New Roman"/>
                            </w:rPr>
                          </w:pPr>
                        </w:p>
                      </w:txbxContent>
                    </v:textbox>
                  </v:shape>
                  <v:shape id="Text Box 12490" o:spid="_x0000_s3134" type="#_x0000_t202" style="position:absolute;top:1816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Gn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RmHBp8YAAADdAAAA&#10;DwAAAAAAAAAAAAAAAAAHAgAAZHJzL2Rvd25yZXYueG1sUEsFBgAAAAADAAMAtwAAAPoCA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8</w:t>
                          </w:r>
                        </w:p>
                      </w:txbxContent>
                    </v:textbox>
                  </v:shape>
                  <v:shape id="Text Box 12474" o:spid="_x0000_s3135" type="#_x0000_t202" style="position:absolute;left:1852;top:2042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" filled="f">
                    <v:textbox inset="0,0,0,0">
                      <w:txbxContent>
                        <w:p w:rsidR="008E537A" w:rsidRPr="00700C45" w:rsidRDefault="008E537A" w:rsidP="00F6467F">
                          <w:pPr>
                            <w:ind w:firstLineChars="0" w:firstLine="0"/>
                            <w:rPr>
                              <w:rFonts w:ascii="Times New Roman" w:hAnsi="Times New Roman" w:cs="Times New Roman"/>
                            </w:rPr>
                          </w:pPr>
                        </w:p>
                      </w:txbxContent>
                    </v:textbox>
                  </v:shape>
                  <v:shape id="Text Box 12491" o:spid="_x0000_s3136" type="#_x0000_t202" style="position:absolute;top:2042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" filled="f" stroked="f">
                    <v:textbox inset="0,0,0,0">
                      <w:txbxContent>
                        <w:p w:rsidR="008E537A" w:rsidRPr="00700C45" w:rsidRDefault="008E537A" w:rsidP="00F6467F">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9</w:t>
                          </w:r>
                        </w:p>
                      </w:txbxContent>
                    </v:textbox>
                  </v:shape>
                  <v:shape id="Freeform 12482" o:spid="_x0000_s3137" style="position:absolute;left:1971;top:4639;width:2360;height:2086;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" path="m258,l,258e" filled="f">
                    <v:path arrowok="t" o:connecttype="custom" o:connectlocs="236015,0;0,208507" o:connectangles="0,0"/>
                  </v:shape>
                  <v:shape id="Freeform 12482" o:spid="_x0000_s3138" style="position:absolute;left:1920;top:6849;width:2360;height:208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" path="m258,l,258e" filled="f">
                    <v:path arrowok="t" o:connecttype="custom" o:connectlocs="236015,0;0,208507" o:connectangles="0,0"/>
                  </v:shape>
                  <v:shape id="Freeform 12482" o:spid="_x0000_s3139" style="position:absolute;left:1971;top:15976;width:2360;height:208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" path="m258,l,258e" filled="f">
                    <v:path arrowok="t" o:connecttype="custom" o:connectlocs="236015,0;0,208507" o:connectangles="0,0"/>
                  </v:shape>
                </v:group>
              </v:group>
            </w:pict>
          </mc:Fallback>
        </mc:AlternateContent>
      </w:r>
    </w:p>
    <w:p w:rsidR="00F6467F" w:rsidRPr="00196523" w:rsidRDefault="00F6467F" w:rsidP="001C30E9">
      <w:pPr>
        <w:pStyle w:val="a3"/>
        <w:ind w:firstLine="420"/>
        <w:rPr>
          <w:color w:val="000000" w:themeColor="text1"/>
        </w:rPr>
      </w:pPr>
    </w:p>
    <w:p w:rsidR="00F6467F" w:rsidRPr="00196523" w:rsidRDefault="00F6467F" w:rsidP="001C30E9">
      <w:pPr>
        <w:pStyle w:val="a3"/>
        <w:ind w:firstLine="420"/>
        <w:rPr>
          <w:rFonts w:ascii="宋体" w:hAnsi="宋体"/>
          <w:color w:val="000000" w:themeColor="text1"/>
        </w:rPr>
      </w:pPr>
    </w:p>
    <w:p w:rsidR="00F6467F" w:rsidRPr="00196523" w:rsidRDefault="00F6467F" w:rsidP="001C30E9">
      <w:pPr>
        <w:pStyle w:val="a3"/>
        <w:ind w:firstLine="420"/>
        <w:rPr>
          <w:rFonts w:ascii="宋体" w:hAnsi="宋体"/>
          <w:color w:val="000000" w:themeColor="text1"/>
        </w:rPr>
      </w:pPr>
    </w:p>
    <w:p w:rsidR="00F6467F" w:rsidRPr="00196523" w:rsidRDefault="00F6467F" w:rsidP="001C30E9">
      <w:pPr>
        <w:pStyle w:val="a3"/>
        <w:ind w:firstLine="420"/>
        <w:rPr>
          <w:rFonts w:ascii="宋体" w:hAnsi="宋体"/>
          <w:color w:val="000000" w:themeColor="text1"/>
        </w:rPr>
      </w:pPr>
    </w:p>
    <w:p w:rsidR="00F6467F" w:rsidRPr="00196523" w:rsidRDefault="00F6467F" w:rsidP="001C30E9">
      <w:pPr>
        <w:pStyle w:val="a3"/>
        <w:ind w:firstLine="420"/>
        <w:rPr>
          <w:rFonts w:ascii="宋体" w:hAnsi="宋体"/>
          <w:color w:val="000000" w:themeColor="text1"/>
        </w:rPr>
      </w:pPr>
    </w:p>
    <w:p w:rsidR="00F6467F" w:rsidRPr="00196523" w:rsidRDefault="00F6467F" w:rsidP="001C30E9">
      <w:pPr>
        <w:pStyle w:val="a3"/>
        <w:ind w:firstLine="420"/>
        <w:rPr>
          <w:rFonts w:ascii="宋体" w:hAnsi="宋体"/>
          <w:color w:val="000000" w:themeColor="text1"/>
        </w:rPr>
      </w:pPr>
    </w:p>
    <w:p w:rsidR="00F6467F" w:rsidRPr="00196523" w:rsidRDefault="00465B61" w:rsidP="001C30E9">
      <w:pPr>
        <w:pStyle w:val="a3"/>
        <w:ind w:firstLine="420"/>
        <w:rPr>
          <w:rFonts w:ascii="宋体" w:hAnsi="宋体"/>
          <w:color w:val="000000" w:themeColor="text1"/>
        </w:rPr>
      </w:pPr>
      <w:r w:rsidRPr="00196523">
        <w:rPr>
          <w:noProof/>
          <w:color w:val="000000" w:themeColor="text1"/>
        </w:rPr>
        <mc:AlternateContent>
          <mc:Choice Requires="wps">
            <w:drawing>
              <wp:anchor distT="0" distB="0" distL="114300" distR="114300" simplePos="0" relativeHeight="251868160" behindDoc="0" locked="0" layoutInCell="1" allowOverlap="1" wp14:anchorId="5F01EF25" wp14:editId="684034FB">
                <wp:simplePos x="0" y="0"/>
                <wp:positionH relativeFrom="column">
                  <wp:posOffset>1691005</wp:posOffset>
                </wp:positionH>
                <wp:positionV relativeFrom="paragraph">
                  <wp:posOffset>215695</wp:posOffset>
                </wp:positionV>
                <wp:extent cx="146652" cy="147646"/>
                <wp:effectExtent l="0" t="0" r="25400" b="24130"/>
                <wp:wrapNone/>
                <wp:docPr id="12529" name="Freeform 12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52" cy="147646"/>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w14:anchorId="3983E3C0" id="Freeform 12482" o:spid="_x0000_s1026" style="position:absolute;left:0;text-align:left;margin-left:133.15pt;margin-top:17pt;width:11.55pt;height:11.65pt;z-index:251868160;visibility:visible;mso-wrap-style:square;mso-wrap-distance-left:9pt;mso-wrap-distance-top:0;mso-wrap-distance-right:9pt;mso-wrap-distance-bottom:0;mso-position-horizontal:absolute;mso-position-horizontal-relative:text;mso-position-vertical:absolute;mso-position-vertical-relative:text;v-text-anchor:top" coordsize="25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" path="m258,l,258e" filled="f">
                <v:path arrowok="t" o:connecttype="custom" o:connectlocs="146652,0;0,147646" o:connectangles="0,0"/>
              </v:shape>
            </w:pict>
          </mc:Fallback>
        </mc:AlternateContent>
      </w:r>
    </w:p>
    <w:p w:rsidR="00F6467F" w:rsidRPr="00196523" w:rsidRDefault="00F6467F" w:rsidP="001C30E9">
      <w:pPr>
        <w:pStyle w:val="a3"/>
        <w:ind w:firstLine="420"/>
        <w:rPr>
          <w:rFonts w:ascii="宋体" w:hAnsi="宋体"/>
          <w:color w:val="000000" w:themeColor="text1"/>
        </w:rPr>
      </w:pPr>
    </w:p>
    <w:p w:rsidR="00991D27" w:rsidRPr="00196523" w:rsidRDefault="00991D27" w:rsidP="001C30E9">
      <w:pPr>
        <w:pStyle w:val="a3"/>
        <w:ind w:firstLine="420"/>
        <w:rPr>
          <w:rFonts w:ascii="Times New Roman" w:eastAsia="宋体" w:hAnsi="Times New Roman" w:cs="Times New Roman"/>
          <w:color w:val="000000" w:themeColor="text1"/>
        </w:rPr>
      </w:pPr>
      <w:r w:rsidRPr="00196523">
        <w:rPr>
          <w:rFonts w:ascii="宋体" w:hAnsi="宋体" w:hint="eastAsia"/>
          <w:noProof/>
          <w:color w:val="000000" w:themeColor="text1"/>
        </w:rPr>
        <mc:AlternateContent>
          <mc:Choice Requires="wps">
            <w:drawing>
              <wp:anchor distT="0" distB="0" distL="114300" distR="114300" simplePos="0" relativeHeight="251830272" behindDoc="0" locked="0" layoutInCell="1" allowOverlap="1" wp14:anchorId="7D67E5B2" wp14:editId="15E3CEF5">
                <wp:simplePos x="0" y="0"/>
                <wp:positionH relativeFrom="column">
                  <wp:posOffset>521792</wp:posOffset>
                </wp:positionH>
                <wp:positionV relativeFrom="paragraph">
                  <wp:posOffset>47977</wp:posOffset>
                </wp:positionV>
                <wp:extent cx="3118485" cy="198120"/>
                <wp:effectExtent l="0" t="3810" r="0" b="0"/>
                <wp:wrapNone/>
                <wp:docPr id="3298" name="Text Box 12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F6467F">
                            <w:pPr>
                              <w:ind w:firstLineChars="0" w:firstLine="0"/>
                              <w:jc w:val="center"/>
                              <w:rPr>
                                <w:rFonts w:ascii="Times New Roman" w:eastAsia="宋体" w:hAnsi="Times New Roman" w:cs="Times New Roman"/>
                                <w:sz w:val="18"/>
                                <w:szCs w:val="20"/>
                              </w:rPr>
                            </w:pPr>
                            <w:r w:rsidRPr="00287D1E">
                              <w:rPr>
                                <w:rFonts w:ascii="Times New Roman" w:eastAsia="宋体" w:hAnsi="Times New Roman" w:cs="Times New Roman"/>
                                <w:sz w:val="18"/>
                                <w:szCs w:val="20"/>
                                <w:highlight w:val="yellow"/>
                              </w:rPr>
                              <w:t>图</w:t>
                            </w:r>
                            <w:r w:rsidRPr="00287D1E">
                              <w:rPr>
                                <w:rFonts w:ascii="Times New Roman" w:eastAsia="宋体" w:hAnsi="Times New Roman" w:cs="Times New Roman"/>
                                <w:sz w:val="18"/>
                                <w:szCs w:val="20"/>
                                <w:highlight w:val="yellow"/>
                              </w:rPr>
                              <w:t>7</w:t>
                            </w:r>
                            <w:r>
                              <w:rPr>
                                <w:rFonts w:ascii="Times New Roman" w:eastAsia="宋体" w:hAnsi="Times New Roman" w:cs="Times New Roman"/>
                                <w:sz w:val="18"/>
                                <w:szCs w:val="20"/>
                                <w:highlight w:val="yellow"/>
                              </w:rPr>
                              <w:t>-5</w:t>
                            </w:r>
                            <w:r w:rsidRPr="00700C45">
                              <w:rPr>
                                <w:rFonts w:ascii="Times New Roman" w:eastAsia="宋体" w:hAnsi="Times New Roman" w:cs="Times New Roman"/>
                                <w:sz w:val="18"/>
                                <w:szCs w:val="20"/>
                              </w:rPr>
                              <w:t xml:space="preserve"> </w:t>
                            </w:r>
                            <w:r w:rsidRPr="00700C45">
                              <w:rPr>
                                <w:rFonts w:ascii="Times New Roman" w:eastAsia="宋体" w:hAnsi="Times New Roman" w:cs="Times New Roman"/>
                                <w:sz w:val="18"/>
                                <w:szCs w:val="20"/>
                              </w:rPr>
                              <w:t>基数排序第</w:t>
                            </w:r>
                            <w:r w:rsidRPr="00700C45">
                              <w:rPr>
                                <w:rFonts w:ascii="Times New Roman" w:eastAsia="宋体" w:hAnsi="Times New Roman" w:cs="Times New Roman"/>
                                <w:sz w:val="18"/>
                                <w:szCs w:val="20"/>
                              </w:rPr>
                              <w:t>1</w:t>
                            </w:r>
                            <w:r w:rsidRPr="00700C45">
                              <w:rPr>
                                <w:rFonts w:ascii="Times New Roman" w:eastAsia="宋体" w:hAnsi="Times New Roman" w:cs="Times New Roman"/>
                                <w:sz w:val="18"/>
                                <w:szCs w:val="20"/>
                              </w:rPr>
                              <w:t>趟（</w:t>
                            </w:r>
                            <w:r>
                              <w:rPr>
                                <w:rFonts w:ascii="Times New Roman" w:eastAsia="宋体" w:hAnsi="Times New Roman" w:cs="Times New Roman" w:hint="eastAsia"/>
                                <w:sz w:val="18"/>
                                <w:szCs w:val="20"/>
                              </w:rPr>
                              <w:t>按</w:t>
                            </w:r>
                            <w:r w:rsidRPr="00700C45">
                              <w:rPr>
                                <w:rFonts w:ascii="Times New Roman" w:eastAsia="宋体" w:hAnsi="Times New Roman" w:cs="Times New Roman"/>
                                <w:sz w:val="18"/>
                                <w:szCs w:val="20"/>
                              </w:rPr>
                              <w:t>个位数进行排序）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7E5B2" id="Text Box 12505" o:spid="_x0000_s3140" type="#_x0000_t202" style="position:absolute;left:0;text-align:left;margin-left:41.1pt;margin-top:3.8pt;width:245.55pt;height:15.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12uQIAALk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" filled="f" stroked="f">
                <v:textbox inset="0,0,0,0">
                  <w:txbxContent>
                    <w:p w:rsidR="008E537A" w:rsidRPr="00700C45" w:rsidRDefault="008E537A" w:rsidP="00F6467F">
                      <w:pPr>
                        <w:ind w:firstLineChars="0" w:firstLine="0"/>
                        <w:jc w:val="center"/>
                        <w:rPr>
                          <w:rFonts w:ascii="Times New Roman" w:eastAsia="宋体" w:hAnsi="Times New Roman" w:cs="Times New Roman"/>
                          <w:sz w:val="18"/>
                          <w:szCs w:val="20"/>
                        </w:rPr>
                      </w:pPr>
                      <w:r w:rsidRPr="00287D1E">
                        <w:rPr>
                          <w:rFonts w:ascii="Times New Roman" w:eastAsia="宋体" w:hAnsi="Times New Roman" w:cs="Times New Roman"/>
                          <w:sz w:val="18"/>
                          <w:szCs w:val="20"/>
                          <w:highlight w:val="yellow"/>
                        </w:rPr>
                        <w:t>图</w:t>
                      </w:r>
                      <w:r w:rsidRPr="00287D1E">
                        <w:rPr>
                          <w:rFonts w:ascii="Times New Roman" w:eastAsia="宋体" w:hAnsi="Times New Roman" w:cs="Times New Roman"/>
                          <w:sz w:val="18"/>
                          <w:szCs w:val="20"/>
                          <w:highlight w:val="yellow"/>
                        </w:rPr>
                        <w:t>7</w:t>
                      </w:r>
                      <w:r>
                        <w:rPr>
                          <w:rFonts w:ascii="Times New Roman" w:eastAsia="宋体" w:hAnsi="Times New Roman" w:cs="Times New Roman"/>
                          <w:sz w:val="18"/>
                          <w:szCs w:val="20"/>
                          <w:highlight w:val="yellow"/>
                        </w:rPr>
                        <w:t>-5</w:t>
                      </w:r>
                      <w:r w:rsidRPr="00700C45">
                        <w:rPr>
                          <w:rFonts w:ascii="Times New Roman" w:eastAsia="宋体" w:hAnsi="Times New Roman" w:cs="Times New Roman"/>
                          <w:sz w:val="18"/>
                          <w:szCs w:val="20"/>
                        </w:rPr>
                        <w:t xml:space="preserve"> </w:t>
                      </w:r>
                      <w:r w:rsidRPr="00700C45">
                        <w:rPr>
                          <w:rFonts w:ascii="Times New Roman" w:eastAsia="宋体" w:hAnsi="Times New Roman" w:cs="Times New Roman"/>
                          <w:sz w:val="18"/>
                          <w:szCs w:val="20"/>
                        </w:rPr>
                        <w:t>基数排序第</w:t>
                      </w:r>
                      <w:r w:rsidRPr="00700C45">
                        <w:rPr>
                          <w:rFonts w:ascii="Times New Roman" w:eastAsia="宋体" w:hAnsi="Times New Roman" w:cs="Times New Roman"/>
                          <w:sz w:val="18"/>
                          <w:szCs w:val="20"/>
                        </w:rPr>
                        <w:t>1</w:t>
                      </w:r>
                      <w:r w:rsidRPr="00700C45">
                        <w:rPr>
                          <w:rFonts w:ascii="Times New Roman" w:eastAsia="宋体" w:hAnsi="Times New Roman" w:cs="Times New Roman"/>
                          <w:sz w:val="18"/>
                          <w:szCs w:val="20"/>
                        </w:rPr>
                        <w:t>趟（</w:t>
                      </w:r>
                      <w:r>
                        <w:rPr>
                          <w:rFonts w:ascii="Times New Roman" w:eastAsia="宋体" w:hAnsi="Times New Roman" w:cs="Times New Roman" w:hint="eastAsia"/>
                          <w:sz w:val="18"/>
                          <w:szCs w:val="20"/>
                        </w:rPr>
                        <w:t>按</w:t>
                      </w:r>
                      <w:r w:rsidRPr="00700C45">
                        <w:rPr>
                          <w:rFonts w:ascii="Times New Roman" w:eastAsia="宋体" w:hAnsi="Times New Roman" w:cs="Times New Roman"/>
                          <w:sz w:val="18"/>
                          <w:szCs w:val="20"/>
                        </w:rPr>
                        <w:t>个位数进行排序）</w:t>
                      </w:r>
                    </w:p>
                  </w:txbxContent>
                </v:textbox>
              </v:shape>
            </w:pict>
          </mc:Fallback>
        </mc:AlternateContent>
      </w:r>
    </w:p>
    <w:p w:rsidR="00F6467F" w:rsidRPr="00196523" w:rsidRDefault="00991D27"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一趟收集的结果是：</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29</w:t>
      </w:r>
      <w:r w:rsidRPr="00196523">
        <w:rPr>
          <w:rFonts w:ascii="Times New Roman" w:eastAsia="宋体" w:hAnsi="Times New Roman" w:cs="Times New Roman" w:hint="eastAsia"/>
          <w:color w:val="000000" w:themeColor="text1"/>
        </w:rPr>
        <w:t>。</w:t>
      </w:r>
      <w:r w:rsidR="00F6467F" w:rsidRPr="00196523">
        <w:rPr>
          <w:rFonts w:ascii="Times New Roman" w:eastAsia="宋体" w:hAnsi="Times New Roman" w:cs="Times New Roman" w:hint="eastAsia"/>
          <w:color w:val="000000" w:themeColor="text1"/>
        </w:rPr>
        <w:t>再</w:t>
      </w:r>
      <w:r w:rsidRPr="00196523">
        <w:rPr>
          <w:rFonts w:ascii="Times New Roman" w:eastAsia="宋体" w:hAnsi="Times New Roman" w:cs="Times New Roman" w:hint="eastAsia"/>
          <w:color w:val="000000" w:themeColor="text1"/>
        </w:rPr>
        <w:t>进行</w:t>
      </w:r>
      <w:r w:rsidR="00F6467F" w:rsidRPr="00196523">
        <w:rPr>
          <w:rFonts w:ascii="Times New Roman" w:eastAsia="宋体" w:hAnsi="Times New Roman" w:cs="Times New Roman" w:hint="eastAsia"/>
          <w:color w:val="000000" w:themeColor="text1"/>
        </w:rPr>
        <w:t>第二趟分配</w:t>
      </w:r>
      <w:r w:rsidRPr="00196523">
        <w:rPr>
          <w:rFonts w:ascii="Times New Roman" w:eastAsia="宋体" w:hAnsi="Times New Roman" w:cs="Times New Roman" w:hint="eastAsia"/>
          <w:color w:val="000000" w:themeColor="text1"/>
        </w:rPr>
        <w:t>，结果如图</w:t>
      </w:r>
      <w:r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所示。</w:t>
      </w:r>
    </w:p>
    <w:p w:rsidR="00F6467F" w:rsidRPr="00196523" w:rsidRDefault="00C52410" w:rsidP="001C30E9">
      <w:pPr>
        <w:pStyle w:val="a3"/>
        <w:ind w:firstLine="420"/>
        <w:rPr>
          <w:rFonts w:ascii="宋体" w:hAnsi="宋体"/>
          <w:color w:val="000000" w:themeColor="text1"/>
        </w:rPr>
      </w:pPr>
      <w:r w:rsidRPr="00196523">
        <w:rPr>
          <w:rFonts w:ascii="宋体" w:hAnsi="宋体"/>
          <w:noProof/>
          <w:color w:val="000000" w:themeColor="text1"/>
        </w:rPr>
        <mc:AlternateContent>
          <mc:Choice Requires="wpg">
            <w:drawing>
              <wp:anchor distT="0" distB="0" distL="114300" distR="114300" simplePos="0" relativeHeight="251887616" behindDoc="0" locked="0" layoutInCell="1" allowOverlap="1">
                <wp:simplePos x="0" y="0"/>
                <wp:positionH relativeFrom="column">
                  <wp:posOffset>991562</wp:posOffset>
                </wp:positionH>
                <wp:positionV relativeFrom="paragraph">
                  <wp:posOffset>122327</wp:posOffset>
                </wp:positionV>
                <wp:extent cx="445135" cy="2270760"/>
                <wp:effectExtent l="0" t="0" r="12065" b="15240"/>
                <wp:wrapNone/>
                <wp:docPr id="10827" name="组合 10827"/>
                <wp:cNvGraphicFramePr/>
                <a:graphic xmlns:a="http://schemas.openxmlformats.org/drawingml/2006/main">
                  <a:graphicData uri="http://schemas.microsoft.com/office/word/2010/wordprocessingGroup">
                    <wpg:wgp>
                      <wpg:cNvGrpSpPr/>
                      <wpg:grpSpPr>
                        <a:xfrm>
                          <a:off x="0" y="0"/>
                          <a:ext cx="445135" cy="2270760"/>
                          <a:chOff x="0" y="0"/>
                          <a:chExt cx="445440" cy="2270775"/>
                        </a:xfrm>
                      </wpg:grpSpPr>
                      <wps:wsp>
                        <wps:cNvPr id="10828" name="Text Box 12427"/>
                        <wps:cNvSpPr txBox="1">
                          <a:spLocks noChangeArrowheads="1"/>
                        </wps:cNvSpPr>
                        <wps:spPr bwMode="auto">
                          <a:xfrm>
                            <a:off x="185053" y="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29" name="Text Box 12428"/>
                        <wps:cNvSpPr txBox="1">
                          <a:spLocks noChangeArrowheads="1"/>
                        </wps:cNvSpPr>
                        <wps:spPr bwMode="auto">
                          <a:xfrm>
                            <a:off x="185053" y="22775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30" name="Text Box 12430"/>
                        <wps:cNvSpPr txBox="1">
                          <a:spLocks noChangeArrowheads="1"/>
                        </wps:cNvSpPr>
                        <wps:spPr bwMode="auto">
                          <a:xfrm>
                            <a:off x="185481" y="45557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31" name="Text Box 12432"/>
                        <wps:cNvSpPr txBox="1">
                          <a:spLocks noChangeArrowheads="1"/>
                        </wps:cNvSpPr>
                        <wps:spPr bwMode="auto">
                          <a:xfrm>
                            <a:off x="185251" y="68339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32" name="Text Box 12434"/>
                        <wps:cNvSpPr txBox="1">
                          <a:spLocks noChangeArrowheads="1"/>
                        </wps:cNvSpPr>
                        <wps:spPr bwMode="auto">
                          <a:xfrm>
                            <a:off x="186959" y="90590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33" name="Text Box 12452"/>
                        <wps:cNvSpPr txBox="1">
                          <a:spLocks noChangeArrowheads="1"/>
                        </wps:cNvSpPr>
                        <wps:spPr bwMode="auto">
                          <a:xfrm>
                            <a:off x="0" y="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0</w:t>
                              </w:r>
                            </w:p>
                          </w:txbxContent>
                        </wps:txbx>
                        <wps:bodyPr rot="0" vert="horz" wrap="square" lIns="0" tIns="0" rIns="0" bIns="0" anchor="t" anchorCtr="0" upright="1">
                          <a:noAutofit/>
                        </wps:bodyPr>
                      </wps:wsp>
                      <wps:wsp>
                        <wps:cNvPr id="10834" name="Text Box 12453"/>
                        <wps:cNvSpPr txBox="1">
                          <a:spLocks noChangeArrowheads="1"/>
                        </wps:cNvSpPr>
                        <wps:spPr bwMode="auto">
                          <a:xfrm>
                            <a:off x="0" y="22775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1</w:t>
                              </w:r>
                            </w:p>
                          </w:txbxContent>
                        </wps:txbx>
                        <wps:bodyPr rot="0" vert="horz" wrap="square" lIns="0" tIns="0" rIns="0" bIns="0" anchor="t" anchorCtr="0" upright="1">
                          <a:noAutofit/>
                        </wps:bodyPr>
                      </wps:wsp>
                      <wps:wsp>
                        <wps:cNvPr id="10835" name="Text Box 12454"/>
                        <wps:cNvSpPr txBox="1">
                          <a:spLocks noChangeArrowheads="1"/>
                        </wps:cNvSpPr>
                        <wps:spPr bwMode="auto">
                          <a:xfrm>
                            <a:off x="0" y="453800"/>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2</w:t>
                              </w:r>
                            </w:p>
                          </w:txbxContent>
                        </wps:txbx>
                        <wps:bodyPr rot="0" vert="horz" wrap="square" lIns="0" tIns="0" rIns="0" bIns="0" anchor="t" anchorCtr="0" upright="1">
                          <a:noAutofit/>
                        </wps:bodyPr>
                      </wps:wsp>
                      <wps:wsp>
                        <wps:cNvPr id="10836" name="Text Box 12455"/>
                        <wps:cNvSpPr txBox="1">
                          <a:spLocks noChangeArrowheads="1"/>
                        </wps:cNvSpPr>
                        <wps:spPr bwMode="auto">
                          <a:xfrm>
                            <a:off x="0" y="67985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3</w:t>
                              </w:r>
                            </w:p>
                          </w:txbxContent>
                        </wps:txbx>
                        <wps:bodyPr rot="0" vert="horz" wrap="square" lIns="0" tIns="0" rIns="0" bIns="0" anchor="t" anchorCtr="0" upright="1">
                          <a:noAutofit/>
                        </wps:bodyPr>
                      </wps:wsp>
                      <wps:wsp>
                        <wps:cNvPr id="10837" name="Text Box 12456"/>
                        <wps:cNvSpPr txBox="1">
                          <a:spLocks noChangeArrowheads="1"/>
                        </wps:cNvSpPr>
                        <wps:spPr bwMode="auto">
                          <a:xfrm>
                            <a:off x="0" y="90590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4</w:t>
                              </w:r>
                            </w:p>
                          </w:txbxContent>
                        </wps:txbx>
                        <wps:bodyPr rot="0" vert="horz" wrap="square" lIns="0" tIns="0" rIns="0" bIns="0" anchor="t" anchorCtr="0" upright="1">
                          <a:noAutofit/>
                        </wps:bodyPr>
                      </wps:wsp>
                      <wps:wsp>
                        <wps:cNvPr id="10838" name="Text Box 12467"/>
                        <wps:cNvSpPr txBox="1">
                          <a:spLocks noChangeArrowheads="1"/>
                        </wps:cNvSpPr>
                        <wps:spPr bwMode="auto">
                          <a:xfrm>
                            <a:off x="185053" y="1137051"/>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39" name="Text Box 12469"/>
                        <wps:cNvSpPr txBox="1">
                          <a:spLocks noChangeArrowheads="1"/>
                        </wps:cNvSpPr>
                        <wps:spPr bwMode="auto">
                          <a:xfrm>
                            <a:off x="185320" y="1363030"/>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40" name="Text Box 12470"/>
                        <wps:cNvSpPr txBox="1">
                          <a:spLocks noChangeArrowheads="1"/>
                        </wps:cNvSpPr>
                        <wps:spPr bwMode="auto">
                          <a:xfrm>
                            <a:off x="185053" y="159085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41" name="Text Box 12487"/>
                        <wps:cNvSpPr txBox="1">
                          <a:spLocks noChangeArrowheads="1"/>
                        </wps:cNvSpPr>
                        <wps:spPr bwMode="auto">
                          <a:xfrm>
                            <a:off x="0" y="113705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5</w:t>
                              </w:r>
                            </w:p>
                          </w:txbxContent>
                        </wps:txbx>
                        <wps:bodyPr rot="0" vert="horz" wrap="square" lIns="0" tIns="0" rIns="0" bIns="0" anchor="t" anchorCtr="0" upright="1">
                          <a:noAutofit/>
                        </wps:bodyPr>
                      </wps:wsp>
                      <wps:wsp>
                        <wps:cNvPr id="10842" name="Text Box 12488"/>
                        <wps:cNvSpPr txBox="1">
                          <a:spLocks noChangeArrowheads="1"/>
                        </wps:cNvSpPr>
                        <wps:spPr bwMode="auto">
                          <a:xfrm>
                            <a:off x="0" y="1364801"/>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6</w:t>
                              </w:r>
                            </w:p>
                          </w:txbxContent>
                        </wps:txbx>
                        <wps:bodyPr rot="0" vert="horz" wrap="square" lIns="0" tIns="0" rIns="0" bIns="0" anchor="t" anchorCtr="0" upright="1">
                          <a:noAutofit/>
                        </wps:bodyPr>
                      </wps:wsp>
                      <wps:wsp>
                        <wps:cNvPr id="10843" name="Text Box 12489"/>
                        <wps:cNvSpPr txBox="1">
                          <a:spLocks noChangeArrowheads="1"/>
                        </wps:cNvSpPr>
                        <wps:spPr bwMode="auto">
                          <a:xfrm>
                            <a:off x="0" y="159085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7</w:t>
                              </w:r>
                            </w:p>
                          </w:txbxContent>
                        </wps:txbx>
                        <wps:bodyPr rot="0" vert="horz" wrap="square" lIns="0" tIns="0" rIns="0" bIns="0" anchor="t" anchorCtr="0" upright="1">
                          <a:noAutofit/>
                        </wps:bodyPr>
                      </wps:wsp>
                      <wps:wsp>
                        <wps:cNvPr id="10845" name="Freeform 12504"/>
                        <wps:cNvSpPr>
                          <a:spLocks/>
                        </wps:cNvSpPr>
                        <wps:spPr bwMode="auto">
                          <a:xfrm>
                            <a:off x="198857" y="1832199"/>
                            <a:ext cx="226029" cy="201998"/>
                          </a:xfrm>
                          <a:custGeom>
                            <a:avLst/>
                            <a:gdLst>
                              <a:gd name="T0" fmla="*/ 0 w 397"/>
                              <a:gd name="T1" fmla="*/ 352 h 352"/>
                              <a:gd name="T2" fmla="*/ 397 w 397"/>
                              <a:gd name="T3" fmla="*/ 0 h 352"/>
                            </a:gdLst>
                            <a:ahLst/>
                            <a:cxnLst>
                              <a:cxn ang="0">
                                <a:pos x="T0" y="T1"/>
                              </a:cxn>
                              <a:cxn ang="0">
                                <a:pos x="T2" y="T3"/>
                              </a:cxn>
                            </a:cxnLst>
                            <a:rect l="0" t="0" r="r" b="b"/>
                            <a:pathLst>
                              <a:path w="397" h="352">
                                <a:moveTo>
                                  <a:pt x="0" y="352"/>
                                </a:moveTo>
                                <a:lnTo>
                                  <a:pt x="397"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6" name="Text Box 12472"/>
                        <wps:cNvSpPr txBox="1">
                          <a:spLocks noChangeArrowheads="1"/>
                        </wps:cNvSpPr>
                        <wps:spPr bwMode="auto">
                          <a:xfrm>
                            <a:off x="185053" y="1816902"/>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47" name="Text Box 12490"/>
                        <wps:cNvSpPr txBox="1">
                          <a:spLocks noChangeArrowheads="1"/>
                        </wps:cNvSpPr>
                        <wps:spPr bwMode="auto">
                          <a:xfrm>
                            <a:off x="0" y="1816902"/>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8</w:t>
                              </w:r>
                            </w:p>
                          </w:txbxContent>
                        </wps:txbx>
                        <wps:bodyPr rot="0" vert="horz" wrap="square" lIns="0" tIns="0" rIns="0" bIns="0" anchor="t" anchorCtr="0" upright="1">
                          <a:noAutofit/>
                        </wps:bodyPr>
                      </wps:wsp>
                      <wps:wsp>
                        <wps:cNvPr id="10848" name="Text Box 12474"/>
                        <wps:cNvSpPr txBox="1">
                          <a:spLocks noChangeArrowheads="1"/>
                        </wps:cNvSpPr>
                        <wps:spPr bwMode="auto">
                          <a:xfrm>
                            <a:off x="185260" y="2042953"/>
                            <a:ext cx="258481" cy="2278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49" name="Text Box 12491"/>
                        <wps:cNvSpPr txBox="1">
                          <a:spLocks noChangeArrowheads="1"/>
                        </wps:cNvSpPr>
                        <wps:spPr bwMode="auto">
                          <a:xfrm>
                            <a:off x="0" y="2042953"/>
                            <a:ext cx="161124" cy="227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9</w:t>
                              </w:r>
                            </w:p>
                          </w:txbxContent>
                        </wps:txbx>
                        <wps:bodyPr rot="0" vert="horz" wrap="square" lIns="0" tIns="0" rIns="0" bIns="0" anchor="t" anchorCtr="0" upright="1">
                          <a:noAutofit/>
                        </wps:bodyPr>
                      </wps:wsp>
                      <wps:wsp>
                        <wps:cNvPr id="10850" name="Freeform 12482"/>
                        <wps:cNvSpPr>
                          <a:spLocks/>
                        </wps:cNvSpPr>
                        <wps:spPr bwMode="auto">
                          <a:xfrm>
                            <a:off x="201695" y="234830"/>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1" name="Freeform 12482"/>
                        <wps:cNvSpPr>
                          <a:spLocks/>
                        </wps:cNvSpPr>
                        <wps:spPr bwMode="auto">
                          <a:xfrm>
                            <a:off x="201931" y="2053674"/>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2" name="Freeform 12482"/>
                        <wps:cNvSpPr>
                          <a:spLocks/>
                        </wps:cNvSpPr>
                        <wps:spPr bwMode="auto">
                          <a:xfrm>
                            <a:off x="197157" y="1597650"/>
                            <a:ext cx="236015" cy="208507"/>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组合 10827" o:spid="_x0000_s3141" style="position:absolute;left:0;text-align:left;margin-left:78.1pt;margin-top:9.65pt;width:35.05pt;height:178.8pt;z-index:251887616;mso-width-relative:margin" coordsize="4454,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">
                <v:shape id="Text Box 12427" o:spid="_x0000_s3142" type="#_x0000_t202" style="position:absolute;left:1850;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" filled="f">
                  <v:textbox inset="0,0,0,0">
                    <w:txbxContent>
                      <w:p w:rsidR="008E537A" w:rsidRPr="00700C45" w:rsidRDefault="008E537A" w:rsidP="00991D27">
                        <w:pPr>
                          <w:ind w:firstLineChars="0" w:firstLine="0"/>
                          <w:rPr>
                            <w:rFonts w:ascii="Times New Roman" w:hAnsi="Times New Roman" w:cs="Times New Roman"/>
                          </w:rPr>
                        </w:pPr>
                      </w:p>
                    </w:txbxContent>
                  </v:textbox>
                </v:shape>
                <v:shape id="Text Box 12428" o:spid="_x0000_s3143" type="#_x0000_t202" style="position:absolute;left:1850;top:2277;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30" o:spid="_x0000_s3144" type="#_x0000_t202" style="position:absolute;left:1854;top:4555;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32" o:spid="_x0000_s3145" type="#_x0000_t202" style="position:absolute;left:1852;top:6833;width:258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34" o:spid="_x0000_s3146" type="#_x0000_t202" style="position:absolute;left:1869;top:905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52" o:spid="_x0000_s3147" type="#_x0000_t202" style="position:absolute;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" filled="f" stroked="f">
                  <v:textbox inset="0,0,0,0">
                    <w:txbxContent>
                      <w:p w:rsidR="008E537A" w:rsidRPr="00700C45" w:rsidRDefault="008E537A" w:rsidP="00991D27">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0</w:t>
                        </w:r>
                      </w:p>
                    </w:txbxContent>
                  </v:textbox>
                </v:shape>
                <v:shape id="Text Box 12453" o:spid="_x0000_s3148" type="#_x0000_t202" style="position:absolute;top:2277;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1</w:t>
                        </w:r>
                      </w:p>
                    </w:txbxContent>
                  </v:textbox>
                </v:shape>
                <v:shape id="Text Box 12454" o:spid="_x0000_s3149" type="#_x0000_t202" style="position:absolute;top:453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2</w:t>
                        </w:r>
                      </w:p>
                    </w:txbxContent>
                  </v:textbox>
                </v:shape>
                <v:shape id="Text Box 12455" o:spid="_x0000_s3150" type="#_x0000_t202" style="position:absolute;top:679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3</w:t>
                        </w:r>
                      </w:p>
                    </w:txbxContent>
                  </v:textbox>
                </v:shape>
                <v:shape id="Text Box 12456" o:spid="_x0000_s3151" type="#_x0000_t202" style="position:absolute;top:905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4</w:t>
                        </w:r>
                      </w:p>
                    </w:txbxContent>
                  </v:textbox>
                </v:shape>
                <v:shape id="Text Box 12467" o:spid="_x0000_s3152" type="#_x0000_t202" style="position:absolute;left:1850;top:11370;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69" o:spid="_x0000_s3153" type="#_x0000_t202" style="position:absolute;left:1853;top:13630;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" filled="f">
                  <v:textbox inset="0,0,0,0">
                    <w:txbxContent>
                      <w:p w:rsidR="008E537A" w:rsidRPr="00700C45" w:rsidRDefault="008E537A" w:rsidP="00991D27">
                        <w:pPr>
                          <w:ind w:firstLineChars="0" w:firstLine="0"/>
                          <w:rPr>
                            <w:rFonts w:ascii="Times New Roman" w:hAnsi="Times New Roman" w:cs="Times New Roman"/>
                          </w:rPr>
                        </w:pPr>
                      </w:p>
                    </w:txbxContent>
                  </v:textbox>
                </v:shape>
                <v:shape id="Text Box 12470" o:spid="_x0000_s3154" type="#_x0000_t202" style="position:absolute;left:1850;top:15908;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" filled="f">
                  <v:textbox inset="0,0,0,0">
                    <w:txbxContent>
                      <w:p w:rsidR="008E537A" w:rsidRPr="00700C45" w:rsidRDefault="008E537A" w:rsidP="00991D27">
                        <w:pPr>
                          <w:ind w:firstLineChars="0" w:firstLine="0"/>
                          <w:rPr>
                            <w:rFonts w:ascii="Times New Roman" w:hAnsi="Times New Roman" w:cs="Times New Roman"/>
                          </w:rPr>
                        </w:pPr>
                      </w:p>
                    </w:txbxContent>
                  </v:textbox>
                </v:shape>
                <v:shape id="Text Box 12487" o:spid="_x0000_s3155" type="#_x0000_t202" style="position:absolute;top:11370;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" filled="f" stroked="f">
                  <v:textbox inset="0,0,0,0">
                    <w:txbxContent>
                      <w:p w:rsidR="008E537A" w:rsidRPr="00700C45" w:rsidRDefault="008E537A" w:rsidP="00991D27">
                        <w:pPr>
                          <w:pStyle w:val="a6"/>
                          <w:spacing w:line="240" w:lineRule="auto"/>
                          <w:ind w:firstLineChars="0" w:firstLine="0"/>
                          <w:rPr>
                            <w:rFonts w:ascii="Times New Roman" w:eastAsia="宋体" w:hAnsi="Times New Roman" w:cs="Times New Roman"/>
                            <w:b w:val="0"/>
                          </w:rPr>
                        </w:pPr>
                        <w:r w:rsidRPr="00700C45">
                          <w:rPr>
                            <w:rFonts w:ascii="Times New Roman" w:eastAsia="宋体" w:hAnsi="Times New Roman" w:cs="Times New Roman"/>
                            <w:b w:val="0"/>
                          </w:rPr>
                          <w:t>5</w:t>
                        </w:r>
                      </w:p>
                    </w:txbxContent>
                  </v:textbox>
                </v:shape>
                <v:shape id="Text Box 12488" o:spid="_x0000_s3156" type="#_x0000_t202" style="position:absolute;top:1364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6</w:t>
                        </w:r>
                      </w:p>
                    </w:txbxContent>
                  </v:textbox>
                </v:shape>
                <v:shape id="Text Box 12489" o:spid="_x0000_s3157" type="#_x0000_t202" style="position:absolute;top:15908;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7</w:t>
                        </w:r>
                      </w:p>
                    </w:txbxContent>
                  </v:textbox>
                </v:shape>
                <v:shape id="Freeform 12504" o:spid="_x0000_s3158" style="position:absolute;left:1988;top:18321;width:2260;height:2020;visibility:visible;mso-wrap-style:square;v-text-anchor:top" coordsize="39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" path="m,352l397,e" filled="f">
                  <v:path arrowok="t" o:connecttype="custom" o:connectlocs="0,201998;226029,0" o:connectangles="0,0"/>
                </v:shape>
                <v:shape id="Text Box 12472" o:spid="_x0000_s3159" type="#_x0000_t202" style="position:absolute;left:1850;top:1816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p>
                    </w:txbxContent>
                  </v:textbox>
                </v:shape>
                <v:shape id="Text Box 12490" o:spid="_x0000_s3160" type="#_x0000_t202" style="position:absolute;top:1816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8</w:t>
                        </w:r>
                      </w:p>
                    </w:txbxContent>
                  </v:textbox>
                </v:shape>
                <v:shape id="Text Box 12474" o:spid="_x0000_s3161" type="#_x0000_t202" style="position:absolute;left:1852;top:20429;width:258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" filled="f">
                  <v:textbox inset="0,0,0,0">
                    <w:txbxContent>
                      <w:p w:rsidR="008E537A" w:rsidRPr="00700C45" w:rsidRDefault="008E537A" w:rsidP="00991D27">
                        <w:pPr>
                          <w:ind w:firstLineChars="0" w:firstLine="0"/>
                          <w:rPr>
                            <w:rFonts w:ascii="Times New Roman" w:hAnsi="Times New Roman" w:cs="Times New Roman"/>
                          </w:rPr>
                        </w:pPr>
                      </w:p>
                    </w:txbxContent>
                  </v:textbox>
                </v:shape>
                <v:shape id="Text Box 12491" o:spid="_x0000_s3162" type="#_x0000_t202" style="position:absolute;top:20429;width:1611;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" filled="f" stroked="f">
                  <v:textbox inset="0,0,0,0">
                    <w:txbxContent>
                      <w:p w:rsidR="008E537A" w:rsidRPr="00700C45" w:rsidRDefault="008E537A" w:rsidP="00991D27">
                        <w:pPr>
                          <w:pStyle w:val="a6"/>
                          <w:spacing w:line="240" w:lineRule="auto"/>
                          <w:ind w:firstLineChars="0" w:firstLine="0"/>
                          <w:rPr>
                            <w:rFonts w:ascii="Times New Roman" w:hAnsi="Times New Roman" w:cs="Times New Roman"/>
                          </w:rPr>
                        </w:pPr>
                        <w:r w:rsidRPr="00700C45">
                          <w:rPr>
                            <w:rFonts w:ascii="Times New Roman" w:eastAsia="宋体" w:hAnsi="Times New Roman" w:cs="Times New Roman"/>
                            <w:b w:val="0"/>
                          </w:rPr>
                          <w:t>9</w:t>
                        </w:r>
                      </w:p>
                    </w:txbxContent>
                  </v:textbox>
                </v:shape>
                <v:shape id="Freeform 12482" o:spid="_x0000_s3163" style="position:absolute;left:2016;top:2348;width:2361;height:208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" path="m258,l,258e" filled="f">
                  <v:path arrowok="t" o:connecttype="custom" o:connectlocs="236015,0;0,208507" o:connectangles="0,0"/>
                </v:shape>
                <v:shape id="Freeform 12482" o:spid="_x0000_s3164" style="position:absolute;left:2019;top:20536;width:2360;height:208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" path="m258,l,258e" filled="f">
                  <v:path arrowok="t" o:connecttype="custom" o:connectlocs="236015,0;0,208507" o:connectangles="0,0"/>
                </v:shape>
                <v:shape id="Freeform 12482" o:spid="_x0000_s3165" style="position:absolute;left:1971;top:15976;width:2360;height:208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" path="m258,l,258e" filled="f">
                  <v:path arrowok="t" o:connecttype="custom" o:connectlocs="236015,0;0,208507" o:connectangles="0,0"/>
                </v:shape>
              </v:group>
            </w:pict>
          </mc:Fallback>
        </mc:AlternateContent>
      </w:r>
      <w:r w:rsidR="00991D27" w:rsidRPr="00196523">
        <w:rPr>
          <w:rFonts w:ascii="宋体" w:hAnsi="宋体"/>
          <w:noProof/>
          <w:color w:val="000000" w:themeColor="text1"/>
        </w:rPr>
        <mc:AlternateContent>
          <mc:Choice Requires="wpg">
            <w:drawing>
              <wp:anchor distT="0" distB="0" distL="114300" distR="114300" simplePos="0" relativeHeight="251880448" behindDoc="0" locked="0" layoutInCell="1" allowOverlap="1">
                <wp:simplePos x="0" y="0"/>
                <wp:positionH relativeFrom="column">
                  <wp:posOffset>1351280</wp:posOffset>
                </wp:positionH>
                <wp:positionV relativeFrom="paragraph">
                  <wp:posOffset>179070</wp:posOffset>
                </wp:positionV>
                <wp:extent cx="1624427" cy="161925"/>
                <wp:effectExtent l="0" t="0" r="13970" b="28575"/>
                <wp:wrapNone/>
                <wp:docPr id="12538" name="组合 12538"/>
                <wp:cNvGraphicFramePr/>
                <a:graphic xmlns:a="http://schemas.openxmlformats.org/drawingml/2006/main">
                  <a:graphicData uri="http://schemas.microsoft.com/office/word/2010/wordprocessingGroup">
                    <wpg:wgp>
                      <wpg:cNvGrpSpPr/>
                      <wpg:grpSpPr>
                        <a:xfrm>
                          <a:off x="0" y="0"/>
                          <a:ext cx="1624427" cy="161925"/>
                          <a:chOff x="0" y="0"/>
                          <a:chExt cx="1624427" cy="161925"/>
                        </a:xfrm>
                      </wpg:grpSpPr>
                      <wpg:grpSp>
                        <wpg:cNvPr id="12539" name="组合 12539"/>
                        <wpg:cNvGrpSpPr/>
                        <wpg:grpSpPr>
                          <a:xfrm>
                            <a:off x="532281" y="0"/>
                            <a:ext cx="557424" cy="161925"/>
                            <a:chOff x="0" y="0"/>
                            <a:chExt cx="557424" cy="161925"/>
                          </a:xfrm>
                        </wpg:grpSpPr>
                        <wps:wsp>
                          <wps:cNvPr id="12540"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541"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4</w:t>
                                </w:r>
                              </w:p>
                            </w:txbxContent>
                          </wps:txbx>
                          <wps:bodyPr rot="0" vert="horz" wrap="square" lIns="0" tIns="0" rIns="0" bIns="0" anchor="t" anchorCtr="0" upright="1">
                            <a:noAutofit/>
                          </wps:bodyPr>
                        </wps:wsp>
                        <wps:wsp>
                          <wps:cNvPr id="12542"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543" name="组合 12543"/>
                        <wpg:cNvGrpSpPr/>
                        <wpg:grpSpPr>
                          <a:xfrm>
                            <a:off x="0" y="0"/>
                            <a:ext cx="567191" cy="161925"/>
                            <a:chOff x="0" y="0"/>
                            <a:chExt cx="567191" cy="161925"/>
                          </a:xfrm>
                        </wpg:grpSpPr>
                        <wps:wsp>
                          <wps:cNvPr id="1515"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1</w:t>
                                </w:r>
                              </w:p>
                            </w:txbxContent>
                          </wps:txbx>
                          <wps:bodyPr rot="0" vert="horz" wrap="square" lIns="0" tIns="0" rIns="0" bIns="0" anchor="t" anchorCtr="0" upright="1">
                            <a:noAutofit/>
                          </wps:bodyPr>
                        </wps:wsp>
                        <wps:wsp>
                          <wps:cNvPr id="1537"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572"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grpSp>
                        <wpg:cNvPr id="1573" name="组合 1573"/>
                        <wpg:cNvGrpSpPr/>
                        <wpg:grpSpPr>
                          <a:xfrm>
                            <a:off x="1053574" y="0"/>
                            <a:ext cx="570853" cy="161925"/>
                            <a:chOff x="0" y="0"/>
                            <a:chExt cx="570853" cy="161925"/>
                          </a:xfrm>
                        </wpg:grpSpPr>
                        <wps:wsp>
                          <wps:cNvPr id="1574" name="Line 12466"/>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75" name="Text Box 12501"/>
                          <wps:cNvSpPr txBox="1">
                            <a:spLocks noChangeArrowheads="1"/>
                          </wps:cNvSpPr>
                          <wps:spPr bwMode="auto">
                            <a:xfrm>
                              <a:off x="184345"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5</w:t>
                                </w:r>
                              </w:p>
                            </w:txbxContent>
                          </wps:txbx>
                          <wps:bodyPr rot="0" vert="horz" wrap="square" lIns="0" tIns="0" rIns="0" bIns="0" anchor="t" anchorCtr="0" upright="1">
                            <a:noAutofit/>
                          </wps:bodyPr>
                        </wps:wsp>
                        <wpg:grpSp>
                          <wpg:cNvPr id="1576" name="组合 1576"/>
                          <wpg:cNvGrpSpPr/>
                          <wpg:grpSpPr>
                            <a:xfrm>
                              <a:off x="410198" y="0"/>
                              <a:ext cx="160655" cy="161925"/>
                              <a:chOff x="0" y="0"/>
                              <a:chExt cx="160655" cy="161925"/>
                            </a:xfrm>
                          </wpg:grpSpPr>
                          <wps:wsp>
                            <wps:cNvPr id="1577" name="Freeform 12482"/>
                            <wps:cNvSpPr>
                              <a:spLocks/>
                            </wps:cNvSpPr>
                            <wps:spPr bwMode="auto">
                              <a:xfrm>
                                <a:off x="7684" y="61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8" name="Text Box 12502"/>
                            <wps:cNvSpPr txBox="1">
                              <a:spLocks noChangeArrowheads="1"/>
                            </wps:cNvSpPr>
                            <wps:spPr bwMode="auto">
                              <a:xfrm>
                                <a:off x="0"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wgp>
                  </a:graphicData>
                </a:graphic>
              </wp:anchor>
            </w:drawing>
          </mc:Choice>
          <mc:Fallback>
            <w:pict>
              <v:group id="组合 12538" o:spid="_x0000_s3166" style="position:absolute;left:0;text-align:left;margin-left:106.4pt;margin-top:14.1pt;width:127.9pt;height:12.75pt;z-index:251880448" coordsize="16244,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">
                <v:group id="组合 12539" o:spid="_x0000_s3167"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">
                  <v:line id="Line 12461" o:spid="_x0000_s3168"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">
                    <v:stroke endarrow="block" endarrowwidth="narrow" endarrowlength="short"/>
                  </v:line>
                  <v:shape id="Text Box 12464" o:spid="_x0000_s3169"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4</w:t>
                          </w:r>
                        </w:p>
                      </w:txbxContent>
                    </v:textbox>
                  </v:shape>
                  <v:shape id="Text Box 12465" o:spid="_x0000_s3170"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" filled="f">
                    <v:textbox inset="0,0,0,0">
                      <w:txbxContent>
                        <w:p w:rsidR="008E537A" w:rsidRPr="00700C45" w:rsidRDefault="008E537A" w:rsidP="00991D27">
                          <w:pPr>
                            <w:ind w:firstLineChars="0" w:firstLine="0"/>
                            <w:rPr>
                              <w:rFonts w:ascii="Times New Roman" w:hAnsi="Times New Roman" w:cs="Times New Roman"/>
                            </w:rPr>
                          </w:pPr>
                        </w:p>
                      </w:txbxContent>
                    </v:textbox>
                  </v:shape>
                </v:group>
                <v:group id="组合 12543" o:spid="_x0000_s3171"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">
                  <v:shape id="Text Box 12459" o:spid="_x0000_s3172"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" filled="f">
                    <v:textbox inset="0,0,0,0">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1</w:t>
                          </w:r>
                        </w:p>
                      </w:txbxContent>
                    </v:textbox>
                  </v:shape>
                  <v:shape id="Text Box 12460" o:spid="_x0000_s3173"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" filled="f">
                    <v:textbox inset="0,0,0,0">
                      <w:txbxContent>
                        <w:p w:rsidR="008E537A" w:rsidRPr="00700C45" w:rsidRDefault="008E537A" w:rsidP="00991D27">
                          <w:pPr>
                            <w:ind w:firstLineChars="0" w:firstLine="0"/>
                            <w:rPr>
                              <w:rFonts w:ascii="Times New Roman" w:hAnsi="Times New Roman" w:cs="Times New Roman"/>
                            </w:rPr>
                          </w:pPr>
                        </w:p>
                      </w:txbxContent>
                    </v:textbox>
                  </v:shape>
                  <v:line id="Line 12471" o:spid="_x0000_s3174"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">
                    <v:stroke endarrow="block" endarrowwidth="narrow" endarrowlength="short"/>
                  </v:line>
                </v:group>
                <v:group id="组合 1573" o:spid="_x0000_s3175" style="position:absolute;left:10535;width:5709;height:1619" coordsize="5708,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line id="Line 12466" o:spid="_x0000_s3176"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">
                    <v:stroke endarrow="block" endarrowwidth="narrow" endarrowlength="short"/>
                  </v:line>
                  <v:shape id="Text Box 12501" o:spid="_x0000_s3177" type="#_x0000_t202" style="position:absolute;left:1843;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" filled="f">
                    <v:textbox inset="0,0,0,0">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5</w:t>
                          </w:r>
                        </w:p>
                      </w:txbxContent>
                    </v:textbox>
                  </v:shape>
                  <v:group id="组合 1576" o:spid="_x0000_s3178" style="position:absolute;left:4101;width:1607;height:1619" coordsize="16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">
                    <v:shape id="Freeform 12482" o:spid="_x0000_s3179" style="position:absolute;left:7684;top:6147;width:146685;height:147955;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" path="m258,l,258e" filled="f">
                      <v:path arrowok="t" o:connecttype="custom" o:connectlocs="146685,0;0,147955" o:connectangles="0,0"/>
                    </v:shape>
                    <v:shape id="Text Box 12502" o:spid="_x0000_s3180" type="#_x0000_t202" style="position:absolute;width:160655;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" filled="f">
                      <v:textbox inset="0,0,0,0">
                        <w:txbxContent>
                          <w:p w:rsidR="008E537A" w:rsidRPr="00700C45" w:rsidRDefault="008E537A" w:rsidP="00991D27">
                            <w:pPr>
                              <w:ind w:firstLineChars="0" w:firstLine="0"/>
                              <w:rPr>
                                <w:rFonts w:ascii="Times New Roman" w:hAnsi="Times New Roman" w:cs="Times New Roman"/>
                              </w:rPr>
                            </w:pPr>
                          </w:p>
                        </w:txbxContent>
                      </v:textbox>
                    </v:shape>
                  </v:group>
                </v:group>
              </v:group>
            </w:pict>
          </mc:Fallback>
        </mc:AlternateContent>
      </w:r>
    </w:p>
    <w:p w:rsidR="00F6467F" w:rsidRPr="00196523" w:rsidRDefault="00F6467F" w:rsidP="001C30E9">
      <w:pPr>
        <w:pStyle w:val="a3"/>
        <w:ind w:firstLine="420"/>
        <w:rPr>
          <w:rFonts w:ascii="宋体" w:hAnsi="宋体"/>
          <w:color w:val="000000" w:themeColor="text1"/>
        </w:rPr>
      </w:pPr>
    </w:p>
    <w:p w:rsidR="00F6467F" w:rsidRPr="00196523" w:rsidRDefault="00C52410" w:rsidP="001C30E9">
      <w:pPr>
        <w:pStyle w:val="a3"/>
        <w:ind w:firstLine="420"/>
        <w:rPr>
          <w:rFonts w:ascii="宋体" w:hAnsi="宋体"/>
          <w:color w:val="000000" w:themeColor="text1"/>
        </w:rPr>
      </w:pPr>
      <w:r w:rsidRPr="00196523">
        <w:rPr>
          <w:rFonts w:ascii="宋体" w:hAnsi="宋体"/>
          <w:noProof/>
          <w:color w:val="000000" w:themeColor="text1"/>
        </w:rPr>
        <mc:AlternateContent>
          <mc:Choice Requires="wpg">
            <w:drawing>
              <wp:anchor distT="0" distB="0" distL="114300" distR="114300" simplePos="0" relativeHeight="251889664" behindDoc="0" locked="0" layoutInCell="1" allowOverlap="1" wp14:anchorId="1FAFD0F5" wp14:editId="36F006B2">
                <wp:simplePos x="0" y="0"/>
                <wp:positionH relativeFrom="column">
                  <wp:posOffset>1351280</wp:posOffset>
                </wp:positionH>
                <wp:positionV relativeFrom="paragraph">
                  <wp:posOffset>153035</wp:posOffset>
                </wp:positionV>
                <wp:extent cx="1089640" cy="161925"/>
                <wp:effectExtent l="0" t="0" r="15875" b="28575"/>
                <wp:wrapNone/>
                <wp:docPr id="10853" name="组合 10853"/>
                <wp:cNvGraphicFramePr/>
                <a:graphic xmlns:a="http://schemas.openxmlformats.org/drawingml/2006/main">
                  <a:graphicData uri="http://schemas.microsoft.com/office/word/2010/wordprocessingGroup">
                    <wpg:wgp>
                      <wpg:cNvGrpSpPr/>
                      <wpg:grpSpPr>
                        <a:xfrm>
                          <a:off x="0" y="0"/>
                          <a:ext cx="1089640" cy="161925"/>
                          <a:chOff x="0" y="0"/>
                          <a:chExt cx="1089705" cy="161925"/>
                        </a:xfrm>
                      </wpg:grpSpPr>
                      <wpg:grpSp>
                        <wpg:cNvPr id="10854" name="组合 10854"/>
                        <wpg:cNvGrpSpPr/>
                        <wpg:grpSpPr>
                          <a:xfrm>
                            <a:off x="532281" y="0"/>
                            <a:ext cx="557424" cy="161925"/>
                            <a:chOff x="0" y="0"/>
                            <a:chExt cx="557424" cy="161925"/>
                          </a:xfrm>
                        </wpg:grpSpPr>
                        <wps:wsp>
                          <wps:cNvPr id="10856"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0857"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29</w:t>
                                </w:r>
                              </w:p>
                            </w:txbxContent>
                          </wps:txbx>
                          <wps:bodyPr rot="0" vert="horz" wrap="square" lIns="0" tIns="0" rIns="0" bIns="0" anchor="t" anchorCtr="0" upright="1">
                            <a:noAutofit/>
                          </wps:bodyPr>
                        </wps:wsp>
                        <wps:wsp>
                          <wps:cNvPr id="10858"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0859" name="组合 10859"/>
                        <wpg:cNvGrpSpPr/>
                        <wpg:grpSpPr>
                          <a:xfrm>
                            <a:off x="0" y="0"/>
                            <a:ext cx="567191" cy="161925"/>
                            <a:chOff x="0" y="0"/>
                            <a:chExt cx="567191" cy="161925"/>
                          </a:xfrm>
                        </wpg:grpSpPr>
                        <wps:wsp>
                          <wps:cNvPr id="10860"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20</w:t>
                                </w:r>
                              </w:p>
                            </w:txbxContent>
                          </wps:txbx>
                          <wps:bodyPr rot="0" vert="horz" wrap="square" lIns="0" tIns="0" rIns="0" bIns="0" anchor="t" anchorCtr="0" upright="1">
                            <a:noAutofit/>
                          </wps:bodyPr>
                        </wps:wsp>
                        <wps:wsp>
                          <wps:cNvPr id="10861"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62"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10863" name="Freeform 12482"/>
                        <wps:cNvSpPr>
                          <a:spLocks/>
                        </wps:cNvSpPr>
                        <wps:spPr bwMode="auto">
                          <a:xfrm>
                            <a:off x="932642" y="95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FAFD0F5" id="组合 10853" o:spid="_x0000_s3181" style="position:absolute;left:0;text-align:left;margin-left:106.4pt;margin-top:12.05pt;width:85.8pt;height:12.75pt;z-index:251889664" coordsize="10897,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">
                <v:group id="组合 10854" o:spid="_x0000_s3182"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">
                  <v:line id="Line 12461" o:spid="_x0000_s3183"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">
                    <v:stroke endarrow="block" endarrowwidth="narrow" endarrowlength="short"/>
                  </v:line>
                  <v:shape id="Text Box 12464" o:spid="_x0000_s3184"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" filled="f">
                    <v:textbox inset="0,0,0,0">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29</w:t>
                          </w:r>
                        </w:p>
                      </w:txbxContent>
                    </v:textbox>
                  </v:shape>
                  <v:shape id="Text Box 12465" o:spid="_x0000_s3185"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" filled="f">
                    <v:textbox inset="0,0,0,0">
                      <w:txbxContent>
                        <w:p w:rsidR="008E537A" w:rsidRPr="00700C45" w:rsidRDefault="008E537A" w:rsidP="00C52410">
                          <w:pPr>
                            <w:ind w:firstLineChars="0" w:firstLine="0"/>
                            <w:rPr>
                              <w:rFonts w:ascii="Times New Roman" w:hAnsi="Times New Roman" w:cs="Times New Roman"/>
                            </w:rPr>
                          </w:pPr>
                        </w:p>
                      </w:txbxContent>
                    </v:textbox>
                  </v:shape>
                </v:group>
                <v:group id="组合 10859" o:spid="_x0000_s3186"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">
                  <v:shape id="Text Box 12459" o:spid="_x0000_s3187"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" filled="f">
                    <v:textbox inset="0,0,0,0">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20</w:t>
                          </w:r>
                        </w:p>
                      </w:txbxContent>
                    </v:textbox>
                  </v:shape>
                  <v:shape id="Text Box 12460" o:spid="_x0000_s3188"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" filled="f">
                    <v:textbox inset="0,0,0,0">
                      <w:txbxContent>
                        <w:p w:rsidR="008E537A" w:rsidRPr="00700C45" w:rsidRDefault="008E537A" w:rsidP="00C52410">
                          <w:pPr>
                            <w:ind w:firstLineChars="0" w:firstLine="0"/>
                            <w:rPr>
                              <w:rFonts w:ascii="Times New Roman" w:hAnsi="Times New Roman" w:cs="Times New Roman"/>
                            </w:rPr>
                          </w:pPr>
                        </w:p>
                      </w:txbxContent>
                    </v:textbox>
                  </v:shape>
                  <v:line id="Line 12471" o:spid="_x0000_s3189"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">
                    <v:stroke endarrow="block" endarrowwidth="narrow" endarrowlength="short"/>
                  </v:line>
                </v:group>
                <v:shape id="Freeform 12482" o:spid="_x0000_s3190" style="position:absolute;left:9326;top:95;width:1467;height:1480;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" path="m258,l,258e" filled="f">
                  <v:path arrowok="t" o:connecttype="custom" o:connectlocs="146685,0;0,147955" o:connectangles="0,0"/>
                </v:shape>
              </v:group>
            </w:pict>
          </mc:Fallback>
        </mc:AlternateContent>
      </w:r>
    </w:p>
    <w:p w:rsidR="00F6467F" w:rsidRPr="00196523" w:rsidRDefault="00022612" w:rsidP="001C30E9">
      <w:pPr>
        <w:pStyle w:val="a3"/>
        <w:tabs>
          <w:tab w:val="left" w:pos="4986"/>
          <w:tab w:val="left" w:pos="7553"/>
        </w:tabs>
        <w:ind w:firstLine="420"/>
        <w:rPr>
          <w:rFonts w:ascii="宋体" w:hAnsi="宋体"/>
          <w:color w:val="000000" w:themeColor="text1"/>
        </w:rPr>
      </w:pPr>
      <w:r w:rsidRPr="00196523">
        <w:rPr>
          <w:rFonts w:ascii="宋体" w:hAnsi="宋体"/>
          <w:noProof/>
          <w:color w:val="000000" w:themeColor="text1"/>
        </w:rPr>
        <mc:AlternateContent>
          <mc:Choice Requires="wpg">
            <w:drawing>
              <wp:anchor distT="0" distB="0" distL="114300" distR="114300" simplePos="0" relativeHeight="251891712" behindDoc="0" locked="0" layoutInCell="1" allowOverlap="1" wp14:anchorId="1FAFD0F5" wp14:editId="36F006B2">
                <wp:simplePos x="0" y="0"/>
                <wp:positionH relativeFrom="column">
                  <wp:posOffset>1350645</wp:posOffset>
                </wp:positionH>
                <wp:positionV relativeFrom="paragraph">
                  <wp:posOffset>127000</wp:posOffset>
                </wp:positionV>
                <wp:extent cx="1089640" cy="161925"/>
                <wp:effectExtent l="0" t="0" r="15875" b="28575"/>
                <wp:wrapNone/>
                <wp:docPr id="10864" name="组合 10864"/>
                <wp:cNvGraphicFramePr/>
                <a:graphic xmlns:a="http://schemas.openxmlformats.org/drawingml/2006/main">
                  <a:graphicData uri="http://schemas.microsoft.com/office/word/2010/wordprocessingGroup">
                    <wpg:wgp>
                      <wpg:cNvGrpSpPr/>
                      <wpg:grpSpPr>
                        <a:xfrm>
                          <a:off x="0" y="0"/>
                          <a:ext cx="1089640" cy="161925"/>
                          <a:chOff x="0" y="0"/>
                          <a:chExt cx="1089705" cy="161925"/>
                        </a:xfrm>
                      </wpg:grpSpPr>
                      <wpg:grpSp>
                        <wpg:cNvPr id="10865" name="组合 10865"/>
                        <wpg:cNvGrpSpPr/>
                        <wpg:grpSpPr>
                          <a:xfrm>
                            <a:off x="532281" y="0"/>
                            <a:ext cx="557424" cy="161925"/>
                            <a:chOff x="0" y="0"/>
                            <a:chExt cx="557424" cy="161925"/>
                          </a:xfrm>
                        </wpg:grpSpPr>
                        <wps:wsp>
                          <wps:cNvPr id="10866"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0867"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31</w:t>
                                </w:r>
                              </w:p>
                            </w:txbxContent>
                          </wps:txbx>
                          <wps:bodyPr rot="0" vert="horz" wrap="square" lIns="0" tIns="0" rIns="0" bIns="0" anchor="t" anchorCtr="0" upright="1">
                            <a:noAutofit/>
                          </wps:bodyPr>
                        </wps:wsp>
                        <wps:wsp>
                          <wps:cNvPr id="10868"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0869" name="组合 10869"/>
                        <wpg:cNvGrpSpPr/>
                        <wpg:grpSpPr>
                          <a:xfrm>
                            <a:off x="0" y="0"/>
                            <a:ext cx="567191" cy="161925"/>
                            <a:chOff x="0" y="0"/>
                            <a:chExt cx="567191" cy="161925"/>
                          </a:xfrm>
                        </wpg:grpSpPr>
                        <wps:wsp>
                          <wps:cNvPr id="10870"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30</w:t>
                                </w:r>
                              </w:p>
                            </w:txbxContent>
                          </wps:txbx>
                          <wps:bodyPr rot="0" vert="horz" wrap="square" lIns="0" tIns="0" rIns="0" bIns="0" anchor="t" anchorCtr="0" upright="1">
                            <a:noAutofit/>
                          </wps:bodyPr>
                        </wps:wsp>
                        <wps:wsp>
                          <wps:cNvPr id="10871"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C52410">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72"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10873" name="Freeform 12482"/>
                        <wps:cNvSpPr>
                          <a:spLocks/>
                        </wps:cNvSpPr>
                        <wps:spPr bwMode="auto">
                          <a:xfrm>
                            <a:off x="932642" y="95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FAFD0F5" id="组合 10864" o:spid="_x0000_s3191" style="position:absolute;left:0;text-align:left;margin-left:106.35pt;margin-top:10pt;width:85.8pt;height:12.75pt;z-index:251891712" coordsize="10897,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">
                <v:group id="组合 10865" o:spid="_x0000_s3192"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">
                  <v:line id="Line 12461" o:spid="_x0000_s3193"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">
                    <v:stroke endarrow="block" endarrowwidth="narrow" endarrowlength="short"/>
                  </v:line>
                  <v:shape id="Text Box 12464" o:spid="_x0000_s3194"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" filled="f">
                    <v:textbox inset="0,0,0,0">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31</w:t>
                          </w:r>
                        </w:p>
                      </w:txbxContent>
                    </v:textbox>
                  </v:shape>
                  <v:shape id="Text Box 12465" o:spid="_x0000_s3195"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" filled="f">
                    <v:textbox inset="0,0,0,0">
                      <w:txbxContent>
                        <w:p w:rsidR="008E537A" w:rsidRPr="00700C45" w:rsidRDefault="008E537A" w:rsidP="00C52410">
                          <w:pPr>
                            <w:ind w:firstLineChars="0" w:firstLine="0"/>
                            <w:rPr>
                              <w:rFonts w:ascii="Times New Roman" w:hAnsi="Times New Roman" w:cs="Times New Roman"/>
                            </w:rPr>
                          </w:pPr>
                        </w:p>
                      </w:txbxContent>
                    </v:textbox>
                  </v:shape>
                </v:group>
                <v:group id="组合 10869" o:spid="_x0000_s3196"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">
                  <v:shape id="Text Box 12459" o:spid="_x0000_s3197"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" filled="f">
                    <v:textbox inset="0,0,0,0">
                      <w:txbxContent>
                        <w:p w:rsidR="008E537A" w:rsidRPr="00700C45" w:rsidRDefault="008E537A" w:rsidP="00C52410">
                          <w:pPr>
                            <w:pStyle w:val="ab"/>
                            <w:ind w:firstLineChars="0" w:firstLine="0"/>
                            <w:rPr>
                              <w:rFonts w:ascii="Times New Roman" w:hAnsi="Times New Roman" w:cs="Times New Roman"/>
                            </w:rPr>
                          </w:pPr>
                          <w:r>
                            <w:rPr>
                              <w:rFonts w:ascii="Times New Roman" w:hAnsi="Times New Roman" w:cs="Times New Roman"/>
                            </w:rPr>
                            <w:t>30</w:t>
                          </w:r>
                        </w:p>
                      </w:txbxContent>
                    </v:textbox>
                  </v:shape>
                  <v:shape id="Text Box 12460" o:spid="_x0000_s3198"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" filled="f">
                    <v:textbox inset="0,0,0,0">
                      <w:txbxContent>
                        <w:p w:rsidR="008E537A" w:rsidRPr="00700C45" w:rsidRDefault="008E537A" w:rsidP="00C52410">
                          <w:pPr>
                            <w:ind w:firstLineChars="0" w:firstLine="0"/>
                            <w:rPr>
                              <w:rFonts w:ascii="Times New Roman" w:hAnsi="Times New Roman" w:cs="Times New Roman"/>
                            </w:rPr>
                          </w:pPr>
                        </w:p>
                      </w:txbxContent>
                    </v:textbox>
                  </v:shape>
                  <v:line id="Line 12471" o:spid="_x0000_s3199"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">
                    <v:stroke endarrow="block" endarrowwidth="narrow" endarrowlength="short"/>
                  </v:line>
                </v:group>
                <v:shape id="Freeform 12482" o:spid="_x0000_s3200" style="position:absolute;left:9326;top:95;width:1467;height:1480;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" path="m258,l,258e" filled="f">
                  <v:path arrowok="t" o:connecttype="custom" o:connectlocs="146685,0;0,147955" o:connectangles="0,0"/>
                </v:shape>
              </v:group>
            </w:pict>
          </mc:Fallback>
        </mc:AlternateContent>
      </w:r>
    </w:p>
    <w:p w:rsidR="00F6467F" w:rsidRPr="00196523" w:rsidRDefault="00022612" w:rsidP="001C30E9">
      <w:pPr>
        <w:pStyle w:val="a3"/>
        <w:tabs>
          <w:tab w:val="left" w:pos="4986"/>
          <w:tab w:val="left" w:pos="7553"/>
        </w:tabs>
        <w:ind w:firstLine="420"/>
        <w:rPr>
          <w:rFonts w:ascii="宋体" w:hAnsi="宋体"/>
          <w:color w:val="000000" w:themeColor="text1"/>
        </w:rPr>
      </w:pPr>
      <w:r w:rsidRPr="00196523">
        <w:rPr>
          <w:noProof/>
          <w:color w:val="000000" w:themeColor="text1"/>
        </w:rPr>
        <mc:AlternateContent>
          <mc:Choice Requires="wps">
            <w:drawing>
              <wp:anchor distT="0" distB="0" distL="114300" distR="114300" simplePos="0" relativeHeight="251893760" behindDoc="0" locked="0" layoutInCell="1" allowOverlap="1" wp14:anchorId="352D952B" wp14:editId="30C0747B">
                <wp:simplePos x="0" y="0"/>
                <wp:positionH relativeFrom="column">
                  <wp:posOffset>1762455</wp:posOffset>
                </wp:positionH>
                <wp:positionV relativeFrom="paragraph">
                  <wp:posOffset>121151</wp:posOffset>
                </wp:positionV>
                <wp:extent cx="146610" cy="147955"/>
                <wp:effectExtent l="0" t="0" r="0" b="0"/>
                <wp:wrapNone/>
                <wp:docPr id="10874" name="Freeform 12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10"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w14:anchorId="2E15B0A5" id="Freeform 12482" o:spid="_x0000_s1026" style="position:absolute;left:0;text-align:left;margin-left:138.8pt;margin-top:9.55pt;width:11.55pt;height:11.65pt;z-index:251893760;visibility:visible;mso-wrap-style:square;mso-wrap-distance-left:9pt;mso-wrap-distance-top:0;mso-wrap-distance-right:9pt;mso-wrap-distance-bottom:0;mso-position-horizontal:absolute;mso-position-horizontal-relative:text;mso-position-vertical:absolute;mso-position-vertical-relative:text;v-text-anchor:top" coordsize="25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" path="m258,l,258e" filled="f">
                <v:path arrowok="t" o:connecttype="custom" o:connectlocs="146610,0;0,147955" o:connectangles="0,0"/>
              </v:shape>
            </w:pict>
          </mc:Fallback>
        </mc:AlternateContent>
      </w:r>
      <w:r w:rsidRPr="00196523">
        <w:rPr>
          <w:rFonts w:ascii="宋体" w:hAnsi="宋体"/>
          <w:noProof/>
          <w:color w:val="000000" w:themeColor="text1"/>
        </w:rPr>
        <mc:AlternateContent>
          <mc:Choice Requires="wpg">
            <w:drawing>
              <wp:anchor distT="0" distB="0" distL="114300" distR="114300" simplePos="0" relativeHeight="251883520" behindDoc="0" locked="0" layoutInCell="1" allowOverlap="1">
                <wp:simplePos x="0" y="0"/>
                <wp:positionH relativeFrom="column">
                  <wp:posOffset>1350645</wp:posOffset>
                </wp:positionH>
                <wp:positionV relativeFrom="paragraph">
                  <wp:posOffset>118110</wp:posOffset>
                </wp:positionV>
                <wp:extent cx="567157" cy="161925"/>
                <wp:effectExtent l="0" t="0" r="23495" b="28575"/>
                <wp:wrapNone/>
                <wp:docPr id="1599" name="组合 1599"/>
                <wp:cNvGraphicFramePr/>
                <a:graphic xmlns:a="http://schemas.openxmlformats.org/drawingml/2006/main">
                  <a:graphicData uri="http://schemas.microsoft.com/office/word/2010/wordprocessingGroup">
                    <wpg:wgp>
                      <wpg:cNvGrpSpPr/>
                      <wpg:grpSpPr>
                        <a:xfrm>
                          <a:off x="0" y="0"/>
                          <a:ext cx="567157" cy="161925"/>
                          <a:chOff x="0" y="0"/>
                          <a:chExt cx="567191" cy="161925"/>
                        </a:xfrm>
                      </wpg:grpSpPr>
                      <wps:wsp>
                        <wps:cNvPr id="7459"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44</w:t>
                              </w:r>
                            </w:p>
                          </w:txbxContent>
                        </wps:txbx>
                        <wps:bodyPr rot="0" vert="horz" wrap="square" lIns="0" tIns="0" rIns="0" bIns="0" anchor="t" anchorCtr="0" upright="1">
                          <a:noAutofit/>
                        </wps:bodyPr>
                      </wps:wsp>
                      <wps:wsp>
                        <wps:cNvPr id="7460"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299"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anchor>
            </w:drawing>
          </mc:Choice>
          <mc:Fallback>
            <w:pict>
              <v:group id="组合 1599" o:spid="_x0000_s3201" style="position:absolute;left:0;text-align:left;margin-left:106.35pt;margin-top:9.3pt;width:44.65pt;height:12.75pt;z-index:251883520" coordsize="567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">
                <v:shape id="Text Box 12459" o:spid="_x0000_s3202"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" filled="f">
                  <v:textbox inset="0,0,0,0">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44</w:t>
                        </w:r>
                      </w:p>
                    </w:txbxContent>
                  </v:textbox>
                </v:shape>
                <v:shape id="Text Box 12460" o:spid="_x0000_s3203"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" filled="f">
                  <v:textbox inset="0,0,0,0">
                    <w:txbxContent>
                      <w:p w:rsidR="008E537A" w:rsidRPr="00700C45" w:rsidRDefault="008E537A" w:rsidP="00991D27">
                        <w:pPr>
                          <w:ind w:firstLineChars="0" w:firstLine="0"/>
                          <w:rPr>
                            <w:rFonts w:ascii="Times New Roman" w:hAnsi="Times New Roman" w:cs="Times New Roman"/>
                          </w:rPr>
                        </w:pPr>
                      </w:p>
                    </w:txbxContent>
                  </v:textbox>
                </v:shape>
                <v:line id="Line 12471" o:spid="_x0000_s3204"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">
                  <v:stroke endarrow="block" endarrowwidth="narrow" endarrowlength="short"/>
                </v:line>
              </v:group>
            </w:pict>
          </mc:Fallback>
        </mc:AlternateContent>
      </w:r>
    </w:p>
    <w:p w:rsidR="00F6467F" w:rsidRPr="00196523" w:rsidRDefault="00022612" w:rsidP="001C30E9">
      <w:pPr>
        <w:pStyle w:val="a3"/>
        <w:tabs>
          <w:tab w:val="left" w:pos="4986"/>
          <w:tab w:val="left" w:pos="7553"/>
        </w:tabs>
        <w:ind w:firstLine="420"/>
        <w:rPr>
          <w:rFonts w:ascii="宋体" w:hAnsi="宋体"/>
          <w:color w:val="000000" w:themeColor="text1"/>
        </w:rPr>
      </w:pPr>
      <w:r w:rsidRPr="00196523">
        <w:rPr>
          <w:noProof/>
          <w:color w:val="000000" w:themeColor="text1"/>
        </w:rPr>
        <mc:AlternateContent>
          <mc:Choice Requires="wpg">
            <w:drawing>
              <wp:anchor distT="0" distB="0" distL="114300" distR="114300" simplePos="0" relativeHeight="251885568" behindDoc="0" locked="0" layoutInCell="1" allowOverlap="1">
                <wp:simplePos x="0" y="0"/>
                <wp:positionH relativeFrom="column">
                  <wp:posOffset>1350645</wp:posOffset>
                </wp:positionH>
                <wp:positionV relativeFrom="paragraph">
                  <wp:posOffset>97155</wp:posOffset>
                </wp:positionV>
                <wp:extent cx="567157" cy="161925"/>
                <wp:effectExtent l="0" t="0" r="23495" b="28575"/>
                <wp:wrapNone/>
                <wp:docPr id="10818" name="组合 10818"/>
                <wp:cNvGraphicFramePr/>
                <a:graphic xmlns:a="http://schemas.openxmlformats.org/drawingml/2006/main">
                  <a:graphicData uri="http://schemas.microsoft.com/office/word/2010/wordprocessingGroup">
                    <wpg:wgp>
                      <wpg:cNvGrpSpPr/>
                      <wpg:grpSpPr>
                        <a:xfrm>
                          <a:off x="0" y="0"/>
                          <a:ext cx="567157" cy="161925"/>
                          <a:chOff x="0" y="0"/>
                          <a:chExt cx="567191" cy="161925"/>
                        </a:xfrm>
                      </wpg:grpSpPr>
                      <wps:wsp>
                        <wps:cNvPr id="10819"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55</w:t>
                              </w:r>
                            </w:p>
                          </w:txbxContent>
                        </wps:txbx>
                        <wps:bodyPr rot="0" vert="horz" wrap="square" lIns="0" tIns="0" rIns="0" bIns="0" anchor="t" anchorCtr="0" upright="1">
                          <a:noAutofit/>
                        </wps:bodyPr>
                      </wps:wsp>
                      <wps:wsp>
                        <wps:cNvPr id="10820"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991D27">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0821"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anchor>
            </w:drawing>
          </mc:Choice>
          <mc:Fallback>
            <w:pict>
              <v:group id="组合 10818" o:spid="_x0000_s3205" style="position:absolute;left:0;text-align:left;margin-left:106.35pt;margin-top:7.65pt;width:44.65pt;height:12.75pt;z-index:251885568" coordsize="567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">
                <v:shape id="Text Box 12459" o:spid="_x0000_s3206"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" filled="f">
                  <v:textbox inset="0,0,0,0">
                    <w:txbxContent>
                      <w:p w:rsidR="008E537A" w:rsidRPr="00700C45" w:rsidRDefault="008E537A" w:rsidP="00991D27">
                        <w:pPr>
                          <w:pStyle w:val="ab"/>
                          <w:ind w:firstLineChars="0" w:firstLine="0"/>
                          <w:rPr>
                            <w:rFonts w:ascii="Times New Roman" w:hAnsi="Times New Roman" w:cs="Times New Roman"/>
                          </w:rPr>
                        </w:pPr>
                        <w:r>
                          <w:rPr>
                            <w:rFonts w:ascii="Times New Roman" w:hAnsi="Times New Roman" w:cs="Times New Roman"/>
                          </w:rPr>
                          <w:t>55</w:t>
                        </w:r>
                      </w:p>
                    </w:txbxContent>
                  </v:textbox>
                </v:shape>
                <v:shape id="Text Box 12460" o:spid="_x0000_s3207"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" filled="f">
                  <v:textbox inset="0,0,0,0">
                    <w:txbxContent>
                      <w:p w:rsidR="008E537A" w:rsidRPr="00700C45" w:rsidRDefault="008E537A" w:rsidP="00991D27">
                        <w:pPr>
                          <w:ind w:firstLineChars="0" w:firstLine="0"/>
                          <w:rPr>
                            <w:rFonts w:ascii="Times New Roman" w:hAnsi="Times New Roman" w:cs="Times New Roman"/>
                          </w:rPr>
                        </w:pPr>
                      </w:p>
                    </w:txbxContent>
                  </v:textbox>
                </v:shape>
                <v:line id="Line 12471" o:spid="_x0000_s3208"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">
                  <v:stroke endarrow="block" endarrowwidth="narrow" endarrowlength="short"/>
                </v:line>
              </v:group>
            </w:pict>
          </mc:Fallback>
        </mc:AlternateContent>
      </w:r>
      <w:r w:rsidRPr="00196523">
        <w:rPr>
          <w:noProof/>
          <w:color w:val="000000" w:themeColor="text1"/>
        </w:rPr>
        <mc:AlternateContent>
          <mc:Choice Requires="wps">
            <w:drawing>
              <wp:anchor distT="0" distB="0" distL="114300" distR="114300" simplePos="0" relativeHeight="251895808" behindDoc="0" locked="0" layoutInCell="1" allowOverlap="1" wp14:anchorId="352D952B" wp14:editId="30C0747B">
                <wp:simplePos x="0" y="0"/>
                <wp:positionH relativeFrom="column">
                  <wp:posOffset>1762451</wp:posOffset>
                </wp:positionH>
                <wp:positionV relativeFrom="paragraph">
                  <wp:posOffset>107039</wp:posOffset>
                </wp:positionV>
                <wp:extent cx="146610" cy="147955"/>
                <wp:effectExtent l="0" t="0" r="0" b="0"/>
                <wp:wrapNone/>
                <wp:docPr id="10875" name="Freeform 12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10"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w14:anchorId="3F3C172E" id="Freeform 12482" o:spid="_x0000_s1026" style="position:absolute;left:0;text-align:left;margin-left:138.8pt;margin-top:8.45pt;width:11.55pt;height:11.65pt;z-index:251895808;visibility:visible;mso-wrap-style:square;mso-wrap-distance-left:9pt;mso-wrap-distance-top:0;mso-wrap-distance-right:9pt;mso-wrap-distance-bottom:0;mso-position-horizontal:absolute;mso-position-horizontal-relative:text;mso-position-vertical:absolute;mso-position-vertical-relative:text;v-text-anchor:top" coordsize="25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" path="m258,l,258e" filled="f">
                <v:path arrowok="t" o:connecttype="custom" o:connectlocs="146610,0;0,147955" o:connectangles="0,0"/>
              </v:shape>
            </w:pict>
          </mc:Fallback>
        </mc:AlternateContent>
      </w:r>
    </w:p>
    <w:p w:rsidR="00F6467F" w:rsidRPr="00196523" w:rsidRDefault="00022612" w:rsidP="001C30E9">
      <w:pPr>
        <w:pStyle w:val="a3"/>
        <w:tabs>
          <w:tab w:val="left" w:pos="4986"/>
          <w:tab w:val="left" w:pos="7553"/>
        </w:tabs>
        <w:ind w:firstLine="420"/>
        <w:rPr>
          <w:rFonts w:ascii="宋体" w:hAnsi="宋体"/>
          <w:color w:val="000000" w:themeColor="text1"/>
        </w:rPr>
      </w:pPr>
      <w:r w:rsidRPr="00196523">
        <w:rPr>
          <w:rFonts w:ascii="宋体" w:hAnsi="宋体"/>
          <w:noProof/>
          <w:color w:val="000000" w:themeColor="text1"/>
        </w:rPr>
        <mc:AlternateContent>
          <mc:Choice Requires="wpg">
            <w:drawing>
              <wp:anchor distT="0" distB="0" distL="114300" distR="114300" simplePos="0" relativeHeight="251899904" behindDoc="0" locked="0" layoutInCell="1" allowOverlap="1" wp14:anchorId="5A8421EC" wp14:editId="1A16462F">
                <wp:simplePos x="0" y="0"/>
                <wp:positionH relativeFrom="column">
                  <wp:posOffset>1350645</wp:posOffset>
                </wp:positionH>
                <wp:positionV relativeFrom="paragraph">
                  <wp:posOffset>88265</wp:posOffset>
                </wp:positionV>
                <wp:extent cx="1089640" cy="161925"/>
                <wp:effectExtent l="0" t="0" r="15875" b="28575"/>
                <wp:wrapNone/>
                <wp:docPr id="10877" name="组合 10877"/>
                <wp:cNvGraphicFramePr/>
                <a:graphic xmlns:a="http://schemas.openxmlformats.org/drawingml/2006/main">
                  <a:graphicData uri="http://schemas.microsoft.com/office/word/2010/wordprocessingGroup">
                    <wpg:wgp>
                      <wpg:cNvGrpSpPr/>
                      <wpg:grpSpPr>
                        <a:xfrm>
                          <a:off x="0" y="0"/>
                          <a:ext cx="1089640" cy="161925"/>
                          <a:chOff x="0" y="0"/>
                          <a:chExt cx="1089705" cy="161925"/>
                        </a:xfrm>
                      </wpg:grpSpPr>
                      <wpg:grpSp>
                        <wpg:cNvPr id="10878" name="组合 10878"/>
                        <wpg:cNvGrpSpPr/>
                        <wpg:grpSpPr>
                          <a:xfrm>
                            <a:off x="532281" y="0"/>
                            <a:ext cx="557424" cy="161925"/>
                            <a:chOff x="0" y="0"/>
                            <a:chExt cx="557424" cy="161925"/>
                          </a:xfrm>
                        </wpg:grpSpPr>
                        <wps:wsp>
                          <wps:cNvPr id="10879" name="Line 12461"/>
                          <wps:cNvCnPr>
                            <a:cxnSpLocks noChangeShapeType="1"/>
                          </wps:cNvCnPr>
                          <wps:spPr bwMode="auto">
                            <a:xfrm>
                              <a:off x="0" y="81796"/>
                              <a:ext cx="13652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544" name="Text Box 12464"/>
                          <wps:cNvSpPr txBox="1">
                            <a:spLocks noChangeArrowheads="1"/>
                          </wps:cNvSpPr>
                          <wps:spPr bwMode="auto">
                            <a:xfrm>
                              <a:off x="170916"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022612">
                                <w:pPr>
                                  <w:pStyle w:val="ab"/>
                                  <w:ind w:firstLineChars="0" w:firstLine="0"/>
                                  <w:rPr>
                                    <w:rFonts w:ascii="Times New Roman" w:hAnsi="Times New Roman" w:cs="Times New Roman"/>
                                  </w:rPr>
                                </w:pPr>
                                <w:r>
                                  <w:rPr>
                                    <w:rFonts w:ascii="Times New Roman" w:hAnsi="Times New Roman" w:cs="Times New Roman"/>
                                  </w:rPr>
                                  <w:t>61</w:t>
                                </w:r>
                              </w:p>
                            </w:txbxContent>
                          </wps:txbx>
                          <wps:bodyPr rot="0" vert="horz" wrap="square" lIns="0" tIns="0" rIns="0" bIns="0" anchor="t" anchorCtr="0" upright="1">
                            <a:noAutofit/>
                          </wps:bodyPr>
                        </wps:wsp>
                        <wps:wsp>
                          <wps:cNvPr id="12545" name="Text Box 12465"/>
                          <wps:cNvSpPr txBox="1">
                            <a:spLocks noChangeArrowheads="1"/>
                          </wps:cNvSpPr>
                          <wps:spPr bwMode="auto">
                            <a:xfrm>
                              <a:off x="396769"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022612">
                                <w:pPr>
                                  <w:ind w:firstLineChars="0" w:firstLine="0"/>
                                  <w:rPr>
                                    <w:rFonts w:ascii="Times New Roman" w:hAnsi="Times New Roman" w:cs="Times New Roman"/>
                                  </w:rPr>
                                </w:pPr>
                              </w:p>
                            </w:txbxContent>
                          </wps:txbx>
                          <wps:bodyPr rot="0" vert="horz" wrap="square" lIns="0" tIns="0" rIns="0" bIns="0" anchor="t" anchorCtr="0" upright="1">
                            <a:noAutofit/>
                          </wps:bodyPr>
                        </wps:wsp>
                      </wpg:grpSp>
                      <wpg:grpSp>
                        <wpg:cNvPr id="12546" name="组合 12546"/>
                        <wpg:cNvGrpSpPr/>
                        <wpg:grpSpPr>
                          <a:xfrm>
                            <a:off x="0" y="0"/>
                            <a:ext cx="567191" cy="161925"/>
                            <a:chOff x="0" y="0"/>
                            <a:chExt cx="567191" cy="161925"/>
                          </a:xfrm>
                        </wpg:grpSpPr>
                        <wps:wsp>
                          <wps:cNvPr id="12547" name="Text Box 12459"/>
                          <wps:cNvSpPr txBox="1">
                            <a:spLocks noChangeArrowheads="1"/>
                          </wps:cNvSpPr>
                          <wps:spPr bwMode="auto">
                            <a:xfrm>
                              <a:off x="180682" y="0"/>
                              <a:ext cx="22542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022612">
                                <w:pPr>
                                  <w:pStyle w:val="ab"/>
                                  <w:ind w:firstLineChars="0" w:firstLine="0"/>
                                  <w:rPr>
                                    <w:rFonts w:ascii="Times New Roman" w:hAnsi="Times New Roman" w:cs="Times New Roman"/>
                                  </w:rPr>
                                </w:pPr>
                                <w:r>
                                  <w:rPr>
                                    <w:rFonts w:ascii="Times New Roman" w:hAnsi="Times New Roman" w:cs="Times New Roman"/>
                                  </w:rPr>
                                  <w:t>60</w:t>
                                </w:r>
                              </w:p>
                            </w:txbxContent>
                          </wps:txbx>
                          <wps:bodyPr rot="0" vert="horz" wrap="square" lIns="0" tIns="0" rIns="0" bIns="0" anchor="t" anchorCtr="0" upright="1">
                            <a:noAutofit/>
                          </wps:bodyPr>
                        </wps:wsp>
                        <wps:wsp>
                          <wps:cNvPr id="12548" name="Text Box 12460"/>
                          <wps:cNvSpPr txBox="1">
                            <a:spLocks noChangeArrowheads="1"/>
                          </wps:cNvSpPr>
                          <wps:spPr bwMode="auto">
                            <a:xfrm>
                              <a:off x="406536" y="0"/>
                              <a:ext cx="16065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E537A" w:rsidRPr="00700C45" w:rsidRDefault="008E537A" w:rsidP="00022612">
                                <w:pPr>
                                  <w:ind w:firstLineChars="0" w:firstLine="0"/>
                                  <w:rPr>
                                    <w:rFonts w:ascii="Times New Roman" w:hAnsi="Times New Roman" w:cs="Times New Roman"/>
                                  </w:rPr>
                                </w:pPr>
                              </w:p>
                            </w:txbxContent>
                          </wps:txbx>
                          <wps:bodyPr rot="0" vert="horz" wrap="square" lIns="0" tIns="0" rIns="0" bIns="0" anchor="t" anchorCtr="0" upright="1">
                            <a:noAutofit/>
                          </wps:bodyPr>
                        </wps:wsp>
                        <wps:wsp>
                          <wps:cNvPr id="12549" name="Line 12471"/>
                          <wps:cNvCnPr>
                            <a:cxnSpLocks noChangeShapeType="1"/>
                          </wps:cNvCnPr>
                          <wps:spPr bwMode="auto">
                            <a:xfrm>
                              <a:off x="0" y="74471"/>
                              <a:ext cx="16065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s:wsp>
                        <wps:cNvPr id="12550" name="Freeform 12482"/>
                        <wps:cNvSpPr>
                          <a:spLocks/>
                        </wps:cNvSpPr>
                        <wps:spPr bwMode="auto">
                          <a:xfrm>
                            <a:off x="932642" y="9547"/>
                            <a:ext cx="146685" cy="147955"/>
                          </a:xfrm>
                          <a:custGeom>
                            <a:avLst/>
                            <a:gdLst>
                              <a:gd name="T0" fmla="*/ 258 w 258"/>
                              <a:gd name="T1" fmla="*/ 0 h 258"/>
                              <a:gd name="T2" fmla="*/ 0 w 258"/>
                              <a:gd name="T3" fmla="*/ 258 h 258"/>
                            </a:gdLst>
                            <a:ahLst/>
                            <a:cxnLst>
                              <a:cxn ang="0">
                                <a:pos x="T0" y="T1"/>
                              </a:cxn>
                              <a:cxn ang="0">
                                <a:pos x="T2" y="T3"/>
                              </a:cxn>
                            </a:cxnLst>
                            <a:rect l="0" t="0" r="r" b="b"/>
                            <a:pathLst>
                              <a:path w="258" h="258">
                                <a:moveTo>
                                  <a:pt x="258" y="0"/>
                                </a:moveTo>
                                <a:lnTo>
                                  <a:pt x="0" y="258"/>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A8421EC" id="组合 10877" o:spid="_x0000_s3209" style="position:absolute;left:0;text-align:left;margin-left:106.35pt;margin-top:6.95pt;width:85.8pt;height:12.75pt;z-index:251899904" coordsize="10897,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">
                <v:group id="组合 10878" o:spid="_x0000_s3210" style="position:absolute;left:5322;width:5575;height:1619" coordsize="557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">
                  <v:line id="Line 12461" o:spid="_x0000_s3211" style="position:absolute;visibility:visible;mso-wrap-style:square" from="0,817" to="136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">
                    <v:stroke endarrow="block" endarrowwidth="narrow" endarrowlength="short"/>
                  </v:line>
                  <v:shape id="Text Box 12464" o:spid="_x0000_s3212" type="#_x0000_t202" style="position:absolute;left:1709;width:225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" filled="f">
                    <v:textbox inset="0,0,0,0">
                      <w:txbxContent>
                        <w:p w:rsidR="008E537A" w:rsidRPr="00700C45" w:rsidRDefault="008E537A" w:rsidP="00022612">
                          <w:pPr>
                            <w:pStyle w:val="ab"/>
                            <w:ind w:firstLineChars="0" w:firstLine="0"/>
                            <w:rPr>
                              <w:rFonts w:ascii="Times New Roman" w:hAnsi="Times New Roman" w:cs="Times New Roman"/>
                            </w:rPr>
                          </w:pPr>
                          <w:r>
                            <w:rPr>
                              <w:rFonts w:ascii="Times New Roman" w:hAnsi="Times New Roman" w:cs="Times New Roman"/>
                            </w:rPr>
                            <w:t>61</w:t>
                          </w:r>
                        </w:p>
                      </w:txbxContent>
                    </v:textbox>
                  </v:shape>
                  <v:shape id="Text Box 12465" o:spid="_x0000_s3213" type="#_x0000_t202" style="position:absolute;left:3967;width:1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" filled="f">
                    <v:textbox inset="0,0,0,0">
                      <w:txbxContent>
                        <w:p w:rsidR="008E537A" w:rsidRPr="00700C45" w:rsidRDefault="008E537A" w:rsidP="00022612">
                          <w:pPr>
                            <w:ind w:firstLineChars="0" w:firstLine="0"/>
                            <w:rPr>
                              <w:rFonts w:ascii="Times New Roman" w:hAnsi="Times New Roman" w:cs="Times New Roman"/>
                            </w:rPr>
                          </w:pPr>
                        </w:p>
                      </w:txbxContent>
                    </v:textbox>
                  </v:shape>
                </v:group>
                <v:group id="组合 12546" o:spid="_x0000_s3214" style="position:absolute;width:5671;height:1619" coordsize="567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">
                  <v:shape id="Text Box 12459" o:spid="_x0000_s3215" type="#_x0000_t202" style="position:absolute;left:1806;width:225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" filled="f">
                    <v:textbox inset="0,0,0,0">
                      <w:txbxContent>
                        <w:p w:rsidR="008E537A" w:rsidRPr="00700C45" w:rsidRDefault="008E537A" w:rsidP="00022612">
                          <w:pPr>
                            <w:pStyle w:val="ab"/>
                            <w:ind w:firstLineChars="0" w:firstLine="0"/>
                            <w:rPr>
                              <w:rFonts w:ascii="Times New Roman" w:hAnsi="Times New Roman" w:cs="Times New Roman"/>
                            </w:rPr>
                          </w:pPr>
                          <w:r>
                            <w:rPr>
                              <w:rFonts w:ascii="Times New Roman" w:hAnsi="Times New Roman" w:cs="Times New Roman"/>
                            </w:rPr>
                            <w:t>60</w:t>
                          </w:r>
                        </w:p>
                      </w:txbxContent>
                    </v:textbox>
                  </v:shape>
                  <v:shape id="Text Box 12460" o:spid="_x0000_s3216" type="#_x0000_t202" style="position:absolute;left:4065;width:160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" filled="f">
                    <v:textbox inset="0,0,0,0">
                      <w:txbxContent>
                        <w:p w:rsidR="008E537A" w:rsidRPr="00700C45" w:rsidRDefault="008E537A" w:rsidP="00022612">
                          <w:pPr>
                            <w:ind w:firstLineChars="0" w:firstLine="0"/>
                            <w:rPr>
                              <w:rFonts w:ascii="Times New Roman" w:hAnsi="Times New Roman" w:cs="Times New Roman"/>
                            </w:rPr>
                          </w:pPr>
                        </w:p>
                      </w:txbxContent>
                    </v:textbox>
                  </v:shape>
                  <v:line id="Line 12471" o:spid="_x0000_s3217" style="position:absolute;visibility:visible;mso-wrap-style:square" from="0,744" to="160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">
                    <v:stroke endarrow="block" endarrowwidth="narrow" endarrowlength="short"/>
                  </v:line>
                </v:group>
                <v:shape id="Freeform 12482" o:spid="_x0000_s3218" style="position:absolute;left:9326;top:95;width:1467;height:1480;visibility:visible;mso-wrap-style:square;v-text-anchor:top" coordsize="25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" path="m258,l,258e" filled="f">
                  <v:path arrowok="t" o:connecttype="custom" o:connectlocs="146685,0;0,147955" o:connectangles="0,0"/>
                </v:shape>
              </v:group>
            </w:pict>
          </mc:Fallback>
        </mc:AlternateContent>
      </w:r>
    </w:p>
    <w:p w:rsidR="00F6467F" w:rsidRPr="00196523" w:rsidRDefault="00F6467F" w:rsidP="001C30E9">
      <w:pPr>
        <w:pStyle w:val="a3"/>
        <w:tabs>
          <w:tab w:val="left" w:pos="4986"/>
          <w:tab w:val="left" w:pos="7553"/>
        </w:tabs>
        <w:ind w:firstLine="420"/>
        <w:rPr>
          <w:rFonts w:ascii="宋体" w:hAnsi="宋体"/>
          <w:color w:val="000000" w:themeColor="text1"/>
        </w:rPr>
      </w:pPr>
    </w:p>
    <w:p w:rsidR="00F6467F" w:rsidRPr="00196523" w:rsidRDefault="00F6467F" w:rsidP="001C30E9">
      <w:pPr>
        <w:pStyle w:val="a3"/>
        <w:tabs>
          <w:tab w:val="left" w:pos="4986"/>
          <w:tab w:val="left" w:pos="7553"/>
        </w:tabs>
        <w:ind w:firstLine="420"/>
        <w:rPr>
          <w:rFonts w:ascii="宋体" w:hAnsi="宋体"/>
          <w:color w:val="000000" w:themeColor="text1"/>
        </w:rPr>
      </w:pPr>
    </w:p>
    <w:p w:rsidR="00F6467F" w:rsidRPr="00196523" w:rsidRDefault="00F6467F" w:rsidP="001C30E9">
      <w:pPr>
        <w:pStyle w:val="a3"/>
        <w:tabs>
          <w:tab w:val="left" w:pos="4986"/>
          <w:tab w:val="left" w:pos="7553"/>
        </w:tabs>
        <w:ind w:firstLine="420"/>
        <w:rPr>
          <w:rFonts w:ascii="宋体" w:hAnsi="宋体"/>
          <w:color w:val="000000" w:themeColor="text1"/>
        </w:rPr>
      </w:pPr>
    </w:p>
    <w:p w:rsidR="00022612" w:rsidRPr="00196523" w:rsidRDefault="00022612" w:rsidP="001C30E9">
      <w:pPr>
        <w:pStyle w:val="a3"/>
        <w:tabs>
          <w:tab w:val="left" w:pos="4986"/>
          <w:tab w:val="left" w:pos="7553"/>
        </w:tabs>
        <w:ind w:firstLine="420"/>
        <w:rPr>
          <w:rFonts w:ascii="宋体" w:hAnsi="宋体"/>
          <w:color w:val="000000" w:themeColor="text1"/>
        </w:rPr>
      </w:pPr>
      <w:r w:rsidRPr="00196523">
        <w:rPr>
          <w:rFonts w:ascii="宋体" w:hAnsi="宋体" w:hint="eastAsia"/>
          <w:noProof/>
          <w:color w:val="000000" w:themeColor="text1"/>
        </w:rPr>
        <mc:AlternateContent>
          <mc:Choice Requires="wps">
            <w:drawing>
              <wp:anchor distT="0" distB="0" distL="114300" distR="114300" simplePos="0" relativeHeight="251901952" behindDoc="0" locked="0" layoutInCell="1" allowOverlap="1" wp14:anchorId="311A6E41" wp14:editId="5E048043">
                <wp:simplePos x="0" y="0"/>
                <wp:positionH relativeFrom="column">
                  <wp:posOffset>686703</wp:posOffset>
                </wp:positionH>
                <wp:positionV relativeFrom="paragraph">
                  <wp:posOffset>118488</wp:posOffset>
                </wp:positionV>
                <wp:extent cx="3118485" cy="198120"/>
                <wp:effectExtent l="0" t="3810" r="0" b="0"/>
                <wp:wrapNone/>
                <wp:docPr id="12551" name="Text Box 12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700C45" w:rsidRDefault="008E537A" w:rsidP="00022612">
                            <w:pPr>
                              <w:ind w:firstLineChars="0" w:firstLine="0"/>
                              <w:jc w:val="center"/>
                              <w:rPr>
                                <w:rFonts w:ascii="Times New Roman" w:eastAsia="宋体" w:hAnsi="Times New Roman" w:cs="Times New Roman"/>
                                <w:sz w:val="18"/>
                                <w:szCs w:val="20"/>
                              </w:rPr>
                            </w:pPr>
                            <w:r w:rsidRPr="00287D1E">
                              <w:rPr>
                                <w:rFonts w:ascii="Times New Roman" w:eastAsia="宋体" w:hAnsi="Times New Roman" w:cs="Times New Roman"/>
                                <w:sz w:val="18"/>
                                <w:szCs w:val="20"/>
                                <w:highlight w:val="yellow"/>
                              </w:rPr>
                              <w:t>图</w:t>
                            </w:r>
                            <w:r w:rsidRPr="00287D1E">
                              <w:rPr>
                                <w:rFonts w:ascii="Times New Roman" w:eastAsia="宋体" w:hAnsi="Times New Roman" w:cs="Times New Roman"/>
                                <w:sz w:val="18"/>
                                <w:szCs w:val="20"/>
                                <w:highlight w:val="yellow"/>
                              </w:rPr>
                              <w:t>7</w:t>
                            </w:r>
                            <w:r>
                              <w:rPr>
                                <w:rFonts w:ascii="Times New Roman" w:eastAsia="宋体" w:hAnsi="Times New Roman" w:cs="Times New Roman"/>
                                <w:sz w:val="18"/>
                                <w:szCs w:val="20"/>
                                <w:highlight w:val="yellow"/>
                              </w:rPr>
                              <w:t>-6</w:t>
                            </w:r>
                            <w:r w:rsidRPr="00700C45">
                              <w:rPr>
                                <w:rFonts w:ascii="Times New Roman" w:eastAsia="宋体" w:hAnsi="Times New Roman" w:cs="Times New Roman"/>
                                <w:sz w:val="18"/>
                                <w:szCs w:val="20"/>
                              </w:rPr>
                              <w:t xml:space="preserve"> </w:t>
                            </w:r>
                            <w:r w:rsidRPr="00700C45">
                              <w:rPr>
                                <w:rFonts w:ascii="Times New Roman" w:eastAsia="宋体" w:hAnsi="Times New Roman" w:cs="Times New Roman"/>
                                <w:sz w:val="18"/>
                                <w:szCs w:val="20"/>
                              </w:rPr>
                              <w:t>基数排序第</w:t>
                            </w:r>
                            <w:r>
                              <w:rPr>
                                <w:rFonts w:ascii="Times New Roman" w:eastAsia="宋体" w:hAnsi="Times New Roman" w:cs="Times New Roman"/>
                                <w:sz w:val="18"/>
                                <w:szCs w:val="20"/>
                              </w:rPr>
                              <w:t>2</w:t>
                            </w:r>
                            <w:r w:rsidRPr="00700C45">
                              <w:rPr>
                                <w:rFonts w:ascii="Times New Roman" w:eastAsia="宋体" w:hAnsi="Times New Roman" w:cs="Times New Roman"/>
                                <w:sz w:val="18"/>
                                <w:szCs w:val="20"/>
                              </w:rPr>
                              <w:t>趟（</w:t>
                            </w:r>
                            <w:r>
                              <w:rPr>
                                <w:rFonts w:ascii="Times New Roman" w:eastAsia="宋体" w:hAnsi="Times New Roman" w:cs="Times New Roman" w:hint="eastAsia"/>
                                <w:sz w:val="18"/>
                                <w:szCs w:val="20"/>
                              </w:rPr>
                              <w:t>按十</w:t>
                            </w:r>
                            <w:r w:rsidRPr="00700C45">
                              <w:rPr>
                                <w:rFonts w:ascii="Times New Roman" w:eastAsia="宋体" w:hAnsi="Times New Roman" w:cs="Times New Roman"/>
                                <w:sz w:val="18"/>
                                <w:szCs w:val="20"/>
                              </w:rPr>
                              <w:t>位数进行排序）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A6E41" id="_x0000_s3219" type="#_x0000_t202" style="position:absolute;left:0;text-align:left;margin-left:54.05pt;margin-top:9.35pt;width:245.55pt;height:15.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" filled="f" stroked="f">
                <v:textbox inset="0,0,0,0">
                  <w:txbxContent>
                    <w:p w:rsidR="008E537A" w:rsidRPr="00700C45" w:rsidRDefault="008E537A" w:rsidP="00022612">
                      <w:pPr>
                        <w:ind w:firstLineChars="0" w:firstLine="0"/>
                        <w:jc w:val="center"/>
                        <w:rPr>
                          <w:rFonts w:ascii="Times New Roman" w:eastAsia="宋体" w:hAnsi="Times New Roman" w:cs="Times New Roman"/>
                          <w:sz w:val="18"/>
                          <w:szCs w:val="20"/>
                        </w:rPr>
                      </w:pPr>
                      <w:r w:rsidRPr="00287D1E">
                        <w:rPr>
                          <w:rFonts w:ascii="Times New Roman" w:eastAsia="宋体" w:hAnsi="Times New Roman" w:cs="Times New Roman"/>
                          <w:sz w:val="18"/>
                          <w:szCs w:val="20"/>
                          <w:highlight w:val="yellow"/>
                        </w:rPr>
                        <w:t>图</w:t>
                      </w:r>
                      <w:r w:rsidRPr="00287D1E">
                        <w:rPr>
                          <w:rFonts w:ascii="Times New Roman" w:eastAsia="宋体" w:hAnsi="Times New Roman" w:cs="Times New Roman"/>
                          <w:sz w:val="18"/>
                          <w:szCs w:val="20"/>
                          <w:highlight w:val="yellow"/>
                        </w:rPr>
                        <w:t>7</w:t>
                      </w:r>
                      <w:r>
                        <w:rPr>
                          <w:rFonts w:ascii="Times New Roman" w:eastAsia="宋体" w:hAnsi="Times New Roman" w:cs="Times New Roman"/>
                          <w:sz w:val="18"/>
                          <w:szCs w:val="20"/>
                          <w:highlight w:val="yellow"/>
                        </w:rPr>
                        <w:t>-6</w:t>
                      </w:r>
                      <w:r w:rsidRPr="00700C45">
                        <w:rPr>
                          <w:rFonts w:ascii="Times New Roman" w:eastAsia="宋体" w:hAnsi="Times New Roman" w:cs="Times New Roman"/>
                          <w:sz w:val="18"/>
                          <w:szCs w:val="20"/>
                        </w:rPr>
                        <w:t xml:space="preserve"> </w:t>
                      </w:r>
                      <w:r w:rsidRPr="00700C45">
                        <w:rPr>
                          <w:rFonts w:ascii="Times New Roman" w:eastAsia="宋体" w:hAnsi="Times New Roman" w:cs="Times New Roman"/>
                          <w:sz w:val="18"/>
                          <w:szCs w:val="20"/>
                        </w:rPr>
                        <w:t>基数排序第</w:t>
                      </w:r>
                      <w:r>
                        <w:rPr>
                          <w:rFonts w:ascii="Times New Roman" w:eastAsia="宋体" w:hAnsi="Times New Roman" w:cs="Times New Roman"/>
                          <w:sz w:val="18"/>
                          <w:szCs w:val="20"/>
                        </w:rPr>
                        <w:t>2</w:t>
                      </w:r>
                      <w:r w:rsidRPr="00700C45">
                        <w:rPr>
                          <w:rFonts w:ascii="Times New Roman" w:eastAsia="宋体" w:hAnsi="Times New Roman" w:cs="Times New Roman"/>
                          <w:sz w:val="18"/>
                          <w:szCs w:val="20"/>
                        </w:rPr>
                        <w:t>趟（</w:t>
                      </w:r>
                      <w:r>
                        <w:rPr>
                          <w:rFonts w:ascii="Times New Roman" w:eastAsia="宋体" w:hAnsi="Times New Roman" w:cs="Times New Roman" w:hint="eastAsia"/>
                          <w:sz w:val="18"/>
                          <w:szCs w:val="20"/>
                        </w:rPr>
                        <w:t>按十</w:t>
                      </w:r>
                      <w:r w:rsidRPr="00700C45">
                        <w:rPr>
                          <w:rFonts w:ascii="Times New Roman" w:eastAsia="宋体" w:hAnsi="Times New Roman" w:cs="Times New Roman"/>
                          <w:sz w:val="18"/>
                          <w:szCs w:val="20"/>
                        </w:rPr>
                        <w:t>位数进行排序）</w:t>
                      </w:r>
                    </w:p>
                  </w:txbxContent>
                </v:textbox>
              </v:shape>
            </w:pict>
          </mc:Fallback>
        </mc:AlternateContent>
      </w:r>
    </w:p>
    <w:p w:rsidR="00F6467F" w:rsidRPr="00196523" w:rsidRDefault="00F6467F" w:rsidP="001C30E9">
      <w:pPr>
        <w:pStyle w:val="a3"/>
        <w:tabs>
          <w:tab w:val="left" w:pos="4986"/>
          <w:tab w:val="left" w:pos="7553"/>
        </w:tabs>
        <w:ind w:firstLine="420"/>
        <w:rPr>
          <w:rFonts w:ascii="宋体" w:hAnsi="宋体"/>
          <w:color w:val="000000" w:themeColor="text1"/>
        </w:rPr>
      </w:pPr>
    </w:p>
    <w:p w:rsidR="00022612" w:rsidRPr="00196523" w:rsidRDefault="00022612" w:rsidP="001C30E9">
      <w:pPr>
        <w:widowControl/>
        <w:ind w:firstLineChars="0" w:firstLine="0"/>
        <w:jc w:val="left"/>
        <w:rPr>
          <w:rFonts w:ascii="Times New Roman" w:eastAsia="宋体" w:hAnsi="Times New Roman" w:cs="Times New Roman"/>
          <w:color w:val="000000" w:themeColor="text1"/>
          <w:lang w:val="zh-CN"/>
        </w:rPr>
      </w:pPr>
      <w:r w:rsidRPr="00196523">
        <w:rPr>
          <w:rFonts w:ascii="Times New Roman" w:eastAsia="宋体" w:hAnsi="Times New Roman" w:cs="Times New Roman" w:hint="eastAsia"/>
          <w:color w:val="000000" w:themeColor="text1"/>
          <w:lang w:val="zh-CN"/>
        </w:rPr>
        <w:t>得到排序结果：</w:t>
      </w:r>
      <w:r w:rsidRPr="00196523">
        <w:rPr>
          <w:rFonts w:ascii="Times New Roman" w:eastAsia="宋体" w:hAnsi="Times New Roman" w:cs="Times New Roman" w:hint="eastAsia"/>
          <w:color w:val="000000" w:themeColor="text1"/>
          <w:lang w:val="zh-CN"/>
        </w:rPr>
        <w:t>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20</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29</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30</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31</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44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55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60</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lang w:val="zh-CN"/>
        </w:rPr>
        <w:t>61</w:t>
      </w:r>
      <w:r w:rsidRPr="00196523">
        <w:rPr>
          <w:rFonts w:ascii="Times New Roman" w:eastAsia="宋体" w:hAnsi="Times New Roman" w:cs="Times New Roman" w:hint="eastAsia"/>
          <w:color w:val="000000" w:themeColor="text1"/>
          <w:lang w:val="zh-CN"/>
        </w:rPr>
        <w:t>。</w:t>
      </w:r>
    </w:p>
    <w:p w:rsidR="00183D8B" w:rsidRPr="00196523" w:rsidRDefault="00183D8B" w:rsidP="001C30E9">
      <w:pPr>
        <w:pStyle w:val="a3"/>
        <w:spacing w:line="240" w:lineRule="auto"/>
        <w:ind w:firstLineChars="0" w:firstLine="0"/>
        <w:rPr>
          <w:rFonts w:ascii="Times New Roman" w:eastAsia="宋体" w:hAnsi="Times New Roman" w:cs="Times New Roman"/>
          <w:color w:val="000000" w:themeColor="text1"/>
        </w:rPr>
      </w:pPr>
    </w:p>
    <w:p w:rsidR="000C5A8B" w:rsidRPr="00196523" w:rsidRDefault="002102B4" w:rsidP="001C30E9">
      <w:pPr>
        <w:pStyle w:val="a3"/>
        <w:spacing w:line="240" w:lineRule="auto"/>
        <w:ind w:firstLineChars="0" w:firstLine="0"/>
        <w:rPr>
          <w:rFonts w:ascii="Times New Roman" w:eastAsia="宋体" w:hAnsi="Times New Roman" w:cs="Times New Roman"/>
          <w:color w:val="000000" w:themeColor="text1"/>
        </w:rPr>
      </w:pPr>
      <w:bookmarkStart w:id="90" w:name="_Hlk126242871"/>
      <w:r w:rsidRPr="00196523">
        <w:rPr>
          <w:rFonts w:ascii="Times New Roman" w:eastAsia="宋体" w:hAnsi="Times New Roman" w:cs="Times New Roman" w:hint="eastAsia"/>
          <w:color w:val="000000" w:themeColor="text1"/>
        </w:rPr>
        <w:t>四</w:t>
      </w:r>
      <w:r w:rsidR="000C5A8B" w:rsidRPr="00196523">
        <w:rPr>
          <w:rFonts w:ascii="Times New Roman" w:eastAsia="宋体" w:hAnsi="Times New Roman" w:cs="Times New Roman" w:hint="eastAsia"/>
          <w:color w:val="000000" w:themeColor="text1"/>
        </w:rPr>
        <w:t>、算法</w:t>
      </w:r>
      <w:r w:rsidR="00312B82" w:rsidRPr="00196523">
        <w:rPr>
          <w:rFonts w:ascii="Times New Roman" w:eastAsia="宋体" w:hAnsi="Times New Roman" w:cs="Times New Roman" w:hint="eastAsia"/>
          <w:color w:val="000000" w:themeColor="text1"/>
        </w:rPr>
        <w:t>阅读</w:t>
      </w:r>
      <w:r w:rsidR="000C5A8B" w:rsidRPr="00196523">
        <w:rPr>
          <w:rFonts w:ascii="Times New Roman" w:eastAsia="宋体" w:hAnsi="Times New Roman" w:cs="Times New Roman" w:hint="eastAsia"/>
          <w:color w:val="000000" w:themeColor="text1"/>
        </w:rPr>
        <w:t>题</w:t>
      </w:r>
    </w:p>
    <w:p w:rsidR="00183D8B" w:rsidRPr="00196523" w:rsidRDefault="00183D8B" w:rsidP="001C30E9">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．设一系列正整数存放在一个数组中，算法</w:t>
      </w:r>
      <w:r w:rsidRPr="00196523">
        <w:rPr>
          <w:rFonts w:ascii="Times New Roman" w:eastAsia="宋体" w:hAnsi="Times New Roman" w:cs="Times New Roman"/>
          <w:color w:val="000000" w:themeColor="text1"/>
        </w:rPr>
        <w:t>evenOddSort</w:t>
      </w:r>
      <w:r w:rsidRPr="00196523">
        <w:rPr>
          <w:rFonts w:ascii="Times New Roman" w:eastAsia="宋体" w:hAnsi="Times New Roman" w:cs="Times New Roman"/>
          <w:color w:val="000000" w:themeColor="text1"/>
        </w:rPr>
        <w:t>将所有</w:t>
      </w:r>
      <w:r w:rsidR="006F545D" w:rsidRPr="00196523">
        <w:rPr>
          <w:rFonts w:ascii="Times New Roman" w:eastAsia="宋体" w:hAnsi="Times New Roman" w:cs="Times New Roman" w:hint="eastAsia"/>
          <w:color w:val="000000" w:themeColor="text1"/>
        </w:rPr>
        <w:t>偶</w:t>
      </w:r>
      <w:r w:rsidRPr="00196523">
        <w:rPr>
          <w:rFonts w:ascii="Times New Roman" w:eastAsia="宋体" w:hAnsi="Times New Roman" w:cs="Times New Roman"/>
          <w:color w:val="000000" w:themeColor="text1"/>
        </w:rPr>
        <w:t>数存放在数组的前半部分，将所有的</w:t>
      </w:r>
      <w:r w:rsidR="006F545D" w:rsidRPr="00196523">
        <w:rPr>
          <w:rFonts w:ascii="Times New Roman" w:eastAsia="宋体" w:hAnsi="Times New Roman" w:cs="Times New Roman" w:hint="eastAsia"/>
          <w:color w:val="000000" w:themeColor="text1"/>
        </w:rPr>
        <w:t>奇</w:t>
      </w:r>
      <w:r w:rsidRPr="00196523">
        <w:rPr>
          <w:rFonts w:ascii="Times New Roman" w:eastAsia="宋体" w:hAnsi="Times New Roman" w:cs="Times New Roman"/>
          <w:color w:val="000000" w:themeColor="text1"/>
        </w:rPr>
        <w:t>数存放在数组的后半部分。请在空白处填上适当内容将算法补充完整。</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evenOddSort(int *data, int n)</w:t>
      </w:r>
      <w:r w:rsidR="00183D8B"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奇偶排序</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left,right,mostleft=0,mostright=n-1;</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left=mostleft; </w:t>
      </w:r>
      <w:r w:rsidRPr="00196523">
        <w:rPr>
          <w:rFonts w:ascii="Courier New" w:eastAsia="宋体" w:hAnsi="Courier New" w:cs="Courier New"/>
          <w:color w:val="000000" w:themeColor="text1"/>
        </w:rPr>
        <w:tab/>
        <w:t>//left</w:t>
      </w:r>
      <w:r w:rsidRPr="00196523">
        <w:rPr>
          <w:rFonts w:ascii="Courier New" w:eastAsia="宋体" w:hAnsi="Courier New" w:cs="Courier New"/>
          <w:color w:val="000000" w:themeColor="text1"/>
        </w:rPr>
        <w:t>从左向右找</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right=mostright; </w:t>
      </w:r>
      <w:r w:rsidRPr="00196523">
        <w:rPr>
          <w:rFonts w:ascii="Courier New" w:eastAsia="宋体" w:hAnsi="Courier New" w:cs="Courier New"/>
          <w:color w:val="000000" w:themeColor="text1"/>
        </w:rPr>
        <w:tab/>
        <w:t>//right</w:t>
      </w:r>
      <w:r w:rsidRPr="00196523">
        <w:rPr>
          <w:rFonts w:ascii="Courier New" w:eastAsia="宋体" w:hAnsi="Courier New" w:cs="Courier New"/>
          <w:color w:val="000000" w:themeColor="text1"/>
        </w:rPr>
        <w:t>从右向左找</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for(;;){</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r>
      <w:r w:rsidRPr="00196523">
        <w:rPr>
          <w:rFonts w:ascii="Courier New" w:eastAsia="宋体" w:hAnsi="Courier New" w:cs="Courier New"/>
          <w:color w:val="000000" w:themeColor="text1"/>
        </w:rPr>
        <w:tab/>
        <w:t>while(</w:t>
      </w:r>
      <w:r w:rsidR="00183D8B" w:rsidRPr="00196523">
        <w:rPr>
          <w:rFonts w:eastAsia="宋体"/>
          <w:color w:val="000000" w:themeColor="text1"/>
          <w:u w:val="single"/>
        </w:rPr>
        <w:t xml:space="preserve">   </w:t>
      </w:r>
      <w:r w:rsidR="00183D8B" w:rsidRPr="00196523">
        <w:rPr>
          <w:rFonts w:eastAsia="宋体"/>
          <w:color w:val="000000" w:themeColor="text1"/>
          <w:u w:val="single"/>
        </w:rPr>
        <w:t>（</w:t>
      </w:r>
      <w:r w:rsidR="00183D8B" w:rsidRPr="00196523">
        <w:rPr>
          <w:rFonts w:eastAsia="宋体"/>
          <w:color w:val="000000" w:themeColor="text1"/>
          <w:u w:val="single"/>
        </w:rPr>
        <w:t>1</w:t>
      </w:r>
      <w:r w:rsidR="00183D8B" w:rsidRPr="00196523">
        <w:rPr>
          <w:rFonts w:eastAsia="宋体"/>
          <w:color w:val="000000" w:themeColor="text1"/>
          <w:u w:val="single"/>
        </w:rPr>
        <w:t>）</w:t>
      </w:r>
      <w:r w:rsidR="00183D8B" w:rsidRPr="00196523">
        <w:rPr>
          <w:rFonts w:eastAsia="宋体"/>
          <w:color w:val="000000" w:themeColor="text1"/>
          <w:u w:val="single"/>
        </w:rPr>
        <w:t xml:space="preserve">   </w:t>
      </w:r>
      <w:r w:rsidR="00183D8B" w:rsidRPr="00196523">
        <w:rPr>
          <w:rFonts w:eastAsia="宋体"/>
          <w:color w:val="000000" w:themeColor="text1"/>
        </w:rPr>
        <w:t xml:space="preserve"> </w:t>
      </w:r>
      <w:r w:rsidRPr="00196523">
        <w:rPr>
          <w:rFonts w:ascii="Courier New" w:eastAsia="宋体" w:hAnsi="Courier New" w:cs="Courier New"/>
          <w:color w:val="000000" w:themeColor="text1"/>
        </w:rPr>
        <w:t>&amp;&amp; left&lt;mostright){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left++;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 xml:space="preserve">while(data[right]%2!=0 &amp;&amp; </w:t>
      </w:r>
      <w:r w:rsidR="00183D8B" w:rsidRPr="00196523">
        <w:rPr>
          <w:rFonts w:eastAsia="宋体"/>
          <w:color w:val="000000" w:themeColor="text1"/>
          <w:u w:val="single"/>
        </w:rPr>
        <w:t xml:space="preserve">   </w:t>
      </w:r>
      <w:r w:rsidR="00183D8B" w:rsidRPr="00196523">
        <w:rPr>
          <w:rFonts w:eastAsia="宋体"/>
          <w:color w:val="000000" w:themeColor="text1"/>
          <w:u w:val="single"/>
        </w:rPr>
        <w:t>（</w:t>
      </w:r>
      <w:r w:rsidR="00183D8B" w:rsidRPr="00196523">
        <w:rPr>
          <w:rFonts w:eastAsia="宋体"/>
          <w:color w:val="000000" w:themeColor="text1"/>
          <w:u w:val="single"/>
        </w:rPr>
        <w:t>2</w:t>
      </w:r>
      <w:r w:rsidR="00183D8B" w:rsidRPr="00196523">
        <w:rPr>
          <w:rFonts w:eastAsia="宋体"/>
          <w:color w:val="000000" w:themeColor="text1"/>
          <w:u w:val="single"/>
        </w:rPr>
        <w:t>）</w:t>
      </w:r>
      <w:r w:rsidR="00183D8B"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right--;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if(left&lt;right)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swap(</w:t>
      </w:r>
      <w:r w:rsidR="00183D8B" w:rsidRPr="00196523">
        <w:rPr>
          <w:rFonts w:eastAsia="宋体"/>
          <w:color w:val="000000" w:themeColor="text1"/>
          <w:u w:val="single"/>
        </w:rPr>
        <w:t xml:space="preserve">   </w:t>
      </w:r>
      <w:r w:rsidR="00183D8B" w:rsidRPr="00196523">
        <w:rPr>
          <w:rFonts w:eastAsia="宋体"/>
          <w:color w:val="000000" w:themeColor="text1"/>
          <w:u w:val="single"/>
        </w:rPr>
        <w:t>（</w:t>
      </w:r>
      <w:r w:rsidR="00183D8B" w:rsidRPr="00196523">
        <w:rPr>
          <w:rFonts w:eastAsia="宋体" w:hint="eastAsia"/>
          <w:color w:val="000000" w:themeColor="text1"/>
          <w:u w:val="single"/>
        </w:rPr>
        <w:t>3</w:t>
      </w:r>
      <w:r w:rsidR="00183D8B" w:rsidRPr="00196523">
        <w:rPr>
          <w:rFonts w:eastAsia="宋体"/>
          <w:color w:val="000000" w:themeColor="text1"/>
          <w:u w:val="single"/>
        </w:rPr>
        <w:t>）</w:t>
      </w:r>
      <w:r w:rsidR="00183D8B" w:rsidRPr="00196523">
        <w:rPr>
          <w:rFonts w:eastAsia="宋体"/>
          <w:color w:val="000000" w:themeColor="text1"/>
          <w:u w:val="single"/>
        </w:rPr>
        <w:t xml:space="preserve">   </w:t>
      </w:r>
      <w:r w:rsidRPr="00196523">
        <w:rPr>
          <w:rFonts w:ascii="Courier New" w:eastAsia="宋体" w:hAnsi="Courier New" w:cs="Courier New"/>
          <w:color w:val="000000" w:themeColor="text1"/>
        </w:rPr>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break;</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display(data,n);</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p>
    <w:p w:rsidR="00095582" w:rsidRPr="00196523" w:rsidRDefault="00095582" w:rsidP="001C30E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bookmarkEnd w:id="90"/>
    <w:p w:rsidR="00095582" w:rsidRPr="00196523" w:rsidRDefault="00514FEE"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lang w:val="zh-CN"/>
        </w:rPr>
        <w:t>【参考答案】</w:t>
      </w:r>
    </w:p>
    <w:p w:rsidR="00183D8B" w:rsidRPr="00196523" w:rsidRDefault="00183D8B"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data[left]%2==0</w:t>
      </w:r>
    </w:p>
    <w:p w:rsidR="00183D8B" w:rsidRPr="00196523" w:rsidRDefault="00183D8B"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right&gt;=mostleft</w:t>
      </w:r>
    </w:p>
    <w:p w:rsidR="00095582" w:rsidRPr="00196523" w:rsidRDefault="00183D8B"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w:t>
      </w:r>
      <w:r w:rsidRPr="00196523">
        <w:rPr>
          <w:rFonts w:ascii="Courier New" w:eastAsia="宋体" w:hAnsi="Courier New" w:cs="Courier New"/>
          <w:color w:val="000000" w:themeColor="text1"/>
        </w:rPr>
        <w:t>&amp;data[left],&amp;data[right]</w:t>
      </w:r>
    </w:p>
    <w:p w:rsidR="00E413AF" w:rsidRPr="00196523" w:rsidRDefault="002102B4"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lang w:val="zh-CN"/>
        </w:rPr>
        <w:t>五</w:t>
      </w:r>
      <w:r w:rsidR="00E413AF" w:rsidRPr="00196523">
        <w:rPr>
          <w:rFonts w:ascii="Times New Roman" w:eastAsia="宋体" w:hAnsi="Times New Roman" w:cs="Times New Roman"/>
          <w:color w:val="000000" w:themeColor="text1"/>
          <w:lang w:val="zh-CN"/>
        </w:rPr>
        <w:t>、</w:t>
      </w:r>
      <w:r w:rsidR="00E413AF" w:rsidRPr="00196523">
        <w:rPr>
          <w:rFonts w:ascii="Times New Roman" w:eastAsia="宋体" w:hAnsi="Times New Roman" w:cs="Times New Roman" w:hint="eastAsia"/>
          <w:color w:val="000000" w:themeColor="text1"/>
          <w:lang w:val="zh-CN"/>
        </w:rPr>
        <w:t>算法设计</w:t>
      </w:r>
      <w:r w:rsidR="00E413AF" w:rsidRPr="00196523">
        <w:rPr>
          <w:rFonts w:ascii="Times New Roman" w:eastAsia="宋体" w:hAnsi="Times New Roman" w:cs="Times New Roman"/>
          <w:color w:val="000000" w:themeColor="text1"/>
          <w:lang w:val="zh-CN"/>
        </w:rPr>
        <w:t>题</w:t>
      </w:r>
    </w:p>
    <w:p w:rsidR="00E413AF" w:rsidRPr="00196523" w:rsidRDefault="00E413AF" w:rsidP="001C30E9">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002A503D" w:rsidRPr="00196523">
        <w:rPr>
          <w:rFonts w:ascii="Times New Roman" w:eastAsia="宋体" w:hAnsi="Times New Roman" w:cs="Times New Roman"/>
          <w:color w:val="000000" w:themeColor="text1"/>
        </w:rPr>
        <w:t>将</w:t>
      </w:r>
      <w:r w:rsidR="002A503D" w:rsidRPr="00196523">
        <w:rPr>
          <w:rFonts w:ascii="Times New Roman" w:eastAsia="宋体" w:hAnsi="Times New Roman" w:cs="Times New Roman" w:hint="eastAsia"/>
          <w:color w:val="000000" w:themeColor="text1"/>
        </w:rPr>
        <w:t>3</w:t>
      </w:r>
      <w:r w:rsidR="002A503D" w:rsidRPr="00196523">
        <w:rPr>
          <w:rFonts w:ascii="Times New Roman" w:eastAsia="宋体" w:hAnsi="Times New Roman" w:cs="Times New Roman"/>
          <w:color w:val="000000" w:themeColor="text1"/>
        </w:rPr>
        <w:t>个关键字进行排序</w:t>
      </w:r>
      <w:r w:rsidR="002A503D" w:rsidRPr="00196523">
        <w:rPr>
          <w:rFonts w:ascii="Times New Roman" w:eastAsia="宋体" w:hAnsi="Times New Roman" w:cs="Times New Roman" w:hint="eastAsia"/>
          <w:color w:val="000000" w:themeColor="text1"/>
        </w:rPr>
        <w:t>，关键字之间的</w:t>
      </w:r>
      <w:r w:rsidRPr="00196523">
        <w:rPr>
          <w:rFonts w:ascii="Times New Roman" w:eastAsia="宋体" w:hAnsi="Times New Roman" w:cs="Times New Roman"/>
          <w:color w:val="000000" w:themeColor="text1"/>
        </w:rPr>
        <w:t>比较次数最多为多少？试</w:t>
      </w:r>
      <w:r w:rsidRPr="00196523">
        <w:rPr>
          <w:rFonts w:ascii="Times New Roman" w:eastAsia="宋体" w:hAnsi="Times New Roman" w:cs="Times New Roman" w:hint="eastAsia"/>
          <w:color w:val="000000" w:themeColor="text1"/>
        </w:rPr>
        <w:t>实现</w:t>
      </w:r>
      <w:r w:rsidRPr="00196523">
        <w:rPr>
          <w:rFonts w:ascii="Times New Roman" w:eastAsia="宋体" w:hAnsi="Times New Roman" w:cs="Times New Roman"/>
          <w:color w:val="000000" w:themeColor="text1"/>
        </w:rPr>
        <w:t>这样一个排序方法。</w:t>
      </w:r>
    </w:p>
    <w:p w:rsidR="00053210" w:rsidRPr="00196523" w:rsidRDefault="00514FEE"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2A503D" w:rsidRPr="00196523">
        <w:rPr>
          <w:rFonts w:ascii="Times New Roman" w:eastAsia="宋体" w:hAnsi="Times New Roman" w:cs="Times New Roman" w:hint="eastAsia"/>
          <w:color w:val="000000" w:themeColor="text1"/>
        </w:rPr>
        <w:t>对</w:t>
      </w:r>
      <w:r w:rsidR="0052633C" w:rsidRPr="00196523">
        <w:rPr>
          <w:rFonts w:ascii="Times New Roman" w:eastAsia="宋体" w:hAnsi="Times New Roman" w:cs="Times New Roman" w:hint="eastAsia"/>
          <w:color w:val="000000" w:themeColor="text1"/>
        </w:rPr>
        <w:t>3</w:t>
      </w:r>
      <w:r w:rsidR="0052633C" w:rsidRPr="00196523">
        <w:rPr>
          <w:rFonts w:ascii="Times New Roman" w:eastAsia="宋体" w:hAnsi="Times New Roman" w:cs="Times New Roman" w:hint="eastAsia"/>
          <w:color w:val="000000" w:themeColor="text1"/>
        </w:rPr>
        <w:t>个关键字</w:t>
      </w:r>
      <w:r w:rsidR="002A503D" w:rsidRPr="00196523">
        <w:rPr>
          <w:rFonts w:ascii="Times New Roman" w:eastAsia="宋体" w:hAnsi="Times New Roman" w:cs="Times New Roman" w:hint="eastAsia"/>
          <w:color w:val="000000" w:themeColor="text1"/>
        </w:rPr>
        <w:t>进行排序，关键字之间的</w:t>
      </w:r>
      <w:r w:rsidR="00053210" w:rsidRPr="00196523">
        <w:rPr>
          <w:rFonts w:ascii="Times New Roman" w:eastAsia="宋体" w:hAnsi="Times New Roman" w:cs="Times New Roman"/>
          <w:color w:val="000000" w:themeColor="text1"/>
        </w:rPr>
        <w:t>比较次数最</w:t>
      </w:r>
      <w:r w:rsidR="00053210" w:rsidRPr="00196523">
        <w:rPr>
          <w:rFonts w:ascii="Times New Roman" w:eastAsia="宋体" w:hAnsi="Times New Roman" w:cs="Times New Roman" w:hint="eastAsia"/>
          <w:color w:val="000000" w:themeColor="text1"/>
        </w:rPr>
        <w:t>多为</w:t>
      </w:r>
      <w:r w:rsidR="002A503D" w:rsidRPr="00196523">
        <w:rPr>
          <w:rFonts w:ascii="Times New Roman" w:eastAsia="宋体" w:hAnsi="Times New Roman" w:cs="Times New Roman" w:hint="eastAsia"/>
          <w:color w:val="000000" w:themeColor="text1"/>
        </w:rPr>
        <w:t>3</w:t>
      </w:r>
      <w:r w:rsidR="00053210" w:rsidRPr="00196523">
        <w:rPr>
          <w:rFonts w:ascii="Times New Roman" w:eastAsia="宋体" w:hAnsi="Times New Roman" w:cs="Times New Roman" w:hint="eastAsia"/>
          <w:color w:val="000000" w:themeColor="text1"/>
        </w:rPr>
        <w:t>次。</w:t>
      </w:r>
    </w:p>
    <w:p w:rsidR="00DB5686" w:rsidRPr="00196523" w:rsidRDefault="008D6640"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可以使用二叉树描述元素之间的比较过程及结果，这样的二叉树称为比较树。</w:t>
      </w:r>
      <w:r w:rsidR="002A503D" w:rsidRPr="00196523">
        <w:rPr>
          <w:rFonts w:ascii="Times New Roman" w:eastAsia="宋体" w:hAnsi="Times New Roman" w:cs="Times New Roman" w:hint="eastAsia"/>
          <w:color w:val="000000" w:themeColor="text1"/>
        </w:rPr>
        <w:t>不妨设</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个元素</w:t>
      </w:r>
      <w:r w:rsidR="002A503D" w:rsidRPr="00196523">
        <w:rPr>
          <w:rFonts w:ascii="Times New Roman" w:eastAsia="宋体" w:hAnsi="Times New Roman" w:cs="Times New Roman" w:hint="eastAsia"/>
          <w:color w:val="000000" w:themeColor="text1"/>
        </w:rPr>
        <w:t>为</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002A503D"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002A503D" w:rsidRPr="00196523">
        <w:rPr>
          <w:rFonts w:ascii="Times New Roman" w:eastAsia="宋体" w:hAnsi="Times New Roman" w:cs="Times New Roman"/>
          <w:color w:val="000000" w:themeColor="text1"/>
        </w:rPr>
        <w:t>c</w:t>
      </w:r>
      <w:r w:rsidR="002A503D" w:rsidRPr="00196523">
        <w:rPr>
          <w:rFonts w:ascii="Times New Roman" w:eastAsia="宋体" w:hAnsi="Times New Roman" w:cs="Times New Roman" w:hint="eastAsia"/>
          <w:color w:val="000000" w:themeColor="text1"/>
        </w:rPr>
        <w:t>，其</w:t>
      </w:r>
      <w:r w:rsidRPr="00196523">
        <w:rPr>
          <w:rFonts w:ascii="Times New Roman" w:eastAsia="宋体" w:hAnsi="Times New Roman" w:cs="Times New Roman" w:hint="eastAsia"/>
          <w:color w:val="000000" w:themeColor="text1"/>
        </w:rPr>
        <w:t>排序</w:t>
      </w:r>
      <w:r w:rsidR="007B2069" w:rsidRPr="00196523">
        <w:rPr>
          <w:rFonts w:ascii="Times New Roman" w:eastAsia="宋体" w:hAnsi="Times New Roman" w:cs="Times New Roman" w:hint="eastAsia"/>
          <w:color w:val="000000" w:themeColor="text1"/>
        </w:rPr>
        <w:t>过程</w:t>
      </w:r>
      <w:r w:rsidRPr="00196523">
        <w:rPr>
          <w:rFonts w:ascii="Times New Roman" w:eastAsia="宋体" w:hAnsi="Times New Roman" w:cs="Times New Roman" w:hint="eastAsia"/>
          <w:color w:val="000000" w:themeColor="text1"/>
        </w:rPr>
        <w:t>的</w:t>
      </w:r>
      <w:r w:rsidR="005F34DE" w:rsidRPr="00196523">
        <w:rPr>
          <w:rFonts w:ascii="Times New Roman" w:eastAsia="宋体" w:hAnsi="Times New Roman" w:cs="Times New Roman" w:hint="eastAsia"/>
          <w:color w:val="000000" w:themeColor="text1"/>
        </w:rPr>
        <w:t>比较树如图</w:t>
      </w:r>
      <w:r w:rsidR="005F34DE" w:rsidRPr="00196523">
        <w:rPr>
          <w:rFonts w:ascii="Times New Roman" w:eastAsia="宋体" w:hAnsi="Times New Roman" w:cs="Times New Roman" w:hint="eastAsia"/>
          <w:color w:val="000000" w:themeColor="text1"/>
        </w:rPr>
        <w:t>7</w:t>
      </w:r>
      <w:r w:rsidR="00692BEA">
        <w:rPr>
          <w:rFonts w:ascii="Times New Roman" w:eastAsia="宋体" w:hAnsi="Times New Roman" w:cs="Times New Roman"/>
          <w:color w:val="000000" w:themeColor="text1"/>
        </w:rPr>
        <w:t>-</w:t>
      </w:r>
      <w:r w:rsidR="002E1BE0" w:rsidRPr="00196523">
        <w:rPr>
          <w:rFonts w:ascii="Times New Roman" w:eastAsia="宋体" w:hAnsi="Times New Roman" w:cs="Times New Roman" w:hint="eastAsia"/>
          <w:color w:val="000000" w:themeColor="text1"/>
        </w:rPr>
        <w:t>7</w:t>
      </w:r>
      <w:r w:rsidR="005F34DE" w:rsidRPr="00196523">
        <w:rPr>
          <w:rFonts w:ascii="Times New Roman" w:eastAsia="宋体" w:hAnsi="Times New Roman" w:cs="Times New Roman" w:hint="eastAsia"/>
          <w:color w:val="000000" w:themeColor="text1"/>
        </w:rPr>
        <w:t>所示。</w:t>
      </w:r>
    </w:p>
    <w:p w:rsidR="005F34DE" w:rsidRPr="00196523" w:rsidRDefault="005F34DE" w:rsidP="001C30E9">
      <w:pPr>
        <w:pStyle w:val="a3"/>
        <w:ind w:firstLine="420"/>
        <w:rPr>
          <w:rFonts w:ascii="Times New Roman" w:eastAsia="宋体" w:hAnsi="Times New Roman" w:cs="Times New Roman"/>
          <w:color w:val="000000" w:themeColor="text1"/>
        </w:rPr>
      </w:pPr>
    </w:p>
    <w:p w:rsidR="00053210" w:rsidRPr="00196523" w:rsidRDefault="00AB6D46" w:rsidP="001C30E9">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szCs w:val="21"/>
        </w:rPr>
        <mc:AlternateContent>
          <mc:Choice Requires="wpg">
            <w:drawing>
              <wp:anchor distT="0" distB="0" distL="114300" distR="114300" simplePos="0" relativeHeight="251904000" behindDoc="0" locked="0" layoutInCell="1" allowOverlap="1" wp14:anchorId="20D5F01D" wp14:editId="4A695F60">
                <wp:simplePos x="0" y="0"/>
                <wp:positionH relativeFrom="column">
                  <wp:posOffset>1034126</wp:posOffset>
                </wp:positionH>
                <wp:positionV relativeFrom="paragraph">
                  <wp:posOffset>23624</wp:posOffset>
                </wp:positionV>
                <wp:extent cx="3082816" cy="1692275"/>
                <wp:effectExtent l="0" t="0" r="22860" b="3175"/>
                <wp:wrapNone/>
                <wp:docPr id="12552" name="组合 12552"/>
                <wp:cNvGraphicFramePr/>
                <a:graphic xmlns:a="http://schemas.openxmlformats.org/drawingml/2006/main">
                  <a:graphicData uri="http://schemas.microsoft.com/office/word/2010/wordprocessingGroup">
                    <wpg:wgp>
                      <wpg:cNvGrpSpPr/>
                      <wpg:grpSpPr>
                        <a:xfrm>
                          <a:off x="0" y="0"/>
                          <a:ext cx="3082816" cy="1692275"/>
                          <a:chOff x="-79558" y="53142"/>
                          <a:chExt cx="3082916" cy="1692498"/>
                        </a:xfrm>
                      </wpg:grpSpPr>
                      <wps:wsp>
                        <wps:cNvPr id="12553" name="文本框 12553"/>
                        <wps:cNvSpPr txBox="1">
                          <a:spLocks noChangeArrowheads="1"/>
                        </wps:cNvSpPr>
                        <wps:spPr bwMode="auto">
                          <a:xfrm>
                            <a:off x="0" y="1597685"/>
                            <a:ext cx="25298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8E537A" w:rsidRPr="005F34DE" w:rsidRDefault="008E537A" w:rsidP="005F34DE">
                              <w:pPr>
                                <w:pStyle w:val="a6"/>
                                <w:ind w:firstLine="360"/>
                                <w:rPr>
                                  <w:rFonts w:ascii="Times New Roman" w:eastAsia="宋体" w:hAnsi="Times New Roman" w:cs="Times New Roman"/>
                                  <w:b w:val="0"/>
                                  <w:szCs w:val="18"/>
                                </w:rPr>
                              </w:pPr>
                              <w:r w:rsidRPr="005F34DE">
                                <w:rPr>
                                  <w:rFonts w:ascii="Times New Roman" w:eastAsia="宋体" w:hAnsi="Times New Roman" w:cs="Times New Roman"/>
                                  <w:b w:val="0"/>
                                  <w:szCs w:val="18"/>
                                </w:rPr>
                                <w:t>图</w:t>
                              </w:r>
                              <w:r>
                                <w:rPr>
                                  <w:rFonts w:ascii="Times New Roman" w:eastAsia="宋体" w:hAnsi="Times New Roman" w:cs="Times New Roman"/>
                                  <w:b w:val="0"/>
                                  <w:szCs w:val="18"/>
                                </w:rPr>
                                <w:t>7-7</w:t>
                              </w:r>
                              <w:r w:rsidRPr="005F34DE">
                                <w:rPr>
                                  <w:rFonts w:ascii="Times New Roman" w:eastAsia="宋体" w:hAnsi="Times New Roman" w:cs="Times New Roman"/>
                                  <w:b w:val="0"/>
                                  <w:szCs w:val="18"/>
                                </w:rPr>
                                <w:t xml:space="preserve"> </w:t>
                              </w:r>
                              <w:r>
                                <w:rPr>
                                  <w:rFonts w:ascii="Times New Roman" w:eastAsia="宋体" w:hAnsi="Times New Roman" w:cs="Times New Roman"/>
                                  <w:b w:val="0"/>
                                  <w:szCs w:val="18"/>
                                </w:rPr>
                                <w:t>3</w:t>
                              </w:r>
                              <w:r>
                                <w:rPr>
                                  <w:rFonts w:ascii="Times New Roman" w:eastAsia="宋体" w:hAnsi="Times New Roman" w:cs="Times New Roman"/>
                                  <w:b w:val="0"/>
                                  <w:szCs w:val="18"/>
                                </w:rPr>
                                <w:t>个</w:t>
                              </w:r>
                              <w:r>
                                <w:rPr>
                                  <w:rFonts w:ascii="Times New Roman" w:eastAsia="宋体" w:hAnsi="Times New Roman" w:cs="Times New Roman" w:hint="eastAsia"/>
                                  <w:b w:val="0"/>
                                  <w:szCs w:val="18"/>
                                </w:rPr>
                                <w:t>元素排序的比较</w:t>
                              </w:r>
                              <w:r w:rsidRPr="005F34DE">
                                <w:rPr>
                                  <w:rFonts w:ascii="Times New Roman" w:eastAsia="宋体" w:hAnsi="Times New Roman" w:cs="Times New Roman"/>
                                  <w:b w:val="0"/>
                                  <w:szCs w:val="18"/>
                                </w:rPr>
                                <w:t>树</w:t>
                              </w:r>
                            </w:p>
                          </w:txbxContent>
                        </wps:txbx>
                        <wps:bodyPr rot="0" vert="horz" wrap="square" lIns="0" tIns="0" rIns="0" bIns="0" anchor="t" anchorCtr="0" upright="1">
                          <a:spAutoFit/>
                        </wps:bodyPr>
                      </wps:wsp>
                      <wpg:grpSp>
                        <wpg:cNvPr id="12554" name="组合 12554"/>
                        <wpg:cNvGrpSpPr/>
                        <wpg:grpSpPr>
                          <a:xfrm>
                            <a:off x="-79558" y="53142"/>
                            <a:ext cx="3082916" cy="1457825"/>
                            <a:chOff x="-428116" y="53142"/>
                            <a:chExt cx="3082916" cy="1457825"/>
                          </a:xfrm>
                        </wpg:grpSpPr>
                        <wpg:grpSp>
                          <wpg:cNvPr id="12555" name="组合 12555"/>
                          <wpg:cNvGrpSpPr/>
                          <wpg:grpSpPr>
                            <a:xfrm>
                              <a:off x="-428116" y="663337"/>
                              <a:ext cx="3082916" cy="847630"/>
                              <a:chOff x="-428116" y="216971"/>
                              <a:chExt cx="3082916" cy="847630"/>
                            </a:xfrm>
                          </wpg:grpSpPr>
                          <wps:wsp>
                            <wps:cNvPr id="12557" name="Freeform 498"/>
                            <wps:cNvSpPr>
                              <a:spLocks/>
                            </wps:cNvSpPr>
                            <wps:spPr bwMode="auto">
                              <a:xfrm>
                                <a:off x="385792" y="220635"/>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0" name="矩形 12560"/>
                            <wps:cNvSpPr/>
                            <wps:spPr>
                              <a:xfrm>
                                <a:off x="-428116" y="456411"/>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64" name="Freeform 498"/>
                            <wps:cNvSpPr>
                              <a:spLocks/>
                            </wps:cNvSpPr>
                            <wps:spPr bwMode="auto">
                              <a:xfrm flipH="1">
                                <a:off x="-34081" y="236066"/>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3" name="矩形 2283"/>
                            <wps:cNvSpPr/>
                            <wps:spPr>
                              <a:xfrm>
                                <a:off x="-89874" y="892734"/>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84" name="Freeform 498"/>
                            <wps:cNvSpPr>
                              <a:spLocks/>
                            </wps:cNvSpPr>
                            <wps:spPr bwMode="auto">
                              <a:xfrm>
                                <a:off x="648660" y="679541"/>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5" name="Freeform 498"/>
                            <wps:cNvSpPr>
                              <a:spLocks/>
                            </wps:cNvSpPr>
                            <wps:spPr bwMode="auto">
                              <a:xfrm flipH="1">
                                <a:off x="222267" y="672615"/>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7" name="矩形 2287"/>
                            <wps:cNvSpPr/>
                            <wps:spPr>
                              <a:xfrm>
                                <a:off x="506206" y="892960"/>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88" name="Freeform 498"/>
                            <wps:cNvSpPr>
                              <a:spLocks/>
                            </wps:cNvSpPr>
                            <wps:spPr bwMode="auto">
                              <a:xfrm>
                                <a:off x="2133965" y="216971"/>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9" name="Freeform 498"/>
                            <wps:cNvSpPr>
                              <a:spLocks/>
                            </wps:cNvSpPr>
                            <wps:spPr bwMode="auto">
                              <a:xfrm flipH="1">
                                <a:off x="1685641" y="220635"/>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2" name="矩形 2292"/>
                            <wps:cNvSpPr/>
                            <wps:spPr>
                              <a:xfrm>
                                <a:off x="1107486" y="894792"/>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93" name="Freeform 498"/>
                            <wps:cNvSpPr>
                              <a:spLocks/>
                            </wps:cNvSpPr>
                            <wps:spPr bwMode="auto">
                              <a:xfrm flipH="1">
                                <a:off x="1420893" y="678656"/>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4" name="Freeform 498"/>
                            <wps:cNvSpPr>
                              <a:spLocks/>
                            </wps:cNvSpPr>
                            <wps:spPr bwMode="auto">
                              <a:xfrm>
                                <a:off x="1790283" y="678656"/>
                                <a:ext cx="130175" cy="220345"/>
                              </a:xfrm>
                              <a:custGeom>
                                <a:avLst/>
                                <a:gdLst>
                                  <a:gd name="T0" fmla="*/ 0 w 205"/>
                                  <a:gd name="T1" fmla="*/ 0 h 347"/>
                                  <a:gd name="T2" fmla="*/ 205 w 205"/>
                                  <a:gd name="T3" fmla="*/ 347 h 347"/>
                                </a:gdLst>
                                <a:ahLst/>
                                <a:cxnLst>
                                  <a:cxn ang="0">
                                    <a:pos x="T0" y="T1"/>
                                  </a:cxn>
                                  <a:cxn ang="0">
                                    <a:pos x="T2" y="T3"/>
                                  </a:cxn>
                                </a:cxnLst>
                                <a:rect l="0" t="0" r="r" b="b"/>
                                <a:pathLst>
                                  <a:path w="205" h="347">
                                    <a:moveTo>
                                      <a:pt x="0" y="0"/>
                                    </a:moveTo>
                                    <a:lnTo>
                                      <a:pt x="205" y="347"/>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5" name="矩形 2295"/>
                            <wps:cNvSpPr/>
                            <wps:spPr>
                              <a:xfrm>
                                <a:off x="1710493" y="899001"/>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96" name="矩形 2296"/>
                            <wps:cNvSpPr/>
                            <wps:spPr>
                              <a:xfrm>
                                <a:off x="2083960" y="446166"/>
                                <a:ext cx="57084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2582" name="Oval 511"/>
                          <wps:cNvSpPr>
                            <a:spLocks noChangeArrowheads="1"/>
                          </wps:cNvSpPr>
                          <wps:spPr bwMode="auto">
                            <a:xfrm>
                              <a:off x="786854" y="53142"/>
                              <a:ext cx="626645" cy="24318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b</w:t>
                                </w:r>
                              </w:p>
                            </w:txbxContent>
                          </wps:txbx>
                          <wps:bodyPr rot="0" vert="horz" wrap="square" lIns="0" tIns="0" rIns="0" bIns="0" anchor="t" anchorCtr="0" upright="1">
                            <a:noAutofit/>
                          </wps:bodyPr>
                        </wps:wsp>
                        <wps:wsp>
                          <wps:cNvPr id="12583" name="Freeform 512"/>
                          <wps:cNvSpPr>
                            <a:spLocks/>
                          </wps:cNvSpPr>
                          <wps:spPr bwMode="auto">
                            <a:xfrm>
                              <a:off x="492101" y="233711"/>
                              <a:ext cx="340360" cy="252095"/>
                            </a:xfrm>
                            <a:custGeom>
                              <a:avLst/>
                              <a:gdLst>
                                <a:gd name="T0" fmla="*/ 537 w 537"/>
                                <a:gd name="T1" fmla="*/ 0 h 398"/>
                                <a:gd name="T2" fmla="*/ 0 w 537"/>
                                <a:gd name="T3" fmla="*/ 398 h 398"/>
                              </a:gdLst>
                              <a:ahLst/>
                              <a:cxnLst>
                                <a:cxn ang="0">
                                  <a:pos x="T0" y="T1"/>
                                </a:cxn>
                                <a:cxn ang="0">
                                  <a:pos x="T2" y="T3"/>
                                </a:cxn>
                              </a:cxnLst>
                              <a:rect l="0" t="0" r="r" b="b"/>
                              <a:pathLst>
                                <a:path w="537" h="398">
                                  <a:moveTo>
                                    <a:pt x="537" y="0"/>
                                  </a:moveTo>
                                  <a:lnTo>
                                    <a:pt x="0" y="398"/>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4" name="Freeform 513"/>
                          <wps:cNvSpPr>
                            <a:spLocks/>
                          </wps:cNvSpPr>
                          <wps:spPr bwMode="auto">
                            <a:xfrm>
                              <a:off x="1350847" y="239668"/>
                              <a:ext cx="330200" cy="252730"/>
                            </a:xfrm>
                            <a:custGeom>
                              <a:avLst/>
                              <a:gdLst>
                                <a:gd name="T0" fmla="*/ 0 w 521"/>
                                <a:gd name="T1" fmla="*/ 0 h 399"/>
                                <a:gd name="T2" fmla="*/ 521 w 521"/>
                                <a:gd name="T3" fmla="*/ 399 h 399"/>
                              </a:gdLst>
                              <a:ahLst/>
                              <a:cxnLst>
                                <a:cxn ang="0">
                                  <a:pos x="T0" y="T1"/>
                                </a:cxn>
                                <a:cxn ang="0">
                                  <a:pos x="T2" y="T3"/>
                                </a:cxn>
                              </a:cxnLst>
                              <a:rect l="0" t="0" r="r" b="b"/>
                              <a:pathLst>
                                <a:path w="521" h="399">
                                  <a:moveTo>
                                    <a:pt x="0" y="0"/>
                                  </a:moveTo>
                                  <a:lnTo>
                                    <a:pt x="521" y="399"/>
                                  </a:lnTo>
                                </a:path>
                              </a:pathLst>
                            </a:custGeom>
                            <a:noFill/>
                            <a:ln w="12700">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 name="Oval 511"/>
                          <wps:cNvSpPr>
                            <a:spLocks noChangeArrowheads="1"/>
                          </wps:cNvSpPr>
                          <wps:spPr bwMode="auto">
                            <a:xfrm>
                              <a:off x="-75214" y="443986"/>
                              <a:ext cx="626645" cy="24318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b</w:t>
                                </w:r>
                                <w:r w:rsidRPr="005F34DE">
                                  <w:rPr>
                                    <w:rFonts w:ascii="Times New Roman" w:hAnsi="Times New Roman" w:cs="Times New Roman"/>
                                    <w:sz w:val="18"/>
                                    <w:szCs w:val="18"/>
                                  </w:rPr>
                                  <w:t>&lt;</w:t>
                                </w:r>
                                <w:r>
                                  <w:rPr>
                                    <w:rFonts w:ascii="Times New Roman" w:hAnsi="Times New Roman" w:cs="Times New Roman"/>
                                    <w:sz w:val="18"/>
                                    <w:szCs w:val="18"/>
                                  </w:rPr>
                                  <w:t>c</w:t>
                                </w:r>
                              </w:p>
                            </w:txbxContent>
                          </wps:txbx>
                          <wps:bodyPr rot="0" vert="horz" wrap="square" lIns="0" tIns="0" rIns="0" bIns="0" anchor="t" anchorCtr="0" upright="1">
                            <a:noAutofit/>
                          </wps:bodyPr>
                        </wps:wsp>
                        <wps:wsp>
                          <wps:cNvPr id="2282" name="Oval 511"/>
                          <wps:cNvSpPr>
                            <a:spLocks noChangeArrowheads="1"/>
                          </wps:cNvSpPr>
                          <wps:spPr bwMode="auto">
                            <a:xfrm>
                              <a:off x="1630165" y="438907"/>
                              <a:ext cx="626645" cy="24318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b</w:t>
                                </w:r>
                                <w:r w:rsidRPr="005F34DE">
                                  <w:rPr>
                                    <w:rFonts w:ascii="Times New Roman" w:hAnsi="Times New Roman" w:cs="Times New Roman"/>
                                    <w:sz w:val="18"/>
                                    <w:szCs w:val="18"/>
                                  </w:rPr>
                                  <w:t>&lt;</w:t>
                                </w:r>
                                <w:r>
                                  <w:rPr>
                                    <w:rFonts w:ascii="Times New Roman" w:hAnsi="Times New Roman" w:cs="Times New Roman"/>
                                    <w:sz w:val="18"/>
                                    <w:szCs w:val="18"/>
                                  </w:rPr>
                                  <w:t>c</w:t>
                                </w:r>
                              </w:p>
                            </w:txbxContent>
                          </wps:txbx>
                          <wps:bodyPr rot="0" vert="horz" wrap="square" lIns="0" tIns="0" rIns="0" bIns="0" anchor="t" anchorCtr="0" upright="1">
                            <a:noAutofit/>
                          </wps:bodyPr>
                        </wps:wsp>
                        <wps:wsp>
                          <wps:cNvPr id="2286" name="Oval 511"/>
                          <wps:cNvSpPr>
                            <a:spLocks noChangeArrowheads="1"/>
                          </wps:cNvSpPr>
                          <wps:spPr bwMode="auto">
                            <a:xfrm>
                              <a:off x="198189" y="899035"/>
                              <a:ext cx="626645" cy="24318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c</w:t>
                                </w:r>
                              </w:p>
                            </w:txbxContent>
                          </wps:txbx>
                          <wps:bodyPr rot="0" vert="horz" wrap="square" lIns="0" tIns="0" rIns="0" bIns="0" anchor="t" anchorCtr="0" upright="1">
                            <a:noAutofit/>
                          </wps:bodyPr>
                        </wps:wsp>
                        <wps:wsp>
                          <wps:cNvPr id="2291" name="Oval 511"/>
                          <wps:cNvSpPr>
                            <a:spLocks noChangeArrowheads="1"/>
                          </wps:cNvSpPr>
                          <wps:spPr bwMode="auto">
                            <a:xfrm>
                              <a:off x="1341644" y="894360"/>
                              <a:ext cx="626645" cy="24318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c</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0D5F01D" id="组合 12552" o:spid="_x0000_s3220" style="position:absolute;margin-left:81.45pt;margin-top:1.85pt;width:242.75pt;height:133.25pt;z-index:251904000;mso-width-relative:margin;mso-height-relative:margin" coordorigin="-795,531" coordsize="30829,1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">
                <v:shape id="文本框 12553" o:spid="_x0000_s3221" type="#_x0000_t202" style="position:absolute;top:15976;width:2529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" filled="f" stroked="f" strokecolor="red">
                  <v:textbox style="mso-fit-shape-to-text:t" inset="0,0,0,0">
                    <w:txbxContent>
                      <w:p w:rsidR="008E537A" w:rsidRPr="005F34DE" w:rsidRDefault="008E537A" w:rsidP="005F34DE">
                        <w:pPr>
                          <w:pStyle w:val="a6"/>
                          <w:ind w:firstLine="360"/>
                          <w:rPr>
                            <w:rFonts w:ascii="Times New Roman" w:eastAsia="宋体" w:hAnsi="Times New Roman" w:cs="Times New Roman"/>
                            <w:b w:val="0"/>
                            <w:szCs w:val="18"/>
                          </w:rPr>
                        </w:pPr>
                        <w:r w:rsidRPr="005F34DE">
                          <w:rPr>
                            <w:rFonts w:ascii="Times New Roman" w:eastAsia="宋体" w:hAnsi="Times New Roman" w:cs="Times New Roman"/>
                            <w:b w:val="0"/>
                            <w:szCs w:val="18"/>
                          </w:rPr>
                          <w:t>图</w:t>
                        </w:r>
                        <w:r>
                          <w:rPr>
                            <w:rFonts w:ascii="Times New Roman" w:eastAsia="宋体" w:hAnsi="Times New Roman" w:cs="Times New Roman"/>
                            <w:b w:val="0"/>
                            <w:szCs w:val="18"/>
                          </w:rPr>
                          <w:t>7-7</w:t>
                        </w:r>
                        <w:r w:rsidRPr="005F34DE">
                          <w:rPr>
                            <w:rFonts w:ascii="Times New Roman" w:eastAsia="宋体" w:hAnsi="Times New Roman" w:cs="Times New Roman"/>
                            <w:b w:val="0"/>
                            <w:szCs w:val="18"/>
                          </w:rPr>
                          <w:t xml:space="preserve"> </w:t>
                        </w:r>
                        <w:r>
                          <w:rPr>
                            <w:rFonts w:ascii="Times New Roman" w:eastAsia="宋体" w:hAnsi="Times New Roman" w:cs="Times New Roman"/>
                            <w:b w:val="0"/>
                            <w:szCs w:val="18"/>
                          </w:rPr>
                          <w:t>3</w:t>
                        </w:r>
                        <w:r>
                          <w:rPr>
                            <w:rFonts w:ascii="Times New Roman" w:eastAsia="宋体" w:hAnsi="Times New Roman" w:cs="Times New Roman"/>
                            <w:b w:val="0"/>
                            <w:szCs w:val="18"/>
                          </w:rPr>
                          <w:t>个</w:t>
                        </w:r>
                        <w:r>
                          <w:rPr>
                            <w:rFonts w:ascii="Times New Roman" w:eastAsia="宋体" w:hAnsi="Times New Roman" w:cs="Times New Roman" w:hint="eastAsia"/>
                            <w:b w:val="0"/>
                            <w:szCs w:val="18"/>
                          </w:rPr>
                          <w:t>元素排序的比较</w:t>
                        </w:r>
                        <w:r w:rsidRPr="005F34DE">
                          <w:rPr>
                            <w:rFonts w:ascii="Times New Roman" w:eastAsia="宋体" w:hAnsi="Times New Roman" w:cs="Times New Roman"/>
                            <w:b w:val="0"/>
                            <w:szCs w:val="18"/>
                          </w:rPr>
                          <w:t>树</w:t>
                        </w:r>
                      </w:p>
                    </w:txbxContent>
                  </v:textbox>
                </v:shape>
                <v:group id="组合 12554" o:spid="_x0000_s3222" style="position:absolute;left:-795;top:531;width:30828;height:14578" coordorigin="-4281,531" coordsize="30829,14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">
                  <v:group id="组合 12555" o:spid="_x0000_s3223" style="position:absolute;left:-4281;top:6633;width:30829;height:8476" coordorigin="-4281,2169" coordsize="30829,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">
                    <v:shape id="Freeform 498" o:spid="_x0000_s3224" style="position:absolute;left:3857;top:2206;width:1302;height:2203;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" path="m,l205,347e" filled="f" strokeweight="1pt">
                      <v:path arrowok="t" o:connecttype="custom" o:connectlocs="0,0;130175,220345" o:connectangles="0,0"/>
                    </v:shape>
                    <v:rect id="矩形 12560" o:spid="_x0000_s3225" style="position:absolute;left:-4281;top:4564;width:5708;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p>
                        </w:txbxContent>
                      </v:textbox>
                    </v:rect>
                    <v:shape id="Freeform 498" o:spid="_x0000_s3226" style="position:absolute;left:-340;top:2360;width:1300;height:2204;flip:x;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" path="m,l205,347e" filled="f" strokeweight="1pt">
                      <v:path arrowok="t" o:connecttype="custom" o:connectlocs="0,0;130175,220345" o:connectangles="0,0"/>
                    </v:shape>
                    <v:rect id="矩形 2283" o:spid="_x0000_s3227" style="position:absolute;left:-898;top:8927;width:5707;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p>
                        </w:txbxContent>
                      </v:textbox>
                    </v:rect>
                    <v:shape id="Freeform 498" o:spid="_x0000_s3228" style="position:absolute;left:6486;top:6795;width:1302;height:2203;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" path="m,l205,347e" filled="f" strokeweight="1pt">
                      <v:path arrowok="t" o:connecttype="custom" o:connectlocs="0,0;130175,220345" o:connectangles="0,0"/>
                    </v:shape>
                    <v:shape id="Freeform 498" o:spid="_x0000_s3229" style="position:absolute;left:2222;top:6726;width:1302;height:2203;flip:x;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" path="m,l205,347e" filled="f" strokeweight="1pt">
                      <v:path arrowok="t" o:connecttype="custom" o:connectlocs="0,0;130175,220345" o:connectangles="0,0"/>
                    </v:shape>
                    <v:rect id="矩形 2287" o:spid="_x0000_s3230" style="position:absolute;left:5062;top:8929;width:5708;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p>
                        </w:txbxContent>
                      </v:textbox>
                    </v:rect>
                    <v:shape id="Freeform 498" o:spid="_x0000_s3231" style="position:absolute;left:21339;top:2169;width:1302;height:2204;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" path="m,l205,347e" filled="f" strokeweight="1pt">
                      <v:path arrowok="t" o:connecttype="custom" o:connectlocs="0,0;130175,220345" o:connectangles="0,0"/>
                    </v:shape>
                    <v:shape id="Freeform 498" o:spid="_x0000_s3232" style="position:absolute;left:16856;top:2206;width:1302;height:2203;flip:x;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" path="m,l205,347e" filled="f" strokeweight="1pt">
                      <v:path arrowok="t" o:connecttype="custom" o:connectlocs="0,0;130175,220345" o:connectangles="0,0"/>
                    </v:shape>
                    <v:rect id="矩形 2292" o:spid="_x0000_s3233" style="position:absolute;left:11074;top:8947;width:5709;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p>
                        </w:txbxContent>
                      </v:textbox>
                    </v:rect>
                    <v:shape id="Freeform 498" o:spid="_x0000_s3234" style="position:absolute;left:14208;top:6786;width:1302;height:2204;flip:x;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" path="m,l205,347e" filled="f" strokeweight="1pt">
                      <v:path arrowok="t" o:connecttype="custom" o:connectlocs="0,0;130175,220345" o:connectangles="0,0"/>
                    </v:shape>
                    <v:shape id="Freeform 498" o:spid="_x0000_s3235" style="position:absolute;left:17902;top:6786;width:1302;height:2204;visibility:visible;mso-wrap-style:square;v-text-anchor:top" coordsize="2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" path="m,l205,347e" filled="f" strokeweight="1pt">
                      <v:path arrowok="t" o:connecttype="custom" o:connectlocs="0,0;130175,220345" o:connectangles="0,0"/>
                    </v:shape>
                    <v:rect id="矩形 2295" o:spid="_x0000_s3236" style="position:absolute;left:17104;top:8990;width:5709;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p>
                        </w:txbxContent>
                      </v:textbox>
                    </v:rect>
                    <v:rect id="矩形 2296" o:spid="_x0000_s3237" style="position:absolute;left:20839;top:4461;width:5709;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" filled="f" strokecolor="black [3213]"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color w:val="000000" w:themeColor="text1"/>
                                <w:sz w:val="18"/>
                                <w:szCs w:val="18"/>
                              </w:rPr>
                            </w:pPr>
                            <w:r>
                              <w:rPr>
                                <w:rFonts w:ascii="Times New Roman" w:eastAsia="宋体" w:hAnsi="Times New Roman" w:cs="Times New Roman"/>
                                <w:color w:val="000000" w:themeColor="text1"/>
                                <w:sz w:val="18"/>
                                <w:szCs w:val="18"/>
                              </w:rPr>
                              <w:t>c</w:t>
                            </w:r>
                            <w:r>
                              <w:rPr>
                                <w:rFonts w:ascii="宋体" w:eastAsia="宋体" w:hAnsi="宋体" w:cs="Times New Roman"/>
                                <w:color w:val="000000" w:themeColor="text1"/>
                                <w:sz w:val="18"/>
                                <w:szCs w:val="18"/>
                              </w:rPr>
                              <w:t>&lt;</w:t>
                            </w:r>
                            <w:r>
                              <w:rPr>
                                <w:rFonts w:ascii="Times New Roman" w:eastAsia="宋体" w:hAnsi="Times New Roman" w:cs="Times New Roman"/>
                                <w:color w:val="000000" w:themeColor="text1"/>
                                <w:sz w:val="18"/>
                                <w:szCs w:val="18"/>
                              </w:rPr>
                              <w:t>b</w:t>
                            </w:r>
                            <w:r>
                              <w:rPr>
                                <w:rFonts w:ascii="宋体" w:eastAsia="宋体" w:hAnsi="宋体" w:cs="Times New Roman"/>
                                <w:color w:val="000000" w:themeColor="text1"/>
                                <w:sz w:val="18"/>
                                <w:szCs w:val="18"/>
                              </w:rPr>
                              <w:t>&lt;</w:t>
                            </w:r>
                            <w:r w:rsidRPr="005F34DE">
                              <w:rPr>
                                <w:rFonts w:ascii="Times New Roman" w:eastAsia="宋体" w:hAnsi="Times New Roman" w:cs="Times New Roman"/>
                                <w:color w:val="000000" w:themeColor="text1"/>
                                <w:sz w:val="18"/>
                                <w:szCs w:val="18"/>
                              </w:rPr>
                              <w:t>a</w:t>
                            </w:r>
                          </w:p>
                        </w:txbxContent>
                      </v:textbox>
                    </v:rect>
                  </v:group>
                  <v:oval id="Oval 511" o:spid="_x0000_s3238" style="position:absolute;left:7868;top:531;width:626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" filled="f"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b</w:t>
                          </w:r>
                        </w:p>
                      </w:txbxContent>
                    </v:textbox>
                  </v:oval>
                  <v:shape id="Freeform 512" o:spid="_x0000_s3239" style="position:absolute;left:4921;top:2337;width:3403;height:2521;visibility:visible;mso-wrap-style:square;v-text-anchor:top" coordsize="53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" path="m537,l,398e" filled="f" strokeweight="1pt">
                    <v:path arrowok="t" o:connecttype="custom" o:connectlocs="340360,0;0,252095" o:connectangles="0,0"/>
                  </v:shape>
                  <v:shape id="Freeform 513" o:spid="_x0000_s3240" style="position:absolute;left:13508;top:2396;width:3302;height:2527;visibility:visible;mso-wrap-style:square;v-text-anchor:top" coordsize="52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" path="m,l521,399e" filled="f" strokeweight="1pt">
                    <v:path arrowok="t" o:connecttype="custom" o:connectlocs="0,0;330200,252730" o:connectangles="0,0"/>
                  </v:shape>
                  <v:oval id="Oval 511" o:spid="_x0000_s3241" style="position:absolute;left:-752;top:4439;width:626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" filled="f"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b</w:t>
                          </w:r>
                          <w:r w:rsidRPr="005F34DE">
                            <w:rPr>
                              <w:rFonts w:ascii="Times New Roman" w:hAnsi="Times New Roman" w:cs="Times New Roman"/>
                              <w:sz w:val="18"/>
                              <w:szCs w:val="18"/>
                            </w:rPr>
                            <w:t>&lt;</w:t>
                          </w:r>
                          <w:r>
                            <w:rPr>
                              <w:rFonts w:ascii="Times New Roman" w:hAnsi="Times New Roman" w:cs="Times New Roman"/>
                              <w:sz w:val="18"/>
                              <w:szCs w:val="18"/>
                            </w:rPr>
                            <w:t>c</w:t>
                          </w:r>
                        </w:p>
                      </w:txbxContent>
                    </v:textbox>
                  </v:oval>
                  <v:oval id="Oval 511" o:spid="_x0000_s3242" style="position:absolute;left:16301;top:4389;width:626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" filled="f"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Pr>
                              <w:rFonts w:ascii="Times New Roman" w:hAnsi="Times New Roman" w:cs="Times New Roman"/>
                              <w:sz w:val="18"/>
                              <w:szCs w:val="18"/>
                            </w:rPr>
                            <w:t>b</w:t>
                          </w:r>
                          <w:r w:rsidRPr="005F34DE">
                            <w:rPr>
                              <w:rFonts w:ascii="Times New Roman" w:hAnsi="Times New Roman" w:cs="Times New Roman"/>
                              <w:sz w:val="18"/>
                              <w:szCs w:val="18"/>
                            </w:rPr>
                            <w:t>&lt;</w:t>
                          </w:r>
                          <w:r>
                            <w:rPr>
                              <w:rFonts w:ascii="Times New Roman" w:hAnsi="Times New Roman" w:cs="Times New Roman"/>
                              <w:sz w:val="18"/>
                              <w:szCs w:val="18"/>
                            </w:rPr>
                            <w:t>c</w:t>
                          </w:r>
                        </w:p>
                      </w:txbxContent>
                    </v:textbox>
                  </v:oval>
                  <v:oval id="Oval 511" o:spid="_x0000_s3243" style="position:absolute;left:1981;top:8990;width:626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" filled="f"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c</w:t>
                          </w:r>
                        </w:p>
                      </w:txbxContent>
                    </v:textbox>
                  </v:oval>
                  <v:oval id="Oval 511" o:spid="_x0000_s3244" style="position:absolute;left:13416;top:8943;width:626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" filled="f" strokeweight="1pt">
                    <v:textbox inset="0,0,0,0">
                      <w:txbxContent>
                        <w:p w:rsidR="008E537A" w:rsidRPr="005F34DE" w:rsidRDefault="008E537A" w:rsidP="005F34DE">
                          <w:pPr>
                            <w:spacing w:line="0" w:lineRule="atLeast"/>
                            <w:ind w:firstLineChars="0" w:firstLine="0"/>
                            <w:jc w:val="center"/>
                            <w:rPr>
                              <w:rFonts w:ascii="Times New Roman" w:hAnsi="Times New Roman" w:cs="Times New Roman"/>
                              <w:sz w:val="18"/>
                              <w:szCs w:val="18"/>
                            </w:rPr>
                          </w:pPr>
                          <w:r w:rsidRPr="005F34DE">
                            <w:rPr>
                              <w:rFonts w:ascii="Times New Roman" w:hAnsi="Times New Roman" w:cs="Times New Roman"/>
                              <w:sz w:val="18"/>
                              <w:szCs w:val="18"/>
                            </w:rPr>
                            <w:t>a&lt;</w:t>
                          </w:r>
                          <w:r>
                            <w:rPr>
                              <w:rFonts w:ascii="Times New Roman" w:hAnsi="Times New Roman" w:cs="Times New Roman"/>
                              <w:sz w:val="18"/>
                              <w:szCs w:val="18"/>
                            </w:rPr>
                            <w:t>c</w:t>
                          </w:r>
                        </w:p>
                      </w:txbxContent>
                    </v:textbox>
                  </v:oval>
                </v:group>
              </v:group>
            </w:pict>
          </mc:Fallback>
        </mc:AlternateContent>
      </w:r>
    </w:p>
    <w:p w:rsidR="005F34DE" w:rsidRPr="00196523" w:rsidRDefault="005F34DE" w:rsidP="001C30E9">
      <w:pPr>
        <w:pStyle w:val="a3"/>
        <w:ind w:firstLine="420"/>
        <w:rPr>
          <w:rFonts w:ascii="Times New Roman" w:eastAsia="宋体" w:hAnsi="Times New Roman" w:cs="Times New Roman"/>
          <w:color w:val="000000" w:themeColor="text1"/>
        </w:rPr>
      </w:pPr>
    </w:p>
    <w:p w:rsidR="005F34DE" w:rsidRPr="00196523" w:rsidRDefault="005F34DE" w:rsidP="001C30E9">
      <w:pPr>
        <w:pStyle w:val="a3"/>
        <w:ind w:firstLine="420"/>
        <w:rPr>
          <w:rFonts w:ascii="Times New Roman" w:eastAsia="宋体" w:hAnsi="Times New Roman" w:cs="Times New Roman"/>
          <w:color w:val="000000" w:themeColor="text1"/>
        </w:rPr>
      </w:pPr>
    </w:p>
    <w:p w:rsidR="008D6640" w:rsidRPr="00196523" w:rsidRDefault="008D6640" w:rsidP="001C30E9">
      <w:pPr>
        <w:pStyle w:val="a3"/>
        <w:ind w:firstLine="420"/>
        <w:rPr>
          <w:rFonts w:ascii="Times New Roman" w:eastAsia="宋体" w:hAnsi="Times New Roman" w:cs="Times New Roman"/>
          <w:color w:val="000000" w:themeColor="text1"/>
        </w:rPr>
      </w:pPr>
    </w:p>
    <w:p w:rsidR="005F34DE" w:rsidRPr="00196523" w:rsidRDefault="005F34DE" w:rsidP="001C30E9">
      <w:pPr>
        <w:pStyle w:val="a3"/>
        <w:ind w:firstLine="420"/>
        <w:rPr>
          <w:rFonts w:ascii="Times New Roman" w:eastAsia="宋体" w:hAnsi="Times New Roman" w:cs="Times New Roman"/>
          <w:color w:val="000000" w:themeColor="text1"/>
        </w:rPr>
      </w:pPr>
    </w:p>
    <w:p w:rsidR="005F34DE" w:rsidRPr="00196523" w:rsidRDefault="005F34DE" w:rsidP="001C30E9">
      <w:pPr>
        <w:pStyle w:val="a3"/>
        <w:ind w:firstLine="420"/>
        <w:rPr>
          <w:rFonts w:ascii="Times New Roman" w:eastAsia="宋体" w:hAnsi="Times New Roman" w:cs="Times New Roman"/>
          <w:color w:val="000000" w:themeColor="text1"/>
        </w:rPr>
      </w:pPr>
    </w:p>
    <w:p w:rsidR="005F34DE" w:rsidRPr="00196523" w:rsidRDefault="005F34DE" w:rsidP="001C30E9">
      <w:pPr>
        <w:pStyle w:val="a3"/>
        <w:ind w:firstLine="420"/>
        <w:rPr>
          <w:rFonts w:ascii="Times New Roman" w:eastAsia="宋体" w:hAnsi="Times New Roman" w:cs="Times New Roman"/>
          <w:color w:val="000000" w:themeColor="text1"/>
        </w:rPr>
      </w:pPr>
    </w:p>
    <w:p w:rsidR="005F34DE" w:rsidRPr="00196523" w:rsidRDefault="005F34DE" w:rsidP="001C30E9">
      <w:pPr>
        <w:pStyle w:val="a3"/>
        <w:ind w:firstLine="420"/>
        <w:rPr>
          <w:rFonts w:ascii="Times New Roman" w:eastAsia="宋体" w:hAnsi="Times New Roman" w:cs="Times New Roman"/>
          <w:color w:val="000000" w:themeColor="text1"/>
        </w:rPr>
      </w:pPr>
    </w:p>
    <w:p w:rsidR="007B2069" w:rsidRPr="00196523" w:rsidRDefault="007B2069"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比较树的叶结点表示的是排序结果，分支结点表示的是</w:t>
      </w:r>
      <w:r w:rsidR="001E704C" w:rsidRPr="00196523">
        <w:rPr>
          <w:rFonts w:ascii="Times New Roman" w:eastAsia="宋体" w:hAnsi="Times New Roman" w:cs="Times New Roman" w:hint="eastAsia"/>
          <w:color w:val="000000" w:themeColor="text1"/>
        </w:rPr>
        <w:t>要进行的</w:t>
      </w:r>
      <w:r w:rsidRPr="00196523">
        <w:rPr>
          <w:rFonts w:ascii="Times New Roman" w:eastAsia="宋体" w:hAnsi="Times New Roman" w:cs="Times New Roman" w:hint="eastAsia"/>
          <w:color w:val="000000" w:themeColor="text1"/>
        </w:rPr>
        <w:t>比较操作，左分支表示条件成立，右分支表示条件不成立。从根</w:t>
      </w:r>
      <w:r w:rsidR="001E704C" w:rsidRPr="00196523">
        <w:rPr>
          <w:rFonts w:ascii="Times New Roman" w:eastAsia="宋体" w:hAnsi="Times New Roman" w:cs="Times New Roman" w:hint="eastAsia"/>
          <w:color w:val="000000" w:themeColor="text1"/>
        </w:rPr>
        <w:t>结点</w:t>
      </w:r>
      <w:r w:rsidRPr="00196523">
        <w:rPr>
          <w:rFonts w:ascii="Times New Roman" w:eastAsia="宋体" w:hAnsi="Times New Roman" w:cs="Times New Roman" w:hint="eastAsia"/>
          <w:color w:val="000000" w:themeColor="text1"/>
        </w:rPr>
        <w:t>到叶结点的路径上，经过的分支结点的个数，即是能得到该叶结点所表示的排序结果而需</w:t>
      </w:r>
      <w:r w:rsidR="001E704C" w:rsidRPr="00196523">
        <w:rPr>
          <w:rFonts w:ascii="Times New Roman" w:eastAsia="宋体" w:hAnsi="Times New Roman" w:cs="Times New Roman" w:hint="eastAsia"/>
          <w:color w:val="000000" w:themeColor="text1"/>
        </w:rPr>
        <w:t>要</w:t>
      </w:r>
      <w:r w:rsidRPr="00196523">
        <w:rPr>
          <w:rFonts w:ascii="Times New Roman" w:eastAsia="宋体" w:hAnsi="Times New Roman" w:cs="Times New Roman" w:hint="eastAsia"/>
          <w:color w:val="000000" w:themeColor="text1"/>
        </w:rPr>
        <w:t>进行的比较操作次数。最大为</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，即</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个元素最多需要</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次比较操作就能得到排序结果。</w:t>
      </w:r>
    </w:p>
    <w:p w:rsidR="007B2069" w:rsidRPr="00196523" w:rsidRDefault="001E704C"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threeSort(int a, int b, int c){</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if(a&lt;b)</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if(b&lt;c)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%d\n",a,b,c);</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lastRenderedPageBreak/>
        <w:tab/>
      </w:r>
      <w:r w:rsidRPr="00196523">
        <w:rPr>
          <w:rFonts w:ascii="Courier New" w:eastAsia="宋体" w:hAnsi="Courier New" w:cs="Courier New" w:hint="eastAsia"/>
          <w:color w:val="000000" w:themeColor="text1"/>
        </w:rPr>
        <w:tab/>
        <w:t>else if(a&lt;c)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%d\n",a,c,b);</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else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%d\n",c,a,b);</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else if(b&lt;c)</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if(a&lt;c)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%d\n",b,a,c);</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else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%d\n",b,c,a);</w:t>
      </w:r>
    </w:p>
    <w:p w:rsidR="00965F7C"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else printf("</w:t>
      </w:r>
      <w:r w:rsidRPr="00196523">
        <w:rPr>
          <w:rFonts w:ascii="Courier New" w:eastAsia="宋体" w:hAnsi="Courier New" w:cs="Courier New" w:hint="eastAsia"/>
          <w:color w:val="000000" w:themeColor="text1"/>
        </w:rPr>
        <w:t>排序结果：</w:t>
      </w:r>
      <w:r w:rsidRPr="00196523">
        <w:rPr>
          <w:rFonts w:ascii="Courier New" w:eastAsia="宋体" w:hAnsi="Courier New" w:cs="Courier New" w:hint="eastAsia"/>
          <w:color w:val="000000" w:themeColor="text1"/>
        </w:rPr>
        <w:t>%d %d %d\n",c,b,a);</w:t>
      </w:r>
    </w:p>
    <w:p w:rsidR="00106146" w:rsidRPr="00196523" w:rsidRDefault="00965F7C"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E413AF" w:rsidRPr="00196523" w:rsidRDefault="00E413AF" w:rsidP="001C30E9">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．设计一个算法</w:t>
      </w:r>
      <w:r w:rsidRPr="00196523">
        <w:rPr>
          <w:rFonts w:ascii="Times New Roman" w:eastAsia="宋体" w:hAnsi="Times New Roman" w:cs="Times New Roman" w:hint="eastAsia"/>
          <w:color w:val="000000" w:themeColor="text1"/>
        </w:rPr>
        <w:t>，计算</w:t>
      </w:r>
      <w:r w:rsidR="001E704C" w:rsidRPr="00196523">
        <w:rPr>
          <w:rFonts w:ascii="Times New Roman" w:eastAsia="宋体" w:hAnsi="Times New Roman" w:cs="Times New Roman" w:hint="eastAsia"/>
          <w:color w:val="000000" w:themeColor="text1"/>
        </w:rPr>
        <w:t>含</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个元素的数据</w:t>
      </w:r>
      <w:r w:rsidRPr="00196523">
        <w:rPr>
          <w:rFonts w:ascii="Times New Roman" w:eastAsia="宋体" w:hAnsi="Times New Roman" w:cs="Times New Roman"/>
          <w:color w:val="000000" w:themeColor="text1"/>
        </w:rPr>
        <w:t>序列中的逆序数。</w:t>
      </w:r>
    </w:p>
    <w:p w:rsidR="00C02756" w:rsidRPr="00196523" w:rsidRDefault="00514FEE"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1E704C" w:rsidRPr="00196523">
        <w:rPr>
          <w:rFonts w:ascii="Times New Roman" w:eastAsia="宋体" w:hAnsi="Times New Roman" w:cs="Times New Roman" w:hint="eastAsia"/>
          <w:color w:val="000000" w:themeColor="text1"/>
        </w:rPr>
        <w:t>如果某元素</w:t>
      </w:r>
      <w:r w:rsidR="001E704C" w:rsidRPr="00196523">
        <w:rPr>
          <w:rFonts w:ascii="Times New Roman" w:eastAsia="宋体" w:hAnsi="Times New Roman" w:cs="Times New Roman" w:hint="eastAsia"/>
          <w:color w:val="000000" w:themeColor="text1"/>
        </w:rPr>
        <w:t>u</w:t>
      </w:r>
      <w:r w:rsidR="001E704C" w:rsidRPr="00196523">
        <w:rPr>
          <w:rFonts w:ascii="Times New Roman" w:eastAsia="宋体" w:hAnsi="Times New Roman" w:cs="Times New Roman" w:hint="eastAsia"/>
          <w:color w:val="000000" w:themeColor="text1"/>
        </w:rPr>
        <w:t>大于其后面的任一个元素</w:t>
      </w:r>
      <w:r w:rsidR="001E704C" w:rsidRPr="00196523">
        <w:rPr>
          <w:rFonts w:ascii="Times New Roman" w:eastAsia="宋体" w:hAnsi="Times New Roman" w:cs="Times New Roman" w:hint="eastAsia"/>
          <w:color w:val="000000" w:themeColor="text1"/>
        </w:rPr>
        <w:t>v</w:t>
      </w:r>
      <w:r w:rsidR="001E704C" w:rsidRPr="00196523">
        <w:rPr>
          <w:rFonts w:ascii="Times New Roman" w:eastAsia="宋体" w:hAnsi="Times New Roman" w:cs="Times New Roman" w:hint="eastAsia"/>
          <w:color w:val="000000" w:themeColor="text1"/>
        </w:rPr>
        <w:t>，则</w:t>
      </w:r>
      <w:r w:rsidR="001E704C" w:rsidRPr="00196523">
        <w:rPr>
          <w:rFonts w:ascii="Times New Roman" w:eastAsia="宋体" w:hAnsi="Times New Roman" w:cs="Times New Roman" w:hint="eastAsia"/>
          <w:color w:val="000000" w:themeColor="text1"/>
        </w:rPr>
        <w:t>u</w:t>
      </w:r>
      <w:r w:rsidR="001E704C" w:rsidRPr="00196523">
        <w:rPr>
          <w:rFonts w:ascii="Times New Roman" w:eastAsia="宋体" w:hAnsi="Times New Roman" w:cs="Times New Roman" w:hint="eastAsia"/>
          <w:color w:val="000000" w:themeColor="text1"/>
        </w:rPr>
        <w:t>与</w:t>
      </w:r>
      <w:r w:rsidR="001E704C" w:rsidRPr="00196523">
        <w:rPr>
          <w:rFonts w:ascii="Times New Roman" w:eastAsia="宋体" w:hAnsi="Times New Roman" w:cs="Times New Roman"/>
          <w:color w:val="000000" w:themeColor="text1"/>
        </w:rPr>
        <w:t>v</w:t>
      </w:r>
      <w:r w:rsidR="001E704C" w:rsidRPr="00196523">
        <w:rPr>
          <w:rFonts w:ascii="Times New Roman" w:eastAsia="宋体" w:hAnsi="Times New Roman" w:cs="Times New Roman" w:hint="eastAsia"/>
          <w:color w:val="000000" w:themeColor="text1"/>
        </w:rPr>
        <w:t>构成逆序对。设数据序列保存在数组</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hint="eastAsia"/>
          <w:color w:val="000000" w:themeColor="text1"/>
        </w:rPr>
        <w:t>中，元素个数为</w:t>
      </w:r>
      <w:r w:rsidR="001E704C" w:rsidRPr="00196523">
        <w:rPr>
          <w:rFonts w:ascii="Times New Roman" w:eastAsia="宋体" w:hAnsi="Times New Roman" w:cs="Times New Roman" w:hint="eastAsia"/>
          <w:color w:val="000000" w:themeColor="text1"/>
        </w:rPr>
        <w:t>l</w:t>
      </w:r>
      <w:r w:rsidR="001E704C" w:rsidRPr="00196523">
        <w:rPr>
          <w:rFonts w:ascii="Times New Roman" w:eastAsia="宋体" w:hAnsi="Times New Roman" w:cs="Times New Roman"/>
          <w:color w:val="000000" w:themeColor="text1"/>
        </w:rPr>
        <w:t>en</w:t>
      </w:r>
      <w:r w:rsidR="001E704C" w:rsidRPr="00196523">
        <w:rPr>
          <w:rFonts w:ascii="Times New Roman" w:eastAsia="宋体" w:hAnsi="Times New Roman" w:cs="Times New Roman" w:hint="eastAsia"/>
          <w:color w:val="000000" w:themeColor="text1"/>
        </w:rPr>
        <w:t>。使用</w:t>
      </w:r>
      <w:r w:rsidR="001E704C" w:rsidRPr="00196523">
        <w:rPr>
          <w:rFonts w:ascii="Times New Roman" w:eastAsia="宋体" w:hAnsi="Times New Roman" w:cs="Times New Roman" w:hint="eastAsia"/>
          <w:color w:val="000000" w:themeColor="text1"/>
        </w:rPr>
        <w:t>c</w:t>
      </w:r>
      <w:r w:rsidR="001E704C" w:rsidRPr="00196523">
        <w:rPr>
          <w:rFonts w:ascii="Times New Roman" w:eastAsia="宋体" w:hAnsi="Times New Roman" w:cs="Times New Roman"/>
          <w:color w:val="000000" w:themeColor="text1"/>
        </w:rPr>
        <w:t>ount</w:t>
      </w:r>
      <w:r w:rsidR="001E704C" w:rsidRPr="00196523">
        <w:rPr>
          <w:rFonts w:ascii="Times New Roman" w:eastAsia="宋体" w:hAnsi="Times New Roman" w:cs="Times New Roman" w:hint="eastAsia"/>
          <w:color w:val="000000" w:themeColor="text1"/>
        </w:rPr>
        <w:t>统计逆序个数，初始时值为</w:t>
      </w:r>
      <w:r w:rsidR="001E704C" w:rsidRPr="00196523">
        <w:rPr>
          <w:rFonts w:ascii="Times New Roman" w:eastAsia="宋体" w:hAnsi="Times New Roman" w:cs="Times New Roman" w:hint="eastAsia"/>
          <w:color w:val="000000" w:themeColor="text1"/>
        </w:rPr>
        <w:t>0</w:t>
      </w:r>
      <w:r w:rsidR="001E704C" w:rsidRPr="00196523">
        <w:rPr>
          <w:rFonts w:ascii="Times New Roman" w:eastAsia="宋体" w:hAnsi="Times New Roman" w:cs="Times New Roman" w:hint="eastAsia"/>
          <w:color w:val="000000" w:themeColor="text1"/>
        </w:rPr>
        <w:t>。对</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hint="eastAsia"/>
          <w:color w:val="000000" w:themeColor="text1"/>
        </w:rPr>
        <w:t>中的每个元素</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color w:val="000000" w:themeColor="text1"/>
        </w:rPr>
        <w:t>[i]</w:t>
      </w:r>
      <w:r w:rsidR="001E704C" w:rsidRPr="00196523">
        <w:rPr>
          <w:rFonts w:ascii="Times New Roman" w:eastAsia="宋体" w:hAnsi="Times New Roman" w:cs="Times New Roman" w:hint="eastAsia"/>
          <w:color w:val="000000" w:themeColor="text1"/>
        </w:rPr>
        <w:t>，查看排在其后面的每个元素</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color w:val="000000" w:themeColor="text1"/>
        </w:rPr>
        <w:t>[j]</w:t>
      </w:r>
      <w:r w:rsidR="001E704C" w:rsidRPr="00196523">
        <w:rPr>
          <w:rFonts w:ascii="Times New Roman" w:eastAsia="宋体" w:hAnsi="Times New Roman" w:cs="Times New Roman" w:hint="eastAsia"/>
          <w:color w:val="000000" w:themeColor="text1"/>
        </w:rPr>
        <w:t>，如果</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color w:val="000000" w:themeColor="text1"/>
        </w:rPr>
        <w:t>[i]&gt;</w:t>
      </w:r>
      <w:r w:rsidR="001E704C" w:rsidRPr="00196523">
        <w:rPr>
          <w:rFonts w:ascii="Times New Roman" w:eastAsia="宋体" w:hAnsi="Times New Roman" w:cs="Times New Roman" w:hint="eastAsia"/>
          <w:color w:val="000000" w:themeColor="text1"/>
        </w:rPr>
        <w:t>a</w:t>
      </w:r>
      <w:r w:rsidR="001E704C" w:rsidRPr="00196523">
        <w:rPr>
          <w:rFonts w:ascii="Times New Roman" w:eastAsia="宋体" w:hAnsi="Times New Roman" w:cs="Times New Roman"/>
          <w:color w:val="000000" w:themeColor="text1"/>
        </w:rPr>
        <w:t>[j]</w:t>
      </w:r>
      <w:r w:rsidR="001E704C" w:rsidRPr="00196523">
        <w:rPr>
          <w:rFonts w:ascii="Times New Roman" w:eastAsia="宋体" w:hAnsi="Times New Roman" w:cs="Times New Roman" w:hint="eastAsia"/>
          <w:color w:val="000000" w:themeColor="text1"/>
        </w:rPr>
        <w:t>，则</w:t>
      </w:r>
      <w:r w:rsidR="001E704C" w:rsidRPr="00196523">
        <w:rPr>
          <w:rFonts w:ascii="Times New Roman" w:eastAsia="宋体" w:hAnsi="Times New Roman" w:cs="Times New Roman" w:hint="eastAsia"/>
          <w:color w:val="000000" w:themeColor="text1"/>
        </w:rPr>
        <w:t>c</w:t>
      </w:r>
      <w:r w:rsidR="001E704C" w:rsidRPr="00196523">
        <w:rPr>
          <w:rFonts w:ascii="Times New Roman" w:eastAsia="宋体" w:hAnsi="Times New Roman" w:cs="Times New Roman"/>
          <w:color w:val="000000" w:themeColor="text1"/>
        </w:rPr>
        <w:t>ount</w:t>
      </w:r>
      <w:r w:rsidR="001E704C" w:rsidRPr="00196523">
        <w:rPr>
          <w:rFonts w:ascii="Times New Roman" w:eastAsia="宋体" w:hAnsi="Times New Roman" w:cs="Times New Roman" w:hint="eastAsia"/>
          <w:color w:val="000000" w:themeColor="text1"/>
        </w:rPr>
        <w:t>加</w:t>
      </w:r>
      <w:r w:rsidR="001E704C" w:rsidRPr="00196523">
        <w:rPr>
          <w:rFonts w:ascii="Times New Roman" w:eastAsia="宋体" w:hAnsi="Times New Roman" w:cs="Times New Roman" w:hint="eastAsia"/>
          <w:color w:val="000000" w:themeColor="text1"/>
        </w:rPr>
        <w:t>1</w:t>
      </w:r>
      <w:r w:rsidR="001E704C" w:rsidRPr="00196523">
        <w:rPr>
          <w:rFonts w:ascii="Times New Roman" w:eastAsia="宋体" w:hAnsi="Times New Roman" w:cs="Times New Roman" w:hint="eastAsia"/>
          <w:color w:val="000000" w:themeColor="text1"/>
        </w:rPr>
        <w:t>。</w:t>
      </w:r>
    </w:p>
    <w:p w:rsidR="007F2FDD" w:rsidRPr="00196523" w:rsidRDefault="007F2FDD"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rever(int *a,int len){</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count=0;</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i,j;</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for(i=0;i&lt;len;i++)</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for(j=i+1;j&lt;len;j++){</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if(a[i]&gt;a[j])count++;</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601B2E"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count;</w:t>
      </w:r>
    </w:p>
    <w:p w:rsidR="00C02756" w:rsidRPr="00196523" w:rsidRDefault="00601B2E"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E413AF" w:rsidRPr="00196523" w:rsidRDefault="00AB6D46" w:rsidP="001C30E9">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3</w:t>
      </w:r>
      <w:r w:rsidR="00E413AF" w:rsidRPr="00196523">
        <w:rPr>
          <w:rFonts w:ascii="Times New Roman" w:eastAsia="宋体" w:hAnsi="Times New Roman" w:cs="Times New Roman"/>
          <w:color w:val="000000" w:themeColor="text1"/>
        </w:rPr>
        <w:t>．设有</w:t>
      </w:r>
      <w:r w:rsidR="00E413AF" w:rsidRPr="00196523">
        <w:rPr>
          <w:rFonts w:ascii="Times New Roman" w:eastAsia="宋体" w:hAnsi="Times New Roman" w:cs="Times New Roman"/>
          <w:i/>
          <w:color w:val="000000" w:themeColor="text1"/>
        </w:rPr>
        <w:t>n</w:t>
      </w:r>
      <w:r w:rsidR="00E413AF" w:rsidRPr="00196523">
        <w:rPr>
          <w:rFonts w:ascii="Times New Roman" w:eastAsia="宋体" w:hAnsi="Times New Roman" w:cs="Times New Roman"/>
          <w:color w:val="000000" w:themeColor="text1"/>
        </w:rPr>
        <w:t>个整数的数组，其元素值仅取</w:t>
      </w:r>
      <w:r w:rsidR="00E413AF" w:rsidRPr="00196523">
        <w:rPr>
          <w:rFonts w:ascii="Times New Roman" w:eastAsia="宋体" w:hAnsi="Times New Roman" w:cs="Times New Roman"/>
          <w:color w:val="000000" w:themeColor="text1"/>
        </w:rPr>
        <w:t>0</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color w:val="000000" w:themeColor="text1"/>
        </w:rPr>
        <w:t>1</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color w:val="000000" w:themeColor="text1"/>
        </w:rPr>
        <w:t>2</w:t>
      </w:r>
      <w:r w:rsidR="00E413AF" w:rsidRPr="00196523">
        <w:rPr>
          <w:rFonts w:ascii="Times New Roman" w:eastAsia="宋体" w:hAnsi="Times New Roman" w:cs="Times New Roman"/>
          <w:color w:val="000000" w:themeColor="text1"/>
        </w:rPr>
        <w:t>三种，试设计一个时间复杂度为</w:t>
      </w:r>
      <w:r w:rsidR="00E413AF" w:rsidRPr="00196523">
        <w:rPr>
          <w:rFonts w:ascii="Times New Roman" w:eastAsia="宋体" w:hAnsi="Times New Roman" w:cs="Times New Roman"/>
          <w:i/>
          <w:color w:val="000000" w:themeColor="text1"/>
        </w:rPr>
        <w:t>O</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i/>
          <w:color w:val="000000" w:themeColor="text1"/>
        </w:rPr>
        <w:t>n</w:t>
      </w:r>
      <w:r w:rsidR="00E413AF" w:rsidRPr="00196523">
        <w:rPr>
          <w:rFonts w:ascii="Times New Roman" w:eastAsia="宋体" w:hAnsi="Times New Roman" w:cs="Times New Roman"/>
          <w:color w:val="000000" w:themeColor="text1"/>
        </w:rPr>
        <w:t>)</w:t>
      </w:r>
      <w:r w:rsidR="00E413AF" w:rsidRPr="00196523">
        <w:rPr>
          <w:rFonts w:ascii="Times New Roman" w:eastAsia="宋体" w:hAnsi="Times New Roman" w:cs="Times New Roman"/>
          <w:color w:val="000000" w:themeColor="text1"/>
        </w:rPr>
        <w:t>的算法，将这个数组中元素按升序排序。</w:t>
      </w:r>
    </w:p>
    <w:p w:rsidR="004B08D4" w:rsidRPr="00196523" w:rsidRDefault="00514FEE"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B68DF" w:rsidRPr="00196523">
        <w:rPr>
          <w:rFonts w:ascii="Times New Roman" w:eastAsia="宋体" w:hAnsi="Times New Roman" w:cs="Times New Roman" w:hint="eastAsia"/>
          <w:color w:val="000000" w:themeColor="text1"/>
        </w:rPr>
        <w:t>划分程序</w:t>
      </w:r>
      <w:r w:rsidR="005B68DF" w:rsidRPr="00196523">
        <w:rPr>
          <w:rFonts w:ascii="Times New Roman" w:eastAsia="宋体" w:hAnsi="Times New Roman" w:cs="Times New Roman" w:hint="eastAsia"/>
          <w:color w:val="000000" w:themeColor="text1"/>
        </w:rPr>
        <w:t>p</w:t>
      </w:r>
      <w:r w:rsidR="005B68DF" w:rsidRPr="00196523">
        <w:rPr>
          <w:rFonts w:ascii="Times New Roman" w:eastAsia="宋体" w:hAnsi="Times New Roman" w:cs="Times New Roman"/>
          <w:color w:val="000000" w:themeColor="text1"/>
        </w:rPr>
        <w:t>artion</w:t>
      </w:r>
      <w:r w:rsidR="005B68DF" w:rsidRPr="00196523">
        <w:rPr>
          <w:rFonts w:ascii="Times New Roman" w:eastAsia="宋体" w:hAnsi="Times New Roman" w:cs="Times New Roman" w:hint="eastAsia"/>
          <w:color w:val="000000" w:themeColor="text1"/>
        </w:rPr>
        <w:t>可以将数据序列分为整体有序的两部分。借助于</w:t>
      </w:r>
      <w:r w:rsidR="005B68DF" w:rsidRPr="00196523">
        <w:rPr>
          <w:rFonts w:ascii="Times New Roman" w:eastAsia="宋体" w:hAnsi="Times New Roman" w:cs="Times New Roman" w:hint="eastAsia"/>
          <w:color w:val="000000" w:themeColor="text1"/>
        </w:rPr>
        <w:t>p</w:t>
      </w:r>
      <w:r w:rsidR="005B68DF" w:rsidRPr="00196523">
        <w:rPr>
          <w:rFonts w:ascii="Times New Roman" w:eastAsia="宋体" w:hAnsi="Times New Roman" w:cs="Times New Roman"/>
          <w:color w:val="000000" w:themeColor="text1"/>
        </w:rPr>
        <w:t>artion</w:t>
      </w:r>
      <w:r w:rsidR="005B68DF" w:rsidRPr="00196523">
        <w:rPr>
          <w:rFonts w:ascii="Times New Roman" w:eastAsia="宋体" w:hAnsi="Times New Roman" w:cs="Times New Roman" w:hint="eastAsia"/>
          <w:color w:val="000000" w:themeColor="text1"/>
        </w:rPr>
        <w:t>思想，先将</w:t>
      </w:r>
      <w:r w:rsidR="005B68DF" w:rsidRPr="00196523">
        <w:rPr>
          <w:rFonts w:ascii="Times New Roman" w:eastAsia="宋体" w:hAnsi="Times New Roman" w:cs="Times New Roman" w:hint="eastAsia"/>
          <w:color w:val="000000" w:themeColor="text1"/>
        </w:rPr>
        <w:t>0</w:t>
      </w:r>
      <w:r w:rsidR="005B68DF" w:rsidRPr="00196523">
        <w:rPr>
          <w:rFonts w:ascii="Times New Roman" w:eastAsia="宋体" w:hAnsi="Times New Roman" w:cs="Times New Roman" w:hint="eastAsia"/>
          <w:color w:val="000000" w:themeColor="text1"/>
        </w:rPr>
        <w:t>和</w:t>
      </w:r>
      <w:r w:rsidR="005B68DF" w:rsidRPr="00196523">
        <w:rPr>
          <w:rFonts w:ascii="Times New Roman" w:eastAsia="宋体" w:hAnsi="Times New Roman" w:cs="Times New Roman" w:hint="eastAsia"/>
          <w:color w:val="000000" w:themeColor="text1"/>
        </w:rPr>
        <w:t>1</w:t>
      </w:r>
      <w:r w:rsidR="005B68DF" w:rsidRPr="00196523">
        <w:rPr>
          <w:rFonts w:ascii="Times New Roman" w:eastAsia="宋体" w:hAnsi="Times New Roman" w:cs="Times New Roman" w:hint="eastAsia"/>
          <w:color w:val="000000" w:themeColor="text1"/>
        </w:rPr>
        <w:t>分到一个组内，将</w:t>
      </w:r>
      <w:r w:rsidR="005B68DF" w:rsidRPr="00196523">
        <w:rPr>
          <w:rFonts w:ascii="Times New Roman" w:eastAsia="宋体" w:hAnsi="Times New Roman" w:cs="Times New Roman" w:hint="eastAsia"/>
          <w:color w:val="000000" w:themeColor="text1"/>
        </w:rPr>
        <w:t>2</w:t>
      </w:r>
      <w:r w:rsidR="005B68DF" w:rsidRPr="00196523">
        <w:rPr>
          <w:rFonts w:ascii="Times New Roman" w:eastAsia="宋体" w:hAnsi="Times New Roman" w:cs="Times New Roman" w:hint="eastAsia"/>
          <w:color w:val="000000" w:themeColor="text1"/>
        </w:rPr>
        <w:t>分到另一个组内。再对含</w:t>
      </w:r>
      <w:r w:rsidR="005B68DF" w:rsidRPr="00196523">
        <w:rPr>
          <w:rFonts w:ascii="Times New Roman" w:eastAsia="宋体" w:hAnsi="Times New Roman" w:cs="Times New Roman" w:hint="eastAsia"/>
          <w:color w:val="000000" w:themeColor="text1"/>
        </w:rPr>
        <w:t>0</w:t>
      </w:r>
      <w:r w:rsidR="005B68DF" w:rsidRPr="00196523">
        <w:rPr>
          <w:rFonts w:ascii="Times New Roman" w:eastAsia="宋体" w:hAnsi="Times New Roman" w:cs="Times New Roman" w:hint="eastAsia"/>
          <w:color w:val="000000" w:themeColor="text1"/>
        </w:rPr>
        <w:t>和</w:t>
      </w:r>
      <w:r w:rsidR="005B68DF" w:rsidRPr="00196523">
        <w:rPr>
          <w:rFonts w:ascii="Times New Roman" w:eastAsia="宋体" w:hAnsi="Times New Roman" w:cs="Times New Roman" w:hint="eastAsia"/>
          <w:color w:val="000000" w:themeColor="text1"/>
        </w:rPr>
        <w:t>1</w:t>
      </w:r>
      <w:r w:rsidR="005B68DF" w:rsidRPr="00196523">
        <w:rPr>
          <w:rFonts w:ascii="Times New Roman" w:eastAsia="宋体" w:hAnsi="Times New Roman" w:cs="Times New Roman" w:hint="eastAsia"/>
          <w:color w:val="000000" w:themeColor="text1"/>
        </w:rPr>
        <w:t>的组进行划分，</w:t>
      </w:r>
      <w:r w:rsidR="005B68DF" w:rsidRPr="00196523">
        <w:rPr>
          <w:rFonts w:ascii="Times New Roman" w:eastAsia="宋体" w:hAnsi="Times New Roman" w:cs="Times New Roman" w:hint="eastAsia"/>
          <w:color w:val="000000" w:themeColor="text1"/>
        </w:rPr>
        <w:t>0</w:t>
      </w:r>
      <w:r w:rsidR="005B68DF" w:rsidRPr="00196523">
        <w:rPr>
          <w:rFonts w:ascii="Times New Roman" w:eastAsia="宋体" w:hAnsi="Times New Roman" w:cs="Times New Roman" w:hint="eastAsia"/>
          <w:color w:val="000000" w:themeColor="text1"/>
        </w:rPr>
        <w:t>在一组，</w:t>
      </w:r>
      <w:r w:rsidR="005B68DF" w:rsidRPr="00196523">
        <w:rPr>
          <w:rFonts w:ascii="Times New Roman" w:eastAsia="宋体" w:hAnsi="Times New Roman" w:cs="Times New Roman" w:hint="eastAsia"/>
          <w:color w:val="000000" w:themeColor="text1"/>
        </w:rPr>
        <w:t>1</w:t>
      </w:r>
      <w:r w:rsidR="005B68DF" w:rsidRPr="00196523">
        <w:rPr>
          <w:rFonts w:ascii="Times New Roman" w:eastAsia="宋体" w:hAnsi="Times New Roman" w:cs="Times New Roman" w:hint="eastAsia"/>
          <w:color w:val="000000" w:themeColor="text1"/>
        </w:rPr>
        <w:t>在另一组，从而完成初始数据的排序。</w:t>
      </w:r>
    </w:p>
    <w:p w:rsidR="005B68DF" w:rsidRPr="00196523" w:rsidRDefault="005B68DF"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第一趟</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artion</w:t>
      </w:r>
      <w:r w:rsidRPr="00196523">
        <w:rPr>
          <w:rFonts w:ascii="Times New Roman" w:eastAsia="宋体" w:hAnsi="Times New Roman" w:cs="Times New Roman" w:hint="eastAsia"/>
          <w:color w:val="000000" w:themeColor="text1"/>
        </w:rPr>
        <w:t>是对全部数据进行筛选，第二趟</w:t>
      </w:r>
      <w:r w:rsidRPr="00196523">
        <w:rPr>
          <w:rFonts w:ascii="Times New Roman" w:eastAsia="宋体" w:hAnsi="Times New Roman" w:cs="Times New Roman" w:hint="eastAsia"/>
          <w:color w:val="000000" w:themeColor="text1"/>
        </w:rPr>
        <w:t>p</w:t>
      </w:r>
      <w:r w:rsidRPr="00196523">
        <w:rPr>
          <w:rFonts w:ascii="Times New Roman" w:eastAsia="宋体" w:hAnsi="Times New Roman" w:cs="Times New Roman"/>
          <w:color w:val="000000" w:themeColor="text1"/>
        </w:rPr>
        <w:t>artion</w:t>
      </w:r>
      <w:r w:rsidRPr="00196523">
        <w:rPr>
          <w:rFonts w:ascii="Times New Roman" w:eastAsia="宋体" w:hAnsi="Times New Roman" w:cs="Times New Roman" w:hint="eastAsia"/>
          <w:color w:val="000000" w:themeColor="text1"/>
        </w:rPr>
        <w:t>仅对含</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和</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的部分进行筛选。所以算法进行比较的次数最多为</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时间复杂度为</w:t>
      </w:r>
      <w:r w:rsidRPr="00196523">
        <w:rPr>
          <w:rFonts w:ascii="Times New Roman" w:eastAsia="宋体" w:hAnsi="Times New Roman" w:cs="Times New Roman"/>
          <w:i/>
          <w:color w:val="000000" w:themeColor="text1"/>
        </w:rPr>
        <w:t>O</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w:t>
      </w:r>
    </w:p>
    <w:p w:rsidR="005B68DF" w:rsidRPr="00196523" w:rsidRDefault="005B68DF" w:rsidP="001C30E9">
      <w:pPr>
        <w:pStyle w:val="a3"/>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算法实现如下所示。</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void flagSort(int *data,int n)//</w:t>
      </w:r>
      <w:r w:rsidRPr="00196523">
        <w:rPr>
          <w:rFonts w:ascii="Courier New" w:eastAsia="宋体" w:hAnsi="Courier New" w:cs="Courier New" w:hint="eastAsia"/>
          <w:color w:val="000000" w:themeColor="text1"/>
        </w:rPr>
        <w:t>三类值排序</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int left,right,mostleft=0,mostright=n-1;</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left=mostleft; </w:t>
      </w:r>
      <w:r w:rsidRPr="00196523">
        <w:rPr>
          <w:rFonts w:ascii="Courier New" w:eastAsia="宋体" w:hAnsi="Courier New" w:cs="Courier New"/>
          <w:color w:val="000000" w:themeColor="text1"/>
        </w:rPr>
        <w:tab/>
        <w:t>//left</w:t>
      </w:r>
      <w:r w:rsidRPr="00196523">
        <w:rPr>
          <w:rFonts w:ascii="Courier New" w:eastAsia="宋体" w:hAnsi="Courier New" w:cs="Courier New"/>
          <w:color w:val="000000" w:themeColor="text1"/>
        </w:rPr>
        <w:t>从左向右找</w:t>
      </w:r>
      <w:r w:rsidRPr="00196523">
        <w:rPr>
          <w:rFonts w:ascii="Courier New" w:eastAsia="宋体" w:hAnsi="Courier New" w:cs="Courier New"/>
          <w:color w:val="000000" w:themeColor="text1"/>
        </w:rPr>
        <w:t xml:space="preserve"> </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right=mostright; </w:t>
      </w:r>
      <w:r w:rsidRPr="00196523">
        <w:rPr>
          <w:rFonts w:ascii="Courier New" w:eastAsia="宋体" w:hAnsi="Courier New" w:cs="Courier New"/>
          <w:color w:val="000000" w:themeColor="text1"/>
        </w:rPr>
        <w:tab/>
        <w:t>//right</w:t>
      </w:r>
      <w:r w:rsidRPr="00196523">
        <w:rPr>
          <w:rFonts w:ascii="Courier New" w:eastAsia="宋体" w:hAnsi="Courier New" w:cs="Courier New"/>
          <w:color w:val="000000" w:themeColor="text1"/>
        </w:rPr>
        <w:t>从右向左找</w:t>
      </w:r>
      <w:r w:rsidRPr="00196523">
        <w:rPr>
          <w:rFonts w:ascii="Courier New" w:eastAsia="宋体" w:hAnsi="Courier New" w:cs="Courier New"/>
          <w:color w:val="000000" w:themeColor="text1"/>
        </w:rPr>
        <w:t xml:space="preserve"> </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w:t>
      </w:r>
      <w:r w:rsidR="008047B2" w:rsidRPr="00196523">
        <w:rPr>
          <w:rFonts w:ascii="Courier New" w:eastAsia="宋体" w:hAnsi="Courier New" w:cs="Courier New" w:hint="eastAsia"/>
          <w:color w:val="000000" w:themeColor="text1"/>
        </w:rPr>
        <w:t>//</w:t>
      </w:r>
      <w:r w:rsidR="008047B2" w:rsidRPr="00196523">
        <w:rPr>
          <w:rFonts w:ascii="Courier New" w:eastAsia="宋体" w:hAnsi="Courier New" w:cs="Courier New" w:hint="eastAsia"/>
          <w:color w:val="000000" w:themeColor="text1"/>
        </w:rPr>
        <w:t>完成第一趟划分</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while(data[left]&lt;=1 &amp;&amp; left&lt;mostright){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left++;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while(data[right]==2 &amp;&amp; right&gt;=mostleft){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if(left&lt;right)</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交换两个元素</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swap(&amp;data[left],&amp;data[right]);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break;</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right=left-1; </w:t>
      </w:r>
      <w:r w:rsidRPr="00196523">
        <w:rPr>
          <w:rFonts w:ascii="Courier New" w:eastAsia="宋体" w:hAnsi="Courier New" w:cs="Courier New"/>
          <w:color w:val="000000" w:themeColor="text1"/>
        </w:rPr>
        <w:tab/>
        <w:t>//right</w:t>
      </w:r>
      <w:r w:rsidRPr="00196523">
        <w:rPr>
          <w:rFonts w:ascii="Courier New" w:eastAsia="宋体" w:hAnsi="Courier New" w:cs="Courier New"/>
          <w:color w:val="000000" w:themeColor="text1"/>
        </w:rPr>
        <w:t>从右向左找</w:t>
      </w:r>
      <w:r w:rsidRPr="00196523">
        <w:rPr>
          <w:rFonts w:ascii="Courier New" w:eastAsia="宋体" w:hAnsi="Courier New" w:cs="Courier New"/>
          <w:color w:val="000000" w:themeColor="text1"/>
        </w:rPr>
        <w:t xml:space="preserve"> </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 xml:space="preserve">left=mostleft; </w:t>
      </w:r>
      <w:r w:rsidRPr="00196523">
        <w:rPr>
          <w:rFonts w:ascii="Courier New" w:eastAsia="宋体" w:hAnsi="Courier New" w:cs="Courier New"/>
          <w:color w:val="000000" w:themeColor="text1"/>
        </w:rPr>
        <w:tab/>
        <w:t>//left</w:t>
      </w:r>
      <w:r w:rsidRPr="00196523">
        <w:rPr>
          <w:rFonts w:ascii="Courier New" w:eastAsia="宋体" w:hAnsi="Courier New" w:cs="Courier New"/>
          <w:color w:val="000000" w:themeColor="text1"/>
        </w:rPr>
        <w:t>从左向右找</w:t>
      </w:r>
      <w:r w:rsidRPr="00196523">
        <w:rPr>
          <w:rFonts w:ascii="Courier New" w:eastAsia="宋体" w:hAnsi="Courier New" w:cs="Courier New"/>
          <w:color w:val="000000" w:themeColor="text1"/>
        </w:rPr>
        <w:t xml:space="preserve"> </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for(;;){</w:t>
      </w:r>
      <w:r w:rsidR="008047B2" w:rsidRPr="00196523">
        <w:rPr>
          <w:rFonts w:ascii="Courier New" w:eastAsia="宋体" w:hAnsi="Courier New" w:cs="Courier New" w:hint="eastAsia"/>
          <w:color w:val="000000" w:themeColor="text1"/>
        </w:rPr>
        <w:t>//</w:t>
      </w:r>
      <w:r w:rsidR="008047B2" w:rsidRPr="00196523">
        <w:rPr>
          <w:rFonts w:ascii="Courier New" w:eastAsia="宋体" w:hAnsi="Courier New" w:cs="Courier New" w:hint="eastAsia"/>
          <w:color w:val="000000" w:themeColor="text1"/>
        </w:rPr>
        <w:t>完成第二趟划分</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while(data[left]&lt;1 &amp;&amp; left&lt;mostright){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left++;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while(data[right]==1 &amp;&amp; right&gt;=mostleft){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r>
      <w:r w:rsidRPr="00196523">
        <w:rPr>
          <w:rFonts w:ascii="Courier New" w:eastAsia="宋体" w:hAnsi="Courier New" w:cs="Courier New" w:hint="eastAsia"/>
          <w:color w:val="000000" w:themeColor="text1"/>
        </w:rPr>
        <w:tab/>
        <w:t>if(left&lt;right)</w:t>
      </w: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交换两个元素</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swap(&amp;data[left],&amp;data[right]);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else</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break;</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display(data,n);</w:t>
      </w:r>
      <w:r w:rsidR="008047B2" w:rsidRPr="00196523">
        <w:rPr>
          <w:rFonts w:ascii="Courier New" w:eastAsia="宋体" w:hAnsi="Courier New" w:cs="Courier New" w:hint="eastAsia"/>
          <w:color w:val="000000" w:themeColor="text1"/>
        </w:rPr>
        <w:t>//</w:t>
      </w:r>
      <w:r w:rsidR="008047B2" w:rsidRPr="00196523">
        <w:rPr>
          <w:rFonts w:ascii="Courier New" w:eastAsia="宋体" w:hAnsi="Courier New" w:cs="Courier New" w:hint="eastAsia"/>
          <w:color w:val="000000" w:themeColor="text1"/>
        </w:rPr>
        <w:t>显示排序结果</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p>
    <w:p w:rsidR="004B08D4" w:rsidRPr="00196523" w:rsidRDefault="004B08D4" w:rsidP="001C30E9">
      <w:pPr>
        <w:pStyle w:val="a4"/>
        <w:tabs>
          <w:tab w:val="clear" w:pos="840"/>
          <w:tab w:val="clear" w:pos="1320"/>
          <w:tab w:val="clear" w:pos="4320"/>
          <w:tab w:val="left" w:pos="426"/>
          <w:tab w:val="left" w:pos="709"/>
          <w:tab w:val="left" w:pos="993"/>
          <w:tab w:val="left" w:pos="1276"/>
          <w:tab w:val="left" w:pos="1985"/>
          <w:tab w:val="left" w:pos="2268"/>
          <w:tab w:val="left" w:pos="2694"/>
          <w:tab w:val="left" w:pos="2977"/>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B08D4" w:rsidRPr="00196523" w:rsidRDefault="004B08D4" w:rsidP="001C30E9">
      <w:pPr>
        <w:tabs>
          <w:tab w:val="num" w:pos="2115"/>
        </w:tabs>
        <w:ind w:leftChars="50" w:left="378" w:hangingChars="130" w:hanging="273"/>
        <w:rPr>
          <w:rFonts w:ascii="Times New Roman" w:eastAsia="宋体" w:hAnsi="Times New Roman" w:cs="Times New Roman"/>
          <w:color w:val="000000" w:themeColor="text1"/>
        </w:rPr>
      </w:pPr>
    </w:p>
    <w:p w:rsidR="003042F2" w:rsidRPr="00196523" w:rsidRDefault="003042F2" w:rsidP="001C30E9">
      <w:pPr>
        <w:widowControl/>
        <w:ind w:firstLineChars="0" w:firstLine="0"/>
        <w:jc w:val="left"/>
        <w:rPr>
          <w:rFonts w:ascii="Times New Roman" w:eastAsia="宋体" w:hAnsi="Times New Roman" w:cs="Times New Roman"/>
          <w:b/>
          <w:color w:val="000000" w:themeColor="text1"/>
          <w:kern w:val="44"/>
          <w:sz w:val="36"/>
          <w:szCs w:val="20"/>
        </w:rPr>
      </w:pPr>
      <w:r w:rsidRPr="00196523">
        <w:rPr>
          <w:rFonts w:ascii="Times New Roman" w:eastAsia="宋体" w:hAnsi="Times New Roman" w:cs="Times New Roman"/>
          <w:color w:val="000000" w:themeColor="text1"/>
        </w:rPr>
        <w:br w:type="page"/>
      </w:r>
    </w:p>
    <w:p w:rsidR="003042F2" w:rsidRPr="00196523" w:rsidRDefault="003042F2" w:rsidP="001C30E9">
      <w:pPr>
        <w:pStyle w:val="1"/>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lastRenderedPageBreak/>
        <w:t>第</w:t>
      </w: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章</w:t>
      </w:r>
      <w:r w:rsidRPr="00196523">
        <w:rPr>
          <w:rFonts w:ascii="Times New Roman" w:eastAsia="宋体" w:hAnsi="Times New Roman" w:cs="Times New Roman"/>
          <w:color w:val="000000" w:themeColor="text1"/>
        </w:rPr>
        <w:t xml:space="preserve"> </w:t>
      </w:r>
      <w:r w:rsidRPr="00196523">
        <w:rPr>
          <w:rFonts w:ascii="Times New Roman" w:eastAsia="宋体" w:hAnsi="Times New Roman" w:cs="Times New Roman"/>
          <w:color w:val="000000" w:themeColor="text1"/>
        </w:rPr>
        <w:t>查找</w:t>
      </w:r>
    </w:p>
    <w:p w:rsidR="006C2BE8" w:rsidRPr="00196523" w:rsidRDefault="006C2BE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一、</w:t>
      </w:r>
      <w:r w:rsidRPr="00196523">
        <w:rPr>
          <w:rFonts w:ascii="Times New Roman" w:eastAsia="宋体" w:hAnsi="Times New Roman" w:cs="Times New Roman" w:hint="eastAsia"/>
          <w:color w:val="000000" w:themeColor="text1"/>
        </w:rPr>
        <w:t>单项</w:t>
      </w:r>
      <w:r w:rsidRPr="00196523">
        <w:rPr>
          <w:rFonts w:ascii="Times New Roman" w:eastAsia="宋体" w:hAnsi="Times New Roman" w:cs="Times New Roman"/>
          <w:color w:val="000000" w:themeColor="text1"/>
        </w:rPr>
        <w:t>选择题</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．对</w:t>
      </w:r>
      <w:r w:rsidRPr="00196523">
        <w:rPr>
          <w:rFonts w:ascii="Times New Roman" w:eastAsia="宋体" w:hAnsi="Times New Roman" w:cs="Times New Roman" w:hint="eastAsia"/>
          <w:i/>
          <w:color w:val="000000" w:themeColor="text1"/>
        </w:rPr>
        <w:t>n</w:t>
      </w:r>
      <w:r w:rsidRPr="00196523">
        <w:rPr>
          <w:rFonts w:ascii="Times New Roman" w:eastAsia="宋体" w:hAnsi="Times New Roman" w:cs="Times New Roman"/>
          <w:color w:val="000000" w:themeColor="text1"/>
        </w:rPr>
        <w:t>个元素的</w:t>
      </w:r>
      <w:r w:rsidR="00BF3862" w:rsidRPr="00196523">
        <w:rPr>
          <w:rFonts w:ascii="Times New Roman" w:eastAsia="宋体" w:hAnsi="Times New Roman" w:cs="Times New Roman" w:hint="eastAsia"/>
          <w:color w:val="000000" w:themeColor="text1"/>
        </w:rPr>
        <w:t>查找</w:t>
      </w:r>
      <w:r w:rsidRPr="00196523">
        <w:rPr>
          <w:rFonts w:ascii="Times New Roman" w:eastAsia="宋体" w:hAnsi="Times New Roman" w:cs="Times New Roman"/>
          <w:color w:val="000000" w:themeColor="text1"/>
        </w:rPr>
        <w:t>表做顺序查找时，若查找每个元素的概率相同，则</w:t>
      </w:r>
      <w:r w:rsidR="00BF3862" w:rsidRPr="00196523">
        <w:rPr>
          <w:rFonts w:ascii="Times New Roman" w:eastAsia="宋体" w:hAnsi="Times New Roman" w:cs="Times New Roman" w:hint="eastAsia"/>
          <w:color w:val="000000" w:themeColor="text1"/>
        </w:rPr>
        <w:t>查找成功的</w:t>
      </w:r>
      <w:r w:rsidRPr="00196523">
        <w:rPr>
          <w:rFonts w:ascii="Times New Roman" w:eastAsia="宋体" w:hAnsi="Times New Roman" w:cs="Times New Roman"/>
          <w:color w:val="000000" w:themeColor="text1"/>
        </w:rPr>
        <w:t>平均查找长度为</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+1)/2</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smartTag w:uri="urn:schemas-microsoft-com:office:smarttags" w:element="chmetcnv">
        <w:smartTagPr>
          <w:attr w:name="UnitName" w:val="C"/>
          <w:attr w:name="SourceValue" w:val="2"/>
          <w:attr w:name="HasSpace" w:val="False"/>
          <w:attr w:name="Negative" w:val="False"/>
          <w:attr w:name="NumberType" w:val="1"/>
          <w:attr w:name="TCSC" w:val="0"/>
        </w:smartTagP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r>
      </w:smartTag>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0092416B"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i/>
          <w:color w:val="000000" w:themeColor="text1"/>
          <w:szCs w:val="21"/>
        </w:rPr>
        <w:t>n</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sym w:font="Symbol" w:char="F0B4"/>
      </w:r>
      <w:r w:rsidRPr="00196523">
        <w:rPr>
          <w:rFonts w:ascii="Times New Roman" w:eastAsia="宋体" w:hAnsi="Times New Roman" w:cs="Times New Roman"/>
          <w:i/>
          <w:color w:val="000000" w:themeColor="text1"/>
          <w:szCs w:val="21"/>
        </w:rPr>
        <w:t>n</w:t>
      </w:r>
      <w:r w:rsidR="0092416B"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BF3862" w:rsidRPr="00196523">
        <w:rPr>
          <w:rFonts w:ascii="Times New Roman" w:eastAsia="宋体" w:hAnsi="Times New Roman" w:cs="Times New Roman" w:hint="eastAsia"/>
          <w:color w:val="000000" w:themeColor="text1"/>
        </w:rPr>
        <w:t>A</w:t>
      </w:r>
      <w:r w:rsidR="00BF3862" w:rsidRPr="00196523">
        <w:rPr>
          <w:rFonts w:ascii="Times New Roman" w:eastAsia="宋体" w:hAnsi="Times New Roman" w:cs="Times New Roman" w:hint="eastAsia"/>
          <w:color w:val="000000" w:themeColor="text1"/>
        </w:rPr>
        <w:t>。</w:t>
      </w:r>
    </w:p>
    <w:p w:rsidR="00BF3862" w:rsidRPr="00196523" w:rsidRDefault="00BF3862"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在查找表的位置</w:t>
      </w:r>
      <w:r w:rsidRPr="00196523">
        <w:rPr>
          <w:rFonts w:ascii="Times New Roman" w:eastAsia="宋体" w:hAnsi="Times New Roman" w:cs="Times New Roman" w:hint="eastAsia"/>
          <w:i/>
          <w:color w:val="000000" w:themeColor="text1"/>
        </w:rPr>
        <w:t>i</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0</w:t>
      </w:r>
      <w:r w:rsidRPr="00196523">
        <w:rPr>
          <w:rFonts w:ascii="宋体" w:eastAsia="宋体" w:hAnsi="宋体" w:cs="Times New Roman"/>
          <w:color w:val="000000" w:themeColor="text1"/>
        </w:rPr>
        <w:t>≤</w:t>
      </w:r>
      <w:r w:rsidRPr="00196523">
        <w:rPr>
          <w:rFonts w:ascii="Times New Roman" w:eastAsia="宋体" w:hAnsi="Times New Roman" w:cs="Times New Roman" w:hint="eastAsia"/>
          <w:i/>
          <w:color w:val="000000" w:themeColor="text1"/>
        </w:rPr>
        <w:t>i</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）处查找到目标时</w:t>
      </w:r>
      <w:r w:rsidR="00832BB1" w:rsidRPr="00196523">
        <w:rPr>
          <w:rFonts w:ascii="Times New Roman" w:eastAsia="宋体" w:hAnsi="Times New Roman" w:cs="Times New Roman" w:hint="eastAsia"/>
          <w:color w:val="000000" w:themeColor="text1"/>
        </w:rPr>
        <w:t>，进行了</w:t>
      </w:r>
      <w:r w:rsidR="00832BB1" w:rsidRPr="00196523">
        <w:rPr>
          <w:rFonts w:ascii="Times New Roman" w:eastAsia="宋体" w:hAnsi="Times New Roman" w:cs="Times New Roman" w:hint="eastAsia"/>
          <w:i/>
          <w:color w:val="000000" w:themeColor="text1"/>
        </w:rPr>
        <w:t>i</w:t>
      </w:r>
      <w:r w:rsidR="00832BB1" w:rsidRPr="00196523">
        <w:rPr>
          <w:rFonts w:ascii="Times New Roman" w:eastAsia="宋体" w:hAnsi="Times New Roman" w:cs="Times New Roman"/>
          <w:color w:val="000000" w:themeColor="text1"/>
        </w:rPr>
        <w:t>+1</w:t>
      </w:r>
      <w:r w:rsidR="00832BB1" w:rsidRPr="00196523">
        <w:rPr>
          <w:rFonts w:ascii="Times New Roman" w:eastAsia="宋体" w:hAnsi="Times New Roman" w:cs="Times New Roman" w:hint="eastAsia"/>
          <w:color w:val="000000" w:themeColor="text1"/>
        </w:rPr>
        <w:t>次比较</w:t>
      </w:r>
      <w:r w:rsidR="00966F57" w:rsidRPr="00196523">
        <w:rPr>
          <w:rFonts w:ascii="Times New Roman" w:eastAsia="宋体" w:hAnsi="Times New Roman" w:cs="Times New Roman" w:hint="eastAsia"/>
          <w:color w:val="000000" w:themeColor="text1"/>
        </w:rPr>
        <w:t>。</w:t>
      </w:r>
      <w:r w:rsidR="006A5FFF" w:rsidRPr="00196523">
        <w:rPr>
          <w:rFonts w:ascii="Times New Roman" w:eastAsia="宋体" w:hAnsi="Times New Roman" w:cs="Times New Roman" w:hint="eastAsia"/>
          <w:color w:val="000000" w:themeColor="text1"/>
        </w:rPr>
        <w:t>所以总的查找次数为</w:t>
      </w:r>
      <w:r w:rsidR="006A5FFF" w:rsidRPr="00196523">
        <w:rPr>
          <w:rFonts w:ascii="Times New Roman" w:eastAsia="宋体" w:hAnsi="Times New Roman" w:cs="Times New Roman" w:hint="eastAsia"/>
          <w:color w:val="000000" w:themeColor="text1"/>
        </w:rPr>
        <w:t>1+2+</w:t>
      </w:r>
      <w:r w:rsidR="006A5FFF" w:rsidRPr="00196523">
        <w:rPr>
          <w:rFonts w:ascii="Times New Roman" w:eastAsia="宋体" w:hAnsi="Times New Roman" w:cs="Times New Roman" w:hint="eastAsia"/>
          <w:color w:val="000000" w:themeColor="text1"/>
        </w:rPr>
        <w:t>…</w:t>
      </w:r>
      <w:r w:rsidR="006A5FFF" w:rsidRPr="00196523">
        <w:rPr>
          <w:rFonts w:ascii="Times New Roman" w:eastAsia="宋体" w:hAnsi="Times New Roman" w:cs="Times New Roman" w:hint="eastAsia"/>
          <w:color w:val="000000" w:themeColor="text1"/>
        </w:rPr>
        <w:t>+</w:t>
      </w:r>
      <w:r w:rsidR="006A5FFF" w:rsidRPr="00196523">
        <w:rPr>
          <w:rFonts w:ascii="Times New Roman" w:eastAsia="宋体" w:hAnsi="Times New Roman" w:cs="Times New Roman"/>
          <w:i/>
          <w:color w:val="000000" w:themeColor="text1"/>
        </w:rPr>
        <w:t>n</w:t>
      </w:r>
      <w:r w:rsidR="006A5FFF" w:rsidRPr="00196523">
        <w:rPr>
          <w:rFonts w:ascii="Times New Roman" w:eastAsia="宋体" w:hAnsi="Times New Roman" w:cs="Times New Roman"/>
          <w:color w:val="000000" w:themeColor="text1"/>
        </w:rPr>
        <w:t>=</w:t>
      </w:r>
      <w:r w:rsidR="006A5FFF" w:rsidRPr="00196523">
        <w:rPr>
          <w:rFonts w:ascii="Times New Roman" w:eastAsia="宋体" w:hAnsi="Times New Roman" w:cs="Times New Roman"/>
          <w:i/>
          <w:color w:val="000000" w:themeColor="text1"/>
        </w:rPr>
        <w:t>n</w:t>
      </w:r>
      <w:r w:rsidR="006A5FFF" w:rsidRPr="00196523">
        <w:rPr>
          <w:rFonts w:ascii="Times New Roman" w:eastAsia="宋体" w:hAnsi="Times New Roman" w:cs="Times New Roman"/>
          <w:color w:val="000000" w:themeColor="text1"/>
        </w:rPr>
        <w:sym w:font="Symbol" w:char="F0B4"/>
      </w:r>
      <w:bookmarkStart w:id="91" w:name="_Hlk126751277"/>
      <w:r w:rsidR="006A5FFF" w:rsidRPr="00196523">
        <w:rPr>
          <w:rFonts w:ascii="Times New Roman" w:eastAsia="宋体" w:hAnsi="Times New Roman" w:cs="Times New Roman"/>
          <w:color w:val="000000" w:themeColor="text1"/>
        </w:rPr>
        <w:t>(</w:t>
      </w:r>
      <w:r w:rsidR="006A5FFF" w:rsidRPr="00196523">
        <w:rPr>
          <w:rFonts w:ascii="Times New Roman" w:eastAsia="宋体" w:hAnsi="Times New Roman" w:cs="Times New Roman"/>
          <w:i/>
          <w:color w:val="000000" w:themeColor="text1"/>
        </w:rPr>
        <w:t>n</w:t>
      </w:r>
      <w:r w:rsidR="006A5FFF" w:rsidRPr="00196523">
        <w:rPr>
          <w:rFonts w:ascii="Times New Roman" w:eastAsia="宋体" w:hAnsi="Times New Roman" w:cs="Times New Roman"/>
          <w:color w:val="000000" w:themeColor="text1"/>
        </w:rPr>
        <w:t>+1)/2</w:t>
      </w:r>
      <w:bookmarkEnd w:id="91"/>
      <w:r w:rsidR="006A5FFF" w:rsidRPr="00196523">
        <w:rPr>
          <w:rFonts w:ascii="Times New Roman" w:eastAsia="宋体" w:hAnsi="Times New Roman" w:cs="Times New Roman" w:hint="eastAsia"/>
          <w:color w:val="000000" w:themeColor="text1"/>
        </w:rPr>
        <w:t>，</w:t>
      </w:r>
      <w:r w:rsidR="00481876" w:rsidRPr="00196523">
        <w:rPr>
          <w:rFonts w:ascii="Times New Roman" w:eastAsia="宋体" w:hAnsi="Times New Roman" w:cs="Times New Roman" w:hint="eastAsia"/>
          <w:color w:val="000000" w:themeColor="text1"/>
        </w:rPr>
        <w:t>取平均值为</w:t>
      </w:r>
      <w:r w:rsidR="00481876" w:rsidRPr="00196523">
        <w:rPr>
          <w:rFonts w:ascii="Times New Roman" w:eastAsia="宋体" w:hAnsi="Times New Roman" w:cs="Times New Roman"/>
          <w:color w:val="000000" w:themeColor="text1"/>
        </w:rPr>
        <w:t>(</w:t>
      </w:r>
      <w:r w:rsidR="00481876" w:rsidRPr="00196523">
        <w:rPr>
          <w:rFonts w:ascii="Times New Roman" w:eastAsia="宋体" w:hAnsi="Times New Roman" w:cs="Times New Roman"/>
          <w:i/>
          <w:color w:val="000000" w:themeColor="text1"/>
        </w:rPr>
        <w:t>n</w:t>
      </w:r>
      <w:r w:rsidR="00481876" w:rsidRPr="00196523">
        <w:rPr>
          <w:rFonts w:ascii="Times New Roman" w:eastAsia="宋体" w:hAnsi="Times New Roman" w:cs="Times New Roman"/>
          <w:color w:val="000000" w:themeColor="text1"/>
        </w:rPr>
        <w:t>+1)/2</w:t>
      </w:r>
      <w:r w:rsidR="00481876" w:rsidRPr="00196523">
        <w:rPr>
          <w:rFonts w:ascii="Times New Roman" w:eastAsia="宋体" w:hAnsi="Times New Roman" w:cs="Times New Roman" w:hint="eastAsia"/>
          <w:color w:val="000000" w:themeColor="text1"/>
        </w:rPr>
        <w:t>。</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．下</w:t>
      </w:r>
      <w:r w:rsidRPr="00196523">
        <w:rPr>
          <w:rFonts w:ascii="Times New Roman" w:eastAsia="宋体" w:hAnsi="Times New Roman" w:cs="Times New Roman" w:hint="eastAsia"/>
          <w:color w:val="000000" w:themeColor="text1"/>
        </w:rPr>
        <w:t>列</w:t>
      </w:r>
      <w:r w:rsidRPr="00196523">
        <w:rPr>
          <w:rFonts w:ascii="Times New Roman" w:eastAsia="宋体" w:hAnsi="Times New Roman" w:cs="Times New Roman"/>
          <w:color w:val="000000" w:themeColor="text1"/>
        </w:rPr>
        <w:t>关于折半查找的叙述</w:t>
      </w:r>
      <w:r w:rsidRPr="00196523">
        <w:rPr>
          <w:rFonts w:ascii="Times New Roman" w:eastAsia="宋体" w:hAnsi="Times New Roman" w:cs="Times New Roman" w:hint="eastAsia"/>
          <w:color w:val="000000" w:themeColor="text1"/>
        </w:rPr>
        <w:t>中，</w:t>
      </w:r>
      <w:r w:rsidRPr="00196523">
        <w:rPr>
          <w:rFonts w:ascii="Times New Roman" w:eastAsia="宋体" w:hAnsi="Times New Roman" w:cs="Times New Roman"/>
          <w:color w:val="000000" w:themeColor="text1"/>
        </w:rPr>
        <w:t>正确的是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表必须有序，表可以顺序方式存储，也可以链表方式存储</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表必须有序且表中数据必须是整型、实型或字符型</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表必须有序，而且只能从小到大排列</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表必须有序，且表只能以顺序方式存储</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481876" w:rsidRPr="00196523">
        <w:rPr>
          <w:rFonts w:ascii="Times New Roman" w:eastAsia="宋体" w:hAnsi="Times New Roman" w:cs="Times New Roman" w:hint="eastAsia"/>
          <w:color w:val="000000" w:themeColor="text1"/>
        </w:rPr>
        <w:t>D</w:t>
      </w:r>
      <w:r w:rsidR="00481876" w:rsidRPr="00196523">
        <w:rPr>
          <w:rFonts w:ascii="Times New Roman" w:eastAsia="宋体" w:hAnsi="Times New Roman" w:cs="Times New Roman" w:hint="eastAsia"/>
          <w:color w:val="000000" w:themeColor="text1"/>
        </w:rPr>
        <w:t>。</w:t>
      </w:r>
    </w:p>
    <w:p w:rsidR="00481876" w:rsidRPr="00196523" w:rsidRDefault="00481876"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折半查找要求查找表中的数据必须有序，既可以是升序的，也可以是降序的。故选项</w:t>
      </w:r>
      <w:r w:rsidRPr="00196523">
        <w:rPr>
          <w:rFonts w:ascii="Times New Roman" w:eastAsia="宋体" w:hAnsi="Times New Roman" w:cs="Times New Roman" w:hint="eastAsia"/>
          <w:color w:val="000000" w:themeColor="text1"/>
        </w:rPr>
        <w:t>C</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。能进行折半查找的存储结构只能是数组，因为需要快速定位到查找区间的中间位置，而在链表中不能快速定位到中间位置。所以选项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是错误的。进行查找时，查找表中的数据类型必须是能进行比较的，只要在类型上定义了比较操作，就可以进行查找。能进行比较操作的类型不</w:t>
      </w:r>
      <w:r w:rsidR="007B11C4" w:rsidRPr="00196523">
        <w:rPr>
          <w:rFonts w:ascii="Times New Roman" w:eastAsia="宋体" w:hAnsi="Times New Roman" w:cs="Times New Roman" w:hint="eastAsia"/>
          <w:color w:val="000000" w:themeColor="text1"/>
        </w:rPr>
        <w:t>仅</w:t>
      </w:r>
      <w:r w:rsidR="00811266" w:rsidRPr="00196523">
        <w:rPr>
          <w:rFonts w:ascii="Times New Roman" w:eastAsia="宋体" w:hAnsi="Times New Roman" w:cs="Times New Roman" w:hint="eastAsia"/>
          <w:color w:val="000000" w:themeColor="text1"/>
        </w:rPr>
        <w:t>仅</w:t>
      </w:r>
      <w:r w:rsidR="007B11C4" w:rsidRPr="00196523">
        <w:rPr>
          <w:rFonts w:ascii="Times New Roman" w:eastAsia="宋体" w:hAnsi="Times New Roman" w:cs="Times New Roman" w:hint="eastAsia"/>
          <w:color w:val="000000" w:themeColor="text1"/>
        </w:rPr>
        <w:t>是整型、实型或字符型。选项</w:t>
      </w:r>
      <w:r w:rsidR="007B11C4" w:rsidRPr="00196523">
        <w:rPr>
          <w:rFonts w:ascii="Times New Roman" w:eastAsia="宋体" w:hAnsi="Times New Roman" w:cs="Times New Roman" w:hint="eastAsia"/>
          <w:color w:val="000000" w:themeColor="text1"/>
        </w:rPr>
        <w:t>B</w:t>
      </w:r>
      <w:r w:rsidR="007B11C4" w:rsidRPr="00196523">
        <w:rPr>
          <w:rFonts w:ascii="Times New Roman" w:eastAsia="宋体" w:hAnsi="Times New Roman" w:cs="Times New Roman" w:hint="eastAsia"/>
          <w:color w:val="000000" w:themeColor="text1"/>
        </w:rPr>
        <w:t>是错误的。</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与</w:t>
      </w:r>
      <w:r w:rsidRPr="00196523">
        <w:rPr>
          <w:rFonts w:ascii="Times New Roman" w:eastAsia="宋体" w:hAnsi="Times New Roman" w:cs="Times New Roman"/>
          <w:color w:val="000000" w:themeColor="text1"/>
        </w:rPr>
        <w:t>二叉查找树的查找效率</w:t>
      </w:r>
      <w:r w:rsidRPr="00196523">
        <w:rPr>
          <w:rFonts w:ascii="Times New Roman" w:eastAsia="宋体" w:hAnsi="Times New Roman" w:cs="Times New Roman" w:hint="eastAsia"/>
          <w:color w:val="000000" w:themeColor="text1"/>
        </w:rPr>
        <w:t>有关的是</w:t>
      </w:r>
      <w:r w:rsidRPr="00196523">
        <w:rPr>
          <w:rFonts w:ascii="Times New Roman" w:eastAsia="宋体" w:hAnsi="Times New Roman" w:cs="Times New Roman"/>
          <w:color w:val="000000" w:themeColor="text1"/>
        </w:rPr>
        <w:t>二叉树的</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高度</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结点</w:t>
      </w:r>
      <w:r w:rsidRPr="00196523">
        <w:rPr>
          <w:rFonts w:ascii="Times New Roman" w:eastAsia="宋体" w:hAnsi="Times New Roman" w:cs="Times New Roman" w:hint="eastAsia"/>
          <w:color w:val="000000" w:themeColor="text1"/>
          <w:szCs w:val="21"/>
        </w:rPr>
        <w:t>个数</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树</w:t>
      </w:r>
      <w:r w:rsidR="00A03CE0" w:rsidRPr="00196523">
        <w:rPr>
          <w:rFonts w:ascii="Times New Roman" w:eastAsia="宋体" w:hAnsi="Times New Roman" w:cs="Times New Roman" w:hint="eastAsia"/>
          <w:color w:val="000000" w:themeColor="text1"/>
          <w:szCs w:val="21"/>
        </w:rPr>
        <w:t>形</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结点的位置</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A03CE0" w:rsidRPr="00196523">
        <w:rPr>
          <w:rFonts w:ascii="Times New Roman" w:eastAsia="宋体" w:hAnsi="Times New Roman" w:cs="Times New Roman" w:hint="eastAsia"/>
          <w:color w:val="000000" w:themeColor="text1"/>
        </w:rPr>
        <w:t>C</w:t>
      </w:r>
      <w:r w:rsidR="00A03CE0" w:rsidRPr="00196523">
        <w:rPr>
          <w:rFonts w:ascii="Times New Roman" w:eastAsia="宋体" w:hAnsi="Times New Roman" w:cs="Times New Roman" w:hint="eastAsia"/>
          <w:color w:val="000000" w:themeColor="text1"/>
        </w:rPr>
        <w:t>。</w:t>
      </w:r>
    </w:p>
    <w:p w:rsidR="0038573B" w:rsidRPr="00196523" w:rsidRDefault="008E663D"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二叉查找树的查找</w:t>
      </w:r>
      <w:r w:rsidR="00D06BF7" w:rsidRPr="00196523">
        <w:rPr>
          <w:rFonts w:ascii="Times New Roman" w:eastAsia="宋体" w:hAnsi="Times New Roman" w:cs="Times New Roman" w:hint="eastAsia"/>
          <w:color w:val="000000" w:themeColor="text1"/>
        </w:rPr>
        <w:t>过程从</w:t>
      </w:r>
      <w:r w:rsidRPr="00196523">
        <w:rPr>
          <w:rFonts w:ascii="Times New Roman" w:eastAsia="宋体" w:hAnsi="Times New Roman" w:cs="Times New Roman" w:hint="eastAsia"/>
          <w:color w:val="000000" w:themeColor="text1"/>
        </w:rPr>
        <w:t>树根开始，沿着</w:t>
      </w:r>
      <w:r w:rsidR="006B33F9" w:rsidRPr="00196523">
        <w:rPr>
          <w:rFonts w:ascii="Times New Roman" w:eastAsia="宋体" w:hAnsi="Times New Roman" w:cs="Times New Roman" w:hint="eastAsia"/>
          <w:color w:val="000000" w:themeColor="text1"/>
        </w:rPr>
        <w:t>一条路径</w:t>
      </w:r>
      <w:r w:rsidRPr="00196523">
        <w:rPr>
          <w:rFonts w:ascii="Times New Roman" w:eastAsia="宋体" w:hAnsi="Times New Roman" w:cs="Times New Roman" w:hint="eastAsia"/>
          <w:color w:val="000000" w:themeColor="text1"/>
        </w:rPr>
        <w:t>向叶结点的方向</w:t>
      </w:r>
      <w:r w:rsidR="006B33F9" w:rsidRPr="00196523">
        <w:rPr>
          <w:rFonts w:ascii="Times New Roman" w:eastAsia="宋体" w:hAnsi="Times New Roman" w:cs="Times New Roman" w:hint="eastAsia"/>
          <w:color w:val="000000" w:themeColor="text1"/>
        </w:rPr>
        <w:t>前进，</w:t>
      </w:r>
      <w:r w:rsidR="00D06BF7" w:rsidRPr="00196523">
        <w:rPr>
          <w:rFonts w:ascii="Times New Roman" w:eastAsia="宋体" w:hAnsi="Times New Roman" w:cs="Times New Roman" w:hint="eastAsia"/>
          <w:color w:val="000000" w:themeColor="text1"/>
        </w:rPr>
        <w:t>将查找目标</w:t>
      </w:r>
      <w:r w:rsidR="006B33F9" w:rsidRPr="00196523">
        <w:rPr>
          <w:rFonts w:ascii="Times New Roman" w:eastAsia="宋体" w:hAnsi="Times New Roman" w:cs="Times New Roman" w:hint="eastAsia"/>
          <w:color w:val="000000" w:themeColor="text1"/>
        </w:rPr>
        <w:t>依次与该路径上的各结点进行比较。</w:t>
      </w:r>
      <w:r w:rsidR="00D06BF7" w:rsidRPr="00196523">
        <w:rPr>
          <w:rFonts w:ascii="Times New Roman" w:eastAsia="宋体" w:hAnsi="Times New Roman" w:cs="Times New Roman" w:hint="eastAsia"/>
          <w:color w:val="000000" w:themeColor="text1"/>
        </w:rPr>
        <w:t>查找效率是指对所有位置进行查找的平均</w:t>
      </w:r>
      <w:r w:rsidR="0038573B" w:rsidRPr="00196523">
        <w:rPr>
          <w:rFonts w:ascii="Times New Roman" w:eastAsia="宋体" w:hAnsi="Times New Roman" w:cs="Times New Roman" w:hint="eastAsia"/>
          <w:color w:val="000000" w:themeColor="text1"/>
        </w:rPr>
        <w:t>查找长度</w:t>
      </w:r>
      <w:r w:rsidR="000D54CE" w:rsidRPr="00196523">
        <w:rPr>
          <w:rFonts w:ascii="Times New Roman" w:eastAsia="宋体" w:hAnsi="Times New Roman" w:cs="Times New Roman" w:hint="eastAsia"/>
          <w:color w:val="000000" w:themeColor="text1"/>
        </w:rPr>
        <w:t>，不是单指</w:t>
      </w:r>
      <w:r w:rsidR="006B5FE1" w:rsidRPr="00196523">
        <w:rPr>
          <w:rFonts w:ascii="Times New Roman" w:eastAsia="宋体" w:hAnsi="Times New Roman" w:cs="Times New Roman" w:hint="eastAsia"/>
          <w:color w:val="000000" w:themeColor="text1"/>
        </w:rPr>
        <w:t>对</w:t>
      </w:r>
      <w:r w:rsidR="000D54CE" w:rsidRPr="00196523">
        <w:rPr>
          <w:rFonts w:ascii="Times New Roman" w:eastAsia="宋体" w:hAnsi="Times New Roman" w:cs="Times New Roman" w:hint="eastAsia"/>
          <w:color w:val="000000" w:themeColor="text1"/>
        </w:rPr>
        <w:t>某结点</w:t>
      </w:r>
      <w:r w:rsidR="006B5FE1" w:rsidRPr="00196523">
        <w:rPr>
          <w:rFonts w:ascii="Times New Roman" w:eastAsia="宋体" w:hAnsi="Times New Roman" w:cs="Times New Roman" w:hint="eastAsia"/>
          <w:color w:val="000000" w:themeColor="text1"/>
        </w:rPr>
        <w:t>的查找</w:t>
      </w:r>
      <w:r w:rsidR="0038573B" w:rsidRPr="00196523">
        <w:rPr>
          <w:rFonts w:ascii="Times New Roman" w:eastAsia="宋体" w:hAnsi="Times New Roman" w:cs="Times New Roman" w:hint="eastAsia"/>
          <w:color w:val="000000" w:themeColor="text1"/>
        </w:rPr>
        <w:t>。</w:t>
      </w:r>
      <w:r w:rsidR="000D54CE" w:rsidRPr="00196523">
        <w:rPr>
          <w:rFonts w:ascii="Times New Roman" w:eastAsia="宋体" w:hAnsi="Times New Roman" w:cs="Times New Roman" w:hint="eastAsia"/>
          <w:color w:val="000000" w:themeColor="text1"/>
        </w:rPr>
        <w:t>所以选项</w:t>
      </w:r>
      <w:r w:rsidR="000D54CE" w:rsidRPr="00196523">
        <w:rPr>
          <w:rFonts w:ascii="Times New Roman" w:eastAsia="宋体" w:hAnsi="Times New Roman" w:cs="Times New Roman" w:hint="eastAsia"/>
          <w:color w:val="000000" w:themeColor="text1"/>
        </w:rPr>
        <w:t>D</w:t>
      </w:r>
      <w:r w:rsidR="00830E7C">
        <w:rPr>
          <w:rFonts w:ascii="Times New Roman" w:eastAsia="宋体" w:hAnsi="Times New Roman" w:cs="Times New Roman" w:hint="eastAsia"/>
          <w:color w:val="000000" w:themeColor="text1"/>
        </w:rPr>
        <w:t>错误</w:t>
      </w:r>
      <w:r w:rsidR="000D54CE" w:rsidRPr="00196523">
        <w:rPr>
          <w:rFonts w:ascii="Times New Roman" w:eastAsia="宋体" w:hAnsi="Times New Roman" w:cs="Times New Roman" w:hint="eastAsia"/>
          <w:color w:val="000000" w:themeColor="text1"/>
        </w:rPr>
        <w:t>。</w:t>
      </w:r>
    </w:p>
    <w:p w:rsidR="0038573B" w:rsidRPr="00196523" w:rsidRDefault="00F60B41"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38816" behindDoc="0" locked="0" layoutInCell="1" allowOverlap="1">
                <wp:simplePos x="0" y="0"/>
                <wp:positionH relativeFrom="column">
                  <wp:posOffset>733425</wp:posOffset>
                </wp:positionH>
                <wp:positionV relativeFrom="paragraph">
                  <wp:posOffset>313690</wp:posOffset>
                </wp:positionV>
                <wp:extent cx="3959225" cy="1256665"/>
                <wp:effectExtent l="0" t="0" r="3175" b="635"/>
                <wp:wrapTopAndBottom/>
                <wp:docPr id="2114" name="组合 2114"/>
                <wp:cNvGraphicFramePr/>
                <a:graphic xmlns:a="http://schemas.openxmlformats.org/drawingml/2006/main">
                  <a:graphicData uri="http://schemas.microsoft.com/office/word/2010/wordprocessingGroup">
                    <wpg:wgp>
                      <wpg:cNvGrpSpPr/>
                      <wpg:grpSpPr>
                        <a:xfrm>
                          <a:off x="0" y="0"/>
                          <a:ext cx="3959225" cy="1256665"/>
                          <a:chOff x="0" y="0"/>
                          <a:chExt cx="3959633" cy="1257108"/>
                        </a:xfrm>
                      </wpg:grpSpPr>
                      <wps:wsp>
                        <wps:cNvPr id="1030" name="Text Box 9119"/>
                        <wps:cNvSpPr txBox="1">
                          <a:spLocks noChangeArrowheads="1"/>
                        </wps:cNvSpPr>
                        <wps:spPr bwMode="auto">
                          <a:xfrm>
                            <a:off x="1148105" y="1075498"/>
                            <a:ext cx="18288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C55D5" w:rsidRDefault="008E537A" w:rsidP="0038573B">
                              <w:pPr>
                                <w:pStyle w:val="a6"/>
                                <w:ind w:firstLineChars="0" w:firstLine="0"/>
                                <w:rPr>
                                  <w:rFonts w:ascii="Times New Roman" w:hAnsi="Times New Roman" w:cs="Times New Roman"/>
                                  <w:b w:val="0"/>
                                </w:rPr>
                              </w:pPr>
                              <w:r w:rsidRPr="002C55D5">
                                <w:rPr>
                                  <w:rFonts w:ascii="宋体" w:eastAsia="宋体" w:hAnsi="宋体" w:cs="宋体" w:hint="eastAsia"/>
                                  <w:b w:val="0"/>
                                  <w:highlight w:val="yellow"/>
                                </w:rPr>
                                <w:t>图</w:t>
                              </w:r>
                              <w:r w:rsidRPr="002C55D5">
                                <w:rPr>
                                  <w:rFonts w:ascii="Times New Roman" w:hAnsi="Times New Roman" w:cs="Times New Roman"/>
                                  <w:b w:val="0"/>
                                  <w:highlight w:val="yellow"/>
                                </w:rPr>
                                <w:t>8</w:t>
                              </w:r>
                              <w:r>
                                <w:rPr>
                                  <w:rFonts w:ascii="Times New Roman" w:hAnsi="Times New Roman" w:cs="Times New Roman"/>
                                  <w:b w:val="0"/>
                                  <w:highlight w:val="yellow"/>
                                </w:rPr>
                                <w:t>-1</w:t>
                              </w:r>
                              <w:r w:rsidRPr="002C55D5">
                                <w:rPr>
                                  <w:rFonts w:ascii="Times New Roman" w:hAnsi="Times New Roman" w:cs="Times New Roman"/>
                                  <w:b w:val="0"/>
                                </w:rPr>
                                <w:t xml:space="preserve"> </w:t>
                              </w:r>
                              <w:r>
                                <w:rPr>
                                  <w:rFonts w:ascii="Times New Roman" w:hAnsi="Times New Roman" w:cs="Times New Roman"/>
                                  <w:b w:val="0"/>
                                </w:rPr>
                                <w:t>高</w:t>
                              </w:r>
                              <w:r w:rsidRPr="008F061A">
                                <w:rPr>
                                  <w:rFonts w:ascii="宋体" w:eastAsia="宋体" w:hAnsi="宋体" w:cs="宋体"/>
                                  <w:b w:val="0"/>
                                </w:rPr>
                                <w:t>度</w:t>
                              </w:r>
                              <w:r w:rsidRPr="008F061A">
                                <w:rPr>
                                  <w:rFonts w:ascii="宋体" w:eastAsia="宋体" w:hAnsi="宋体" w:cs="宋体" w:hint="eastAsia"/>
                                  <w:b w:val="0"/>
                                </w:rPr>
                                <w:t>相同的</w:t>
                              </w:r>
                              <w:r w:rsidRPr="002C55D5">
                                <w:rPr>
                                  <w:rFonts w:ascii="宋体" w:eastAsia="宋体" w:hAnsi="宋体" w:cs="宋体" w:hint="eastAsia"/>
                                  <w:b w:val="0"/>
                                </w:rPr>
                                <w:t>二叉查找树示例</w:t>
                              </w:r>
                            </w:p>
                          </w:txbxContent>
                        </wps:txbx>
                        <wps:bodyPr rot="0" vert="horz" wrap="square" lIns="0" tIns="0" rIns="0" bIns="0" anchor="t" anchorCtr="0" upright="1">
                          <a:noAutofit/>
                        </wps:bodyPr>
                      </wps:wsp>
                      <wpg:grpSp>
                        <wpg:cNvPr id="1580" name="Group 9140"/>
                        <wpg:cNvGrpSpPr>
                          <a:grpSpLocks/>
                        </wpg:cNvGrpSpPr>
                        <wpg:grpSpPr bwMode="auto">
                          <a:xfrm>
                            <a:off x="0" y="0"/>
                            <a:ext cx="1830070" cy="999490"/>
                            <a:chOff x="4334" y="1494"/>
                            <a:chExt cx="2882" cy="1574"/>
                          </a:xfrm>
                        </wpg:grpSpPr>
                        <wpg:grpSp>
                          <wpg:cNvPr id="1581" name="Group 9141"/>
                          <wpg:cNvGrpSpPr>
                            <a:grpSpLocks/>
                          </wpg:cNvGrpSpPr>
                          <wpg:grpSpPr bwMode="auto">
                            <a:xfrm>
                              <a:off x="4334" y="1494"/>
                              <a:ext cx="2882" cy="1091"/>
                              <a:chOff x="4074" y="2742"/>
                              <a:chExt cx="2882" cy="1091"/>
                            </a:xfrm>
                          </wpg:grpSpPr>
                          <wps:wsp>
                            <wps:cNvPr id="1582" name="Oval 9142"/>
                            <wps:cNvSpPr>
                              <a:spLocks noChangeArrowheads="1"/>
                            </wps:cNvSpPr>
                            <wps:spPr bwMode="auto">
                              <a:xfrm>
                                <a:off x="5388" y="2742"/>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wps:txbx>
                            <wps:bodyPr rot="0" vert="horz" wrap="square" lIns="0" tIns="0" rIns="0" bIns="0" anchor="t" anchorCtr="0" upright="1">
                              <a:noAutofit/>
                            </wps:bodyPr>
                          </wps:wsp>
                          <wps:wsp>
                            <wps:cNvPr id="1584" name="Oval 9144"/>
                            <wps:cNvSpPr>
                              <a:spLocks noChangeArrowheads="1"/>
                            </wps:cNvSpPr>
                            <wps:spPr bwMode="auto">
                              <a:xfrm>
                                <a:off x="6127" y="3145"/>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wps:txbx>
                            <wps:bodyPr rot="0" vert="horz" wrap="square" lIns="0" tIns="0" rIns="0" bIns="0" anchor="t" anchorCtr="0" upright="1">
                              <a:noAutofit/>
                            </wps:bodyPr>
                          </wps:wsp>
                          <wps:wsp>
                            <wps:cNvPr id="1586" name="Oval 9146"/>
                            <wps:cNvSpPr>
                              <a:spLocks noChangeArrowheads="1"/>
                            </wps:cNvSpPr>
                            <wps:spPr bwMode="auto">
                              <a:xfrm>
                                <a:off x="6673"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wps:txbx>
                            <wps:bodyPr rot="0" vert="horz" wrap="square" lIns="0" tIns="0" rIns="0" bIns="0" anchor="t" anchorCtr="0" upright="1">
                              <a:noAutofit/>
                            </wps:bodyPr>
                          </wps:wsp>
                          <wps:wsp>
                            <wps:cNvPr id="1589" name="Freeform 9149"/>
                            <wps:cNvSpPr>
                              <a:spLocks/>
                            </wps:cNvSpPr>
                            <wps:spPr bwMode="auto">
                              <a:xfrm flipH="1">
                                <a:off x="4898" y="2964"/>
                                <a:ext cx="523" cy="280"/>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Oval 9150"/>
                            <wps:cNvSpPr>
                              <a:spLocks noChangeArrowheads="1"/>
                            </wps:cNvSpPr>
                            <wps:spPr bwMode="auto">
                              <a:xfrm>
                                <a:off x="4625" y="3145"/>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5</w:t>
                                  </w:r>
                                </w:p>
                              </w:txbxContent>
                            </wps:txbx>
                            <wps:bodyPr rot="0" vert="horz" wrap="square" lIns="0" tIns="0" rIns="0" bIns="0" anchor="t" anchorCtr="0" upright="1">
                              <a:noAutofit/>
                            </wps:bodyPr>
                          </wps:wsp>
                          <wps:wsp>
                            <wps:cNvPr id="1591" name="Freeform 9151"/>
                            <wps:cNvSpPr>
                              <a:spLocks/>
                            </wps:cNvSpPr>
                            <wps:spPr bwMode="auto">
                              <a:xfrm>
                                <a:off x="4889" y="3348"/>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Oval 9152"/>
                            <wps:cNvSpPr>
                              <a:spLocks noChangeArrowheads="1"/>
                            </wps:cNvSpPr>
                            <wps:spPr bwMode="auto">
                              <a:xfrm>
                                <a:off x="5145"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6</w:t>
                                  </w:r>
                                </w:p>
                              </w:txbxContent>
                            </wps:txbx>
                            <wps:bodyPr rot="0" vert="horz" wrap="square" lIns="0" tIns="0" rIns="0" bIns="0" anchor="t" anchorCtr="0" upright="1">
                              <a:noAutofit/>
                            </wps:bodyPr>
                          </wps:wsp>
                          <wps:wsp>
                            <wps:cNvPr id="1593" name="Oval 9153"/>
                            <wps:cNvSpPr>
                              <a:spLocks noChangeArrowheads="1"/>
                            </wps:cNvSpPr>
                            <wps:spPr bwMode="auto">
                              <a:xfrm>
                                <a:off x="5602"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10</w:t>
                                  </w:r>
                                </w:p>
                              </w:txbxContent>
                            </wps:txbx>
                            <wps:bodyPr rot="0" vert="horz" wrap="square" lIns="0" tIns="0" rIns="0" bIns="0" anchor="t" anchorCtr="0" upright="1">
                              <a:noAutofit/>
                            </wps:bodyPr>
                          </wps:wsp>
                          <wps:wsp>
                            <wps:cNvPr id="1596" name="Oval 9156"/>
                            <wps:cNvSpPr>
                              <a:spLocks noChangeArrowheads="1"/>
                            </wps:cNvSpPr>
                            <wps:spPr bwMode="auto">
                              <a:xfrm>
                                <a:off x="4074"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2</w:t>
                                  </w:r>
                                </w:p>
                              </w:txbxContent>
                            </wps:txbx>
                            <wps:bodyPr rot="0" vert="horz" wrap="square" lIns="0" tIns="0" rIns="0" bIns="0" anchor="t" anchorCtr="0" upright="1">
                              <a:noAutofit/>
                            </wps:bodyPr>
                          </wps:wsp>
                          <wps:wsp>
                            <wps:cNvPr id="10817" name="Freeform 9160"/>
                            <wps:cNvSpPr>
                              <a:spLocks/>
                            </wps:cNvSpPr>
                            <wps:spPr bwMode="auto">
                              <a:xfrm flipH="1">
                                <a:off x="4330" y="3357"/>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 name="Freeform 9151"/>
                            <wps:cNvSpPr>
                              <a:spLocks/>
                            </wps:cNvSpPr>
                            <wps:spPr bwMode="auto">
                              <a:xfrm>
                                <a:off x="6404" y="3357"/>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 name="Freeform 9160"/>
                            <wps:cNvSpPr>
                              <a:spLocks/>
                            </wps:cNvSpPr>
                            <wps:spPr bwMode="auto">
                              <a:xfrm flipH="1">
                                <a:off x="5845" y="3366"/>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1" name="Freeform 9149"/>
                            <wps:cNvSpPr>
                              <a:spLocks/>
                            </wps:cNvSpPr>
                            <wps:spPr bwMode="auto">
                              <a:xfrm>
                                <a:off x="5643" y="2960"/>
                                <a:ext cx="503" cy="249"/>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826" name="Text Box 9165"/>
                          <wps:cNvSpPr txBox="1">
                            <a:spLocks noChangeArrowheads="1"/>
                          </wps:cNvSpPr>
                          <wps:spPr bwMode="auto">
                            <a:xfrm>
                              <a:off x="4938" y="2756"/>
                              <a:ext cx="167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38573B">
                                <w:pPr>
                                  <w:pStyle w:val="a6"/>
                                  <w:ind w:firstLineChars="0" w:firstLine="0"/>
                                  <w:rPr>
                                    <w:rFonts w:ascii="宋体" w:eastAsia="宋体" w:hAnsi="宋体" w:cs="宋体"/>
                                    <w:b w:val="0"/>
                                  </w:rPr>
                                </w:pPr>
                                <w:r w:rsidRPr="002C55D5">
                                  <w:rPr>
                                    <w:rFonts w:ascii="Times New Roman"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满</w:t>
                                </w:r>
                                <w:r>
                                  <w:rPr>
                                    <w:rFonts w:ascii="宋体" w:eastAsia="宋体" w:hAnsi="宋体" w:cs="宋体" w:hint="eastAsia"/>
                                    <w:b w:val="0"/>
                                  </w:rPr>
                                  <w:t>二叉树</w:t>
                                </w:r>
                                <w:r w:rsidRPr="002C55D5">
                                  <w:rPr>
                                    <w:rFonts w:ascii="Times New Roman" w:hAnsi="Times New Roman" w:cs="Times New Roman"/>
                                    <w:b w:val="0"/>
                                  </w:rPr>
                                  <w:t>T</w:t>
                                </w:r>
                                <w:r>
                                  <w:rPr>
                                    <w:rFonts w:ascii="宋体" w:eastAsia="宋体" w:hAnsi="宋体" w:cs="宋体" w:hint="eastAsia"/>
                                    <w:b w:val="0"/>
                                  </w:rPr>
                                  <w:t>1</w:t>
                                </w:r>
                              </w:p>
                            </w:txbxContent>
                          </wps:txbx>
                          <wps:bodyPr rot="0" vert="horz" wrap="square" lIns="0" tIns="0" rIns="0" bIns="0" anchor="t" anchorCtr="0" upright="1">
                            <a:noAutofit/>
                          </wps:bodyPr>
                        </wps:wsp>
                      </wpg:grpSp>
                      <wpg:grpSp>
                        <wpg:cNvPr id="10844" name="Group 9140"/>
                        <wpg:cNvGrpSpPr>
                          <a:grpSpLocks/>
                        </wpg:cNvGrpSpPr>
                        <wpg:grpSpPr bwMode="auto">
                          <a:xfrm>
                            <a:off x="2468653" y="0"/>
                            <a:ext cx="1490980" cy="1012825"/>
                            <a:chOff x="5648" y="1494"/>
                            <a:chExt cx="2348" cy="1595"/>
                          </a:xfrm>
                        </wpg:grpSpPr>
                        <wpg:grpSp>
                          <wpg:cNvPr id="10876" name="Group 9141"/>
                          <wpg:cNvGrpSpPr>
                            <a:grpSpLocks/>
                          </wpg:cNvGrpSpPr>
                          <wpg:grpSpPr bwMode="auto">
                            <a:xfrm>
                              <a:off x="5648" y="1494"/>
                              <a:ext cx="1568" cy="1091"/>
                              <a:chOff x="5388" y="2742"/>
                              <a:chExt cx="1568" cy="1091"/>
                            </a:xfrm>
                          </wpg:grpSpPr>
                          <wps:wsp>
                            <wps:cNvPr id="11072" name="Oval 9142"/>
                            <wps:cNvSpPr>
                              <a:spLocks noChangeArrowheads="1"/>
                            </wps:cNvSpPr>
                            <wps:spPr bwMode="auto">
                              <a:xfrm>
                                <a:off x="5388" y="2742"/>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wps:txbx>
                            <wps:bodyPr rot="0" vert="horz" wrap="square" lIns="0" tIns="0" rIns="0" bIns="0" anchor="t" anchorCtr="0" upright="1">
                              <a:noAutofit/>
                            </wps:bodyPr>
                          </wps:wsp>
                          <wps:wsp>
                            <wps:cNvPr id="11073" name="Oval 9144"/>
                            <wps:cNvSpPr>
                              <a:spLocks noChangeArrowheads="1"/>
                            </wps:cNvSpPr>
                            <wps:spPr bwMode="auto">
                              <a:xfrm>
                                <a:off x="6098" y="318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wps:txbx>
                            <wps:bodyPr rot="0" vert="horz" wrap="square" lIns="0" tIns="0" rIns="0" bIns="0" anchor="t" anchorCtr="0" upright="1">
                              <a:noAutofit/>
                            </wps:bodyPr>
                          </wps:wsp>
                          <wps:wsp>
                            <wps:cNvPr id="11078" name="Oval 9146"/>
                            <wps:cNvSpPr>
                              <a:spLocks noChangeArrowheads="1"/>
                            </wps:cNvSpPr>
                            <wps:spPr bwMode="auto">
                              <a:xfrm>
                                <a:off x="6673"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wps:txbx>
                            <wps:bodyPr rot="0" vert="horz" wrap="square" lIns="0" tIns="0" rIns="0" bIns="0" anchor="t" anchorCtr="0" upright="1">
                              <a:noAutofit/>
                            </wps:bodyPr>
                          </wps:wsp>
                          <wps:wsp>
                            <wps:cNvPr id="11111" name="Freeform 9151"/>
                            <wps:cNvSpPr>
                              <a:spLocks/>
                            </wps:cNvSpPr>
                            <wps:spPr bwMode="auto">
                              <a:xfrm rot="21294871">
                                <a:off x="6372" y="3400"/>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2" name="Freeform 9149"/>
                            <wps:cNvSpPr>
                              <a:spLocks/>
                            </wps:cNvSpPr>
                            <wps:spPr bwMode="auto">
                              <a:xfrm rot="346649">
                                <a:off x="5643" y="2960"/>
                                <a:ext cx="503" cy="249"/>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13" name="Text Box 9165"/>
                          <wps:cNvSpPr txBox="1">
                            <a:spLocks noChangeArrowheads="1"/>
                          </wps:cNvSpPr>
                          <wps:spPr bwMode="auto">
                            <a:xfrm>
                              <a:off x="5721" y="2777"/>
                              <a:ext cx="22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C55D5" w:rsidRDefault="008E537A" w:rsidP="00960AC6">
                                <w:pPr>
                                  <w:pStyle w:val="a6"/>
                                  <w:ind w:firstLineChars="0" w:firstLine="0"/>
                                  <w:rPr>
                                    <w:rFonts w:ascii="Times New Roman" w:hAnsi="Times New Roman" w:cs="Times New Roman"/>
                                    <w:b w:val="0"/>
                                  </w:rPr>
                                </w:pPr>
                                <w:r>
                                  <w:rPr>
                                    <w:rFonts w:ascii="Times New Roman"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退</w:t>
                                </w:r>
                                <w:r>
                                  <w:rPr>
                                    <w:rFonts w:ascii="宋体" w:eastAsia="宋体" w:hAnsi="宋体" w:cs="宋体" w:hint="eastAsia"/>
                                    <w:b w:val="0"/>
                                  </w:rPr>
                                  <w:t>化为单链的</w:t>
                                </w:r>
                                <w:r w:rsidRPr="002C55D5">
                                  <w:rPr>
                                    <w:rFonts w:ascii="Times New Roman" w:hAnsi="Times New Roman" w:cs="Times New Roman"/>
                                    <w:b w:val="0"/>
                                  </w:rPr>
                                  <w:t>T</w:t>
                                </w:r>
                                <w:r>
                                  <w:rPr>
                                    <w:rFonts w:ascii="Times New Roman" w:hAnsi="Times New Roman" w:cs="Times New Roman"/>
                                    <w:b w:val="0"/>
                                  </w:rPr>
                                  <w:t>2</w:t>
                                </w:r>
                              </w:p>
                            </w:txbxContent>
                          </wps:txbx>
                          <wps:bodyPr rot="0" vert="horz" wrap="square" lIns="0" tIns="0" rIns="0" bIns="0" anchor="t" anchorCtr="0" upright="1">
                            <a:noAutofit/>
                          </wps:bodyPr>
                        </wps:wsp>
                      </wpg:grpSp>
                    </wpg:wgp>
                  </a:graphicData>
                </a:graphic>
              </wp:anchor>
            </w:drawing>
          </mc:Choice>
          <mc:Fallback>
            <w:pict>
              <v:group id="组合 2114" o:spid="_x0000_s3245" style="position:absolute;left:0;text-align:left;margin-left:57.75pt;margin-top:24.7pt;width:311.75pt;height:98.95pt;z-index:251938816" coordsize="39596,1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">
                <v:shape id="Text Box 9119" o:spid="_x0000_s3246" type="#_x0000_t202" style="position:absolute;left:11481;top:10754;width:1828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v:textbox inset="0,0,0,0">
                    <w:txbxContent>
                      <w:p w:rsidR="008E537A" w:rsidRPr="002C55D5" w:rsidRDefault="008E537A" w:rsidP="0038573B">
                        <w:pPr>
                          <w:pStyle w:val="a6"/>
                          <w:ind w:firstLineChars="0" w:firstLine="0"/>
                          <w:rPr>
                            <w:rFonts w:ascii="Times New Roman" w:hAnsi="Times New Roman" w:cs="Times New Roman"/>
                            <w:b w:val="0"/>
                          </w:rPr>
                        </w:pPr>
                        <w:r w:rsidRPr="002C55D5">
                          <w:rPr>
                            <w:rFonts w:ascii="宋体" w:eastAsia="宋体" w:hAnsi="宋体" w:cs="宋体" w:hint="eastAsia"/>
                            <w:b w:val="0"/>
                            <w:highlight w:val="yellow"/>
                          </w:rPr>
                          <w:t>图</w:t>
                        </w:r>
                        <w:r w:rsidRPr="002C55D5">
                          <w:rPr>
                            <w:rFonts w:ascii="Times New Roman" w:hAnsi="Times New Roman" w:cs="Times New Roman"/>
                            <w:b w:val="0"/>
                            <w:highlight w:val="yellow"/>
                          </w:rPr>
                          <w:t>8</w:t>
                        </w:r>
                        <w:r>
                          <w:rPr>
                            <w:rFonts w:ascii="Times New Roman" w:hAnsi="Times New Roman" w:cs="Times New Roman"/>
                            <w:b w:val="0"/>
                            <w:highlight w:val="yellow"/>
                          </w:rPr>
                          <w:t>-1</w:t>
                        </w:r>
                        <w:r w:rsidRPr="002C55D5">
                          <w:rPr>
                            <w:rFonts w:ascii="Times New Roman" w:hAnsi="Times New Roman" w:cs="Times New Roman"/>
                            <w:b w:val="0"/>
                          </w:rPr>
                          <w:t xml:space="preserve"> </w:t>
                        </w:r>
                        <w:r>
                          <w:rPr>
                            <w:rFonts w:ascii="Times New Roman" w:hAnsi="Times New Roman" w:cs="Times New Roman"/>
                            <w:b w:val="0"/>
                          </w:rPr>
                          <w:t>高</w:t>
                        </w:r>
                        <w:r w:rsidRPr="008F061A">
                          <w:rPr>
                            <w:rFonts w:ascii="宋体" w:eastAsia="宋体" w:hAnsi="宋体" w:cs="宋体"/>
                            <w:b w:val="0"/>
                          </w:rPr>
                          <w:t>度</w:t>
                        </w:r>
                        <w:r w:rsidRPr="008F061A">
                          <w:rPr>
                            <w:rFonts w:ascii="宋体" w:eastAsia="宋体" w:hAnsi="宋体" w:cs="宋体" w:hint="eastAsia"/>
                            <w:b w:val="0"/>
                          </w:rPr>
                          <w:t>相同的</w:t>
                        </w:r>
                        <w:r w:rsidRPr="002C55D5">
                          <w:rPr>
                            <w:rFonts w:ascii="宋体" w:eastAsia="宋体" w:hAnsi="宋体" w:cs="宋体" w:hint="eastAsia"/>
                            <w:b w:val="0"/>
                          </w:rPr>
                          <w:t>二叉查找树示例</w:t>
                        </w:r>
                      </w:p>
                    </w:txbxContent>
                  </v:textbox>
                </v:shape>
                <v:group id="_x0000_s3247" style="position:absolute;width:18300;height:9994" coordorigin="4334,1494" coordsize="2882,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v:group id="Group 9141" o:spid="_x0000_s3248" style="position:absolute;left:4334;top:1494;width:2882;height:1091" coordorigin="4074,2742" coordsize="2882,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">
                    <v:oval id="Oval 9142" o:spid="_x0000_s3249" style="position:absolute;left:5388;top:2742;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v:textbox>
                    </v:oval>
                    <v:oval id="Oval 9144" o:spid="_x0000_s3250" style="position:absolute;left:6127;top:31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v:textbox>
                    </v:oval>
                    <v:oval id="Oval 9146" o:spid="_x0000_s3251" style="position:absolute;left:6673;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v:textbox>
                    </v:oval>
                    <v:shape id="Freeform 9149" o:spid="_x0000_s3252" style="position:absolute;left:4898;top:2964;width:523;height:280;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" path="m427,249l,e" filled="f">
                      <v:path arrowok="t" o:connecttype="custom" o:connectlocs="523,280;0,0" o:connectangles="0,0"/>
                    </v:shape>
                    <v:oval id="Oval 9150" o:spid="_x0000_s3253" style="position:absolute;left:4625;top:31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5</w:t>
                            </w:r>
                          </w:p>
                        </w:txbxContent>
                      </v:textbox>
                    </v:oval>
                    <v:shape id="Freeform 9151" o:spid="_x0000_s3254" style="position:absolute;left:4889;top:3348;width:301;height:23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" path="m301,231l,e" filled="f">
                      <v:path arrowok="t" o:connecttype="custom" o:connectlocs="301,231;0,0" o:connectangles="0,0"/>
                    </v:shape>
                    <v:oval id="Oval 9152" o:spid="_x0000_s3255" style="position:absolute;left:5145;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6</w:t>
                            </w:r>
                          </w:p>
                        </w:txbxContent>
                      </v:textbox>
                    </v:oval>
                    <v:oval id="Oval 9153" o:spid="_x0000_s3256" style="position:absolute;left:5602;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10</w:t>
                            </w:r>
                          </w:p>
                        </w:txbxContent>
                      </v:textbox>
                    </v:oval>
                    <v:oval id="Oval 9156" o:spid="_x0000_s3257" style="position:absolute;left:4074;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" filled="f">
                      <v:textbox inset="0,0,0,0">
                        <w:txbxContent>
                          <w:p w:rsidR="008E537A" w:rsidRPr="002C55D5" w:rsidRDefault="008E537A" w:rsidP="0038573B">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2</w:t>
                            </w:r>
                          </w:p>
                        </w:txbxContent>
                      </v:textbox>
                    </v:oval>
                    <v:shape id="Freeform 9160" o:spid="_x0000_s3258" style="position:absolute;left:4330;top:3357;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" path="m301,231l,e" filled="f">
                      <v:path arrowok="t" o:connecttype="custom" o:connectlocs="301,231;0,0" o:connectangles="0,0"/>
                    </v:shape>
                    <v:shape id="Freeform 9151" o:spid="_x0000_s3259" style="position:absolute;left:6404;top:3357;width:301;height:23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" path="m301,231l,e" filled="f">
                      <v:path arrowok="t" o:connecttype="custom" o:connectlocs="301,231;0,0" o:connectangles="0,0"/>
                    </v:shape>
                    <v:shape id="Freeform 9160" o:spid="_x0000_s3260" style="position:absolute;left:5845;top:3366;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" path="m301,231l,e" filled="f">
                      <v:path arrowok="t" o:connecttype="custom" o:connectlocs="301,231;0,0" o:connectangles="0,0"/>
                    </v:shape>
                    <v:shape id="Freeform 9149" o:spid="_x0000_s3261" style="position:absolute;left:5643;top:2960;width:503;height:249;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" path="m427,249l,e" filled="f">
                      <v:path arrowok="t" o:connecttype="custom" o:connectlocs="503,249;0,0" o:connectangles="0,0"/>
                    </v:shape>
                  </v:group>
                  <v:shape id="_x0000_s3262" type="#_x0000_t202" style="position:absolute;left:4938;top:2756;width:167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" filled="f" stroked="f">
                    <v:textbox inset="0,0,0,0">
                      <w:txbxContent>
                        <w:p w:rsidR="008E537A" w:rsidRPr="00960AC6" w:rsidRDefault="008E537A" w:rsidP="0038573B">
                          <w:pPr>
                            <w:pStyle w:val="a6"/>
                            <w:ind w:firstLineChars="0" w:firstLine="0"/>
                            <w:rPr>
                              <w:rFonts w:ascii="宋体" w:eastAsia="宋体" w:hAnsi="宋体" w:cs="宋体"/>
                              <w:b w:val="0"/>
                            </w:rPr>
                          </w:pPr>
                          <w:r w:rsidRPr="002C55D5">
                            <w:rPr>
                              <w:rFonts w:ascii="Times New Roman"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满</w:t>
                          </w:r>
                          <w:r>
                            <w:rPr>
                              <w:rFonts w:ascii="宋体" w:eastAsia="宋体" w:hAnsi="宋体" w:cs="宋体" w:hint="eastAsia"/>
                              <w:b w:val="0"/>
                            </w:rPr>
                            <w:t>二叉树</w:t>
                          </w:r>
                          <w:r w:rsidRPr="002C55D5">
                            <w:rPr>
                              <w:rFonts w:ascii="Times New Roman" w:hAnsi="Times New Roman" w:cs="Times New Roman"/>
                              <w:b w:val="0"/>
                            </w:rPr>
                            <w:t>T</w:t>
                          </w:r>
                          <w:r>
                            <w:rPr>
                              <w:rFonts w:ascii="宋体" w:eastAsia="宋体" w:hAnsi="宋体" w:cs="宋体" w:hint="eastAsia"/>
                              <w:b w:val="0"/>
                            </w:rPr>
                            <w:t>1</w:t>
                          </w:r>
                        </w:p>
                      </w:txbxContent>
                    </v:textbox>
                  </v:shape>
                </v:group>
                <v:group id="_x0000_s3263" style="position:absolute;left:24686;width:14910;height:10128" coordorigin="5648,1494" coordsize="2348,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">
                  <v:group id="Group 9141" o:spid="_x0000_s3264" style="position:absolute;left:5648;top:1494;width:1568;height:1091" coordorigin="5388,2742" coordsize="156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">
                    <v:oval id="Oval 9142" o:spid="_x0000_s3265" style="position:absolute;left:5388;top:2742;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" filled="f">
                      <v:textbox inset="0,0,0,0">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v:textbox>
                    </v:oval>
                    <v:oval id="Oval 9144" o:spid="_x0000_s3266" style="position:absolute;left:6098;top:318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" filled="f">
                      <v:textbox inset="0,0,0,0">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v:textbox>
                    </v:oval>
                    <v:oval id="Oval 9146" o:spid="_x0000_s3267" style="position:absolute;left:6673;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" filled="f">
                      <v:textbox inset="0,0,0,0">
                        <w:txbxContent>
                          <w:p w:rsidR="008E537A" w:rsidRPr="002C55D5" w:rsidRDefault="008E537A" w:rsidP="00960AC6">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v:textbox>
                    </v:oval>
                    <v:shape id="Freeform 9151" o:spid="_x0000_s3268" style="position:absolute;left:6372;top:3400;width:301;height:231;rotation:-333282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" path="m301,231l,e" filled="f">
                      <v:path arrowok="t" o:connecttype="custom" o:connectlocs="301,231;0,0" o:connectangles="0,0"/>
                    </v:shape>
                    <v:shape id="Freeform 9149" o:spid="_x0000_s3269" style="position:absolute;left:5643;top:2960;width:503;height:249;rotation:378633fd;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" path="m427,249l,e" filled="f">
                      <v:path arrowok="t" o:connecttype="custom" o:connectlocs="503,249;0,0" o:connectangles="0,0"/>
                    </v:shape>
                  </v:group>
                  <v:shape id="_x0000_s3270" type="#_x0000_t202" style="position:absolute;left:5721;top:2777;width:227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" filled="f" stroked="f">
                    <v:textbox inset="0,0,0,0">
                      <w:txbxContent>
                        <w:p w:rsidR="008E537A" w:rsidRPr="002C55D5" w:rsidRDefault="008E537A" w:rsidP="00960AC6">
                          <w:pPr>
                            <w:pStyle w:val="a6"/>
                            <w:ind w:firstLineChars="0" w:firstLine="0"/>
                            <w:rPr>
                              <w:rFonts w:ascii="Times New Roman" w:hAnsi="Times New Roman" w:cs="Times New Roman"/>
                              <w:b w:val="0"/>
                            </w:rPr>
                          </w:pPr>
                          <w:r>
                            <w:rPr>
                              <w:rFonts w:ascii="Times New Roman"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退</w:t>
                          </w:r>
                          <w:r>
                            <w:rPr>
                              <w:rFonts w:ascii="宋体" w:eastAsia="宋体" w:hAnsi="宋体" w:cs="宋体" w:hint="eastAsia"/>
                              <w:b w:val="0"/>
                            </w:rPr>
                            <w:t>化为单链的</w:t>
                          </w:r>
                          <w:r w:rsidRPr="002C55D5">
                            <w:rPr>
                              <w:rFonts w:ascii="Times New Roman" w:hAnsi="Times New Roman" w:cs="Times New Roman"/>
                              <w:b w:val="0"/>
                            </w:rPr>
                            <w:t>T</w:t>
                          </w:r>
                          <w:r>
                            <w:rPr>
                              <w:rFonts w:ascii="Times New Roman" w:hAnsi="Times New Roman" w:cs="Times New Roman"/>
                              <w:b w:val="0"/>
                            </w:rPr>
                            <w:t>2</w:t>
                          </w:r>
                        </w:p>
                      </w:txbxContent>
                    </v:textbox>
                  </v:shape>
                </v:group>
                <w10:wrap type="topAndBottom"/>
              </v:group>
            </w:pict>
          </mc:Fallback>
        </mc:AlternateContent>
      </w:r>
      <w:r w:rsidR="0038573B" w:rsidRPr="00196523">
        <w:rPr>
          <w:rFonts w:ascii="Times New Roman" w:eastAsia="宋体" w:hAnsi="Times New Roman" w:cs="Times New Roman" w:hint="eastAsia"/>
          <w:color w:val="000000" w:themeColor="text1"/>
        </w:rPr>
        <w:t>以高度均为</w:t>
      </w:r>
      <w:r w:rsidR="00DE3BD6" w:rsidRPr="00196523">
        <w:rPr>
          <w:rFonts w:ascii="Times New Roman" w:eastAsia="宋体" w:hAnsi="Times New Roman" w:cs="Times New Roman"/>
          <w:color w:val="000000" w:themeColor="text1"/>
        </w:rPr>
        <w:t>3</w:t>
      </w:r>
      <w:r w:rsidR="0038573B" w:rsidRPr="00196523">
        <w:rPr>
          <w:rFonts w:ascii="Times New Roman" w:eastAsia="宋体" w:hAnsi="Times New Roman" w:cs="Times New Roman" w:hint="eastAsia"/>
          <w:color w:val="000000" w:themeColor="text1"/>
        </w:rPr>
        <w:t>的满二叉树</w:t>
      </w:r>
      <w:r w:rsidR="0038573B" w:rsidRPr="00196523">
        <w:rPr>
          <w:rFonts w:ascii="Times New Roman" w:eastAsia="宋体" w:hAnsi="Times New Roman" w:cs="Times New Roman" w:hint="eastAsia"/>
          <w:color w:val="000000" w:themeColor="text1"/>
        </w:rPr>
        <w:t>T</w:t>
      </w:r>
      <w:r w:rsidR="0038573B" w:rsidRPr="00196523">
        <w:rPr>
          <w:rFonts w:ascii="Times New Roman" w:eastAsia="宋体" w:hAnsi="Times New Roman" w:cs="Times New Roman"/>
          <w:color w:val="000000" w:themeColor="text1"/>
        </w:rPr>
        <w:t>1</w:t>
      </w:r>
      <w:r w:rsidR="0038573B" w:rsidRPr="00196523">
        <w:rPr>
          <w:rFonts w:ascii="Times New Roman" w:eastAsia="宋体" w:hAnsi="Times New Roman" w:cs="Times New Roman" w:hint="eastAsia"/>
          <w:color w:val="000000" w:themeColor="text1"/>
        </w:rPr>
        <w:t>和退化为单链的二叉树</w:t>
      </w:r>
      <w:r w:rsidR="0038573B" w:rsidRPr="00196523">
        <w:rPr>
          <w:rFonts w:ascii="Times New Roman" w:eastAsia="宋体" w:hAnsi="Times New Roman" w:cs="Times New Roman" w:hint="eastAsia"/>
          <w:color w:val="000000" w:themeColor="text1"/>
        </w:rPr>
        <w:t>T</w:t>
      </w:r>
      <w:r w:rsidR="0038573B" w:rsidRPr="00196523">
        <w:rPr>
          <w:rFonts w:ascii="Times New Roman" w:eastAsia="宋体" w:hAnsi="Times New Roman" w:cs="Times New Roman"/>
          <w:color w:val="000000" w:themeColor="text1"/>
        </w:rPr>
        <w:t>2</w:t>
      </w:r>
      <w:r w:rsidR="0038573B" w:rsidRPr="00196523">
        <w:rPr>
          <w:rFonts w:ascii="Times New Roman" w:eastAsia="宋体" w:hAnsi="Times New Roman" w:cs="Times New Roman" w:hint="eastAsia"/>
          <w:color w:val="000000" w:themeColor="text1"/>
        </w:rPr>
        <w:t>为例。如图</w:t>
      </w:r>
      <w:r w:rsidR="0038573B"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38573B" w:rsidRPr="00196523">
        <w:rPr>
          <w:rFonts w:ascii="Times New Roman" w:eastAsia="宋体" w:hAnsi="Times New Roman" w:cs="Times New Roman"/>
          <w:color w:val="000000" w:themeColor="text1"/>
        </w:rPr>
        <w:t>1</w:t>
      </w:r>
      <w:r w:rsidR="0038573B" w:rsidRPr="00196523">
        <w:rPr>
          <w:rFonts w:ascii="Times New Roman" w:eastAsia="宋体" w:hAnsi="Times New Roman" w:cs="Times New Roman" w:hint="eastAsia"/>
          <w:color w:val="000000" w:themeColor="text1"/>
        </w:rPr>
        <w:t>所示。</w:t>
      </w:r>
    </w:p>
    <w:p w:rsidR="0038573B" w:rsidRPr="00196523" w:rsidRDefault="0038573B" w:rsidP="001C30E9">
      <w:pPr>
        <w:ind w:firstLineChars="150" w:firstLine="315"/>
        <w:rPr>
          <w:rFonts w:ascii="Times New Roman" w:eastAsia="宋体" w:hAnsi="Times New Roman" w:cs="Times New Roman"/>
          <w:color w:val="000000" w:themeColor="text1"/>
        </w:rPr>
      </w:pPr>
    </w:p>
    <w:p w:rsidR="008D6208" w:rsidRPr="00196523" w:rsidRDefault="00960AC6"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的结点总数是</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，高度</w:t>
      </w:r>
      <w:r w:rsidRPr="00196523">
        <w:rPr>
          <w:rFonts w:ascii="Times New Roman" w:eastAsia="宋体" w:hAnsi="Times New Roman" w:cs="Times New Roman" w:hint="eastAsia"/>
          <w:i/>
          <w:color w:val="000000" w:themeColor="text1"/>
        </w:rPr>
        <w:t>h</w:t>
      </w:r>
      <w:r w:rsidRPr="00196523">
        <w:rPr>
          <w:rFonts w:ascii="Times New Roman" w:eastAsia="宋体" w:hAnsi="Times New Roman" w:cs="Times New Roman" w:hint="eastAsia"/>
          <w:color w:val="000000" w:themeColor="text1"/>
        </w:rPr>
        <w:t>=</w:t>
      </w:r>
      <m:oMath>
        <m:d>
          <m:dPr>
            <m:begChr m:val="⌊"/>
            <m:endChr m:val="⌋"/>
            <m:ctrlPr>
              <w:rPr>
                <w:rFonts w:ascii="Cambria Math" w:eastAsia="宋体" w:hAnsi="Times New Roman" w:cs="Times New Roman"/>
                <w:i/>
                <w:color w:val="000000" w:themeColor="text1"/>
              </w:rPr>
            </m:ctrlPr>
          </m:dPr>
          <m:e>
            <m:func>
              <m:funcPr>
                <m:ctrlPr>
                  <w:rPr>
                    <w:rFonts w:ascii="Cambria Math" w:eastAsia="宋体" w:hAnsi="Times New Roman" w:cs="Times New Roman"/>
                    <w:i/>
                    <w:color w:val="000000" w:themeColor="text1"/>
                  </w:rPr>
                </m:ctrlPr>
              </m:funcPr>
              <m:fName>
                <m:sSub>
                  <m:sSubPr>
                    <m:ctrlPr>
                      <w:rPr>
                        <w:rFonts w:ascii="Cambria Math" w:eastAsia="宋体" w:hAnsi="Times New Roman" w:cs="Times New Roman"/>
                        <w:i/>
                        <w:color w:val="000000" w:themeColor="text1"/>
                      </w:rPr>
                    </m:ctrlPr>
                  </m:sSubPr>
                  <m:e>
                    <m:r>
                      <w:rPr>
                        <w:rFonts w:ascii="Cambria Math" w:eastAsia="宋体" w:hAnsi="Times New Roman" w:cs="Times New Roman"/>
                        <w:color w:val="000000" w:themeColor="text1"/>
                      </w:rPr>
                      <m:t>log</m:t>
                    </m:r>
                  </m:e>
                  <m:sub>
                    <m:r>
                      <w:rPr>
                        <w:rFonts w:ascii="Cambria Math" w:eastAsia="宋体" w:hAnsi="Times New Roman" w:cs="Times New Roman"/>
                        <w:color w:val="000000" w:themeColor="text1"/>
                      </w:rPr>
                      <m:t>2</m:t>
                    </m:r>
                  </m:sub>
                </m:sSub>
              </m:fName>
              <m:e>
                <m:r>
                  <w:rPr>
                    <w:rFonts w:ascii="Cambria Math" w:eastAsia="宋体" w:hAnsi="Times New Roman" w:cs="Times New Roman"/>
                    <w:color w:val="000000" w:themeColor="text1"/>
                  </w:rPr>
                  <m:t>7</m:t>
                </m:r>
              </m:e>
            </m:func>
          </m:e>
        </m:d>
        <m:r>
          <w:rPr>
            <w:rFonts w:ascii="Cambria Math" w:eastAsia="宋体" w:hAnsi="Times New Roman" w:cs="Times New Roman"/>
            <w:color w:val="000000" w:themeColor="text1"/>
          </w:rPr>
          <m:t>+1</m:t>
        </m:r>
      </m:oMath>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。平均查找长度</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1+2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2+3</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4)/7≈2.43</w:t>
      </w:r>
      <w:r w:rsidR="008D6208" w:rsidRPr="00196523">
        <w:rPr>
          <w:rFonts w:ascii="Times New Roman" w:eastAsia="宋体" w:hAnsi="Times New Roman" w:cs="Times New Roman" w:hint="eastAsia"/>
          <w:color w:val="000000" w:themeColor="text1"/>
        </w:rPr>
        <w:t>。</w:t>
      </w:r>
      <w:r w:rsidR="008D6208" w:rsidRPr="00196523">
        <w:rPr>
          <w:rFonts w:ascii="Times New Roman" w:eastAsia="宋体" w:hAnsi="Times New Roman" w:cs="Times New Roman" w:hint="eastAsia"/>
          <w:color w:val="000000" w:themeColor="text1"/>
        </w:rPr>
        <w:t>T</w:t>
      </w:r>
      <w:r w:rsidR="008D6208" w:rsidRPr="00196523">
        <w:rPr>
          <w:rFonts w:ascii="Times New Roman" w:eastAsia="宋体" w:hAnsi="Times New Roman" w:cs="Times New Roman"/>
          <w:color w:val="000000" w:themeColor="text1"/>
        </w:rPr>
        <w:t>2</w:t>
      </w:r>
      <w:r w:rsidR="008D6208" w:rsidRPr="00196523">
        <w:rPr>
          <w:rFonts w:ascii="Times New Roman" w:eastAsia="宋体" w:hAnsi="Times New Roman" w:cs="Times New Roman" w:hint="eastAsia"/>
          <w:color w:val="000000" w:themeColor="text1"/>
        </w:rPr>
        <w:t>的结点总数是</w:t>
      </w:r>
      <w:r w:rsidR="008D6208" w:rsidRPr="00196523">
        <w:rPr>
          <w:rFonts w:ascii="Times New Roman" w:eastAsia="宋体" w:hAnsi="Times New Roman" w:cs="Times New Roman" w:hint="eastAsia"/>
          <w:color w:val="000000" w:themeColor="text1"/>
        </w:rPr>
        <w:t>3</w:t>
      </w:r>
      <w:r w:rsidR="008D6208" w:rsidRPr="00196523">
        <w:rPr>
          <w:rFonts w:ascii="Times New Roman" w:eastAsia="宋体" w:hAnsi="Times New Roman" w:cs="Times New Roman" w:hint="eastAsia"/>
          <w:color w:val="000000" w:themeColor="text1"/>
        </w:rPr>
        <w:t>，高度也是</w:t>
      </w:r>
      <w:r w:rsidR="008D6208" w:rsidRPr="00196523">
        <w:rPr>
          <w:rFonts w:ascii="Times New Roman" w:eastAsia="宋体" w:hAnsi="Times New Roman" w:cs="Times New Roman" w:hint="eastAsia"/>
          <w:color w:val="000000" w:themeColor="text1"/>
        </w:rPr>
        <w:t>3</w:t>
      </w:r>
      <w:r w:rsidR="008D6208" w:rsidRPr="00196523">
        <w:rPr>
          <w:rFonts w:ascii="Times New Roman" w:eastAsia="宋体" w:hAnsi="Times New Roman" w:cs="Times New Roman" w:hint="eastAsia"/>
          <w:color w:val="000000" w:themeColor="text1"/>
        </w:rPr>
        <w:t>。平均查找长度</w:t>
      </w:r>
      <w:r w:rsidR="008D6208" w:rsidRPr="00196523">
        <w:rPr>
          <w:rFonts w:ascii="Times New Roman" w:eastAsia="宋体" w:hAnsi="Times New Roman" w:cs="Times New Roman"/>
          <w:color w:val="000000" w:themeColor="text1"/>
        </w:rPr>
        <w:t>=(1</w:t>
      </w:r>
      <w:r w:rsidR="008D6208" w:rsidRPr="00196523">
        <w:rPr>
          <w:rFonts w:ascii="Times New Roman" w:eastAsia="宋体" w:hAnsi="Times New Roman" w:cs="Times New Roman"/>
          <w:color w:val="000000" w:themeColor="text1"/>
        </w:rPr>
        <w:sym w:font="Symbol" w:char="F0B4"/>
      </w:r>
      <w:r w:rsidR="008D6208" w:rsidRPr="00196523">
        <w:rPr>
          <w:rFonts w:ascii="Times New Roman" w:eastAsia="宋体" w:hAnsi="Times New Roman" w:cs="Times New Roman"/>
          <w:color w:val="000000" w:themeColor="text1"/>
        </w:rPr>
        <w:t>1+2</w:t>
      </w:r>
      <w:r w:rsidR="008D6208" w:rsidRPr="00196523">
        <w:rPr>
          <w:rFonts w:ascii="Times New Roman" w:eastAsia="宋体" w:hAnsi="Times New Roman" w:cs="Times New Roman"/>
          <w:color w:val="000000" w:themeColor="text1"/>
        </w:rPr>
        <w:sym w:font="Symbol" w:char="F0B4"/>
      </w:r>
      <w:r w:rsidR="008D6208" w:rsidRPr="00196523">
        <w:rPr>
          <w:rFonts w:ascii="Times New Roman" w:eastAsia="宋体" w:hAnsi="Times New Roman" w:cs="Times New Roman" w:hint="eastAsia"/>
          <w:color w:val="000000" w:themeColor="text1"/>
        </w:rPr>
        <w:t>1</w:t>
      </w:r>
      <w:r w:rsidR="008D6208" w:rsidRPr="00196523">
        <w:rPr>
          <w:rFonts w:ascii="Times New Roman" w:eastAsia="宋体" w:hAnsi="Times New Roman" w:cs="Times New Roman"/>
          <w:color w:val="000000" w:themeColor="text1"/>
        </w:rPr>
        <w:t>+3</w:t>
      </w:r>
      <w:r w:rsidR="008D6208" w:rsidRPr="00196523">
        <w:rPr>
          <w:rFonts w:ascii="Times New Roman" w:eastAsia="宋体" w:hAnsi="Times New Roman" w:cs="Times New Roman"/>
          <w:color w:val="000000" w:themeColor="text1"/>
        </w:rPr>
        <w:sym w:font="Symbol" w:char="F0B4"/>
      </w:r>
      <w:r w:rsidR="008D6208" w:rsidRPr="00196523">
        <w:rPr>
          <w:rFonts w:ascii="Times New Roman" w:eastAsia="宋体" w:hAnsi="Times New Roman" w:cs="Times New Roman" w:hint="eastAsia"/>
          <w:color w:val="000000" w:themeColor="text1"/>
        </w:rPr>
        <w:t>1</w:t>
      </w:r>
      <w:r w:rsidR="008D6208" w:rsidRPr="00196523">
        <w:rPr>
          <w:rFonts w:ascii="Times New Roman" w:eastAsia="宋体" w:hAnsi="Times New Roman" w:cs="Times New Roman"/>
          <w:color w:val="000000" w:themeColor="text1"/>
        </w:rPr>
        <w:t>)/</w:t>
      </w:r>
      <w:r w:rsidR="008D6208" w:rsidRPr="00196523">
        <w:rPr>
          <w:rFonts w:ascii="Times New Roman" w:eastAsia="宋体" w:hAnsi="Times New Roman" w:cs="Times New Roman" w:hint="eastAsia"/>
          <w:color w:val="000000" w:themeColor="text1"/>
        </w:rPr>
        <w:t>3=2</w:t>
      </w:r>
      <w:r w:rsidR="008D6208" w:rsidRPr="00196523">
        <w:rPr>
          <w:rFonts w:ascii="Times New Roman" w:eastAsia="宋体" w:hAnsi="Times New Roman" w:cs="Times New Roman" w:hint="eastAsia"/>
          <w:color w:val="000000" w:themeColor="text1"/>
        </w:rPr>
        <w:t>。可见高度相同的两棵不同二叉树</w:t>
      </w:r>
      <w:r w:rsidR="00643B33" w:rsidRPr="00196523">
        <w:rPr>
          <w:rFonts w:ascii="Times New Roman" w:eastAsia="宋体" w:hAnsi="Times New Roman" w:cs="Times New Roman" w:hint="eastAsia"/>
          <w:color w:val="000000" w:themeColor="text1"/>
        </w:rPr>
        <w:t>的平均查找长度</w:t>
      </w:r>
      <w:r w:rsidR="006B5FE1" w:rsidRPr="00196523">
        <w:rPr>
          <w:rFonts w:ascii="Times New Roman" w:eastAsia="宋体" w:hAnsi="Times New Roman" w:cs="Times New Roman" w:hint="eastAsia"/>
          <w:color w:val="000000" w:themeColor="text1"/>
        </w:rPr>
        <w:t>可能</w:t>
      </w:r>
      <w:r w:rsidR="00643B33" w:rsidRPr="00196523">
        <w:rPr>
          <w:rFonts w:ascii="Times New Roman" w:eastAsia="宋体" w:hAnsi="Times New Roman" w:cs="Times New Roman" w:hint="eastAsia"/>
          <w:color w:val="000000" w:themeColor="text1"/>
        </w:rPr>
        <w:t>是不同的。</w:t>
      </w:r>
    </w:p>
    <w:p w:rsidR="00643B33" w:rsidRPr="00196523" w:rsidRDefault="00643B33"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再看</w:t>
      </w:r>
      <w:r w:rsidR="005345F5" w:rsidRPr="00196523">
        <w:rPr>
          <w:rFonts w:ascii="Times New Roman" w:eastAsia="宋体" w:hAnsi="Times New Roman" w:cs="Times New Roman" w:hint="eastAsia"/>
          <w:color w:val="000000" w:themeColor="text1"/>
        </w:rPr>
        <w:t>都含</w:t>
      </w:r>
      <w:r w:rsidR="005345F5" w:rsidRPr="00196523">
        <w:rPr>
          <w:rFonts w:ascii="Times New Roman" w:eastAsia="宋体" w:hAnsi="Times New Roman" w:cs="Times New Roman" w:hint="eastAsia"/>
          <w:color w:val="000000" w:themeColor="text1"/>
        </w:rPr>
        <w:t>7</w:t>
      </w:r>
      <w:r w:rsidR="005345F5" w:rsidRPr="00196523">
        <w:rPr>
          <w:rFonts w:ascii="Times New Roman" w:eastAsia="宋体" w:hAnsi="Times New Roman" w:cs="Times New Roman" w:hint="eastAsia"/>
          <w:color w:val="000000" w:themeColor="text1"/>
        </w:rPr>
        <w:t>个</w:t>
      </w:r>
      <w:r w:rsidR="008E5B11" w:rsidRPr="00196523">
        <w:rPr>
          <w:rFonts w:ascii="Times New Roman" w:eastAsia="宋体" w:hAnsi="Times New Roman" w:cs="Times New Roman" w:hint="eastAsia"/>
          <w:color w:val="000000" w:themeColor="text1"/>
        </w:rPr>
        <w:t>结点的两棵树。如图</w:t>
      </w:r>
      <w:r w:rsidR="008E5B11" w:rsidRPr="00196523">
        <w:rPr>
          <w:rFonts w:ascii="Times New Roman" w:eastAsia="宋体" w:hAnsi="Times New Roman" w:cs="Times New Roman" w:hint="eastAsia"/>
          <w:color w:val="000000" w:themeColor="text1"/>
        </w:rPr>
        <w:t>8</w:t>
      </w:r>
      <w:r w:rsidR="0057130E">
        <w:rPr>
          <w:rFonts w:ascii="Times New Roman" w:eastAsia="宋体" w:hAnsi="Times New Roman" w:cs="Times New Roman"/>
          <w:color w:val="000000" w:themeColor="text1"/>
        </w:rPr>
        <w:t>-</w:t>
      </w:r>
      <w:r w:rsidR="008E5B11" w:rsidRPr="00196523">
        <w:rPr>
          <w:rFonts w:ascii="Times New Roman" w:eastAsia="宋体" w:hAnsi="Times New Roman" w:cs="Times New Roman"/>
          <w:color w:val="000000" w:themeColor="text1"/>
        </w:rPr>
        <w:t>2</w:t>
      </w:r>
      <w:r w:rsidR="008E5B11" w:rsidRPr="00196523">
        <w:rPr>
          <w:rFonts w:ascii="Times New Roman" w:eastAsia="宋体" w:hAnsi="Times New Roman" w:cs="Times New Roman" w:hint="eastAsia"/>
          <w:color w:val="000000" w:themeColor="text1"/>
        </w:rPr>
        <w:t>所示。</w:t>
      </w:r>
    </w:p>
    <w:p w:rsidR="006B5FE1" w:rsidRPr="00196523" w:rsidRDefault="006B5FE1" w:rsidP="001C30E9">
      <w:pPr>
        <w:ind w:firstLineChars="150" w:firstLine="315"/>
        <w:rPr>
          <w:rFonts w:ascii="Times New Roman" w:eastAsia="宋体" w:hAnsi="Times New Roman" w:cs="Times New Roman"/>
          <w:color w:val="000000" w:themeColor="text1"/>
        </w:rPr>
      </w:pPr>
    </w:p>
    <w:p w:rsidR="006B5FE1" w:rsidRPr="00196523" w:rsidRDefault="006B5FE1" w:rsidP="001C30E9">
      <w:pPr>
        <w:ind w:firstLineChars="150" w:firstLine="315"/>
        <w:rPr>
          <w:rFonts w:ascii="Times New Roman" w:eastAsia="宋体" w:hAnsi="Times New Roman" w:cs="Times New Roman"/>
          <w:color w:val="000000" w:themeColor="text1"/>
        </w:rPr>
      </w:pPr>
    </w:p>
    <w:p w:rsidR="006B5FE1" w:rsidRPr="00196523" w:rsidRDefault="006B5FE1" w:rsidP="001C30E9">
      <w:pPr>
        <w:ind w:firstLineChars="150" w:firstLine="315"/>
        <w:rPr>
          <w:rFonts w:ascii="Times New Roman" w:eastAsia="宋体" w:hAnsi="Times New Roman" w:cs="Times New Roman"/>
          <w:color w:val="000000" w:themeColor="text1"/>
        </w:rPr>
      </w:pPr>
    </w:p>
    <w:p w:rsidR="006B5FE1" w:rsidRPr="00196523" w:rsidRDefault="006B5FE1" w:rsidP="001C30E9">
      <w:pPr>
        <w:ind w:firstLineChars="150" w:firstLine="315"/>
        <w:rPr>
          <w:rFonts w:ascii="Times New Roman" w:eastAsia="宋体" w:hAnsi="Times New Roman" w:cs="Times New Roman"/>
          <w:color w:val="000000" w:themeColor="text1"/>
        </w:rPr>
      </w:pPr>
    </w:p>
    <w:p w:rsidR="0038573B" w:rsidRPr="00196523" w:rsidRDefault="0053675A"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w:lastRenderedPageBreak/>
        <mc:AlternateContent>
          <mc:Choice Requires="wpg">
            <w:drawing>
              <wp:anchor distT="0" distB="0" distL="114300" distR="114300" simplePos="0" relativeHeight="251943936" behindDoc="0" locked="0" layoutInCell="1" allowOverlap="1">
                <wp:simplePos x="0" y="0"/>
                <wp:positionH relativeFrom="column">
                  <wp:posOffset>579158</wp:posOffset>
                </wp:positionH>
                <wp:positionV relativeFrom="paragraph">
                  <wp:posOffset>202015</wp:posOffset>
                </wp:positionV>
                <wp:extent cx="3891280" cy="1520825"/>
                <wp:effectExtent l="0" t="0" r="13970" b="3175"/>
                <wp:wrapNone/>
                <wp:docPr id="2173" name="组合 2173"/>
                <wp:cNvGraphicFramePr/>
                <a:graphic xmlns:a="http://schemas.openxmlformats.org/drawingml/2006/main">
                  <a:graphicData uri="http://schemas.microsoft.com/office/word/2010/wordprocessingGroup">
                    <wpg:wgp>
                      <wpg:cNvGrpSpPr/>
                      <wpg:grpSpPr>
                        <a:xfrm>
                          <a:off x="0" y="0"/>
                          <a:ext cx="3891280" cy="1520825"/>
                          <a:chOff x="0" y="0"/>
                          <a:chExt cx="3891280" cy="1520825"/>
                        </a:xfrm>
                      </wpg:grpSpPr>
                      <wpg:grpSp>
                        <wpg:cNvPr id="2115" name="组合 2115"/>
                        <wpg:cNvGrpSpPr/>
                        <wpg:grpSpPr>
                          <a:xfrm>
                            <a:off x="0" y="0"/>
                            <a:ext cx="3891280" cy="1520825"/>
                            <a:chOff x="0" y="0"/>
                            <a:chExt cx="3891688" cy="1521460"/>
                          </a:xfrm>
                        </wpg:grpSpPr>
                        <wps:wsp>
                          <wps:cNvPr id="2116" name="Text Box 9119"/>
                          <wps:cNvSpPr txBox="1">
                            <a:spLocks noChangeArrowheads="1"/>
                          </wps:cNvSpPr>
                          <wps:spPr bwMode="auto">
                            <a:xfrm>
                              <a:off x="810112" y="1339850"/>
                              <a:ext cx="21622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C55D5" w:rsidRDefault="008E537A" w:rsidP="008E5B11">
                                <w:pPr>
                                  <w:pStyle w:val="a6"/>
                                  <w:ind w:firstLineChars="0" w:firstLine="0"/>
                                  <w:rPr>
                                    <w:rFonts w:ascii="Times New Roman" w:hAnsi="Times New Roman" w:cs="Times New Roman"/>
                                    <w:b w:val="0"/>
                                  </w:rPr>
                                </w:pPr>
                                <w:r w:rsidRPr="002C55D5">
                                  <w:rPr>
                                    <w:rFonts w:ascii="宋体" w:eastAsia="宋体" w:hAnsi="宋体" w:cs="宋体" w:hint="eastAsia"/>
                                    <w:b w:val="0"/>
                                    <w:highlight w:val="yellow"/>
                                  </w:rPr>
                                  <w:t>图</w:t>
                                </w:r>
                                <w:r w:rsidRPr="002C55D5">
                                  <w:rPr>
                                    <w:rFonts w:ascii="Times New Roman" w:hAnsi="Times New Roman" w:cs="Times New Roman"/>
                                    <w:b w:val="0"/>
                                    <w:highlight w:val="yellow"/>
                                  </w:rPr>
                                  <w:t>8</w:t>
                                </w:r>
                                <w:r>
                                  <w:rPr>
                                    <w:rFonts w:ascii="Times New Roman" w:hAnsi="Times New Roman" w:cs="Times New Roman"/>
                                    <w:b w:val="0"/>
                                    <w:highlight w:val="yellow"/>
                                  </w:rPr>
                                  <w:t>-2</w:t>
                                </w:r>
                                <w:r w:rsidRPr="002C55D5">
                                  <w:rPr>
                                    <w:rFonts w:ascii="Times New Roman" w:hAnsi="Times New Roman" w:cs="Times New Roman"/>
                                    <w:b w:val="0"/>
                                  </w:rPr>
                                  <w:t xml:space="preserve"> </w:t>
                                </w:r>
                                <w:r w:rsidRPr="008F061A">
                                  <w:rPr>
                                    <w:rFonts w:ascii="宋体" w:eastAsia="宋体" w:hAnsi="宋体" w:cs="宋体"/>
                                    <w:b w:val="0"/>
                                  </w:rPr>
                                  <w:t>结</w:t>
                                </w:r>
                                <w:r w:rsidRPr="008F061A">
                                  <w:rPr>
                                    <w:rFonts w:ascii="宋体" w:eastAsia="宋体" w:hAnsi="宋体" w:cs="宋体" w:hint="eastAsia"/>
                                    <w:b w:val="0"/>
                                  </w:rPr>
                                  <w:t>点个数相同的</w:t>
                                </w:r>
                                <w:r w:rsidRPr="002C55D5">
                                  <w:rPr>
                                    <w:rFonts w:ascii="宋体" w:eastAsia="宋体" w:hAnsi="宋体" w:cs="宋体" w:hint="eastAsia"/>
                                    <w:b w:val="0"/>
                                  </w:rPr>
                                  <w:t>二叉查找树示例</w:t>
                                </w:r>
                              </w:p>
                            </w:txbxContent>
                          </wps:txbx>
                          <wps:bodyPr rot="0" vert="horz" wrap="square" lIns="0" tIns="0" rIns="0" bIns="0" anchor="t" anchorCtr="0" upright="1">
                            <a:noAutofit/>
                          </wps:bodyPr>
                        </wps:wsp>
                        <wpg:grpSp>
                          <wpg:cNvPr id="2117" name="Group 9140"/>
                          <wpg:cNvGrpSpPr>
                            <a:grpSpLocks/>
                          </wpg:cNvGrpSpPr>
                          <wpg:grpSpPr bwMode="auto">
                            <a:xfrm>
                              <a:off x="0" y="0"/>
                              <a:ext cx="1830070" cy="1090295"/>
                              <a:chOff x="4334" y="1494"/>
                              <a:chExt cx="2882" cy="1717"/>
                            </a:xfrm>
                          </wpg:grpSpPr>
                          <wpg:grpSp>
                            <wpg:cNvPr id="2118" name="Group 9141"/>
                            <wpg:cNvGrpSpPr>
                              <a:grpSpLocks/>
                            </wpg:cNvGrpSpPr>
                            <wpg:grpSpPr bwMode="auto">
                              <a:xfrm>
                                <a:off x="4334" y="1494"/>
                                <a:ext cx="2882" cy="1091"/>
                                <a:chOff x="4074" y="2742"/>
                                <a:chExt cx="2882" cy="1091"/>
                              </a:xfrm>
                            </wpg:grpSpPr>
                            <wps:wsp>
                              <wps:cNvPr id="2119" name="Oval 9142"/>
                              <wps:cNvSpPr>
                                <a:spLocks noChangeArrowheads="1"/>
                              </wps:cNvSpPr>
                              <wps:spPr bwMode="auto">
                                <a:xfrm>
                                  <a:off x="5388" y="2742"/>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wps:txbx>
                              <wps:bodyPr rot="0" vert="horz" wrap="square" lIns="0" tIns="0" rIns="0" bIns="0" anchor="t" anchorCtr="0" upright="1">
                                <a:noAutofit/>
                              </wps:bodyPr>
                            </wps:wsp>
                            <wps:wsp>
                              <wps:cNvPr id="2120" name="Oval 9144"/>
                              <wps:cNvSpPr>
                                <a:spLocks noChangeArrowheads="1"/>
                              </wps:cNvSpPr>
                              <wps:spPr bwMode="auto">
                                <a:xfrm>
                                  <a:off x="6127" y="3145"/>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wps:txbx>
                              <wps:bodyPr rot="0" vert="horz" wrap="square" lIns="0" tIns="0" rIns="0" bIns="0" anchor="t" anchorCtr="0" upright="1">
                                <a:noAutofit/>
                              </wps:bodyPr>
                            </wps:wsp>
                            <wps:wsp>
                              <wps:cNvPr id="2121" name="Oval 9146"/>
                              <wps:cNvSpPr>
                                <a:spLocks noChangeArrowheads="1"/>
                              </wps:cNvSpPr>
                              <wps:spPr bwMode="auto">
                                <a:xfrm>
                                  <a:off x="6673"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wps:txbx>
                              <wps:bodyPr rot="0" vert="horz" wrap="square" lIns="0" tIns="0" rIns="0" bIns="0" anchor="t" anchorCtr="0" upright="1">
                                <a:noAutofit/>
                              </wps:bodyPr>
                            </wps:wsp>
                            <wps:wsp>
                              <wps:cNvPr id="2122" name="Freeform 9149"/>
                              <wps:cNvSpPr>
                                <a:spLocks/>
                              </wps:cNvSpPr>
                              <wps:spPr bwMode="auto">
                                <a:xfrm flipH="1">
                                  <a:off x="4898" y="2964"/>
                                  <a:ext cx="523" cy="280"/>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 name="Oval 9150"/>
                              <wps:cNvSpPr>
                                <a:spLocks noChangeArrowheads="1"/>
                              </wps:cNvSpPr>
                              <wps:spPr bwMode="auto">
                                <a:xfrm>
                                  <a:off x="4625" y="3145"/>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5</w:t>
                                    </w:r>
                                  </w:p>
                                </w:txbxContent>
                              </wps:txbx>
                              <wps:bodyPr rot="0" vert="horz" wrap="square" lIns="0" tIns="0" rIns="0" bIns="0" anchor="t" anchorCtr="0" upright="1">
                                <a:noAutofit/>
                              </wps:bodyPr>
                            </wps:wsp>
                            <wps:wsp>
                              <wps:cNvPr id="2124" name="Freeform 9151"/>
                              <wps:cNvSpPr>
                                <a:spLocks/>
                              </wps:cNvSpPr>
                              <wps:spPr bwMode="auto">
                                <a:xfrm>
                                  <a:off x="4889" y="3348"/>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 name="Oval 9152"/>
                              <wps:cNvSpPr>
                                <a:spLocks noChangeArrowheads="1"/>
                              </wps:cNvSpPr>
                              <wps:spPr bwMode="auto">
                                <a:xfrm>
                                  <a:off x="5145"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6</w:t>
                                    </w:r>
                                  </w:p>
                                </w:txbxContent>
                              </wps:txbx>
                              <wps:bodyPr rot="0" vert="horz" wrap="square" lIns="0" tIns="0" rIns="0" bIns="0" anchor="t" anchorCtr="0" upright="1">
                                <a:noAutofit/>
                              </wps:bodyPr>
                            </wps:wsp>
                            <wps:wsp>
                              <wps:cNvPr id="2126" name="Oval 9153"/>
                              <wps:cNvSpPr>
                                <a:spLocks noChangeArrowheads="1"/>
                              </wps:cNvSpPr>
                              <wps:spPr bwMode="auto">
                                <a:xfrm>
                                  <a:off x="5602"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10</w:t>
                                    </w:r>
                                  </w:p>
                                </w:txbxContent>
                              </wps:txbx>
                              <wps:bodyPr rot="0" vert="horz" wrap="square" lIns="0" tIns="0" rIns="0" bIns="0" anchor="t" anchorCtr="0" upright="1">
                                <a:noAutofit/>
                              </wps:bodyPr>
                            </wps:wsp>
                            <wps:wsp>
                              <wps:cNvPr id="2127" name="Oval 9156"/>
                              <wps:cNvSpPr>
                                <a:spLocks noChangeArrowheads="1"/>
                              </wps:cNvSpPr>
                              <wps:spPr bwMode="auto">
                                <a:xfrm>
                                  <a:off x="4074" y="3550"/>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2</w:t>
                                    </w:r>
                                  </w:p>
                                </w:txbxContent>
                              </wps:txbx>
                              <wps:bodyPr rot="0" vert="horz" wrap="square" lIns="0" tIns="0" rIns="0" bIns="0" anchor="t" anchorCtr="0" upright="1">
                                <a:noAutofit/>
                              </wps:bodyPr>
                            </wps:wsp>
                            <wps:wsp>
                              <wps:cNvPr id="2132" name="Freeform 9160"/>
                              <wps:cNvSpPr>
                                <a:spLocks/>
                              </wps:cNvSpPr>
                              <wps:spPr bwMode="auto">
                                <a:xfrm flipH="1">
                                  <a:off x="4330" y="3357"/>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 name="Freeform 9151"/>
                              <wps:cNvSpPr>
                                <a:spLocks/>
                              </wps:cNvSpPr>
                              <wps:spPr bwMode="auto">
                                <a:xfrm>
                                  <a:off x="6404" y="3357"/>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 name="Freeform 9160"/>
                              <wps:cNvSpPr>
                                <a:spLocks/>
                              </wps:cNvSpPr>
                              <wps:spPr bwMode="auto">
                                <a:xfrm flipH="1">
                                  <a:off x="5845" y="3366"/>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5" name="Freeform 9149"/>
                              <wps:cNvSpPr>
                                <a:spLocks/>
                              </wps:cNvSpPr>
                              <wps:spPr bwMode="auto">
                                <a:xfrm>
                                  <a:off x="5643" y="2960"/>
                                  <a:ext cx="503" cy="249"/>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36" name="Text Box 9165"/>
                            <wps:cNvSpPr txBox="1">
                              <a:spLocks noChangeArrowheads="1"/>
                            </wps:cNvSpPr>
                            <wps:spPr bwMode="auto">
                              <a:xfrm>
                                <a:off x="4777" y="2899"/>
                                <a:ext cx="201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8E5B11">
                                  <w:pPr>
                                    <w:pStyle w:val="a6"/>
                                    <w:ind w:firstLineChars="0" w:firstLine="0"/>
                                    <w:rPr>
                                      <w:rFonts w:ascii="宋体" w:eastAsia="宋体" w:hAnsi="宋体" w:cs="宋体"/>
                                      <w:b w:val="0"/>
                                    </w:rPr>
                                  </w:pPr>
                                  <w:r w:rsidRPr="002C55D5">
                                    <w:rPr>
                                      <w:rFonts w:ascii="Times New Roman"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含</w:t>
                                  </w:r>
                                  <w:r w:rsidRPr="008F061A">
                                    <w:rPr>
                                      <w:rFonts w:ascii="Times New Roman" w:eastAsia="宋体" w:hAnsi="Times New Roman" w:cs="Times New Roman"/>
                                      <w:b w:val="0"/>
                                    </w:rPr>
                                    <w:t>7</w:t>
                                  </w:r>
                                  <w:r>
                                    <w:rPr>
                                      <w:rFonts w:ascii="宋体" w:eastAsia="宋体" w:hAnsi="宋体" w:cs="宋体"/>
                                      <w:b w:val="0"/>
                                    </w:rPr>
                                    <w:t>个</w:t>
                                  </w:r>
                                  <w:r>
                                    <w:rPr>
                                      <w:rFonts w:ascii="宋体" w:eastAsia="宋体" w:hAnsi="宋体" w:cs="宋体" w:hint="eastAsia"/>
                                      <w:b w:val="0"/>
                                    </w:rPr>
                                    <w:t>结点的树</w:t>
                                  </w:r>
                                  <w:r w:rsidRPr="008F061A">
                                    <w:rPr>
                                      <w:rFonts w:ascii="Times New Roman" w:hAnsi="Times New Roman" w:cs="Times New Roman"/>
                                      <w:b w:val="0"/>
                                    </w:rPr>
                                    <w:t>T</w:t>
                                  </w:r>
                                  <w:r w:rsidRPr="008F061A">
                                    <w:rPr>
                                      <w:rFonts w:ascii="Times New Roman" w:eastAsia="宋体" w:hAnsi="Times New Roman" w:cs="Times New Roman"/>
                                      <w:b w:val="0"/>
                                    </w:rPr>
                                    <w:t>3</w:t>
                                  </w:r>
                                </w:p>
                              </w:txbxContent>
                            </wps:txbx>
                            <wps:bodyPr rot="0" vert="horz" wrap="square" lIns="0" tIns="0" rIns="0" bIns="0" anchor="t" anchorCtr="0" upright="1">
                              <a:noAutofit/>
                            </wps:bodyPr>
                          </wps:wsp>
                        </wpg:grpSp>
                        <wpg:grpSp>
                          <wpg:cNvPr id="2137" name="Group 9140"/>
                          <wpg:cNvGrpSpPr>
                            <a:grpSpLocks/>
                          </wpg:cNvGrpSpPr>
                          <wpg:grpSpPr bwMode="auto">
                            <a:xfrm>
                              <a:off x="2128293" y="0"/>
                              <a:ext cx="1763395" cy="1339850"/>
                              <a:chOff x="5112" y="1494"/>
                              <a:chExt cx="2777" cy="2110"/>
                            </a:xfrm>
                          </wpg:grpSpPr>
                          <wpg:grpSp>
                            <wpg:cNvPr id="2138" name="Group 9141"/>
                            <wpg:cNvGrpSpPr>
                              <a:grpSpLocks/>
                            </wpg:cNvGrpSpPr>
                            <wpg:grpSpPr bwMode="auto">
                              <a:xfrm>
                                <a:off x="5636" y="1494"/>
                                <a:ext cx="773" cy="1606"/>
                                <a:chOff x="5376" y="2742"/>
                                <a:chExt cx="773" cy="1606"/>
                              </a:xfrm>
                            </wpg:grpSpPr>
                            <wps:wsp>
                              <wps:cNvPr id="2139" name="Oval 9142"/>
                              <wps:cNvSpPr>
                                <a:spLocks noChangeArrowheads="1"/>
                              </wps:cNvSpPr>
                              <wps:spPr bwMode="auto">
                                <a:xfrm>
                                  <a:off x="5388" y="2742"/>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1</w:t>
                                    </w:r>
                                  </w:p>
                                </w:txbxContent>
                              </wps:txbx>
                              <wps:bodyPr rot="0" vert="horz" wrap="square" lIns="0" tIns="0" rIns="0" bIns="0" anchor="t" anchorCtr="0" upright="1">
                                <a:noAutofit/>
                              </wps:bodyPr>
                            </wps:wsp>
                            <wps:wsp>
                              <wps:cNvPr id="2140" name="Oval 9144"/>
                              <wps:cNvSpPr>
                                <a:spLocks noChangeArrowheads="1"/>
                              </wps:cNvSpPr>
                              <wps:spPr bwMode="auto">
                                <a:xfrm>
                                  <a:off x="5866" y="3134"/>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wps:txbx>
                              <wps:bodyPr rot="0" vert="horz" wrap="square" lIns="0" tIns="0" rIns="0" bIns="0" anchor="t" anchorCtr="0" upright="1">
                                <a:noAutofit/>
                              </wps:bodyPr>
                            </wps:wsp>
                            <wps:wsp>
                              <wps:cNvPr id="2141" name="Oval 9146"/>
                              <wps:cNvSpPr>
                                <a:spLocks noChangeArrowheads="1"/>
                              </wps:cNvSpPr>
                              <wps:spPr bwMode="auto">
                                <a:xfrm>
                                  <a:off x="5794" y="4065"/>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10</w:t>
                                    </w:r>
                                  </w:p>
                                </w:txbxContent>
                              </wps:txbx>
                              <wps:bodyPr rot="0" vert="horz" wrap="square" lIns="0" tIns="0" rIns="0" bIns="0" anchor="t" anchorCtr="0" upright="1">
                                <a:noAutofit/>
                              </wps:bodyPr>
                            </wps:wsp>
                            <wps:wsp>
                              <wps:cNvPr id="2143" name="Freeform 9149"/>
                              <wps:cNvSpPr>
                                <a:spLocks/>
                              </wps:cNvSpPr>
                              <wps:spPr bwMode="auto">
                                <a:xfrm>
                                  <a:off x="5643" y="2960"/>
                                  <a:ext cx="285" cy="21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5" name="Freeform 9151"/>
                              <wps:cNvSpPr>
                                <a:spLocks/>
                              </wps:cNvSpPr>
                              <wps:spPr bwMode="auto">
                                <a:xfrm flipH="1">
                                  <a:off x="5578" y="3340"/>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 name="Oval 9146"/>
                              <wps:cNvSpPr>
                                <a:spLocks noChangeArrowheads="1"/>
                              </wps:cNvSpPr>
                              <wps:spPr bwMode="auto">
                                <a:xfrm>
                                  <a:off x="5376" y="356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2</w:t>
                                    </w:r>
                                  </w:p>
                                </w:txbxContent>
                              </wps:txbx>
                              <wps:bodyPr rot="0" vert="horz" wrap="square" lIns="0" tIns="0" rIns="0" bIns="0" anchor="t" anchorCtr="0" upright="1">
                                <a:noAutofit/>
                              </wps:bodyPr>
                            </wps:wsp>
                          </wpg:grpSp>
                          <wps:wsp>
                            <wps:cNvPr id="2144" name="Text Box 9165"/>
                            <wps:cNvSpPr txBox="1">
                              <a:spLocks noChangeArrowheads="1"/>
                            </wps:cNvSpPr>
                            <wps:spPr bwMode="auto">
                              <a:xfrm>
                                <a:off x="5112" y="3292"/>
                                <a:ext cx="27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C55D5" w:rsidRDefault="008E537A" w:rsidP="008E5B11">
                                  <w:pPr>
                                    <w:pStyle w:val="a6"/>
                                    <w:ind w:firstLineChars="0" w:firstLine="0"/>
                                    <w:rPr>
                                      <w:rFonts w:ascii="Times New Roman" w:hAnsi="Times New Roman" w:cs="Times New Roman"/>
                                      <w:b w:val="0"/>
                                    </w:rPr>
                                  </w:pPr>
                                  <w:r>
                                    <w:rPr>
                                      <w:rFonts w:ascii="Times New Roman"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含</w:t>
                                  </w:r>
                                  <w:r w:rsidRPr="008F061A">
                                    <w:rPr>
                                      <w:rFonts w:ascii="Times New Roman" w:eastAsia="宋体" w:hAnsi="Times New Roman" w:cs="Times New Roman"/>
                                      <w:b w:val="0"/>
                                    </w:rPr>
                                    <w:t>7</w:t>
                                  </w:r>
                                  <w:r>
                                    <w:rPr>
                                      <w:rFonts w:ascii="宋体" w:eastAsia="宋体" w:hAnsi="宋体" w:cs="宋体"/>
                                      <w:b w:val="0"/>
                                    </w:rPr>
                                    <w:t>个</w:t>
                                  </w:r>
                                  <w:r>
                                    <w:rPr>
                                      <w:rFonts w:ascii="宋体" w:eastAsia="宋体" w:hAnsi="宋体" w:cs="宋体" w:hint="eastAsia"/>
                                      <w:b w:val="0"/>
                                    </w:rPr>
                                    <w:t>结点的树</w:t>
                                  </w:r>
                                  <w:r w:rsidRPr="008F061A">
                                    <w:rPr>
                                      <w:rFonts w:ascii="Times New Roman" w:hAnsi="Times New Roman" w:cs="Times New Roman"/>
                                      <w:b w:val="0"/>
                                    </w:rPr>
                                    <w:t>T</w:t>
                                  </w:r>
                                  <w:r>
                                    <w:rPr>
                                      <w:rFonts w:ascii="Times New Roman" w:eastAsia="宋体" w:hAnsi="Times New Roman" w:cs="Times New Roman"/>
                                      <w:b w:val="0"/>
                                    </w:rPr>
                                    <w:t>4</w:t>
                                  </w:r>
                                </w:p>
                              </w:txbxContent>
                            </wps:txbx>
                            <wps:bodyPr rot="0" vert="horz" wrap="square" lIns="0" tIns="0" rIns="0" bIns="0" anchor="t" anchorCtr="0" upright="1">
                              <a:noAutofit/>
                            </wps:bodyPr>
                          </wps:wsp>
                        </wpg:grpSp>
                      </wpg:grpSp>
                      <wps:wsp>
                        <wps:cNvPr id="2145" name="文本框 2"/>
                        <wps:cNvSpPr txBox="1">
                          <a:spLocks noChangeArrowheads="1"/>
                        </wps:cNvSpPr>
                        <wps:spPr bwMode="auto">
                          <a:xfrm rot="2974765">
                            <a:off x="2560547" y="677291"/>
                            <a:ext cx="254000" cy="212725"/>
                          </a:xfrm>
                          <a:prstGeom prst="rect">
                            <a:avLst/>
                          </a:prstGeom>
                          <a:noFill/>
                          <a:ln w="9525">
                            <a:noFill/>
                            <a:miter lim="800000"/>
                            <a:headEnd/>
                            <a:tailEnd/>
                          </a:ln>
                        </wps:spPr>
                        <wps:txbx>
                          <w:txbxContent>
                            <w:p w:rsidR="008E537A" w:rsidRPr="008F061A" w:rsidRDefault="008E537A" w:rsidP="008F061A">
                              <w:pPr>
                                <w:spacing w:line="0" w:lineRule="atLeast"/>
                                <w:ind w:firstLineChars="0" w:firstLine="0"/>
                                <w:rPr>
                                  <w:sz w:val="18"/>
                                  <w:szCs w:val="18"/>
                                </w:rPr>
                              </w:pPr>
                              <w:r w:rsidRPr="008F061A">
                                <w:rPr>
                                  <w:sz w:val="18"/>
                                  <w:szCs w:val="18"/>
                                </w:rPr>
                                <w:t>……</w:t>
                              </w:r>
                            </w:p>
                            <w:p w:rsidR="008E537A" w:rsidRPr="008F061A" w:rsidRDefault="008E537A" w:rsidP="008E5B11">
                              <w:pPr>
                                <w:spacing w:line="0" w:lineRule="atLeast"/>
                                <w:ind w:firstLineChars="0" w:firstLine="0"/>
                                <w:rPr>
                                  <w:sz w:val="18"/>
                                  <w:szCs w:val="18"/>
                                </w:rPr>
                              </w:pPr>
                            </w:p>
                          </w:txbxContent>
                        </wps:txbx>
                        <wps:bodyPr rot="0" vert="horz" wrap="square" lIns="0" tIns="0" rIns="0" bIns="0" anchor="t" anchorCtr="0">
                          <a:noAutofit/>
                        </wps:bodyPr>
                      </wps:wsp>
                    </wpg:wgp>
                  </a:graphicData>
                </a:graphic>
              </wp:anchor>
            </w:drawing>
          </mc:Choice>
          <mc:Fallback>
            <w:pict>
              <v:group id="组合 2173" o:spid="_x0000_s3271" style="position:absolute;left:0;text-align:left;margin-left:45.6pt;margin-top:15.9pt;width:306.4pt;height:119.75pt;z-index:251943936" coordsize="38912,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">
                <v:group id="组合 2115" o:spid="_x0000_s3272" style="position:absolute;width:38912;height:15208" coordsize="38916,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">
                  <v:shape id="Text Box 9119" o:spid="_x0000_s3273" type="#_x0000_t202" style="position:absolute;left:8101;top:13398;width:2162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" filled="f" stroked="f">
                    <v:textbox inset="0,0,0,0">
                      <w:txbxContent>
                        <w:p w:rsidR="008E537A" w:rsidRPr="002C55D5" w:rsidRDefault="008E537A" w:rsidP="008E5B11">
                          <w:pPr>
                            <w:pStyle w:val="a6"/>
                            <w:ind w:firstLineChars="0" w:firstLine="0"/>
                            <w:rPr>
                              <w:rFonts w:ascii="Times New Roman" w:hAnsi="Times New Roman" w:cs="Times New Roman"/>
                              <w:b w:val="0"/>
                            </w:rPr>
                          </w:pPr>
                          <w:r w:rsidRPr="002C55D5">
                            <w:rPr>
                              <w:rFonts w:ascii="宋体" w:eastAsia="宋体" w:hAnsi="宋体" w:cs="宋体" w:hint="eastAsia"/>
                              <w:b w:val="0"/>
                              <w:highlight w:val="yellow"/>
                            </w:rPr>
                            <w:t>图</w:t>
                          </w:r>
                          <w:r w:rsidRPr="002C55D5">
                            <w:rPr>
                              <w:rFonts w:ascii="Times New Roman" w:hAnsi="Times New Roman" w:cs="Times New Roman"/>
                              <w:b w:val="0"/>
                              <w:highlight w:val="yellow"/>
                            </w:rPr>
                            <w:t>8</w:t>
                          </w:r>
                          <w:r>
                            <w:rPr>
                              <w:rFonts w:ascii="Times New Roman" w:hAnsi="Times New Roman" w:cs="Times New Roman"/>
                              <w:b w:val="0"/>
                              <w:highlight w:val="yellow"/>
                            </w:rPr>
                            <w:t>-2</w:t>
                          </w:r>
                          <w:r w:rsidRPr="002C55D5">
                            <w:rPr>
                              <w:rFonts w:ascii="Times New Roman" w:hAnsi="Times New Roman" w:cs="Times New Roman"/>
                              <w:b w:val="0"/>
                            </w:rPr>
                            <w:t xml:space="preserve"> </w:t>
                          </w:r>
                          <w:r w:rsidRPr="008F061A">
                            <w:rPr>
                              <w:rFonts w:ascii="宋体" w:eastAsia="宋体" w:hAnsi="宋体" w:cs="宋体"/>
                              <w:b w:val="0"/>
                            </w:rPr>
                            <w:t>结</w:t>
                          </w:r>
                          <w:r w:rsidRPr="008F061A">
                            <w:rPr>
                              <w:rFonts w:ascii="宋体" w:eastAsia="宋体" w:hAnsi="宋体" w:cs="宋体" w:hint="eastAsia"/>
                              <w:b w:val="0"/>
                            </w:rPr>
                            <w:t>点个数相同的</w:t>
                          </w:r>
                          <w:r w:rsidRPr="002C55D5">
                            <w:rPr>
                              <w:rFonts w:ascii="宋体" w:eastAsia="宋体" w:hAnsi="宋体" w:cs="宋体" w:hint="eastAsia"/>
                              <w:b w:val="0"/>
                            </w:rPr>
                            <w:t>二叉查找树示例</w:t>
                          </w:r>
                        </w:p>
                      </w:txbxContent>
                    </v:textbox>
                  </v:shape>
                  <v:group id="_x0000_s3274" style="position:absolute;width:18300;height:10902" coordorigin="4334,1494" coordsize="288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">
                    <v:group id="Group 9141" o:spid="_x0000_s3275" style="position:absolute;left:4334;top:1494;width:2882;height:1091" coordorigin="4074,2742" coordsize="2882,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">
                      <v:oval id="Oval 9142" o:spid="_x0000_s3276" style="position:absolute;left:5388;top:2742;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8</w:t>
                              </w:r>
                            </w:p>
                          </w:txbxContent>
                        </v:textbox>
                      </v:oval>
                      <v:oval id="Oval 9144" o:spid="_x0000_s3277" style="position:absolute;left:6127;top:31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v:textbox>
                      </v:oval>
                      <v:oval id="Oval 9146" o:spid="_x0000_s3278" style="position:absolute;left:6673;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13</w:t>
                              </w:r>
                            </w:p>
                          </w:txbxContent>
                        </v:textbox>
                      </v:oval>
                      <v:shape id="Freeform 9149" o:spid="_x0000_s3279" style="position:absolute;left:4898;top:2964;width:523;height:280;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" path="m427,249l,e" filled="f">
                        <v:path arrowok="t" o:connecttype="custom" o:connectlocs="523,280;0,0" o:connectangles="0,0"/>
                      </v:shape>
                      <v:oval id="Oval 9150" o:spid="_x0000_s3280" style="position:absolute;left:4625;top:314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5</w:t>
                              </w:r>
                            </w:p>
                          </w:txbxContent>
                        </v:textbox>
                      </v:oval>
                      <v:shape id="Freeform 9151" o:spid="_x0000_s3281" style="position:absolute;left:4889;top:3348;width:301;height:23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" path="m301,231l,e" filled="f">
                        <v:path arrowok="t" o:connecttype="custom" o:connectlocs="301,231;0,0" o:connectangles="0,0"/>
                      </v:shape>
                      <v:oval id="Oval 9152" o:spid="_x0000_s3282" style="position:absolute;left:5145;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6</w:t>
                              </w:r>
                            </w:p>
                          </w:txbxContent>
                        </v:textbox>
                      </v:oval>
                      <v:oval id="Oval 9153" o:spid="_x0000_s3283" style="position:absolute;left:5602;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10</w:t>
                              </w:r>
                            </w:p>
                          </w:txbxContent>
                        </v:textbox>
                      </v:oval>
                      <v:oval id="Oval 9156" o:spid="_x0000_s3284" style="position:absolute;left:4074;top:3550;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2</w:t>
                              </w:r>
                            </w:p>
                          </w:txbxContent>
                        </v:textbox>
                      </v:oval>
                      <v:shape id="Freeform 9160" o:spid="_x0000_s3285" style="position:absolute;left:4330;top:3357;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" path="m301,231l,e" filled="f">
                        <v:path arrowok="t" o:connecttype="custom" o:connectlocs="301,231;0,0" o:connectangles="0,0"/>
                      </v:shape>
                      <v:shape id="Freeform 9151" o:spid="_x0000_s3286" style="position:absolute;left:6404;top:3357;width:301;height:23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" path="m301,231l,e" filled="f">
                        <v:path arrowok="t" o:connecttype="custom" o:connectlocs="301,231;0,0" o:connectangles="0,0"/>
                      </v:shape>
                      <v:shape id="Freeform 9160" o:spid="_x0000_s3287" style="position:absolute;left:5845;top:3366;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" path="m301,231l,e" filled="f">
                        <v:path arrowok="t" o:connecttype="custom" o:connectlocs="301,231;0,0" o:connectangles="0,0"/>
                      </v:shape>
                      <v:shape id="Freeform 9149" o:spid="_x0000_s3288" style="position:absolute;left:5643;top:2960;width:503;height:249;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" path="m427,249l,e" filled="f">
                        <v:path arrowok="t" o:connecttype="custom" o:connectlocs="503,249;0,0" o:connectangles="0,0"/>
                      </v:shape>
                    </v:group>
                    <v:shape id="_x0000_s3289" type="#_x0000_t202" style="position:absolute;left:4777;top:2899;width:20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" filled="f" stroked="f">
                      <v:textbox inset="0,0,0,0">
                        <w:txbxContent>
                          <w:p w:rsidR="008E537A" w:rsidRPr="00960AC6" w:rsidRDefault="008E537A" w:rsidP="008E5B11">
                            <w:pPr>
                              <w:pStyle w:val="a6"/>
                              <w:ind w:firstLineChars="0" w:firstLine="0"/>
                              <w:rPr>
                                <w:rFonts w:ascii="宋体" w:eastAsia="宋体" w:hAnsi="宋体" w:cs="宋体"/>
                                <w:b w:val="0"/>
                              </w:rPr>
                            </w:pPr>
                            <w:r w:rsidRPr="002C55D5">
                              <w:rPr>
                                <w:rFonts w:ascii="Times New Roman"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含</w:t>
                            </w:r>
                            <w:r w:rsidRPr="008F061A">
                              <w:rPr>
                                <w:rFonts w:ascii="Times New Roman" w:eastAsia="宋体" w:hAnsi="Times New Roman" w:cs="Times New Roman"/>
                                <w:b w:val="0"/>
                              </w:rPr>
                              <w:t>7</w:t>
                            </w:r>
                            <w:r>
                              <w:rPr>
                                <w:rFonts w:ascii="宋体" w:eastAsia="宋体" w:hAnsi="宋体" w:cs="宋体"/>
                                <w:b w:val="0"/>
                              </w:rPr>
                              <w:t>个</w:t>
                            </w:r>
                            <w:r>
                              <w:rPr>
                                <w:rFonts w:ascii="宋体" w:eastAsia="宋体" w:hAnsi="宋体" w:cs="宋体" w:hint="eastAsia"/>
                                <w:b w:val="0"/>
                              </w:rPr>
                              <w:t>结点的树</w:t>
                            </w:r>
                            <w:r w:rsidRPr="008F061A">
                              <w:rPr>
                                <w:rFonts w:ascii="Times New Roman" w:hAnsi="Times New Roman" w:cs="Times New Roman"/>
                                <w:b w:val="0"/>
                              </w:rPr>
                              <w:t>T</w:t>
                            </w:r>
                            <w:r w:rsidRPr="008F061A">
                              <w:rPr>
                                <w:rFonts w:ascii="Times New Roman" w:eastAsia="宋体" w:hAnsi="Times New Roman" w:cs="Times New Roman"/>
                                <w:b w:val="0"/>
                              </w:rPr>
                              <w:t>3</w:t>
                            </w:r>
                          </w:p>
                        </w:txbxContent>
                      </v:textbox>
                    </v:shape>
                  </v:group>
                  <v:group id="_x0000_s3290" style="position:absolute;left:21282;width:17634;height:13398" coordorigin="5112,1494" coordsize="277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">
                    <v:group id="Group 9141" o:spid="_x0000_s3291" style="position:absolute;left:5636;top:1494;width:773;height:1606" coordorigin="5376,2742" coordsize="773,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">
                      <v:oval id="Oval 9142" o:spid="_x0000_s3292" style="position:absolute;left:5388;top:2742;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1</w:t>
                              </w:r>
                            </w:p>
                          </w:txbxContent>
                        </v:textbox>
                      </v:oval>
                      <v:oval id="Oval 9144" o:spid="_x0000_s3293" style="position:absolute;left:5866;top:313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sidRPr="002C55D5">
                                <w:rPr>
                                  <w:rFonts w:ascii="Times New Roman" w:hAnsi="Times New Roman" w:cs="Times New Roman"/>
                                  <w:b w:val="0"/>
                                  <w:sz w:val="15"/>
                                </w:rPr>
                                <w:t>12</w:t>
                              </w:r>
                            </w:p>
                          </w:txbxContent>
                        </v:textbox>
                      </v:oval>
                      <v:oval id="Oval 9146" o:spid="_x0000_s3294" style="position:absolute;left:5794;top:406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10</w:t>
                              </w:r>
                            </w:p>
                          </w:txbxContent>
                        </v:textbox>
                      </v:oval>
                      <v:shape id="Freeform 9149" o:spid="_x0000_s3295" style="position:absolute;left:5643;top:2960;width:285;height:21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" path="m427,249l,e" filled="f">
                        <v:path arrowok="t" o:connecttype="custom" o:connectlocs="285,211;0,0" o:connectangles="0,0"/>
                      </v:shape>
                      <v:shape id="Freeform 9151" o:spid="_x0000_s3296" style="position:absolute;left:5578;top:3340;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" path="m301,231l,e" filled="f">
                        <v:path arrowok="t" o:connecttype="custom" o:connectlocs="301,231;0,0" o:connectangles="0,0"/>
                      </v:shape>
                      <v:oval id="Oval 9146" o:spid="_x0000_s3297" style="position:absolute;left:5376;top:35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" filled="f">
                        <v:textbox inset="0,0,0,0">
                          <w:txbxContent>
                            <w:p w:rsidR="008E537A" w:rsidRPr="002C55D5" w:rsidRDefault="008E537A" w:rsidP="008E5B11">
                              <w:pPr>
                                <w:pStyle w:val="a6"/>
                                <w:ind w:firstLineChars="0" w:firstLine="0"/>
                                <w:rPr>
                                  <w:rFonts w:ascii="Times New Roman" w:hAnsi="Times New Roman" w:cs="Times New Roman"/>
                                  <w:b w:val="0"/>
                                  <w:sz w:val="15"/>
                                </w:rPr>
                              </w:pPr>
                              <w:r>
                                <w:rPr>
                                  <w:rFonts w:ascii="Times New Roman" w:hAnsi="Times New Roman" w:cs="Times New Roman"/>
                                  <w:b w:val="0"/>
                                  <w:sz w:val="15"/>
                                </w:rPr>
                                <w:t>2</w:t>
                              </w:r>
                            </w:p>
                          </w:txbxContent>
                        </v:textbox>
                      </v:oval>
                    </v:group>
                    <v:shape id="_x0000_s3298" type="#_x0000_t202" style="position:absolute;left:5112;top:3292;width:27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" filled="f" stroked="f">
                      <v:textbox inset="0,0,0,0">
                        <w:txbxContent>
                          <w:p w:rsidR="008E537A" w:rsidRPr="002C55D5" w:rsidRDefault="008E537A" w:rsidP="008E5B11">
                            <w:pPr>
                              <w:pStyle w:val="a6"/>
                              <w:ind w:firstLineChars="0" w:firstLine="0"/>
                              <w:rPr>
                                <w:rFonts w:ascii="Times New Roman" w:hAnsi="Times New Roman" w:cs="Times New Roman"/>
                                <w:b w:val="0"/>
                              </w:rPr>
                            </w:pPr>
                            <w:r>
                              <w:rPr>
                                <w:rFonts w:ascii="Times New Roman"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含</w:t>
                            </w:r>
                            <w:r w:rsidRPr="008F061A">
                              <w:rPr>
                                <w:rFonts w:ascii="Times New Roman" w:eastAsia="宋体" w:hAnsi="Times New Roman" w:cs="Times New Roman"/>
                                <w:b w:val="0"/>
                              </w:rPr>
                              <w:t>7</w:t>
                            </w:r>
                            <w:r>
                              <w:rPr>
                                <w:rFonts w:ascii="宋体" w:eastAsia="宋体" w:hAnsi="宋体" w:cs="宋体"/>
                                <w:b w:val="0"/>
                              </w:rPr>
                              <w:t>个</w:t>
                            </w:r>
                            <w:r>
                              <w:rPr>
                                <w:rFonts w:ascii="宋体" w:eastAsia="宋体" w:hAnsi="宋体" w:cs="宋体" w:hint="eastAsia"/>
                                <w:b w:val="0"/>
                              </w:rPr>
                              <w:t>结点的树</w:t>
                            </w:r>
                            <w:r w:rsidRPr="008F061A">
                              <w:rPr>
                                <w:rFonts w:ascii="Times New Roman" w:hAnsi="Times New Roman" w:cs="Times New Roman"/>
                                <w:b w:val="0"/>
                              </w:rPr>
                              <w:t>T</w:t>
                            </w:r>
                            <w:r>
                              <w:rPr>
                                <w:rFonts w:ascii="Times New Roman" w:eastAsia="宋体" w:hAnsi="Times New Roman" w:cs="Times New Roman"/>
                                <w:b w:val="0"/>
                              </w:rPr>
                              <w:t>4</w:t>
                            </w:r>
                          </w:p>
                        </w:txbxContent>
                      </v:textbox>
                    </v:shape>
                  </v:group>
                </v:group>
                <v:shape id="_x0000_s3299" type="#_x0000_t202" style="position:absolute;left:25605;top:6772;width:2540;height:2128;rotation:3249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" filled="f" stroked="f">
                  <v:textbox inset="0,0,0,0">
                    <w:txbxContent>
                      <w:p w:rsidR="008E537A" w:rsidRPr="008F061A" w:rsidRDefault="008E537A" w:rsidP="008F061A">
                        <w:pPr>
                          <w:spacing w:line="0" w:lineRule="atLeast"/>
                          <w:ind w:firstLineChars="0" w:firstLine="0"/>
                          <w:rPr>
                            <w:sz w:val="18"/>
                            <w:szCs w:val="18"/>
                          </w:rPr>
                        </w:pPr>
                        <w:r w:rsidRPr="008F061A">
                          <w:rPr>
                            <w:sz w:val="18"/>
                            <w:szCs w:val="18"/>
                          </w:rPr>
                          <w:t>……</w:t>
                        </w:r>
                      </w:p>
                      <w:p w:rsidR="008E537A" w:rsidRPr="008F061A" w:rsidRDefault="008E537A" w:rsidP="008E5B11">
                        <w:pPr>
                          <w:spacing w:line="0" w:lineRule="atLeast"/>
                          <w:ind w:firstLineChars="0" w:firstLine="0"/>
                          <w:rPr>
                            <w:sz w:val="18"/>
                            <w:szCs w:val="18"/>
                          </w:rPr>
                        </w:pPr>
                      </w:p>
                    </w:txbxContent>
                  </v:textbox>
                </v:shape>
              </v:group>
            </w:pict>
          </mc:Fallback>
        </mc:AlternateContent>
      </w:r>
    </w:p>
    <w:p w:rsidR="0038573B" w:rsidRPr="00196523" w:rsidRDefault="0038573B"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53675A" w:rsidRPr="00196523" w:rsidRDefault="0053675A" w:rsidP="001C30E9">
      <w:pPr>
        <w:ind w:firstLineChars="150" w:firstLine="315"/>
        <w:rPr>
          <w:rFonts w:ascii="Times New Roman" w:eastAsia="宋体" w:hAnsi="Times New Roman" w:cs="Times New Roman"/>
          <w:color w:val="000000" w:themeColor="text1"/>
        </w:rPr>
      </w:pPr>
    </w:p>
    <w:p w:rsidR="0038573B" w:rsidRPr="00196523" w:rsidRDefault="000D54C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的平均查找长度</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7=4</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的平均查找长度仍约为</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t>.43</w:t>
      </w:r>
      <w:r w:rsidRPr="00196523">
        <w:rPr>
          <w:rFonts w:ascii="Times New Roman" w:eastAsia="宋体" w:hAnsi="Times New Roman" w:cs="Times New Roman" w:hint="eastAsia"/>
          <w:color w:val="000000" w:themeColor="text1"/>
        </w:rPr>
        <w:t>，可见结点个数相同的两棵树，树形不同，查找效率也</w:t>
      </w:r>
      <w:r w:rsidR="006B5FE1" w:rsidRPr="00196523">
        <w:rPr>
          <w:rFonts w:ascii="Times New Roman" w:eastAsia="宋体" w:hAnsi="Times New Roman" w:cs="Times New Roman" w:hint="eastAsia"/>
          <w:color w:val="000000" w:themeColor="text1"/>
        </w:rPr>
        <w:t>可能</w:t>
      </w:r>
      <w:r w:rsidRPr="00196523">
        <w:rPr>
          <w:rFonts w:ascii="Times New Roman" w:eastAsia="宋体" w:hAnsi="Times New Roman" w:cs="Times New Roman" w:hint="eastAsia"/>
          <w:color w:val="000000" w:themeColor="text1"/>
        </w:rPr>
        <w:t>不同。</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下列</w:t>
      </w:r>
      <w:r w:rsidRPr="00196523">
        <w:rPr>
          <w:rFonts w:ascii="Times New Roman" w:eastAsia="宋体" w:hAnsi="Times New Roman" w:cs="Times New Roman"/>
          <w:color w:val="000000" w:themeColor="text1"/>
        </w:rPr>
        <w:t>二叉查找树</w:t>
      </w:r>
      <w:r w:rsidRPr="00196523">
        <w:rPr>
          <w:rFonts w:ascii="Times New Roman" w:eastAsia="宋体" w:hAnsi="Times New Roman" w:cs="Times New Roman" w:hint="eastAsia"/>
          <w:color w:val="000000" w:themeColor="text1"/>
        </w:rPr>
        <w:t>的情形中，</w:t>
      </w:r>
      <w:r w:rsidRPr="00196523">
        <w:rPr>
          <w:rFonts w:ascii="Times New Roman" w:eastAsia="宋体" w:hAnsi="Times New Roman" w:cs="Times New Roman"/>
          <w:color w:val="000000" w:themeColor="text1"/>
        </w:rPr>
        <w:t>其查找效率最</w:t>
      </w:r>
      <w:r w:rsidRPr="00196523">
        <w:rPr>
          <w:rFonts w:ascii="Times New Roman" w:eastAsia="宋体" w:hAnsi="Times New Roman" w:cs="Times New Roman" w:hint="eastAsia"/>
          <w:color w:val="000000" w:themeColor="text1"/>
        </w:rPr>
        <w:t>差的是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D00531" w:rsidRPr="00196523" w:rsidRDefault="00D00531"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．结点太多</w:t>
      </w:r>
      <w:r w:rsidRPr="00196523">
        <w:rPr>
          <w:rFonts w:ascii="Times New Roman" w:eastAsia="宋体" w:hAnsi="Times New Roman" w:cs="Times New Roman"/>
          <w:color w:val="000000" w:themeColor="text1"/>
          <w:szCs w:val="21"/>
        </w:rPr>
        <w:tab/>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完全二叉树</w:t>
      </w:r>
    </w:p>
    <w:p w:rsidR="00D00531" w:rsidRPr="00196523" w:rsidRDefault="00D00531"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没有度为</w:t>
      </w:r>
      <w:r w:rsidR="00F97B52"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的结点</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结点太复杂</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0D54CE" w:rsidRPr="00196523">
        <w:rPr>
          <w:rFonts w:ascii="Times New Roman" w:eastAsia="宋体" w:hAnsi="Times New Roman" w:cs="Times New Roman" w:hint="eastAsia"/>
          <w:color w:val="000000" w:themeColor="text1"/>
        </w:rPr>
        <w:t>C</w:t>
      </w:r>
      <w:r w:rsidR="000D54CE" w:rsidRPr="00196523">
        <w:rPr>
          <w:rFonts w:ascii="Times New Roman" w:eastAsia="宋体" w:hAnsi="Times New Roman" w:cs="Times New Roman" w:hint="eastAsia"/>
          <w:color w:val="000000" w:themeColor="text1"/>
        </w:rPr>
        <w:t>。</w:t>
      </w:r>
    </w:p>
    <w:p w:rsidR="000D54CE" w:rsidRPr="00196523" w:rsidRDefault="000D54C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参看</w:t>
      </w:r>
      <w:r w:rsidR="00811266" w:rsidRPr="00196523">
        <w:rPr>
          <w:rFonts w:ascii="Times New Roman" w:eastAsia="宋体" w:hAnsi="Times New Roman" w:cs="Times New Roman" w:hint="eastAsia"/>
          <w:color w:val="000000" w:themeColor="text1"/>
        </w:rPr>
        <w:t>习</w:t>
      </w:r>
      <w:r w:rsidRPr="00196523">
        <w:rPr>
          <w:rFonts w:ascii="Times New Roman" w:eastAsia="宋体" w:hAnsi="Times New Roman" w:cs="Times New Roman" w:hint="eastAsia"/>
          <w:color w:val="000000" w:themeColor="text1"/>
        </w:rPr>
        <w:t>题</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w:t>
      </w:r>
      <w:proofErr w:type="gramStart"/>
      <w:r w:rsidR="00D00531" w:rsidRPr="00196523">
        <w:rPr>
          <w:rFonts w:ascii="Times New Roman" w:eastAsia="宋体" w:hAnsi="Times New Roman" w:cs="Times New Roman" w:hint="eastAsia"/>
          <w:color w:val="000000" w:themeColor="text1"/>
        </w:rPr>
        <w:t>二叉查找</w:t>
      </w:r>
      <w:proofErr w:type="gramEnd"/>
      <w:r w:rsidR="00D00531" w:rsidRPr="00196523">
        <w:rPr>
          <w:rFonts w:ascii="Times New Roman" w:eastAsia="宋体" w:hAnsi="Times New Roman" w:cs="Times New Roman" w:hint="eastAsia"/>
          <w:color w:val="000000" w:themeColor="text1"/>
        </w:rPr>
        <w:t>树中没有度为</w:t>
      </w:r>
      <w:r w:rsidR="00D00531" w:rsidRPr="00196523">
        <w:rPr>
          <w:rFonts w:ascii="Times New Roman" w:eastAsia="宋体" w:hAnsi="Times New Roman" w:cs="Times New Roman" w:hint="eastAsia"/>
          <w:color w:val="000000" w:themeColor="text1"/>
        </w:rPr>
        <w:t>2</w:t>
      </w:r>
      <w:r w:rsidR="00D00531" w:rsidRPr="00196523">
        <w:rPr>
          <w:rFonts w:ascii="Times New Roman" w:eastAsia="宋体" w:hAnsi="Times New Roman" w:cs="Times New Roman" w:hint="eastAsia"/>
          <w:color w:val="000000" w:themeColor="text1"/>
        </w:rPr>
        <w:t>的结点，</w:t>
      </w:r>
      <w:proofErr w:type="gramStart"/>
      <w:r w:rsidR="00D00531" w:rsidRPr="00196523">
        <w:rPr>
          <w:rFonts w:ascii="Times New Roman" w:eastAsia="宋体" w:hAnsi="Times New Roman" w:cs="Times New Roman" w:hint="eastAsia"/>
          <w:color w:val="000000" w:themeColor="text1"/>
        </w:rPr>
        <w:t>意味着</w:t>
      </w:r>
      <w:r w:rsidR="00D70DD9" w:rsidRPr="00196523">
        <w:rPr>
          <w:rFonts w:ascii="Times New Roman" w:eastAsia="宋体" w:hAnsi="Times New Roman" w:cs="Times New Roman" w:hint="eastAsia"/>
          <w:color w:val="000000" w:themeColor="text1"/>
        </w:rPr>
        <w:t>二叉</w:t>
      </w:r>
      <w:r w:rsidR="00D00531" w:rsidRPr="00196523">
        <w:rPr>
          <w:rFonts w:ascii="Times New Roman" w:eastAsia="宋体" w:hAnsi="Times New Roman" w:cs="Times New Roman" w:hint="eastAsia"/>
          <w:color w:val="000000" w:themeColor="text1"/>
        </w:rPr>
        <w:t>查</w:t>
      </w:r>
      <w:proofErr w:type="gramEnd"/>
      <w:r w:rsidR="00D00531" w:rsidRPr="00196523">
        <w:rPr>
          <w:rFonts w:ascii="Times New Roman" w:eastAsia="宋体" w:hAnsi="Times New Roman" w:cs="Times New Roman" w:hint="eastAsia"/>
          <w:color w:val="000000" w:themeColor="text1"/>
        </w:rPr>
        <w:t>找</w:t>
      </w:r>
      <w:r w:rsidR="00D70DD9" w:rsidRPr="00196523">
        <w:rPr>
          <w:rFonts w:ascii="Times New Roman" w:eastAsia="宋体" w:hAnsi="Times New Roman" w:cs="Times New Roman" w:hint="eastAsia"/>
          <w:color w:val="000000" w:themeColor="text1"/>
        </w:rPr>
        <w:t>树中</w:t>
      </w:r>
      <w:r w:rsidR="00D00531" w:rsidRPr="00196523">
        <w:rPr>
          <w:rFonts w:ascii="Times New Roman" w:eastAsia="宋体" w:hAnsi="Times New Roman" w:cs="Times New Roman" w:hint="eastAsia"/>
          <w:color w:val="000000" w:themeColor="text1"/>
        </w:rPr>
        <w:t>所有</w:t>
      </w:r>
      <w:r w:rsidR="00D70DD9" w:rsidRPr="00196523">
        <w:rPr>
          <w:rFonts w:ascii="Times New Roman" w:eastAsia="宋体" w:hAnsi="Times New Roman" w:cs="Times New Roman" w:hint="eastAsia"/>
          <w:color w:val="000000" w:themeColor="text1"/>
        </w:rPr>
        <w:t>分支结点</w:t>
      </w:r>
      <w:r w:rsidR="00696814" w:rsidRPr="00196523">
        <w:rPr>
          <w:rFonts w:ascii="Times New Roman" w:eastAsia="宋体" w:hAnsi="Times New Roman" w:cs="Times New Roman" w:hint="eastAsia"/>
          <w:color w:val="000000" w:themeColor="text1"/>
        </w:rPr>
        <w:t>均只有一个</w:t>
      </w:r>
      <w:r w:rsidR="00D70DD9" w:rsidRPr="00196523">
        <w:rPr>
          <w:rFonts w:ascii="Times New Roman" w:eastAsia="宋体" w:hAnsi="Times New Roman" w:cs="Times New Roman" w:hint="eastAsia"/>
          <w:color w:val="000000" w:themeColor="text1"/>
        </w:rPr>
        <w:t>子</w:t>
      </w:r>
      <w:r w:rsidR="00696814" w:rsidRPr="00196523">
        <w:rPr>
          <w:rFonts w:ascii="Times New Roman" w:eastAsia="宋体" w:hAnsi="Times New Roman" w:cs="Times New Roman" w:hint="eastAsia"/>
          <w:color w:val="000000" w:themeColor="text1"/>
        </w:rPr>
        <w:t>结点</w:t>
      </w:r>
      <w:r w:rsidR="00D70DD9" w:rsidRPr="00196523">
        <w:rPr>
          <w:rFonts w:ascii="Times New Roman" w:eastAsia="宋体" w:hAnsi="Times New Roman" w:cs="Times New Roman" w:hint="eastAsia"/>
          <w:color w:val="000000" w:themeColor="text1"/>
        </w:rPr>
        <w:t>，</w:t>
      </w:r>
      <w:r w:rsidR="00D00531" w:rsidRPr="00196523">
        <w:rPr>
          <w:rFonts w:ascii="Times New Roman" w:eastAsia="宋体" w:hAnsi="Times New Roman" w:cs="Times New Roman" w:hint="eastAsia"/>
          <w:color w:val="000000" w:themeColor="text1"/>
        </w:rPr>
        <w:t>此时树的高度最大，查找</w:t>
      </w:r>
      <w:r w:rsidR="00696814" w:rsidRPr="00196523">
        <w:rPr>
          <w:rFonts w:ascii="Times New Roman" w:eastAsia="宋体" w:hAnsi="Times New Roman" w:cs="Times New Roman" w:hint="eastAsia"/>
          <w:color w:val="000000" w:themeColor="text1"/>
        </w:rPr>
        <w:t>效</w:t>
      </w:r>
      <w:r w:rsidR="00D00531" w:rsidRPr="00196523">
        <w:rPr>
          <w:rFonts w:ascii="Times New Roman" w:eastAsia="宋体" w:hAnsi="Times New Roman" w:cs="Times New Roman" w:hint="eastAsia"/>
          <w:color w:val="000000" w:themeColor="text1"/>
        </w:rPr>
        <w:t>率最低。</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分别</w:t>
      </w:r>
      <w:r w:rsidRPr="00196523">
        <w:rPr>
          <w:rFonts w:ascii="Times New Roman" w:eastAsia="宋体" w:hAnsi="Times New Roman" w:cs="Times New Roman"/>
          <w:color w:val="000000" w:themeColor="text1"/>
        </w:rPr>
        <w:t>以下列序列构造二叉查找树，</w:t>
      </w:r>
      <w:r w:rsidRPr="00196523">
        <w:rPr>
          <w:rFonts w:ascii="Times New Roman" w:eastAsia="宋体" w:hAnsi="Times New Roman" w:cs="Times New Roman" w:hint="eastAsia"/>
          <w:color w:val="000000" w:themeColor="text1"/>
        </w:rPr>
        <w:t>得到的树</w:t>
      </w:r>
      <w:r w:rsidR="00324C32" w:rsidRPr="00196523">
        <w:rPr>
          <w:rFonts w:ascii="Times New Roman" w:eastAsia="宋体" w:hAnsi="Times New Roman" w:cs="Times New Roman" w:hint="eastAsia"/>
          <w:color w:val="000000" w:themeColor="text1"/>
        </w:rPr>
        <w:t>形</w:t>
      </w:r>
      <w:r w:rsidRPr="00196523">
        <w:rPr>
          <w:rFonts w:ascii="Times New Roman" w:eastAsia="宋体" w:hAnsi="Times New Roman" w:cs="Times New Roman" w:hint="eastAsia"/>
          <w:color w:val="000000" w:themeColor="text1"/>
        </w:rPr>
        <w:t>与其他三个</w:t>
      </w:r>
      <w:r w:rsidRPr="00196523">
        <w:rPr>
          <w:rFonts w:ascii="Times New Roman" w:eastAsia="宋体" w:hAnsi="Times New Roman" w:cs="Times New Roman"/>
          <w:color w:val="000000" w:themeColor="text1"/>
        </w:rPr>
        <w:t>不同的是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100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80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90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60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120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110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130</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100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120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110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130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80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60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90</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100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60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80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90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120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110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130</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100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80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60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90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120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130</w:t>
      </w:r>
      <w:r w:rsidRPr="00196523">
        <w:rPr>
          <w:rFonts w:ascii="宋体" w:eastAsia="宋体" w:hAnsi="宋体" w:cs="Times New Roman"/>
          <w:color w:val="000000" w:themeColor="text1"/>
          <w:szCs w:val="21"/>
        </w:rPr>
        <w:t>,</w:t>
      </w:r>
      <w:r w:rsidRPr="00196523">
        <w:rPr>
          <w:rFonts w:ascii="Times New Roman" w:eastAsia="宋体" w:hAnsi="Times New Roman" w:cs="Times New Roman"/>
          <w:color w:val="000000" w:themeColor="text1"/>
          <w:szCs w:val="21"/>
        </w:rPr>
        <w:t>110</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D76D1F" w:rsidRPr="00196523">
        <w:rPr>
          <w:rFonts w:ascii="Times New Roman" w:eastAsia="宋体" w:hAnsi="Times New Roman" w:cs="Times New Roman" w:hint="eastAsia"/>
          <w:color w:val="000000" w:themeColor="text1"/>
        </w:rPr>
        <w:t>C</w:t>
      </w:r>
      <w:r w:rsidR="00D76D1F" w:rsidRPr="00196523">
        <w:rPr>
          <w:rFonts w:ascii="Times New Roman" w:eastAsia="宋体" w:hAnsi="Times New Roman" w:cs="Times New Roman" w:hint="eastAsia"/>
          <w:color w:val="000000" w:themeColor="text1"/>
        </w:rPr>
        <w:t>。</w:t>
      </w:r>
    </w:p>
    <w:p w:rsidR="00D76D1F" w:rsidRPr="00196523" w:rsidRDefault="00AD247D"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1950080" behindDoc="0" locked="0" layoutInCell="1" allowOverlap="1" wp14:anchorId="1B2C5087" wp14:editId="0E1A05CA">
                <wp:simplePos x="0" y="0"/>
                <wp:positionH relativeFrom="column">
                  <wp:posOffset>2827655</wp:posOffset>
                </wp:positionH>
                <wp:positionV relativeFrom="paragraph">
                  <wp:posOffset>525145</wp:posOffset>
                </wp:positionV>
                <wp:extent cx="1667510" cy="1240790"/>
                <wp:effectExtent l="0" t="0" r="8890" b="16510"/>
                <wp:wrapTopAndBottom/>
                <wp:docPr id="2192"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7510" cy="1240790"/>
                          <a:chOff x="5035" y="1495"/>
                          <a:chExt cx="2015" cy="1956"/>
                        </a:xfrm>
                      </wpg:grpSpPr>
                      <wpg:grpSp>
                        <wpg:cNvPr id="2193" name="Group 9141"/>
                        <wpg:cNvGrpSpPr>
                          <a:grpSpLocks/>
                        </wpg:cNvGrpSpPr>
                        <wpg:grpSpPr bwMode="auto">
                          <a:xfrm>
                            <a:off x="5282" y="1495"/>
                            <a:ext cx="1701" cy="1569"/>
                            <a:chOff x="5022" y="2743"/>
                            <a:chExt cx="1701" cy="1569"/>
                          </a:xfrm>
                        </wpg:grpSpPr>
                        <wps:wsp>
                          <wps:cNvPr id="2194"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100</w:t>
                                </w:r>
                              </w:p>
                            </w:txbxContent>
                          </wps:txbx>
                          <wps:bodyPr rot="0" vert="horz" wrap="square" lIns="0" tIns="0" rIns="0" bIns="0" anchor="t" anchorCtr="0" upright="1">
                            <a:noAutofit/>
                          </wps:bodyPr>
                        </wps:wsp>
                        <wps:wsp>
                          <wps:cNvPr id="2195"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120</w:t>
                                </w:r>
                              </w:p>
                            </w:txbxContent>
                          </wps:txbx>
                          <wps:bodyPr rot="0" vert="horz" wrap="square" lIns="0" tIns="0" rIns="0" bIns="0" anchor="t" anchorCtr="0" upright="1">
                            <a:noAutofit/>
                          </wps:bodyPr>
                        </wps:wsp>
                        <wps:wsp>
                          <wps:cNvPr id="2196" name="Oval 9146"/>
                          <wps:cNvSpPr>
                            <a:spLocks noChangeArrowheads="1"/>
                          </wps:cNvSpPr>
                          <wps:spPr bwMode="auto">
                            <a:xfrm>
                              <a:off x="6440"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130</w:t>
                                </w:r>
                              </w:p>
                            </w:txbxContent>
                          </wps:txbx>
                          <wps:bodyPr rot="0" vert="horz" wrap="square" lIns="0" tIns="0" rIns="0" bIns="0" anchor="t" anchorCtr="0" upright="1">
                            <a:noAutofit/>
                          </wps:bodyPr>
                        </wps:wsp>
                        <wps:wsp>
                          <wps:cNvPr id="2197"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8"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60</w:t>
                                </w:r>
                              </w:p>
                            </w:txbxContent>
                          </wps:txbx>
                          <wps:bodyPr rot="0" vert="horz" wrap="square" lIns="0" tIns="0" rIns="0" bIns="0" anchor="t" anchorCtr="0" upright="1">
                            <a:noAutofit/>
                          </wps:bodyPr>
                        </wps:wsp>
                        <wps:wsp>
                          <wps:cNvPr id="2199" name="Oval 9152"/>
                          <wps:cNvSpPr>
                            <a:spLocks noChangeArrowheads="1"/>
                          </wps:cNvSpPr>
                          <wps:spPr bwMode="auto">
                            <a:xfrm>
                              <a:off x="5326"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80</w:t>
                                </w:r>
                              </w:p>
                            </w:txbxContent>
                          </wps:txbx>
                          <wps:bodyPr rot="0" vert="horz" wrap="square" lIns="0" tIns="0" rIns="0" bIns="0" anchor="t" anchorCtr="0" upright="1">
                            <a:noAutofit/>
                          </wps:bodyPr>
                        </wps:wsp>
                        <wps:wsp>
                          <wps:cNvPr id="2200" name="Oval 9153"/>
                          <wps:cNvSpPr>
                            <a:spLocks noChangeArrowheads="1"/>
                          </wps:cNvSpPr>
                          <wps:spPr bwMode="auto">
                            <a:xfrm>
                              <a:off x="5849"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110</w:t>
                                </w:r>
                              </w:p>
                            </w:txbxContent>
                          </wps:txbx>
                          <wps:bodyPr rot="0" vert="horz" wrap="square" lIns="0" tIns="0" rIns="0" bIns="0" anchor="t" anchorCtr="0" upright="1">
                            <a:noAutofit/>
                          </wps:bodyPr>
                        </wps:wsp>
                        <wps:wsp>
                          <wps:cNvPr id="2201" name="Oval 9156"/>
                          <wps:cNvSpPr>
                            <a:spLocks noChangeArrowheads="1"/>
                          </wps:cNvSpPr>
                          <wps:spPr bwMode="auto">
                            <a:xfrm>
                              <a:off x="5658" y="402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90</w:t>
                                </w:r>
                              </w:p>
                            </w:txbxContent>
                          </wps:txbx>
                          <wps:bodyPr rot="0" vert="horz" wrap="square" lIns="0" tIns="0" rIns="0" bIns="0" anchor="t" anchorCtr="0" upright="1">
                            <a:noAutofit/>
                          </wps:bodyPr>
                        </wps:wsp>
                        <wps:wsp>
                          <wps:cNvPr id="2203"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4" name="Freeform 9160"/>
                          <wps:cNvSpPr>
                            <a:spLocks/>
                          </wps:cNvSpPr>
                          <wps:spPr bwMode="auto">
                            <a:xfrm>
                              <a:off x="5230"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8" name="Freeform 9160"/>
                          <wps:cNvSpPr>
                            <a:spLocks/>
                          </wps:cNvSpPr>
                          <wps:spPr bwMode="auto">
                            <a:xfrm flipH="1">
                              <a:off x="6015"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 name="Freeform 9160"/>
                          <wps:cNvSpPr>
                            <a:spLocks/>
                          </wps:cNvSpPr>
                          <wps:spPr bwMode="auto">
                            <a:xfrm>
                              <a:off x="6341"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1" name="Freeform 9160"/>
                          <wps:cNvSpPr>
                            <a:spLocks/>
                          </wps:cNvSpPr>
                          <wps:spPr bwMode="auto">
                            <a:xfrm>
                              <a:off x="5556" y="3815"/>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10" name="Text Box 9165"/>
                        <wps:cNvSpPr txBox="1">
                          <a:spLocks noChangeArrowheads="1"/>
                        </wps:cNvSpPr>
                        <wps:spPr bwMode="auto">
                          <a:xfrm>
                            <a:off x="5035" y="3139"/>
                            <a:ext cx="201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53675A">
                              <w:pPr>
                                <w:pStyle w:val="a6"/>
                                <w:ind w:firstLineChars="0" w:firstLine="0"/>
                                <w:rPr>
                                  <w:rFonts w:ascii="宋体" w:eastAsia="宋体" w:hAnsi="宋体" w:cs="宋体"/>
                                  <w:b w:val="0"/>
                                </w:rPr>
                              </w:pPr>
                              <w:r>
                                <w:rPr>
                                  <w:rFonts w:ascii="Times New Roman" w:eastAsia="宋体" w:hAnsi="Times New Roman" w:cs="Times New Roman"/>
                                  <w:b w:val="0"/>
                                </w:rPr>
                                <w:t>b</w:t>
                              </w:r>
                              <w:r w:rsidRPr="00BC1CA8">
                                <w:rPr>
                                  <w:rFonts w:ascii="Times New Roman" w:eastAsia="宋体" w:hAnsi="Times New Roman" w:cs="Times New Roman"/>
                                  <w:b w:val="0"/>
                                </w:rPr>
                                <w:t>)</w:t>
                              </w:r>
                              <w:r>
                                <w:rPr>
                                  <w:rFonts w:ascii="宋体" w:eastAsia="宋体" w:hAnsi="宋体" w:cs="宋体"/>
                                  <w:b w:val="0"/>
                                </w:rPr>
                                <w:t>选</w:t>
                              </w:r>
                              <w:r>
                                <w:rPr>
                                  <w:rFonts w:ascii="宋体" w:eastAsia="宋体" w:hAnsi="宋体" w:cs="宋体" w:hint="eastAsia"/>
                                  <w:b w:val="0"/>
                                </w:rPr>
                                <w:t>项</w:t>
                              </w:r>
                              <w:r>
                                <w:rPr>
                                  <w:rFonts w:ascii="Times New Roman" w:eastAsia="宋体" w:hAnsi="Times New Roman" w:cs="Times New Roman"/>
                                  <w:b w:val="0"/>
                                </w:rPr>
                                <w:t>C</w:t>
                              </w:r>
                              <w:r>
                                <w:rPr>
                                  <w:rFonts w:ascii="Times New Roman" w:eastAsia="宋体" w:hAnsi="Times New Roman" w:cs="Times New Roman" w:hint="eastAsia"/>
                                  <w:b w:val="0"/>
                                </w:rPr>
                                <w:t>对应的</w:t>
                              </w:r>
                              <w:r>
                                <w:rPr>
                                  <w:rFonts w:ascii="宋体" w:eastAsia="宋体" w:hAnsi="宋体" w:cs="宋体" w:hint="eastAsia"/>
                                  <w:b w:val="0"/>
                                </w:rPr>
                                <w:t>树形</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2C5087" id="Group 9140" o:spid="_x0000_s3300" style="position:absolute;left:0;text-align:left;margin-left:222.65pt;margin-top:41.35pt;width:131.3pt;height:97.7pt;z-index:251950080;mso-width-relative:margin;mso-height-relative:margin" coordorigin="5035,1495" coordsize="2015,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">
                <v:group id="Group 9141" o:spid="_x0000_s3301" style="position:absolute;left:5282;top:1495;width:1701;height:1569" coordorigin="5022,2743" coordsize="1701,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">
                  <v:oval id="Oval 9142" o:spid="_x0000_s3302"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100</w:t>
                          </w:r>
                        </w:p>
                      </w:txbxContent>
                    </v:textbox>
                  </v:oval>
                  <v:oval id="Oval 9144" o:spid="_x0000_s3303"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120</w:t>
                          </w:r>
                        </w:p>
                      </w:txbxContent>
                    </v:textbox>
                  </v:oval>
                  <v:oval id="Oval 9146" o:spid="_x0000_s3304" style="position:absolute;left:6440;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130</w:t>
                          </w:r>
                        </w:p>
                      </w:txbxContent>
                    </v:textbox>
                  </v:oval>
                  <v:shape id="Freeform 9149" o:spid="_x0000_s3305"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" path="m427,249l,e" filled="f">
                    <v:path arrowok="t" o:connecttype="custom" o:connectlocs="313,185;0,0" o:connectangles="0,0"/>
                  </v:shape>
                  <v:oval id="Oval 9150" o:spid="_x0000_s3306"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60</w:t>
                          </w:r>
                        </w:p>
                      </w:txbxContent>
                    </v:textbox>
                  </v:oval>
                  <v:oval id="Oval 9152" o:spid="_x0000_s3307" style="position:absolute;left:5326;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80</w:t>
                          </w:r>
                        </w:p>
                      </w:txbxContent>
                    </v:textbox>
                  </v:oval>
                  <v:oval id="Oval 9153" o:spid="_x0000_s3308" style="position:absolute;left:5849;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110</w:t>
                          </w:r>
                        </w:p>
                      </w:txbxContent>
                    </v:textbox>
                  </v:oval>
                  <v:oval id="Oval 9156" o:spid="_x0000_s3309" style="position:absolute;left:5658;top:402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" filled="f">
                    <v:textbox inset="0,0,0,0">
                      <w:txbxContent>
                        <w:p w:rsidR="008E537A" w:rsidRPr="002C55D5" w:rsidRDefault="008E537A" w:rsidP="0053675A">
                          <w:pPr>
                            <w:pStyle w:val="a6"/>
                            <w:ind w:firstLineChars="0" w:firstLine="0"/>
                            <w:rPr>
                              <w:rFonts w:ascii="Times New Roman" w:hAnsi="Times New Roman" w:cs="Times New Roman"/>
                              <w:b w:val="0"/>
                              <w:sz w:val="15"/>
                            </w:rPr>
                          </w:pPr>
                          <w:r>
                            <w:rPr>
                              <w:rFonts w:ascii="Times New Roman" w:hAnsi="Times New Roman" w:cs="Times New Roman"/>
                              <w:b w:val="0"/>
                              <w:sz w:val="15"/>
                            </w:rPr>
                            <w:t>90</w:t>
                          </w:r>
                        </w:p>
                      </w:txbxContent>
                    </v:textbox>
                  </v:oval>
                  <v:shape id="Freeform 9149" o:spid="_x0000_s3310"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" path="m427,249l,e" filled="f">
                    <v:path arrowok="t" o:connecttype="custom" o:connectlocs="324,181;0,0" o:connectangles="0,0"/>
                  </v:shape>
                  <v:shape id="Freeform 9160" o:spid="_x0000_s3311" style="position:absolute;left:5230;top:3350;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" path="m301,231l,e" filled="f">
                    <v:path arrowok="t" o:connecttype="custom" o:connectlocs="184,221;0,0" o:connectangles="0,0"/>
                  </v:shape>
                  <v:shape id="Freeform 9160" o:spid="_x0000_s3312" style="position:absolute;left:6015;top:3322;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" path="m301,231l,e" filled="f">
                    <v:path arrowok="t" o:connecttype="custom" o:connectlocs="184,221;0,0" o:connectangles="0,0"/>
                  </v:shape>
                  <v:shape id="Freeform 9160" o:spid="_x0000_s3313" style="position:absolute;left:6341;top:3322;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" path="m301,231l,e" filled="f">
                    <v:path arrowok="t" o:connecttype="custom" o:connectlocs="184,221;0,0" o:connectangles="0,0"/>
                  </v:shape>
                  <v:shape id="Freeform 9160" o:spid="_x0000_s3314" style="position:absolute;left:5556;top:3815;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" path="m301,231l,e" filled="f">
                    <v:path arrowok="t" o:connecttype="custom" o:connectlocs="184,221;0,0" o:connectangles="0,0"/>
                  </v:shape>
                </v:group>
                <v:shape id="_x0000_s3315" type="#_x0000_t202" style="position:absolute;left:5035;top:3139;width:20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" filled="f" stroked="f">
                  <v:textbox inset="0,0,0,0">
                    <w:txbxContent>
                      <w:p w:rsidR="008E537A" w:rsidRPr="00960AC6" w:rsidRDefault="008E537A" w:rsidP="0053675A">
                        <w:pPr>
                          <w:pStyle w:val="a6"/>
                          <w:ind w:firstLineChars="0" w:firstLine="0"/>
                          <w:rPr>
                            <w:rFonts w:ascii="宋体" w:eastAsia="宋体" w:hAnsi="宋体" w:cs="宋体"/>
                            <w:b w:val="0"/>
                          </w:rPr>
                        </w:pPr>
                        <w:r>
                          <w:rPr>
                            <w:rFonts w:ascii="Times New Roman" w:eastAsia="宋体" w:hAnsi="Times New Roman" w:cs="Times New Roman"/>
                            <w:b w:val="0"/>
                          </w:rPr>
                          <w:t>b</w:t>
                        </w:r>
                        <w:r w:rsidRPr="00BC1CA8">
                          <w:rPr>
                            <w:rFonts w:ascii="Times New Roman" w:eastAsia="宋体" w:hAnsi="Times New Roman" w:cs="Times New Roman"/>
                            <w:b w:val="0"/>
                          </w:rPr>
                          <w:t>)</w:t>
                        </w:r>
                        <w:r>
                          <w:rPr>
                            <w:rFonts w:ascii="宋体" w:eastAsia="宋体" w:hAnsi="宋体" w:cs="宋体"/>
                            <w:b w:val="0"/>
                          </w:rPr>
                          <w:t>选</w:t>
                        </w:r>
                        <w:r>
                          <w:rPr>
                            <w:rFonts w:ascii="宋体" w:eastAsia="宋体" w:hAnsi="宋体" w:cs="宋体" w:hint="eastAsia"/>
                            <w:b w:val="0"/>
                          </w:rPr>
                          <w:t>项</w:t>
                        </w:r>
                        <w:r>
                          <w:rPr>
                            <w:rFonts w:ascii="Times New Roman" w:eastAsia="宋体" w:hAnsi="Times New Roman" w:cs="Times New Roman"/>
                            <w:b w:val="0"/>
                          </w:rPr>
                          <w:t>C</w:t>
                        </w:r>
                        <w:r>
                          <w:rPr>
                            <w:rFonts w:ascii="Times New Roman" w:eastAsia="宋体" w:hAnsi="Times New Roman" w:cs="Times New Roman" w:hint="eastAsia"/>
                            <w:b w:val="0"/>
                          </w:rPr>
                          <w:t>对应的</w:t>
                        </w:r>
                        <w:r>
                          <w:rPr>
                            <w:rFonts w:ascii="宋体" w:eastAsia="宋体" w:hAnsi="宋体" w:cs="宋体" w:hint="eastAsia"/>
                            <w:b w:val="0"/>
                          </w:rPr>
                          <w:t>树形</w:t>
                        </w:r>
                      </w:p>
                    </w:txbxContent>
                  </v:textbox>
                </v:shape>
                <w10:wrap type="topAndBottom"/>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1948032" behindDoc="0" locked="0" layoutInCell="1" allowOverlap="1">
                <wp:simplePos x="0" y="0"/>
                <wp:positionH relativeFrom="column">
                  <wp:posOffset>517646</wp:posOffset>
                </wp:positionH>
                <wp:positionV relativeFrom="paragraph">
                  <wp:posOffset>549160</wp:posOffset>
                </wp:positionV>
                <wp:extent cx="1851214" cy="1021076"/>
                <wp:effectExtent l="0" t="0" r="15875" b="8255"/>
                <wp:wrapTopAndBottom/>
                <wp:docPr id="2148"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1214" cy="1021076"/>
                          <a:chOff x="4865" y="1495"/>
                          <a:chExt cx="2237" cy="1609"/>
                        </a:xfrm>
                      </wpg:grpSpPr>
                      <wpg:grpSp>
                        <wpg:cNvPr id="2149" name="Group 9141"/>
                        <wpg:cNvGrpSpPr>
                          <a:grpSpLocks/>
                        </wpg:cNvGrpSpPr>
                        <wpg:grpSpPr bwMode="auto">
                          <a:xfrm>
                            <a:off x="5024" y="1495"/>
                            <a:ext cx="1959" cy="1111"/>
                            <a:chOff x="4764" y="2743"/>
                            <a:chExt cx="1959" cy="1111"/>
                          </a:xfrm>
                        </wpg:grpSpPr>
                        <wps:wsp>
                          <wps:cNvPr id="2150"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100</w:t>
                                </w:r>
                              </w:p>
                            </w:txbxContent>
                          </wps:txbx>
                          <wps:bodyPr rot="0" vert="horz" wrap="square" lIns="0" tIns="0" rIns="0" bIns="0" anchor="t" anchorCtr="0" upright="1">
                            <a:noAutofit/>
                          </wps:bodyPr>
                        </wps:wsp>
                        <wps:wsp>
                          <wps:cNvPr id="2151"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120</w:t>
                                </w:r>
                              </w:p>
                            </w:txbxContent>
                          </wps:txbx>
                          <wps:bodyPr rot="0" vert="horz" wrap="square" lIns="0" tIns="0" rIns="0" bIns="0" anchor="t" anchorCtr="0" upright="1">
                            <a:noAutofit/>
                          </wps:bodyPr>
                        </wps:wsp>
                        <wps:wsp>
                          <wps:cNvPr id="2152" name="Oval 9146"/>
                          <wps:cNvSpPr>
                            <a:spLocks noChangeArrowheads="1"/>
                          </wps:cNvSpPr>
                          <wps:spPr bwMode="auto">
                            <a:xfrm>
                              <a:off x="6440"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130</w:t>
                                </w:r>
                              </w:p>
                            </w:txbxContent>
                          </wps:txbx>
                          <wps:bodyPr rot="0" vert="horz" wrap="square" lIns="0" tIns="0" rIns="0" bIns="0" anchor="t" anchorCtr="0" upright="1">
                            <a:noAutofit/>
                          </wps:bodyPr>
                        </wps:wsp>
                        <wps:wsp>
                          <wps:cNvPr id="2153"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4"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80</w:t>
                                </w:r>
                              </w:p>
                            </w:txbxContent>
                          </wps:txbx>
                          <wps:bodyPr rot="0" vert="horz" wrap="square" lIns="0" tIns="0" rIns="0" bIns="0" anchor="t" anchorCtr="0" upright="1">
                            <a:noAutofit/>
                          </wps:bodyPr>
                        </wps:wsp>
                        <wps:wsp>
                          <wps:cNvPr id="2156" name="Oval 9152"/>
                          <wps:cNvSpPr>
                            <a:spLocks noChangeArrowheads="1"/>
                          </wps:cNvSpPr>
                          <wps:spPr bwMode="auto">
                            <a:xfrm>
                              <a:off x="5326"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90</w:t>
                                </w:r>
                              </w:p>
                            </w:txbxContent>
                          </wps:txbx>
                          <wps:bodyPr rot="0" vert="horz" wrap="square" lIns="0" tIns="0" rIns="0" bIns="0" anchor="t" anchorCtr="0" upright="1">
                            <a:noAutofit/>
                          </wps:bodyPr>
                        </wps:wsp>
                        <wps:wsp>
                          <wps:cNvPr id="2157" name="Oval 9153"/>
                          <wps:cNvSpPr>
                            <a:spLocks noChangeArrowheads="1"/>
                          </wps:cNvSpPr>
                          <wps:spPr bwMode="auto">
                            <a:xfrm>
                              <a:off x="5849"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110</w:t>
                                </w:r>
                              </w:p>
                            </w:txbxContent>
                          </wps:txbx>
                          <wps:bodyPr rot="0" vert="horz" wrap="square" lIns="0" tIns="0" rIns="0" bIns="0" anchor="t" anchorCtr="0" upright="1">
                            <a:noAutofit/>
                          </wps:bodyPr>
                        </wps:wsp>
                        <wps:wsp>
                          <wps:cNvPr id="2158" name="Oval 9156"/>
                          <wps:cNvSpPr>
                            <a:spLocks noChangeArrowheads="1"/>
                          </wps:cNvSpPr>
                          <wps:spPr bwMode="auto">
                            <a:xfrm>
                              <a:off x="4764"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60</w:t>
                                </w:r>
                              </w:p>
                            </w:txbxContent>
                          </wps:txbx>
                          <wps:bodyPr rot="0" vert="horz" wrap="square" lIns="0" tIns="0" rIns="0" bIns="0" anchor="t" anchorCtr="0" upright="1">
                            <a:noAutofit/>
                          </wps:bodyPr>
                        </wps:wsp>
                        <wps:wsp>
                          <wps:cNvPr id="2159" name="Freeform 9160"/>
                          <wps:cNvSpPr>
                            <a:spLocks/>
                          </wps:cNvSpPr>
                          <wps:spPr bwMode="auto">
                            <a:xfrm flipH="1">
                              <a:off x="4904"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2"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5" name="Freeform 9160"/>
                          <wps:cNvSpPr>
                            <a:spLocks/>
                          </wps:cNvSpPr>
                          <wps:spPr bwMode="auto">
                            <a:xfrm>
                              <a:off x="5230"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 name="Freeform 9160"/>
                          <wps:cNvSpPr>
                            <a:spLocks/>
                          </wps:cNvSpPr>
                          <wps:spPr bwMode="auto">
                            <a:xfrm flipH="1">
                              <a:off x="6015"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7" name="Freeform 9160"/>
                          <wps:cNvSpPr>
                            <a:spLocks/>
                          </wps:cNvSpPr>
                          <wps:spPr bwMode="auto">
                            <a:xfrm>
                              <a:off x="6341"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63" name="Text Box 9165"/>
                        <wps:cNvSpPr txBox="1">
                          <a:spLocks noChangeArrowheads="1"/>
                        </wps:cNvSpPr>
                        <wps:spPr bwMode="auto">
                          <a:xfrm>
                            <a:off x="4865" y="2792"/>
                            <a:ext cx="223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D76D1F">
                              <w:pPr>
                                <w:pStyle w:val="a6"/>
                                <w:ind w:firstLineChars="0" w:firstLine="0"/>
                                <w:rPr>
                                  <w:rFonts w:ascii="宋体" w:eastAsia="宋体" w:hAnsi="宋体" w:cs="宋体"/>
                                  <w:b w:val="0"/>
                                </w:rPr>
                              </w:pPr>
                              <w:r w:rsidRPr="00BC1CA8">
                                <w:rPr>
                                  <w:rFonts w:ascii="Times New Roman" w:eastAsia="宋体" w:hAnsi="Times New Roman" w:cs="Times New Roman"/>
                                  <w:b w:val="0"/>
                                </w:rPr>
                                <w:t>a)</w:t>
                              </w:r>
                              <w:r>
                                <w:rPr>
                                  <w:rFonts w:ascii="宋体" w:eastAsia="宋体" w:hAnsi="宋体" w:cs="宋体"/>
                                  <w:b w:val="0"/>
                                </w:rPr>
                                <w:t>选</w:t>
                              </w:r>
                              <w:r>
                                <w:rPr>
                                  <w:rFonts w:ascii="宋体" w:eastAsia="宋体" w:hAnsi="宋体" w:cs="宋体" w:hint="eastAsia"/>
                                  <w:b w:val="0"/>
                                </w:rPr>
                                <w:t>项</w:t>
                              </w:r>
                              <w:r w:rsidRPr="005648FD">
                                <w:rPr>
                                  <w:rFonts w:ascii="Times New Roman" w:eastAsia="宋体" w:hAnsi="Times New Roman" w:cs="Times New Roman"/>
                                  <w:b w:val="0"/>
                                </w:rPr>
                                <w:t>A</w:t>
                              </w:r>
                              <w:r>
                                <w:rPr>
                                  <w:rFonts w:ascii="Times New Roman" w:eastAsia="宋体" w:hAnsi="Times New Roman" w:cs="Times New Roman" w:hint="eastAsia"/>
                                  <w:b w:val="0"/>
                                </w:rPr>
                                <w:t>、</w:t>
                              </w:r>
                              <w:r w:rsidRPr="005648FD">
                                <w:rPr>
                                  <w:rFonts w:ascii="Times New Roman" w:eastAsia="宋体" w:hAnsi="Times New Roman" w:cs="Times New Roman"/>
                                  <w:b w:val="0"/>
                                </w:rPr>
                                <w:t>B</w:t>
                              </w:r>
                              <w:r>
                                <w:rPr>
                                  <w:rFonts w:ascii="Times New Roman" w:eastAsia="宋体" w:hAnsi="Times New Roman" w:cs="Times New Roman" w:hint="eastAsia"/>
                                  <w:b w:val="0"/>
                                </w:rPr>
                                <w:t>、</w:t>
                              </w:r>
                              <w:r w:rsidRPr="005648FD">
                                <w:rPr>
                                  <w:rFonts w:ascii="Times New Roman" w:eastAsia="宋体" w:hAnsi="Times New Roman" w:cs="Times New Roman"/>
                                  <w:b w:val="0"/>
                                </w:rPr>
                                <w:t>D</w:t>
                              </w:r>
                              <w:r>
                                <w:rPr>
                                  <w:rFonts w:ascii="Times New Roman" w:eastAsia="宋体" w:hAnsi="Times New Roman" w:cs="Times New Roman"/>
                                  <w:b w:val="0"/>
                                </w:rPr>
                                <w:t>对</w:t>
                              </w:r>
                              <w:r>
                                <w:rPr>
                                  <w:rFonts w:ascii="Times New Roman" w:eastAsia="宋体" w:hAnsi="Times New Roman" w:cs="Times New Roman" w:hint="eastAsia"/>
                                  <w:b w:val="0"/>
                                </w:rPr>
                                <w:t>应的</w:t>
                              </w:r>
                              <w:r>
                                <w:rPr>
                                  <w:rFonts w:ascii="宋体" w:eastAsia="宋体" w:hAnsi="宋体" w:cs="宋体" w:hint="eastAsia"/>
                                  <w:b w:val="0"/>
                                </w:rPr>
                                <w:t>树形</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_x0000_s3316" style="position:absolute;left:0;text-align:left;margin-left:40.75pt;margin-top:43.25pt;width:145.75pt;height:80.4pt;z-index:251948032;mso-width-relative:margin;mso-height-relative:margin" coordorigin="4865,1495" coordsize="2237,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">
                <v:group id="Group 9141" o:spid="_x0000_s3317" style="position:absolute;left:5024;top:1495;width:1959;height:1111" coordorigin="4764,2743" coordsize="1959,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uy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P3+H5JjwBuf4DAAD//wMAUEsBAi0AFAAGAAgAAAAhANvh9svuAAAAhQEAABMAAAAAAAAA&#10;AAAAAAAAAAAAAFtDb250ZW50X1R5cGVzXS54bWxQSwECLQAUAAYACAAAACEAWvQsW78AAAAVAQAA&#10;CwAAAAAAAAAAAAAAAAAfAQAAX3JlbHMvLnJlbHNQSwECLQAUAAYACAAAACEAZ0ELssYAAADdAAAA&#10;DwAAAAAAAAAAAAAAAAAHAgAAZHJzL2Rvd25yZXYueG1sUEsFBgAAAAADAAMAtwAAAPoCAAAAAA==&#10;">
                  <v:oval id="Oval 9142" o:spid="_x0000_s3318"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100</w:t>
                          </w:r>
                        </w:p>
                      </w:txbxContent>
                    </v:textbox>
                  </v:oval>
                  <v:oval id="Oval 9144" o:spid="_x0000_s3319"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120</w:t>
                          </w:r>
                        </w:p>
                      </w:txbxContent>
                    </v:textbox>
                  </v:oval>
                  <v:oval id="Oval 9146" o:spid="_x0000_s3320" style="position:absolute;left:6440;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130</w:t>
                          </w:r>
                        </w:p>
                      </w:txbxContent>
                    </v:textbox>
                  </v:oval>
                  <v:shape id="Freeform 9149" o:spid="_x0000_s3321"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" path="m427,249l,e" filled="f">
                    <v:path arrowok="t" o:connecttype="custom" o:connectlocs="313,185;0,0" o:connectangles="0,0"/>
                  </v:shape>
                  <v:oval id="Oval 9150" o:spid="_x0000_s3322"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80</w:t>
                          </w:r>
                        </w:p>
                      </w:txbxContent>
                    </v:textbox>
                  </v:oval>
                  <v:oval id="Oval 9152" o:spid="_x0000_s3323" style="position:absolute;left:5326;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90</w:t>
                          </w:r>
                        </w:p>
                      </w:txbxContent>
                    </v:textbox>
                  </v:oval>
                  <v:oval id="Oval 9153" o:spid="_x0000_s3324" style="position:absolute;left:5849;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110</w:t>
                          </w:r>
                        </w:p>
                      </w:txbxContent>
                    </v:textbox>
                  </v:oval>
                  <v:oval id="Oval 9156" o:spid="_x0000_s3325" style="position:absolute;left:4764;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" filled="f">
                    <v:textbox inset="0,0,0,0">
                      <w:txbxContent>
                        <w:p w:rsidR="008E537A" w:rsidRPr="002C55D5" w:rsidRDefault="008E537A" w:rsidP="00D76D1F">
                          <w:pPr>
                            <w:pStyle w:val="a6"/>
                            <w:ind w:firstLineChars="0" w:firstLine="0"/>
                            <w:rPr>
                              <w:rFonts w:ascii="Times New Roman" w:hAnsi="Times New Roman" w:cs="Times New Roman"/>
                              <w:b w:val="0"/>
                              <w:sz w:val="15"/>
                            </w:rPr>
                          </w:pPr>
                          <w:r>
                            <w:rPr>
                              <w:rFonts w:ascii="Times New Roman" w:hAnsi="Times New Roman" w:cs="Times New Roman"/>
                              <w:b w:val="0"/>
                              <w:sz w:val="15"/>
                            </w:rPr>
                            <w:t>60</w:t>
                          </w:r>
                        </w:p>
                      </w:txbxContent>
                    </v:textbox>
                  </v:oval>
                  <v:shape id="Freeform 9160" o:spid="_x0000_s3326" style="position:absolute;left:4904;top:3350;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" path="m301,231l,e" filled="f">
                    <v:path arrowok="t" o:connecttype="custom" o:connectlocs="184,221;0,0" o:connectangles="0,0"/>
                  </v:shape>
                  <v:shape id="Freeform 9149" o:spid="_x0000_s3327"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" path="m427,249l,e" filled="f">
                    <v:path arrowok="t" o:connecttype="custom" o:connectlocs="324,181;0,0" o:connectangles="0,0"/>
                  </v:shape>
                  <v:shape id="Freeform 9160" o:spid="_x0000_s3328" style="position:absolute;left:5230;top:3350;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" path="m301,231l,e" filled="f">
                    <v:path arrowok="t" o:connecttype="custom" o:connectlocs="184,221;0,0" o:connectangles="0,0"/>
                  </v:shape>
                  <v:shape id="Freeform 9160" o:spid="_x0000_s3329" style="position:absolute;left:6015;top:3322;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" path="m301,231l,e" filled="f">
                    <v:path arrowok="t" o:connecttype="custom" o:connectlocs="184,221;0,0" o:connectangles="0,0"/>
                  </v:shape>
                  <v:shape id="Freeform 9160" o:spid="_x0000_s3330" style="position:absolute;left:6341;top:3322;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" path="m301,231l,e" filled="f">
                    <v:path arrowok="t" o:connecttype="custom" o:connectlocs="184,221;0,0" o:connectangles="0,0"/>
                  </v:shape>
                </v:group>
                <v:shape id="_x0000_s3331" type="#_x0000_t202" style="position:absolute;left:4865;top:2792;width:223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" filled="f" stroked="f">
                  <v:textbox inset="0,0,0,0">
                    <w:txbxContent>
                      <w:p w:rsidR="008E537A" w:rsidRPr="00960AC6" w:rsidRDefault="008E537A" w:rsidP="00D76D1F">
                        <w:pPr>
                          <w:pStyle w:val="a6"/>
                          <w:ind w:firstLineChars="0" w:firstLine="0"/>
                          <w:rPr>
                            <w:rFonts w:ascii="宋体" w:eastAsia="宋体" w:hAnsi="宋体" w:cs="宋体"/>
                            <w:b w:val="0"/>
                          </w:rPr>
                        </w:pPr>
                        <w:r w:rsidRPr="00BC1CA8">
                          <w:rPr>
                            <w:rFonts w:ascii="Times New Roman" w:eastAsia="宋体" w:hAnsi="Times New Roman" w:cs="Times New Roman"/>
                            <w:b w:val="0"/>
                          </w:rPr>
                          <w:t>a)</w:t>
                        </w:r>
                        <w:r>
                          <w:rPr>
                            <w:rFonts w:ascii="宋体" w:eastAsia="宋体" w:hAnsi="宋体" w:cs="宋体"/>
                            <w:b w:val="0"/>
                          </w:rPr>
                          <w:t>选</w:t>
                        </w:r>
                        <w:r>
                          <w:rPr>
                            <w:rFonts w:ascii="宋体" w:eastAsia="宋体" w:hAnsi="宋体" w:cs="宋体" w:hint="eastAsia"/>
                            <w:b w:val="0"/>
                          </w:rPr>
                          <w:t>项</w:t>
                        </w:r>
                        <w:r w:rsidRPr="005648FD">
                          <w:rPr>
                            <w:rFonts w:ascii="Times New Roman" w:eastAsia="宋体" w:hAnsi="Times New Roman" w:cs="Times New Roman"/>
                            <w:b w:val="0"/>
                          </w:rPr>
                          <w:t>A</w:t>
                        </w:r>
                        <w:r>
                          <w:rPr>
                            <w:rFonts w:ascii="Times New Roman" w:eastAsia="宋体" w:hAnsi="Times New Roman" w:cs="Times New Roman" w:hint="eastAsia"/>
                            <w:b w:val="0"/>
                          </w:rPr>
                          <w:t>、</w:t>
                        </w:r>
                        <w:r w:rsidRPr="005648FD">
                          <w:rPr>
                            <w:rFonts w:ascii="Times New Roman" w:eastAsia="宋体" w:hAnsi="Times New Roman" w:cs="Times New Roman"/>
                            <w:b w:val="0"/>
                          </w:rPr>
                          <w:t>B</w:t>
                        </w:r>
                        <w:r>
                          <w:rPr>
                            <w:rFonts w:ascii="Times New Roman" w:eastAsia="宋体" w:hAnsi="Times New Roman" w:cs="Times New Roman" w:hint="eastAsia"/>
                            <w:b w:val="0"/>
                          </w:rPr>
                          <w:t>、</w:t>
                        </w:r>
                        <w:r w:rsidRPr="005648FD">
                          <w:rPr>
                            <w:rFonts w:ascii="Times New Roman" w:eastAsia="宋体" w:hAnsi="Times New Roman" w:cs="Times New Roman"/>
                            <w:b w:val="0"/>
                          </w:rPr>
                          <w:t>D</w:t>
                        </w:r>
                        <w:r>
                          <w:rPr>
                            <w:rFonts w:ascii="Times New Roman" w:eastAsia="宋体" w:hAnsi="Times New Roman" w:cs="Times New Roman"/>
                            <w:b w:val="0"/>
                          </w:rPr>
                          <w:t>对</w:t>
                        </w:r>
                        <w:r>
                          <w:rPr>
                            <w:rFonts w:ascii="Times New Roman" w:eastAsia="宋体" w:hAnsi="Times New Roman" w:cs="Times New Roman" w:hint="eastAsia"/>
                            <w:b w:val="0"/>
                          </w:rPr>
                          <w:t>应的</w:t>
                        </w:r>
                        <w:r>
                          <w:rPr>
                            <w:rFonts w:ascii="宋体" w:eastAsia="宋体" w:hAnsi="宋体" w:cs="宋体" w:hint="eastAsia"/>
                            <w:b w:val="0"/>
                          </w:rPr>
                          <w:t>树形</w:t>
                        </w:r>
                      </w:p>
                    </w:txbxContent>
                  </v:textbox>
                </v:shape>
                <w10:wrap type="topAndBottom"/>
              </v:group>
            </w:pict>
          </mc:Fallback>
        </mc:AlternateContent>
      </w:r>
      <w:r w:rsidR="00D76D1F" w:rsidRPr="00196523">
        <w:rPr>
          <w:rFonts w:ascii="Times New Roman" w:eastAsia="宋体" w:hAnsi="Times New Roman" w:cs="Times New Roman" w:hint="eastAsia"/>
          <w:color w:val="000000" w:themeColor="text1"/>
        </w:rPr>
        <w:t>选项</w:t>
      </w:r>
      <w:r w:rsidR="00D76D1F" w:rsidRPr="00196523">
        <w:rPr>
          <w:rFonts w:ascii="Times New Roman" w:eastAsia="宋体" w:hAnsi="Times New Roman" w:cs="Times New Roman" w:hint="eastAsia"/>
          <w:color w:val="000000" w:themeColor="text1"/>
        </w:rPr>
        <w:t>A</w:t>
      </w:r>
      <w:r w:rsidR="00D76D1F" w:rsidRPr="00196523">
        <w:rPr>
          <w:rFonts w:ascii="Times New Roman" w:eastAsia="宋体" w:hAnsi="Times New Roman" w:cs="Times New Roman" w:hint="eastAsia"/>
          <w:color w:val="000000" w:themeColor="text1"/>
        </w:rPr>
        <w:t>、</w:t>
      </w:r>
      <w:r w:rsidR="00D76D1F" w:rsidRPr="00196523">
        <w:rPr>
          <w:rFonts w:ascii="Times New Roman" w:eastAsia="宋体" w:hAnsi="Times New Roman" w:cs="Times New Roman" w:hint="eastAsia"/>
          <w:color w:val="000000" w:themeColor="text1"/>
        </w:rPr>
        <w:t>B</w:t>
      </w:r>
      <w:r w:rsidR="00D76D1F" w:rsidRPr="00196523">
        <w:rPr>
          <w:rFonts w:ascii="Times New Roman" w:eastAsia="宋体" w:hAnsi="Times New Roman" w:cs="Times New Roman" w:hint="eastAsia"/>
          <w:color w:val="000000" w:themeColor="text1"/>
        </w:rPr>
        <w:t>和</w:t>
      </w:r>
      <w:r w:rsidR="00D76D1F" w:rsidRPr="00196523">
        <w:rPr>
          <w:rFonts w:ascii="Times New Roman" w:eastAsia="宋体" w:hAnsi="Times New Roman" w:cs="Times New Roman" w:hint="eastAsia"/>
          <w:color w:val="000000" w:themeColor="text1"/>
        </w:rPr>
        <w:t>D</w:t>
      </w:r>
      <w:r w:rsidR="00D76D1F" w:rsidRPr="00196523">
        <w:rPr>
          <w:rFonts w:ascii="Times New Roman" w:eastAsia="宋体" w:hAnsi="Times New Roman" w:cs="Times New Roman" w:hint="eastAsia"/>
          <w:color w:val="000000" w:themeColor="text1"/>
        </w:rPr>
        <w:t>构造</w:t>
      </w:r>
      <w:proofErr w:type="gramStart"/>
      <w:r w:rsidR="00D76D1F" w:rsidRPr="00196523">
        <w:rPr>
          <w:rFonts w:ascii="Times New Roman" w:eastAsia="宋体" w:hAnsi="Times New Roman" w:cs="Times New Roman" w:hint="eastAsia"/>
          <w:color w:val="000000" w:themeColor="text1"/>
        </w:rPr>
        <w:t>的二叉查找</w:t>
      </w:r>
      <w:proofErr w:type="gramEnd"/>
      <w:r w:rsidR="00D76D1F" w:rsidRPr="00196523">
        <w:rPr>
          <w:rFonts w:ascii="Times New Roman" w:eastAsia="宋体" w:hAnsi="Times New Roman" w:cs="Times New Roman" w:hint="eastAsia"/>
          <w:color w:val="000000" w:themeColor="text1"/>
        </w:rPr>
        <w:t>树如图</w:t>
      </w:r>
      <w:r w:rsidR="00D76D1F"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D76D1F" w:rsidRPr="00196523">
        <w:rPr>
          <w:rFonts w:ascii="Times New Roman" w:eastAsia="宋体" w:hAnsi="Times New Roman" w:cs="Times New Roman"/>
          <w:color w:val="000000" w:themeColor="text1"/>
        </w:rPr>
        <w:t>3</w:t>
      </w:r>
      <w:r w:rsidR="00BC1CA8">
        <w:rPr>
          <w:rFonts w:ascii="Times New Roman" w:eastAsia="宋体" w:hAnsi="Times New Roman" w:cs="Times New Roman" w:hint="eastAsia"/>
          <w:color w:val="000000" w:themeColor="text1"/>
        </w:rPr>
        <w:t>a</w:t>
      </w:r>
      <w:r w:rsidR="00D76D1F" w:rsidRPr="00196523">
        <w:rPr>
          <w:rFonts w:ascii="Times New Roman" w:eastAsia="宋体" w:hAnsi="Times New Roman" w:cs="Times New Roman" w:hint="eastAsia"/>
          <w:color w:val="000000" w:themeColor="text1"/>
        </w:rPr>
        <w:t>所示</w:t>
      </w:r>
      <w:r w:rsidR="0053675A" w:rsidRPr="00196523">
        <w:rPr>
          <w:rFonts w:ascii="Times New Roman" w:eastAsia="宋体" w:hAnsi="Times New Roman" w:cs="Times New Roman" w:hint="eastAsia"/>
          <w:color w:val="000000" w:themeColor="text1"/>
        </w:rPr>
        <w:t>。选项</w:t>
      </w:r>
      <w:r w:rsidR="0053675A" w:rsidRPr="00196523">
        <w:rPr>
          <w:rFonts w:ascii="Times New Roman" w:eastAsia="宋体" w:hAnsi="Times New Roman" w:cs="Times New Roman" w:hint="eastAsia"/>
          <w:color w:val="000000" w:themeColor="text1"/>
        </w:rPr>
        <w:t>C</w:t>
      </w:r>
      <w:r w:rsidR="0053675A" w:rsidRPr="00196523">
        <w:rPr>
          <w:rFonts w:ascii="Times New Roman" w:eastAsia="宋体" w:hAnsi="Times New Roman" w:cs="Times New Roman" w:hint="eastAsia"/>
          <w:color w:val="000000" w:themeColor="text1"/>
        </w:rPr>
        <w:t>构造</w:t>
      </w:r>
      <w:proofErr w:type="gramStart"/>
      <w:r w:rsidR="0053675A" w:rsidRPr="00196523">
        <w:rPr>
          <w:rFonts w:ascii="Times New Roman" w:eastAsia="宋体" w:hAnsi="Times New Roman" w:cs="Times New Roman" w:hint="eastAsia"/>
          <w:color w:val="000000" w:themeColor="text1"/>
        </w:rPr>
        <w:t>的二叉查找</w:t>
      </w:r>
      <w:proofErr w:type="gramEnd"/>
      <w:r w:rsidR="0053675A" w:rsidRPr="00196523">
        <w:rPr>
          <w:rFonts w:ascii="Times New Roman" w:eastAsia="宋体" w:hAnsi="Times New Roman" w:cs="Times New Roman" w:hint="eastAsia"/>
          <w:color w:val="000000" w:themeColor="text1"/>
        </w:rPr>
        <w:t>树如图</w:t>
      </w:r>
      <w:r w:rsidR="0053675A"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BC1CA8">
        <w:rPr>
          <w:rFonts w:ascii="Times New Roman" w:eastAsia="宋体" w:hAnsi="Times New Roman" w:cs="Times New Roman"/>
          <w:color w:val="000000" w:themeColor="text1"/>
        </w:rPr>
        <w:t>3b</w:t>
      </w:r>
      <w:r w:rsidR="0053675A" w:rsidRPr="00196523">
        <w:rPr>
          <w:rFonts w:ascii="Times New Roman" w:eastAsia="宋体" w:hAnsi="Times New Roman" w:cs="Times New Roman" w:hint="eastAsia"/>
          <w:color w:val="000000" w:themeColor="text1"/>
        </w:rPr>
        <w:t>所示。</w:t>
      </w:r>
    </w:p>
    <w:p w:rsidR="00BC1CA8" w:rsidRDefault="00BC1CA8" w:rsidP="00BC1CA8">
      <w:pPr>
        <w:snapToGrid w:val="0"/>
        <w:ind w:left="315" w:hangingChars="150" w:hanging="315"/>
        <w:rPr>
          <w:rFonts w:ascii="Times New Roman" w:eastAsia="宋体" w:hAnsi="Times New Roman" w:cs="Times New Roman"/>
          <w:szCs w:val="21"/>
        </w:rPr>
      </w:pPr>
      <w:r>
        <w:rPr>
          <w:noProof/>
        </w:rPr>
        <mc:AlternateContent>
          <mc:Choice Requires="wps">
            <w:drawing>
              <wp:anchor distT="0" distB="0" distL="114300" distR="114300" simplePos="0" relativeHeight="252122112" behindDoc="0" locked="0" layoutInCell="1" allowOverlap="1" wp14:anchorId="1AAEC035" wp14:editId="3D1081BA">
                <wp:simplePos x="0" y="0"/>
                <wp:positionH relativeFrom="column">
                  <wp:posOffset>1793546</wp:posOffset>
                </wp:positionH>
                <wp:positionV relativeFrom="paragraph">
                  <wp:posOffset>1388110</wp:posOffset>
                </wp:positionV>
                <wp:extent cx="1667510" cy="197917"/>
                <wp:effectExtent l="0" t="0" r="0" b="0"/>
                <wp:wrapNone/>
                <wp:docPr id="11062" name="Text Box 9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97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-3</w:t>
                            </w:r>
                            <w:r>
                              <w:rPr>
                                <w:rFonts w:ascii="宋体" w:eastAsia="宋体" w:hAnsi="宋体" w:cs="宋体"/>
                                <w:b w:val="0"/>
                              </w:rPr>
                              <w:t xml:space="preserve"> </w:t>
                            </w:r>
                            <w:r>
                              <w:rPr>
                                <w:rFonts w:ascii="宋体" w:eastAsia="宋体" w:hAnsi="宋体" w:cs="宋体" w:hint="eastAsia"/>
                                <w:b w:val="0"/>
                              </w:rPr>
                              <w:t>习题</w:t>
                            </w:r>
                            <w:r>
                              <w:rPr>
                                <w:rFonts w:ascii="Times New Roman" w:eastAsia="宋体" w:hAnsi="Times New Roman" w:cs="Times New Roman"/>
                                <w:b w:val="0"/>
                              </w:rPr>
                              <w:t>5</w:t>
                            </w:r>
                            <w:r>
                              <w:rPr>
                                <w:rFonts w:ascii="Times New Roman" w:eastAsia="宋体" w:hAnsi="Times New Roman" w:cs="Times New Roman" w:hint="eastAsia"/>
                                <w:b w:val="0"/>
                              </w:rPr>
                              <w:t>对应的</w:t>
                            </w:r>
                            <w:r>
                              <w:rPr>
                                <w:rFonts w:ascii="宋体" w:eastAsia="宋体" w:hAnsi="宋体" w:cs="宋体" w:hint="eastAsia"/>
                                <w:b w:val="0"/>
                              </w:rPr>
                              <w:t>树形</w:t>
                            </w:r>
                          </w:p>
                        </w:txbxContent>
                      </wps:txbx>
                      <wps:bodyPr rot="0" vert="horz" wrap="square" lIns="0" tIns="0" rIns="0" bIns="0" anchor="t" anchorCtr="0" upright="1">
                        <a:noAutofit/>
                      </wps:bodyPr>
                    </wps:wsp>
                  </a:graphicData>
                </a:graphic>
              </wp:anchor>
            </w:drawing>
          </mc:Choice>
          <mc:Fallback>
            <w:pict>
              <v:shape w14:anchorId="1AAEC035" id="Text Box 9165" o:spid="_x0000_s3332" type="#_x0000_t202" style="position:absolute;left:0;text-align:left;margin-left:141.2pt;margin-top:109.3pt;width:131.3pt;height:15.6pt;z-index:25212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" filled="f" stroked="f">
                <v:textbox inset="0,0,0,0">
                  <w:txbxContent>
                    <w:p w:rsidR="008E537A" w:rsidRPr="00960AC6" w:rsidRDefault="008E537A" w:rsidP="00BC1CA8">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-3</w:t>
                      </w:r>
                      <w:r>
                        <w:rPr>
                          <w:rFonts w:ascii="宋体" w:eastAsia="宋体" w:hAnsi="宋体" w:cs="宋体"/>
                          <w:b w:val="0"/>
                        </w:rPr>
                        <w:t xml:space="preserve"> </w:t>
                      </w:r>
                      <w:r>
                        <w:rPr>
                          <w:rFonts w:ascii="宋体" w:eastAsia="宋体" w:hAnsi="宋体" w:cs="宋体" w:hint="eastAsia"/>
                          <w:b w:val="0"/>
                        </w:rPr>
                        <w:t>习题</w:t>
                      </w:r>
                      <w:r>
                        <w:rPr>
                          <w:rFonts w:ascii="Times New Roman" w:eastAsia="宋体" w:hAnsi="Times New Roman" w:cs="Times New Roman"/>
                          <w:b w:val="0"/>
                        </w:rPr>
                        <w:t>5</w:t>
                      </w:r>
                      <w:r>
                        <w:rPr>
                          <w:rFonts w:ascii="Times New Roman" w:eastAsia="宋体" w:hAnsi="Times New Roman" w:cs="Times New Roman" w:hint="eastAsia"/>
                          <w:b w:val="0"/>
                        </w:rPr>
                        <w:t>对应的</w:t>
                      </w:r>
                      <w:r>
                        <w:rPr>
                          <w:rFonts w:ascii="宋体" w:eastAsia="宋体" w:hAnsi="宋体" w:cs="宋体" w:hint="eastAsia"/>
                          <w:b w:val="0"/>
                        </w:rPr>
                        <w:t>树形</w:t>
                      </w:r>
                    </w:p>
                  </w:txbxContent>
                </v:textbox>
              </v:shape>
            </w:pict>
          </mc:Fallback>
        </mc:AlternateContent>
      </w:r>
    </w:p>
    <w:p w:rsidR="00BC1CA8" w:rsidRDefault="00BC1CA8" w:rsidP="00BC1CA8">
      <w:pPr>
        <w:snapToGrid w:val="0"/>
        <w:ind w:left="315" w:hangingChars="150" w:hanging="315"/>
        <w:rPr>
          <w:rFonts w:ascii="Times New Roman" w:eastAsia="宋体" w:hAnsi="Times New Roman" w:cs="Times New Roman"/>
          <w:szCs w:val="21"/>
        </w:rPr>
      </w:pPr>
    </w:p>
    <w:p w:rsidR="00BC1CA8" w:rsidRPr="004A3A20" w:rsidRDefault="00BC1CA8" w:rsidP="00BC1CA8">
      <w:pPr>
        <w:snapToGrid w:val="0"/>
        <w:ind w:left="315" w:hangingChars="150" w:hanging="315"/>
        <w:rPr>
          <w:rFonts w:ascii="Times New Roman" w:eastAsia="宋体" w:hAnsi="Times New Roman" w:cs="Times New Roman"/>
          <w:szCs w:val="21"/>
        </w:rPr>
      </w:pPr>
      <w:r>
        <w:rPr>
          <w:rFonts w:ascii="Times New Roman" w:eastAsia="宋体" w:hAnsi="Times New Roman" w:cs="Times New Roman"/>
          <w:szCs w:val="21"/>
        </w:rPr>
        <w:t>6</w:t>
      </w:r>
      <w:r w:rsidRPr="004A3A20">
        <w:rPr>
          <w:rFonts w:ascii="Times New Roman" w:eastAsia="宋体" w:hAnsi="Times New Roman" w:cs="Times New Roman"/>
          <w:szCs w:val="21"/>
        </w:rPr>
        <w:t>．</w:t>
      </w:r>
      <w:r w:rsidRPr="00B12B75">
        <w:rPr>
          <w:rFonts w:ascii="Times New Roman" w:eastAsia="宋体" w:hAnsi="Times New Roman" w:cs="Times New Roman"/>
          <w:noProof/>
          <w:color w:val="000000"/>
          <w:szCs w:val="21"/>
        </w:rPr>
        <w:t>结点</w:t>
      </w:r>
      <w:r w:rsidRPr="004A3A20">
        <w:rPr>
          <w:rFonts w:ascii="Times New Roman" w:eastAsia="宋体" w:hAnsi="Times New Roman" w:cs="Times New Roman"/>
          <w:szCs w:val="21"/>
        </w:rPr>
        <w:t>数为</w:t>
      </w:r>
      <w:r w:rsidRPr="004A3A20">
        <w:rPr>
          <w:rFonts w:ascii="Times New Roman" w:eastAsia="宋体" w:hAnsi="Times New Roman" w:cs="Times New Roman"/>
          <w:szCs w:val="21"/>
        </w:rPr>
        <w:t>4</w:t>
      </w:r>
      <w:r w:rsidRPr="004A3A20">
        <w:rPr>
          <w:rFonts w:ascii="Times New Roman" w:eastAsia="宋体" w:hAnsi="Times New Roman" w:cs="Times New Roman"/>
          <w:szCs w:val="21"/>
        </w:rPr>
        <w:t>的</w:t>
      </w:r>
      <w:r w:rsidRPr="004A3A20">
        <w:rPr>
          <w:rFonts w:ascii="Times New Roman" w:eastAsia="宋体" w:hAnsi="Times New Roman" w:cs="Times New Roman"/>
          <w:szCs w:val="21"/>
        </w:rPr>
        <w:t>AVL</w:t>
      </w:r>
      <w:r w:rsidRPr="004A3A20">
        <w:rPr>
          <w:rFonts w:ascii="Times New Roman" w:eastAsia="宋体" w:hAnsi="Times New Roman" w:cs="Times New Roman"/>
          <w:szCs w:val="21"/>
        </w:rPr>
        <w:t>树可能的结构</w:t>
      </w:r>
      <w:r>
        <w:rPr>
          <w:rFonts w:ascii="Times New Roman" w:eastAsia="宋体" w:hAnsi="Times New Roman" w:cs="Times New Roman" w:hint="eastAsia"/>
          <w:szCs w:val="21"/>
        </w:rPr>
        <w:t>个数</w:t>
      </w:r>
      <w:r w:rsidRPr="004A3A20">
        <w:rPr>
          <w:rFonts w:ascii="Times New Roman" w:eastAsia="宋体" w:hAnsi="Times New Roman" w:cs="Times New Roman"/>
          <w:szCs w:val="21"/>
        </w:rPr>
        <w:t>有</w:t>
      </w:r>
      <w:r>
        <w:rPr>
          <w:rFonts w:ascii="Times New Roman" w:eastAsia="宋体" w:hAnsi="Times New Roman" w:cs="Times New Roman"/>
          <w:color w:val="000000"/>
        </w:rPr>
        <w:t>________</w:t>
      </w:r>
      <w:r w:rsidRPr="004A3A20">
        <w:rPr>
          <w:rFonts w:ascii="Times New Roman" w:eastAsia="宋体" w:hAnsi="Times New Roman" w:cs="Times New Roman"/>
          <w:szCs w:val="21"/>
        </w:rPr>
        <w:t>。</w:t>
      </w:r>
    </w:p>
    <w:p w:rsidR="00BC1CA8" w:rsidRPr="004A3A20" w:rsidRDefault="00BC1CA8" w:rsidP="00BC1CA8">
      <w:pPr>
        <w:tabs>
          <w:tab w:val="left" w:pos="2310"/>
          <w:tab w:val="left" w:pos="4200"/>
          <w:tab w:val="left" w:pos="6090"/>
        </w:tabs>
        <w:snapToGrid w:val="0"/>
        <w:spacing w:line="380" w:lineRule="exact"/>
        <w:ind w:firstLineChars="150" w:firstLine="315"/>
        <w:rPr>
          <w:rFonts w:ascii="Times New Roman" w:eastAsia="宋体" w:hAnsi="Times New Roman" w:cs="Times New Roman"/>
          <w:szCs w:val="21"/>
        </w:rPr>
      </w:pPr>
      <w:r w:rsidRPr="004A3A20">
        <w:rPr>
          <w:rFonts w:ascii="Times New Roman" w:eastAsia="宋体" w:hAnsi="Times New Roman" w:cs="Times New Roman"/>
          <w:color w:val="FF0000"/>
          <w:szCs w:val="21"/>
        </w:rPr>
        <w:t>A</w:t>
      </w:r>
      <w:r w:rsidRPr="004A3A20">
        <w:rPr>
          <w:rFonts w:ascii="Times New Roman" w:eastAsia="宋体" w:hAnsi="Times New Roman" w:cs="Times New Roman"/>
          <w:szCs w:val="21"/>
          <w:lang w:val="it-IT"/>
        </w:rPr>
        <w:t>．</w:t>
      </w:r>
      <w:r w:rsidRPr="004A3A20">
        <w:rPr>
          <w:rFonts w:ascii="Times New Roman" w:eastAsia="宋体" w:hAnsi="Times New Roman" w:cs="Times New Roman"/>
          <w:color w:val="FF0000"/>
          <w:szCs w:val="21"/>
        </w:rPr>
        <w:t>4</w:t>
      </w:r>
      <w:r w:rsidRPr="004A3A20">
        <w:rPr>
          <w:rFonts w:ascii="Times New Roman" w:eastAsia="宋体" w:hAnsi="Times New Roman" w:cs="Times New Roman"/>
          <w:color w:val="FF0000"/>
          <w:szCs w:val="21"/>
        </w:rPr>
        <w:tab/>
      </w:r>
      <w:r w:rsidRPr="004A3A20">
        <w:rPr>
          <w:rFonts w:ascii="Times New Roman" w:eastAsia="宋体" w:hAnsi="Times New Roman" w:cs="Times New Roman"/>
          <w:szCs w:val="21"/>
        </w:rPr>
        <w:t>B</w:t>
      </w:r>
      <w:r w:rsidRPr="004A3A20">
        <w:rPr>
          <w:rFonts w:ascii="Times New Roman" w:eastAsia="宋体" w:hAnsi="Times New Roman" w:cs="Times New Roman"/>
          <w:szCs w:val="21"/>
          <w:lang w:val="it-IT"/>
        </w:rPr>
        <w:t>．</w:t>
      </w:r>
      <w:r w:rsidRPr="004A3A20">
        <w:rPr>
          <w:rFonts w:ascii="Times New Roman" w:eastAsia="宋体" w:hAnsi="Times New Roman" w:cs="Times New Roman"/>
          <w:szCs w:val="21"/>
        </w:rPr>
        <w:t>5</w:t>
      </w:r>
      <w:r w:rsidRPr="004A3A20">
        <w:rPr>
          <w:rFonts w:ascii="Times New Roman" w:eastAsia="宋体" w:hAnsi="Times New Roman" w:cs="Times New Roman"/>
          <w:szCs w:val="21"/>
        </w:rPr>
        <w:tab/>
        <w:t>C</w:t>
      </w:r>
      <w:r w:rsidRPr="004A3A20">
        <w:rPr>
          <w:rFonts w:ascii="Times New Roman" w:eastAsia="宋体" w:hAnsi="Times New Roman" w:cs="Times New Roman"/>
          <w:szCs w:val="21"/>
          <w:lang w:val="it-IT"/>
        </w:rPr>
        <w:t>．</w:t>
      </w:r>
      <w:r w:rsidRPr="004A3A20">
        <w:rPr>
          <w:rFonts w:ascii="Times New Roman" w:eastAsia="宋体" w:hAnsi="Times New Roman" w:cs="Times New Roman"/>
          <w:szCs w:val="21"/>
        </w:rPr>
        <w:t>6</w:t>
      </w:r>
      <w:r w:rsidRPr="004A3A20">
        <w:rPr>
          <w:rFonts w:ascii="Times New Roman" w:eastAsia="宋体" w:hAnsi="Times New Roman" w:cs="Times New Roman"/>
          <w:szCs w:val="21"/>
        </w:rPr>
        <w:tab/>
        <w:t>D</w:t>
      </w:r>
      <w:r w:rsidRPr="004A3A20">
        <w:rPr>
          <w:rFonts w:ascii="Times New Roman" w:eastAsia="宋体" w:hAnsi="Times New Roman" w:cs="Times New Roman"/>
          <w:szCs w:val="21"/>
          <w:lang w:val="it-IT"/>
        </w:rPr>
        <w:t>．</w:t>
      </w:r>
      <w:r w:rsidRPr="004A3A20">
        <w:rPr>
          <w:rFonts w:ascii="Times New Roman" w:eastAsia="宋体" w:hAnsi="Times New Roman" w:cs="Times New Roman"/>
          <w:szCs w:val="21"/>
        </w:rPr>
        <w:t>7</w:t>
      </w:r>
    </w:p>
    <w:p w:rsidR="00BC1CA8" w:rsidRDefault="00BC1CA8" w:rsidP="00BC1CA8">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w:t>
      </w:r>
    </w:p>
    <w:p w:rsidR="00BC1CA8" w:rsidRDefault="00BC1CA8" w:rsidP="00BC1CA8">
      <w:pPr>
        <w:ind w:firstLineChars="150" w:firstLine="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树中含有</w:t>
      </w:r>
      <w:r>
        <w:rPr>
          <w:rFonts w:ascii="Times New Roman" w:eastAsia="宋体" w:hAnsi="Times New Roman" w:cs="Times New Roman" w:hint="eastAsia"/>
          <w:color w:val="000000" w:themeColor="text1"/>
        </w:rPr>
        <w:t>4</w:t>
      </w:r>
      <w:r>
        <w:rPr>
          <w:rFonts w:ascii="Times New Roman" w:eastAsia="宋体" w:hAnsi="Times New Roman" w:cs="Times New Roman" w:hint="eastAsia"/>
          <w:color w:val="000000" w:themeColor="text1"/>
        </w:rPr>
        <w:t>个结点，根在</w:t>
      </w:r>
      <w:r>
        <w:rPr>
          <w:rFonts w:ascii="Times New Roman" w:eastAsia="宋体" w:hAnsi="Times New Roman" w:cs="Times New Roman" w:hint="eastAsia"/>
          <w:color w:val="000000" w:themeColor="text1"/>
        </w:rPr>
        <w:t>0</w:t>
      </w:r>
      <w:r>
        <w:rPr>
          <w:rFonts w:ascii="Times New Roman" w:eastAsia="宋体" w:hAnsi="Times New Roman" w:cs="Times New Roman" w:hint="eastAsia"/>
          <w:color w:val="000000" w:themeColor="text1"/>
        </w:rPr>
        <w:t>层（</w:t>
      </w: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个结点），</w:t>
      </w: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层必有</w:t>
      </w: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个结点。否则，剩余的</w:t>
      </w: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个结点只能放在</w:t>
      </w: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层，且为</w:t>
      </w: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层结点的两个子结点，导致根的平衡因子为</w:t>
      </w: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或</w:t>
      </w: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w:t>
      </w:r>
      <w:proofErr w:type="gramStart"/>
      <w:r>
        <w:rPr>
          <w:rFonts w:ascii="Times New Roman" w:eastAsia="宋体" w:hAnsi="Times New Roman" w:cs="Times New Roman" w:hint="eastAsia"/>
          <w:color w:val="000000" w:themeColor="text1"/>
        </w:rPr>
        <w:t>树失平衡</w:t>
      </w:r>
      <w:proofErr w:type="gramEnd"/>
      <w:r>
        <w:rPr>
          <w:rFonts w:ascii="Times New Roman" w:eastAsia="宋体" w:hAnsi="Times New Roman" w:cs="Times New Roman" w:hint="eastAsia"/>
          <w:color w:val="000000" w:themeColor="text1"/>
        </w:rPr>
        <w:t>。</w:t>
      </w:r>
    </w:p>
    <w:p w:rsidR="00BC1CA8" w:rsidRDefault="00BC1CA8" w:rsidP="00BC1CA8">
      <w:pPr>
        <w:ind w:firstLineChars="150" w:firstLine="315"/>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画出相应的树形，如图</w:t>
      </w:r>
      <w:r>
        <w:rPr>
          <w:rFonts w:ascii="Times New Roman" w:eastAsia="宋体" w:hAnsi="Times New Roman" w:cs="Times New Roman" w:hint="eastAsia"/>
          <w:color w:val="000000" w:themeColor="text1"/>
        </w:rPr>
        <w:t>8</w:t>
      </w:r>
      <w:r>
        <w:rPr>
          <w:rFonts w:ascii="Times New Roman" w:eastAsia="宋体" w:hAnsi="Times New Roman" w:cs="Times New Roman"/>
          <w:color w:val="000000" w:themeColor="text1"/>
        </w:rPr>
        <w:t>-4</w:t>
      </w:r>
      <w:r>
        <w:rPr>
          <w:rFonts w:ascii="Times New Roman" w:eastAsia="宋体" w:hAnsi="Times New Roman" w:cs="Times New Roman" w:hint="eastAsia"/>
          <w:color w:val="000000" w:themeColor="text1"/>
        </w:rPr>
        <w:t>所示。</w:t>
      </w:r>
    </w:p>
    <w:p w:rsidR="00BC1CA8" w:rsidRDefault="00BC1CA8" w:rsidP="00BC1CA8">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w:lastRenderedPageBreak/>
        <mc:AlternateContent>
          <mc:Choice Requires="wpg">
            <w:drawing>
              <wp:anchor distT="0" distB="0" distL="114300" distR="114300" simplePos="0" relativeHeight="252130304" behindDoc="0" locked="0" layoutInCell="1" allowOverlap="1" wp14:anchorId="54C73986" wp14:editId="79F6AF6E">
                <wp:simplePos x="0" y="0"/>
                <wp:positionH relativeFrom="column">
                  <wp:posOffset>3925570</wp:posOffset>
                </wp:positionH>
                <wp:positionV relativeFrom="paragraph">
                  <wp:posOffset>202565</wp:posOffset>
                </wp:positionV>
                <wp:extent cx="1074420" cy="1020445"/>
                <wp:effectExtent l="0" t="0" r="11430" b="8255"/>
                <wp:wrapTopAndBottom/>
                <wp:docPr id="12636"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1074420" cy="1020445"/>
                          <a:chOff x="5024" y="1495"/>
                          <a:chExt cx="1646" cy="1609"/>
                        </a:xfrm>
                      </wpg:grpSpPr>
                      <wpg:grpSp>
                        <wpg:cNvPr id="12637" name="Group 9141"/>
                        <wpg:cNvGrpSpPr>
                          <a:grpSpLocks/>
                        </wpg:cNvGrpSpPr>
                        <wpg:grpSpPr bwMode="auto">
                          <a:xfrm>
                            <a:off x="5024" y="1495"/>
                            <a:ext cx="1646" cy="1111"/>
                            <a:chOff x="4764" y="2743"/>
                            <a:chExt cx="1646" cy="1111"/>
                          </a:xfrm>
                        </wpg:grpSpPr>
                        <wps:wsp>
                          <wps:cNvPr id="12638"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639"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644"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5"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646" name="Oval 9156"/>
                          <wps:cNvSpPr>
                            <a:spLocks noChangeArrowheads="1"/>
                          </wps:cNvSpPr>
                          <wps:spPr bwMode="auto">
                            <a:xfrm>
                              <a:off x="4764"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2752" name="Freeform 9160"/>
                          <wps:cNvSpPr>
                            <a:spLocks/>
                          </wps:cNvSpPr>
                          <wps:spPr bwMode="auto">
                            <a:xfrm flipH="1">
                              <a:off x="4904"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4"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969" name="Text Box 9165"/>
                        <wps:cNvSpPr txBox="1">
                          <a:spLocks noChangeArrowheads="1"/>
                        </wps:cNvSpPr>
                        <wps:spPr bwMode="auto">
                          <a:xfrm>
                            <a:off x="5096" y="2792"/>
                            <a:ext cx="152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d</w:t>
                              </w:r>
                              <w:r w:rsidRPr="00BC1CA8">
                                <w:rPr>
                                  <w:rFonts w:ascii="Times New Roman" w:eastAsia="宋体" w:hAnsi="Times New Roman" w:cs="Times New Roman"/>
                                  <w:b w:val="0"/>
                                </w:rPr>
                                <w:t>)</w:t>
                              </w:r>
                              <w:r>
                                <w:rPr>
                                  <w:rFonts w:ascii="宋体" w:eastAsia="宋体" w:hAnsi="宋体" w:cs="宋体" w:hint="eastAsia"/>
                                  <w:b w:val="0"/>
                                </w:rPr>
                                <w:t>树形之四</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C73986" id="_x0000_s3333" style="position:absolute;left:0;text-align:left;margin-left:309.1pt;margin-top:15.95pt;width:84.6pt;height:80.35pt;flip:x;z-index:252130304;mso-width-relative:margin;mso-height-relative:margin" coordorigin="5024,1495" coordsize="1646,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">
                <v:group id="Group 9141" o:spid="_x0000_s3334" style="position:absolute;left:5024;top:1495;width:1646;height:1111" coordorigin="4764,2743" coordsize="1646,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">
                  <v:oval id="Oval 9142" o:spid="_x0000_s3335"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44" o:spid="_x0000_s3336"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37"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" path="m427,249l,e" filled="f">
                    <v:path arrowok="t" o:connecttype="custom" o:connectlocs="313,185;0,0" o:connectangles="0,0"/>
                  </v:shape>
                  <v:oval id="Oval 9150" o:spid="_x0000_s3338"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56" o:spid="_x0000_s3339" style="position:absolute;left:4764;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60" o:spid="_x0000_s3340" style="position:absolute;left:4904;top:3350;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" path="m301,231l,e" filled="f">
                    <v:path arrowok="t" o:connecttype="custom" o:connectlocs="184,221;0,0" o:connectangles="0,0"/>
                  </v:shape>
                  <v:shape id="Freeform 9149" o:spid="_x0000_s3341"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" path="m427,249l,e" filled="f">
                    <v:path arrowok="t" o:connecttype="custom" o:connectlocs="324,181;0,0" o:connectangles="0,0"/>
                  </v:shape>
                </v:group>
                <v:shape id="_x0000_s3342" type="#_x0000_t202" style="position:absolute;left:5096;top:2792;width:152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" filled="f" stroked="f">
                  <v:textbox inset="0,0,0,0">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d</w:t>
                        </w:r>
                        <w:r w:rsidRPr="00BC1CA8">
                          <w:rPr>
                            <w:rFonts w:ascii="Times New Roman" w:eastAsia="宋体" w:hAnsi="Times New Roman" w:cs="Times New Roman"/>
                            <w:b w:val="0"/>
                          </w:rPr>
                          <w:t>)</w:t>
                        </w:r>
                        <w:r>
                          <w:rPr>
                            <w:rFonts w:ascii="宋体" w:eastAsia="宋体" w:hAnsi="宋体" w:cs="宋体" w:hint="eastAsia"/>
                            <w:b w:val="0"/>
                          </w:rPr>
                          <w:t>树形之四</w:t>
                        </w:r>
                      </w:p>
                    </w:txbxContent>
                  </v:textbox>
                </v:shape>
                <w10:wrap type="topAndBottom"/>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28256" behindDoc="0" locked="0" layoutInCell="1" allowOverlap="1" wp14:anchorId="7A32115E" wp14:editId="6DD14778">
                <wp:simplePos x="0" y="0"/>
                <wp:positionH relativeFrom="column">
                  <wp:posOffset>2807970</wp:posOffset>
                </wp:positionH>
                <wp:positionV relativeFrom="paragraph">
                  <wp:posOffset>203200</wp:posOffset>
                </wp:positionV>
                <wp:extent cx="916940" cy="1020445"/>
                <wp:effectExtent l="0" t="0" r="16510" b="8255"/>
                <wp:wrapTopAndBottom/>
                <wp:docPr id="12069"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6940" cy="1020445"/>
                          <a:chOff x="5282" y="1495"/>
                          <a:chExt cx="1405" cy="1609"/>
                        </a:xfrm>
                      </wpg:grpSpPr>
                      <wpg:grpSp>
                        <wpg:cNvPr id="12070" name="Group 9141"/>
                        <wpg:cNvGrpSpPr>
                          <a:grpSpLocks/>
                        </wpg:cNvGrpSpPr>
                        <wpg:grpSpPr bwMode="auto">
                          <a:xfrm>
                            <a:off x="5282" y="1495"/>
                            <a:ext cx="1388" cy="1079"/>
                            <a:chOff x="5022" y="2743"/>
                            <a:chExt cx="1388" cy="1079"/>
                          </a:xfrm>
                        </wpg:grpSpPr>
                        <wps:wsp>
                          <wps:cNvPr id="12071"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072"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074"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5"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077" name="Oval 9153"/>
                          <wps:cNvSpPr>
                            <a:spLocks noChangeArrowheads="1"/>
                          </wps:cNvSpPr>
                          <wps:spPr bwMode="auto">
                            <a:xfrm>
                              <a:off x="5849"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2585"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9" name="Freeform 9160"/>
                          <wps:cNvSpPr>
                            <a:spLocks/>
                          </wps:cNvSpPr>
                          <wps:spPr bwMode="auto">
                            <a:xfrm flipH="1">
                              <a:off x="6015"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634" name="Text Box 9165"/>
                        <wps:cNvSpPr txBox="1">
                          <a:spLocks noChangeArrowheads="1"/>
                        </wps:cNvSpPr>
                        <wps:spPr bwMode="auto">
                          <a:xfrm>
                            <a:off x="5294" y="2792"/>
                            <a:ext cx="139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c</w:t>
                              </w:r>
                              <w:r w:rsidRPr="00BC1CA8">
                                <w:rPr>
                                  <w:rFonts w:ascii="Times New Roman" w:eastAsia="宋体" w:hAnsi="Times New Roman" w:cs="Times New Roman"/>
                                  <w:b w:val="0"/>
                                </w:rPr>
                                <w:t>)</w:t>
                              </w:r>
                              <w:r>
                                <w:rPr>
                                  <w:rFonts w:ascii="宋体" w:eastAsia="宋体" w:hAnsi="宋体" w:cs="宋体" w:hint="eastAsia"/>
                                  <w:b w:val="0"/>
                                </w:rPr>
                                <w:t>树形之三</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32115E" id="_x0000_s3343" style="position:absolute;left:0;text-align:left;margin-left:221.1pt;margin-top:16pt;width:72.2pt;height:80.35pt;z-index:252128256;mso-width-relative:margin;mso-height-relative:margin" coordorigin="5282,1495" coordsize="1405,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">
                <v:group id="Group 9141" o:spid="_x0000_s3344" style="position:absolute;left:5282;top:1495;width:1388;height:1079" coordorigin="5022,2743" coordsize="1388,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">
                  <v:oval id="Oval 9142" o:spid="_x0000_s3345"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44" o:spid="_x0000_s3346"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47"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" path="m427,249l,e" filled="f">
                    <v:path arrowok="t" o:connecttype="custom" o:connectlocs="313,185;0,0" o:connectangles="0,0"/>
                  </v:shape>
                  <v:oval id="Oval 9150" o:spid="_x0000_s3348"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53" o:spid="_x0000_s3349" style="position:absolute;left:5849;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50"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" path="m427,249l,e" filled="f">
                    <v:path arrowok="t" o:connecttype="custom" o:connectlocs="324,181;0,0" o:connectangles="0,0"/>
                  </v:shape>
                  <v:shape id="Freeform 9160" o:spid="_x0000_s3351" style="position:absolute;left:6015;top:3322;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" path="m301,231l,e" filled="f">
                    <v:path arrowok="t" o:connecttype="custom" o:connectlocs="184,221;0,0" o:connectangles="0,0"/>
                  </v:shape>
                </v:group>
                <v:shape id="_x0000_s3352" type="#_x0000_t202" style="position:absolute;left:5294;top:2792;width:139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" filled="f" stroked="f">
                  <v:textbox inset="0,0,0,0">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c</w:t>
                        </w:r>
                        <w:r w:rsidRPr="00BC1CA8">
                          <w:rPr>
                            <w:rFonts w:ascii="Times New Roman" w:eastAsia="宋体" w:hAnsi="Times New Roman" w:cs="Times New Roman"/>
                            <w:b w:val="0"/>
                          </w:rPr>
                          <w:t>)</w:t>
                        </w:r>
                        <w:r>
                          <w:rPr>
                            <w:rFonts w:ascii="宋体" w:eastAsia="宋体" w:hAnsi="宋体" w:cs="宋体" w:hint="eastAsia"/>
                            <w:b w:val="0"/>
                          </w:rPr>
                          <w:t>树形之三</w:t>
                        </w:r>
                      </w:p>
                    </w:txbxContent>
                  </v:textbox>
                </v:shape>
                <w10:wrap type="topAndBottom"/>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26208" behindDoc="0" locked="0" layoutInCell="1" allowOverlap="1" wp14:anchorId="7A32115E" wp14:editId="6DD14778">
                <wp:simplePos x="0" y="0"/>
                <wp:positionH relativeFrom="column">
                  <wp:posOffset>1593215</wp:posOffset>
                </wp:positionH>
                <wp:positionV relativeFrom="paragraph">
                  <wp:posOffset>203200</wp:posOffset>
                </wp:positionV>
                <wp:extent cx="1010285" cy="1020445"/>
                <wp:effectExtent l="0" t="0" r="18415" b="8255"/>
                <wp:wrapTopAndBottom/>
                <wp:docPr id="11114"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285" cy="1020445"/>
                          <a:chOff x="5238" y="1495"/>
                          <a:chExt cx="1548" cy="1609"/>
                        </a:xfrm>
                      </wpg:grpSpPr>
                      <wpg:grpSp>
                        <wpg:cNvPr id="11116" name="Group 9141"/>
                        <wpg:cNvGrpSpPr>
                          <a:grpSpLocks/>
                        </wpg:cNvGrpSpPr>
                        <wpg:grpSpPr bwMode="auto">
                          <a:xfrm>
                            <a:off x="5282" y="1495"/>
                            <a:ext cx="1388" cy="1111"/>
                            <a:chOff x="5022" y="2743"/>
                            <a:chExt cx="1388" cy="1111"/>
                          </a:xfrm>
                        </wpg:grpSpPr>
                        <wps:wsp>
                          <wps:cNvPr id="11117"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118"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121"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2"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124" name="Oval 9152"/>
                          <wps:cNvSpPr>
                            <a:spLocks noChangeArrowheads="1"/>
                          </wps:cNvSpPr>
                          <wps:spPr bwMode="auto">
                            <a:xfrm>
                              <a:off x="5326"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308"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5" name="Freeform 9160"/>
                          <wps:cNvSpPr>
                            <a:spLocks/>
                          </wps:cNvSpPr>
                          <wps:spPr bwMode="auto">
                            <a:xfrm>
                              <a:off x="5230"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068" name="Text Box 9165"/>
                        <wps:cNvSpPr txBox="1">
                          <a:spLocks noChangeArrowheads="1"/>
                        </wps:cNvSpPr>
                        <wps:spPr bwMode="auto">
                          <a:xfrm>
                            <a:off x="5238" y="2792"/>
                            <a:ext cx="154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b</w:t>
                              </w:r>
                              <w:r w:rsidRPr="00BC1CA8">
                                <w:rPr>
                                  <w:rFonts w:ascii="Times New Roman" w:eastAsia="宋体" w:hAnsi="Times New Roman" w:cs="Times New Roman"/>
                                  <w:b w:val="0"/>
                                </w:rPr>
                                <w:t>)</w:t>
                              </w:r>
                              <w:r>
                                <w:rPr>
                                  <w:rFonts w:ascii="宋体" w:eastAsia="宋体" w:hAnsi="宋体" w:cs="宋体" w:hint="eastAsia"/>
                                  <w:b w:val="0"/>
                                </w:rPr>
                                <w:t>树形之二</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A32115E" id="_x0000_s3353" style="position:absolute;left:0;text-align:left;margin-left:125.45pt;margin-top:16pt;width:79.55pt;height:80.35pt;z-index:252126208;mso-width-relative:margin;mso-height-relative:margin" coordorigin="5238,1495" coordsize="1548,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">
                <v:group id="Group 9141" o:spid="_x0000_s3354" style="position:absolute;left:5282;top:1495;width:1388;height:1111" coordorigin="5022,2743" coordsize="138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">
                  <v:oval id="Oval 9142" o:spid="_x0000_s3355"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44" o:spid="_x0000_s3356"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57"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" path="m427,249l,e" filled="f">
                    <v:path arrowok="t" o:connecttype="custom" o:connectlocs="313,185;0,0" o:connectangles="0,0"/>
                  </v:shape>
                  <v:oval id="Oval 9150" o:spid="_x0000_s3358"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52" o:spid="_x0000_s3359" style="position:absolute;left:5326;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60"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" path="m427,249l,e" filled="f">
                    <v:path arrowok="t" o:connecttype="custom" o:connectlocs="324,181;0,0" o:connectangles="0,0"/>
                  </v:shape>
                  <v:shape id="Freeform 9160" o:spid="_x0000_s3361" style="position:absolute;left:5230;top:3350;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" path="m301,231l,e" filled="f">
                    <v:path arrowok="t" o:connecttype="custom" o:connectlocs="184,221;0,0" o:connectangles="0,0"/>
                  </v:shape>
                </v:group>
                <v:shape id="_x0000_s3362" type="#_x0000_t202" style="position:absolute;left:5238;top:2792;width:154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" filled="f" stroked="f">
                  <v:textbox inset="0,0,0,0">
                    <w:txbxContent>
                      <w:p w:rsidR="008E537A" w:rsidRPr="00960AC6" w:rsidRDefault="008E537A" w:rsidP="00BC1CA8">
                        <w:pPr>
                          <w:pStyle w:val="a6"/>
                          <w:ind w:firstLineChars="0" w:firstLine="0"/>
                          <w:rPr>
                            <w:rFonts w:ascii="宋体" w:eastAsia="宋体" w:hAnsi="宋体" w:cs="宋体"/>
                            <w:b w:val="0"/>
                          </w:rPr>
                        </w:pPr>
                        <w:r>
                          <w:rPr>
                            <w:rFonts w:ascii="Times New Roman" w:eastAsia="宋体" w:hAnsi="Times New Roman" w:cs="Times New Roman"/>
                            <w:b w:val="0"/>
                          </w:rPr>
                          <w:t>b</w:t>
                        </w:r>
                        <w:r w:rsidRPr="00BC1CA8">
                          <w:rPr>
                            <w:rFonts w:ascii="Times New Roman" w:eastAsia="宋体" w:hAnsi="Times New Roman" w:cs="Times New Roman"/>
                            <w:b w:val="0"/>
                          </w:rPr>
                          <w:t>)</w:t>
                        </w:r>
                        <w:r>
                          <w:rPr>
                            <w:rFonts w:ascii="宋体" w:eastAsia="宋体" w:hAnsi="宋体" w:cs="宋体" w:hint="eastAsia"/>
                            <w:b w:val="0"/>
                          </w:rPr>
                          <w:t>树形之二</w:t>
                        </w:r>
                      </w:p>
                    </w:txbxContent>
                  </v:textbox>
                </v:shape>
                <w10:wrap type="topAndBottom"/>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20064" behindDoc="0" locked="0" layoutInCell="1" allowOverlap="1" wp14:anchorId="0E4A8FF5" wp14:editId="5D8171B5">
                <wp:simplePos x="0" y="0"/>
                <wp:positionH relativeFrom="column">
                  <wp:posOffset>288084</wp:posOffset>
                </wp:positionH>
                <wp:positionV relativeFrom="paragraph">
                  <wp:posOffset>203572</wp:posOffset>
                </wp:positionV>
                <wp:extent cx="1074163" cy="1020445"/>
                <wp:effectExtent l="0" t="0" r="12065" b="8255"/>
                <wp:wrapTopAndBottom/>
                <wp:docPr id="7439"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4163" cy="1020445"/>
                          <a:chOff x="5024" y="1495"/>
                          <a:chExt cx="1646" cy="1609"/>
                        </a:xfrm>
                      </wpg:grpSpPr>
                      <wpg:grpSp>
                        <wpg:cNvPr id="11020" name="Group 9141"/>
                        <wpg:cNvGrpSpPr>
                          <a:grpSpLocks/>
                        </wpg:cNvGrpSpPr>
                        <wpg:grpSpPr bwMode="auto">
                          <a:xfrm>
                            <a:off x="5024" y="1495"/>
                            <a:ext cx="1646" cy="1111"/>
                            <a:chOff x="4764" y="2743"/>
                            <a:chExt cx="1646" cy="1111"/>
                          </a:xfrm>
                        </wpg:grpSpPr>
                        <wps:wsp>
                          <wps:cNvPr id="11021"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025"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039"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0"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043" name="Oval 9156"/>
                          <wps:cNvSpPr>
                            <a:spLocks noChangeArrowheads="1"/>
                          </wps:cNvSpPr>
                          <wps:spPr bwMode="auto">
                            <a:xfrm>
                              <a:off x="4764"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BC1CA8">
                                <w:pPr>
                                  <w:pStyle w:val="a6"/>
                                  <w:ind w:firstLineChars="0" w:firstLine="0"/>
                                  <w:rPr>
                                    <w:rFonts w:ascii="Times New Roman" w:hAnsi="Times New Roman" w:cs="Times New Roman"/>
                                    <w:b w:val="0"/>
                                    <w:sz w:val="15"/>
                                  </w:rPr>
                                </w:pPr>
                              </w:p>
                            </w:txbxContent>
                          </wps:txbx>
                          <wps:bodyPr rot="0" vert="horz" wrap="square" lIns="0" tIns="0" rIns="0" bIns="0" anchor="t" anchorCtr="0" upright="1">
                            <a:noAutofit/>
                          </wps:bodyPr>
                        </wps:wsp>
                        <wps:wsp>
                          <wps:cNvPr id="11045" name="Freeform 9160"/>
                          <wps:cNvSpPr>
                            <a:spLocks/>
                          </wps:cNvSpPr>
                          <wps:spPr bwMode="auto">
                            <a:xfrm flipH="1">
                              <a:off x="4904"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6"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058" name="Text Box 9165"/>
                        <wps:cNvSpPr txBox="1">
                          <a:spLocks noChangeArrowheads="1"/>
                        </wps:cNvSpPr>
                        <wps:spPr bwMode="auto">
                          <a:xfrm>
                            <a:off x="5251" y="2792"/>
                            <a:ext cx="137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sidRPr="00BC1CA8">
                                <w:rPr>
                                  <w:rFonts w:ascii="Times New Roman" w:eastAsia="宋体" w:hAnsi="Times New Roman" w:cs="Times New Roman"/>
                                  <w:b w:val="0"/>
                                </w:rPr>
                                <w:t>a)</w:t>
                              </w:r>
                              <w:r>
                                <w:rPr>
                                  <w:rFonts w:ascii="宋体" w:eastAsia="宋体" w:hAnsi="宋体" w:cs="宋体" w:hint="eastAsia"/>
                                  <w:b w:val="0"/>
                                </w:rPr>
                                <w:t>树形之一</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4A8FF5" id="_x0000_s3363" style="position:absolute;left:0;text-align:left;margin-left:22.7pt;margin-top:16.05pt;width:84.6pt;height:80.35pt;z-index:252120064;mso-width-relative:margin;mso-height-relative:margin" coordorigin="5024,1495" coordsize="1646,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">
                <v:group id="Group 9141" o:spid="_x0000_s3364" style="position:absolute;left:5024;top:1495;width:1646;height:1111" coordorigin="4764,2743" coordsize="1646,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">
                  <v:oval id="Oval 9142" o:spid="_x0000_s3365"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44" o:spid="_x0000_s3366"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49" o:spid="_x0000_s3367"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" path="m427,249l,e" filled="f">
                    <v:path arrowok="t" o:connecttype="custom" o:connectlocs="313,185;0,0" o:connectangles="0,0"/>
                  </v:shape>
                  <v:oval id="Oval 9150" o:spid="_x0000_s3368"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oval id="Oval 9156" o:spid="_x0000_s3369" style="position:absolute;left:4764;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" filled="f">
                    <v:textbox inset="0,0,0,0">
                      <w:txbxContent>
                        <w:p w:rsidR="008E537A" w:rsidRPr="002C55D5" w:rsidRDefault="008E537A" w:rsidP="00BC1CA8">
                          <w:pPr>
                            <w:pStyle w:val="a6"/>
                            <w:ind w:firstLineChars="0" w:firstLine="0"/>
                            <w:rPr>
                              <w:rFonts w:ascii="Times New Roman" w:hAnsi="Times New Roman" w:cs="Times New Roman"/>
                              <w:b w:val="0"/>
                              <w:sz w:val="15"/>
                            </w:rPr>
                          </w:pPr>
                        </w:p>
                      </w:txbxContent>
                    </v:textbox>
                  </v:oval>
                  <v:shape id="Freeform 9160" o:spid="_x0000_s3370" style="position:absolute;left:4904;top:3350;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" path="m301,231l,e" filled="f">
                    <v:path arrowok="t" o:connecttype="custom" o:connectlocs="184,221;0,0" o:connectangles="0,0"/>
                  </v:shape>
                  <v:shape id="Freeform 9149" o:spid="_x0000_s3371"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" path="m427,249l,e" filled="f">
                    <v:path arrowok="t" o:connecttype="custom" o:connectlocs="324,181;0,0" o:connectangles="0,0"/>
                  </v:shape>
                </v:group>
                <v:shape id="_x0000_s3372" type="#_x0000_t202" style="position:absolute;left:5251;top:2792;width:137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" filled="f" stroked="f">
                  <v:textbox inset="0,0,0,0">
                    <w:txbxContent>
                      <w:p w:rsidR="008E537A" w:rsidRPr="00960AC6" w:rsidRDefault="008E537A" w:rsidP="00BC1CA8">
                        <w:pPr>
                          <w:pStyle w:val="a6"/>
                          <w:ind w:firstLineChars="0" w:firstLine="0"/>
                          <w:rPr>
                            <w:rFonts w:ascii="宋体" w:eastAsia="宋体" w:hAnsi="宋体" w:cs="宋体"/>
                            <w:b w:val="0"/>
                          </w:rPr>
                        </w:pPr>
                        <w:r w:rsidRPr="00BC1CA8">
                          <w:rPr>
                            <w:rFonts w:ascii="Times New Roman" w:eastAsia="宋体" w:hAnsi="Times New Roman" w:cs="Times New Roman"/>
                            <w:b w:val="0"/>
                          </w:rPr>
                          <w:t>a)</w:t>
                        </w:r>
                        <w:r>
                          <w:rPr>
                            <w:rFonts w:ascii="宋体" w:eastAsia="宋体" w:hAnsi="宋体" w:cs="宋体" w:hint="eastAsia"/>
                            <w:b w:val="0"/>
                          </w:rPr>
                          <w:t>树形之一</w:t>
                        </w:r>
                      </w:p>
                    </w:txbxContent>
                  </v:textbox>
                </v:shape>
                <w10:wrap type="topAndBottom"/>
              </v:group>
            </w:pict>
          </mc:Fallback>
        </mc:AlternateContent>
      </w:r>
    </w:p>
    <w:p w:rsidR="00BC1CA8" w:rsidRDefault="00BC1CA8" w:rsidP="00BC1CA8">
      <w:pPr>
        <w:ind w:left="315" w:hangingChars="150" w:hanging="315"/>
        <w:rPr>
          <w:rFonts w:ascii="Times New Roman" w:eastAsia="宋体" w:hAnsi="Times New Roman" w:cs="Times New Roman"/>
          <w:color w:val="000000" w:themeColor="text1"/>
        </w:rPr>
      </w:pPr>
      <w:r>
        <w:rPr>
          <w:noProof/>
        </w:rPr>
        <mc:AlternateContent>
          <mc:Choice Requires="wps">
            <w:drawing>
              <wp:anchor distT="0" distB="0" distL="114300" distR="114300" simplePos="0" relativeHeight="252124160" behindDoc="0" locked="0" layoutInCell="1" allowOverlap="1" wp14:anchorId="1495BBF9" wp14:editId="4F590298">
                <wp:simplePos x="0" y="0"/>
                <wp:positionH relativeFrom="column">
                  <wp:posOffset>1644430</wp:posOffset>
                </wp:positionH>
                <wp:positionV relativeFrom="paragraph">
                  <wp:posOffset>1083800</wp:posOffset>
                </wp:positionV>
                <wp:extent cx="1667510" cy="197917"/>
                <wp:effectExtent l="0" t="0" r="0" b="0"/>
                <wp:wrapNone/>
                <wp:docPr id="11113" name="Text Box 9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97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BC1CA8">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-4</w:t>
                            </w:r>
                            <w:r>
                              <w:rPr>
                                <w:rFonts w:ascii="宋体" w:eastAsia="宋体" w:hAnsi="宋体" w:cs="宋体"/>
                                <w:b w:val="0"/>
                              </w:rPr>
                              <w:t xml:space="preserve"> </w:t>
                            </w:r>
                            <w:r>
                              <w:rPr>
                                <w:rFonts w:ascii="宋体" w:eastAsia="宋体" w:hAnsi="宋体" w:cs="宋体" w:hint="eastAsia"/>
                                <w:b w:val="0"/>
                              </w:rPr>
                              <w:t>习题</w:t>
                            </w:r>
                            <w:r>
                              <w:rPr>
                                <w:rFonts w:ascii="Times New Roman" w:eastAsia="宋体" w:hAnsi="Times New Roman" w:cs="Times New Roman"/>
                                <w:b w:val="0"/>
                              </w:rPr>
                              <w:t>6</w:t>
                            </w:r>
                            <w:r>
                              <w:rPr>
                                <w:rFonts w:ascii="Times New Roman" w:eastAsia="宋体" w:hAnsi="Times New Roman" w:cs="Times New Roman" w:hint="eastAsia"/>
                                <w:b w:val="0"/>
                              </w:rPr>
                              <w:t>对应的</w:t>
                            </w:r>
                            <w:r>
                              <w:rPr>
                                <w:rFonts w:ascii="宋体" w:eastAsia="宋体" w:hAnsi="宋体" w:cs="宋体" w:hint="eastAsia"/>
                                <w:b w:val="0"/>
                              </w:rPr>
                              <w:t>树形</w:t>
                            </w:r>
                          </w:p>
                        </w:txbxContent>
                      </wps:txbx>
                      <wps:bodyPr rot="0" vert="horz" wrap="square" lIns="0" tIns="0" rIns="0" bIns="0" anchor="t" anchorCtr="0" upright="1">
                        <a:noAutofit/>
                      </wps:bodyPr>
                    </wps:wsp>
                  </a:graphicData>
                </a:graphic>
              </wp:anchor>
            </w:drawing>
          </mc:Choice>
          <mc:Fallback>
            <w:pict>
              <v:shape w14:anchorId="1495BBF9" id="_x0000_s3373" type="#_x0000_t202" style="position:absolute;left:0;text-align:left;margin-left:129.5pt;margin-top:85.35pt;width:131.3pt;height:15.6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" filled="f" stroked="f">
                <v:textbox inset="0,0,0,0">
                  <w:txbxContent>
                    <w:p w:rsidR="008E537A" w:rsidRPr="00960AC6" w:rsidRDefault="008E537A" w:rsidP="00BC1CA8">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-4</w:t>
                      </w:r>
                      <w:r>
                        <w:rPr>
                          <w:rFonts w:ascii="宋体" w:eastAsia="宋体" w:hAnsi="宋体" w:cs="宋体"/>
                          <w:b w:val="0"/>
                        </w:rPr>
                        <w:t xml:space="preserve"> </w:t>
                      </w:r>
                      <w:r>
                        <w:rPr>
                          <w:rFonts w:ascii="宋体" w:eastAsia="宋体" w:hAnsi="宋体" w:cs="宋体" w:hint="eastAsia"/>
                          <w:b w:val="0"/>
                        </w:rPr>
                        <w:t>习题</w:t>
                      </w:r>
                      <w:r>
                        <w:rPr>
                          <w:rFonts w:ascii="Times New Roman" w:eastAsia="宋体" w:hAnsi="Times New Roman" w:cs="Times New Roman"/>
                          <w:b w:val="0"/>
                        </w:rPr>
                        <w:t>6</w:t>
                      </w:r>
                      <w:r>
                        <w:rPr>
                          <w:rFonts w:ascii="Times New Roman" w:eastAsia="宋体" w:hAnsi="Times New Roman" w:cs="Times New Roman" w:hint="eastAsia"/>
                          <w:b w:val="0"/>
                        </w:rPr>
                        <w:t>对应的</w:t>
                      </w:r>
                      <w:r>
                        <w:rPr>
                          <w:rFonts w:ascii="宋体" w:eastAsia="宋体" w:hAnsi="宋体" w:cs="宋体" w:hint="eastAsia"/>
                          <w:b w:val="0"/>
                        </w:rPr>
                        <w:t>树形</w:t>
                      </w:r>
                    </w:p>
                  </w:txbxContent>
                </v:textbox>
              </v:shape>
            </w:pict>
          </mc:Fallback>
        </mc:AlternateContent>
      </w:r>
    </w:p>
    <w:p w:rsidR="00BC1CA8" w:rsidRDefault="00BC1CA8" w:rsidP="00BC1CA8">
      <w:pPr>
        <w:ind w:left="315" w:hangingChars="150" w:hanging="315"/>
        <w:rPr>
          <w:rFonts w:ascii="Times New Roman" w:eastAsia="宋体" w:hAnsi="Times New Roman" w:cs="Times New Roman"/>
          <w:color w:val="000000" w:themeColor="text1"/>
        </w:rPr>
      </w:pPr>
    </w:p>
    <w:p w:rsidR="00BC1CA8" w:rsidRPr="004A3A20" w:rsidRDefault="00BC1CA8" w:rsidP="00BC1CA8">
      <w:pPr>
        <w:snapToGrid w:val="0"/>
        <w:ind w:left="315" w:hangingChars="150" w:hanging="315"/>
        <w:rPr>
          <w:rFonts w:ascii="Times New Roman" w:eastAsia="宋体" w:hAnsi="Times New Roman" w:cs="Times New Roman"/>
          <w:color w:val="000000"/>
          <w:szCs w:val="21"/>
        </w:rPr>
      </w:pPr>
      <w:r>
        <w:rPr>
          <w:rFonts w:ascii="Times New Roman" w:eastAsia="宋体" w:hAnsi="Times New Roman" w:cs="Times New Roman"/>
          <w:color w:val="000000"/>
          <w:szCs w:val="21"/>
        </w:rPr>
        <w:t>7</w:t>
      </w:r>
      <w:r w:rsidRPr="004A3A20">
        <w:rPr>
          <w:rFonts w:ascii="Times New Roman" w:eastAsia="宋体" w:hAnsi="Times New Roman" w:cs="Times New Roman"/>
          <w:color w:val="000000"/>
          <w:szCs w:val="21"/>
        </w:rPr>
        <w:t>．若将关键字</w:t>
      </w:r>
      <w:r w:rsidRPr="004A3A20">
        <w:rPr>
          <w:rFonts w:ascii="Times New Roman" w:eastAsia="宋体" w:hAnsi="Times New Roman" w:cs="Times New Roman"/>
          <w:color w:val="000000"/>
          <w:szCs w:val="21"/>
        </w:rPr>
        <w:t>1</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2</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3</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4</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5</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6</w:t>
      </w:r>
      <w:r w:rsidRPr="00BC1CA8">
        <w:rPr>
          <w:rFonts w:ascii="宋体" w:eastAsia="宋体" w:hAnsi="宋体" w:cs="Times New Roman"/>
          <w:color w:val="000000"/>
          <w:szCs w:val="21"/>
        </w:rPr>
        <w:t>,</w:t>
      </w:r>
      <w:r w:rsidRPr="004A3A20">
        <w:rPr>
          <w:rFonts w:ascii="Times New Roman" w:eastAsia="宋体" w:hAnsi="Times New Roman" w:cs="Times New Roman"/>
          <w:color w:val="000000"/>
          <w:szCs w:val="21"/>
        </w:rPr>
        <w:t>7</w:t>
      </w:r>
      <w:r w:rsidRPr="004A3A20">
        <w:rPr>
          <w:rFonts w:ascii="Times New Roman" w:eastAsia="宋体" w:hAnsi="Times New Roman" w:cs="Times New Roman"/>
          <w:color w:val="000000"/>
          <w:szCs w:val="21"/>
        </w:rPr>
        <w:t>依次插入到初始为空的</w:t>
      </w:r>
      <w:r>
        <w:rPr>
          <w:rFonts w:ascii="Times New Roman" w:eastAsia="宋体" w:hAnsi="Times New Roman" w:cs="Times New Roman" w:hint="eastAsia"/>
          <w:color w:val="000000"/>
          <w:szCs w:val="21"/>
        </w:rPr>
        <w:t>A</w:t>
      </w:r>
      <w:r>
        <w:rPr>
          <w:rFonts w:ascii="Times New Roman" w:eastAsia="宋体" w:hAnsi="Times New Roman" w:cs="Times New Roman"/>
          <w:color w:val="000000"/>
          <w:szCs w:val="21"/>
        </w:rPr>
        <w:t>VL</w:t>
      </w:r>
      <w:r>
        <w:rPr>
          <w:rFonts w:ascii="Times New Roman" w:eastAsia="宋体" w:hAnsi="Times New Roman" w:cs="Times New Roman" w:hint="eastAsia"/>
          <w:color w:val="000000"/>
          <w:szCs w:val="21"/>
        </w:rPr>
        <w:t>树</w:t>
      </w:r>
      <w:r w:rsidRPr="004A3A20">
        <w:rPr>
          <w:rFonts w:ascii="Times New Roman" w:eastAsia="宋体" w:hAnsi="Times New Roman" w:cs="Times New Roman"/>
          <w:i/>
          <w:color w:val="000000"/>
          <w:szCs w:val="21"/>
        </w:rPr>
        <w:t>T</w:t>
      </w:r>
      <w:r w:rsidRPr="004A3A20">
        <w:rPr>
          <w:rFonts w:ascii="Times New Roman" w:eastAsia="宋体" w:hAnsi="Times New Roman" w:cs="Times New Roman"/>
          <w:color w:val="000000"/>
          <w:szCs w:val="21"/>
        </w:rPr>
        <w:t>中，则</w:t>
      </w:r>
      <w:r w:rsidRPr="004A3A20">
        <w:rPr>
          <w:rFonts w:ascii="Times New Roman" w:eastAsia="宋体" w:hAnsi="Times New Roman" w:cs="Times New Roman"/>
          <w:i/>
          <w:color w:val="000000"/>
          <w:szCs w:val="21"/>
        </w:rPr>
        <w:t>T</w:t>
      </w:r>
      <w:r w:rsidRPr="004A3A20">
        <w:rPr>
          <w:rFonts w:ascii="Times New Roman" w:eastAsia="宋体" w:hAnsi="Times New Roman" w:cs="Times New Roman"/>
          <w:color w:val="000000"/>
          <w:szCs w:val="21"/>
        </w:rPr>
        <w:t>中平衡因子为</w:t>
      </w:r>
      <w:r w:rsidRPr="004A3A20">
        <w:rPr>
          <w:rFonts w:ascii="Times New Roman" w:eastAsia="宋体" w:hAnsi="Times New Roman" w:cs="Times New Roman"/>
          <w:color w:val="000000"/>
          <w:szCs w:val="21"/>
        </w:rPr>
        <w:t>0</w:t>
      </w:r>
      <w:r w:rsidRPr="004A3A20">
        <w:rPr>
          <w:rFonts w:ascii="Times New Roman" w:eastAsia="宋体" w:hAnsi="Times New Roman" w:cs="Times New Roman"/>
          <w:color w:val="000000"/>
          <w:szCs w:val="21"/>
        </w:rPr>
        <w:t>的分支结点的个数是</w:t>
      </w:r>
    </w:p>
    <w:p w:rsidR="00BC1CA8" w:rsidRPr="004A3A20" w:rsidRDefault="00BC1CA8" w:rsidP="00BC1CA8">
      <w:pPr>
        <w:tabs>
          <w:tab w:val="left" w:pos="2310"/>
          <w:tab w:val="left" w:pos="4200"/>
          <w:tab w:val="left" w:pos="6090"/>
        </w:tabs>
        <w:snapToGrid w:val="0"/>
        <w:spacing w:line="324" w:lineRule="auto"/>
        <w:ind w:leftChars="-4" w:left="-8" w:firstLineChars="209" w:firstLine="439"/>
        <w:rPr>
          <w:rFonts w:ascii="Times New Roman" w:eastAsia="宋体" w:hAnsi="Times New Roman" w:cs="Times New Roman"/>
          <w:color w:val="FF0000"/>
          <w:kern w:val="21"/>
        </w:rPr>
      </w:pPr>
      <w:r w:rsidRPr="004A3A20">
        <w:rPr>
          <w:rFonts w:ascii="Times New Roman" w:eastAsia="宋体" w:hAnsi="Times New Roman" w:cs="Times New Roman"/>
          <w:color w:val="000000"/>
          <w:kern w:val="21"/>
        </w:rPr>
        <w:t>A</w:t>
      </w:r>
      <w:r w:rsidRPr="004A3A20">
        <w:rPr>
          <w:rFonts w:ascii="Times New Roman" w:eastAsia="宋体" w:hAnsi="Times New Roman" w:cs="Times New Roman"/>
          <w:color w:val="000000"/>
          <w:kern w:val="21"/>
        </w:rPr>
        <w:t>．</w:t>
      </w:r>
      <w:r w:rsidRPr="004A3A20">
        <w:rPr>
          <w:rFonts w:ascii="Times New Roman" w:eastAsia="宋体" w:hAnsi="Times New Roman" w:cs="Times New Roman"/>
          <w:color w:val="000000"/>
          <w:kern w:val="21"/>
        </w:rPr>
        <w:t>0</w:t>
      </w:r>
      <w:r w:rsidRPr="004A3A20">
        <w:rPr>
          <w:rFonts w:ascii="Times New Roman" w:eastAsia="宋体" w:hAnsi="Times New Roman" w:cs="Times New Roman"/>
          <w:color w:val="000000"/>
          <w:kern w:val="21"/>
        </w:rPr>
        <w:tab/>
        <w:t>B</w:t>
      </w:r>
      <w:r w:rsidRPr="004A3A20">
        <w:rPr>
          <w:rFonts w:ascii="Times New Roman" w:eastAsia="宋体" w:hAnsi="Times New Roman" w:cs="Times New Roman"/>
          <w:color w:val="000000"/>
          <w:kern w:val="21"/>
        </w:rPr>
        <w:t>．</w:t>
      </w:r>
      <w:smartTag w:uri="urn:schemas-microsoft-com:office:smarttags" w:element="chmetcnv">
        <w:smartTagPr>
          <w:attr w:name="UnitName" w:val="C"/>
          <w:attr w:name="SourceValue" w:val="1"/>
          <w:attr w:name="HasSpace" w:val="False"/>
          <w:attr w:name="Negative" w:val="False"/>
          <w:attr w:name="NumberType" w:val="1"/>
          <w:attr w:name="TCSC" w:val="0"/>
        </w:smartTagPr>
        <w:r w:rsidRPr="004A3A20">
          <w:rPr>
            <w:rFonts w:ascii="Times New Roman" w:eastAsia="宋体" w:hAnsi="Times New Roman" w:cs="Times New Roman"/>
            <w:color w:val="000000"/>
            <w:kern w:val="21"/>
          </w:rPr>
          <w:t>1</w:t>
        </w:r>
        <w:r w:rsidRPr="004A3A20">
          <w:rPr>
            <w:rFonts w:ascii="Times New Roman" w:eastAsia="宋体" w:hAnsi="Times New Roman" w:cs="Times New Roman"/>
            <w:color w:val="000000"/>
            <w:kern w:val="21"/>
          </w:rPr>
          <w:tab/>
        </w:r>
      </w:smartTag>
      <w:r w:rsidRPr="004A3A20">
        <w:rPr>
          <w:rFonts w:ascii="Times New Roman" w:eastAsia="宋体" w:hAnsi="Times New Roman" w:cs="Times New Roman"/>
          <w:color w:val="000000"/>
          <w:kern w:val="21"/>
        </w:rPr>
        <w:t>C</w:t>
      </w:r>
      <w:r w:rsidRPr="004A3A20">
        <w:rPr>
          <w:rFonts w:ascii="Times New Roman" w:eastAsia="宋体" w:hAnsi="Times New Roman" w:cs="Times New Roman"/>
          <w:color w:val="000000"/>
          <w:kern w:val="21"/>
        </w:rPr>
        <w:t>．</w:t>
      </w:r>
      <w:r w:rsidRPr="004A3A20">
        <w:rPr>
          <w:rFonts w:ascii="Times New Roman" w:eastAsia="宋体" w:hAnsi="Times New Roman" w:cs="Times New Roman"/>
          <w:color w:val="000000"/>
          <w:kern w:val="21"/>
        </w:rPr>
        <w:t>2</w:t>
      </w:r>
      <w:r w:rsidRPr="004A3A20">
        <w:rPr>
          <w:rFonts w:ascii="Times New Roman" w:eastAsia="宋体" w:hAnsi="Times New Roman" w:cs="Times New Roman"/>
          <w:color w:val="000000"/>
          <w:kern w:val="21"/>
        </w:rPr>
        <w:tab/>
      </w:r>
      <w:r w:rsidRPr="004A3A20">
        <w:rPr>
          <w:rFonts w:ascii="Times New Roman" w:eastAsia="宋体" w:hAnsi="Times New Roman" w:cs="Times New Roman"/>
          <w:color w:val="FF0000"/>
          <w:kern w:val="21"/>
        </w:rPr>
        <w:t>D</w:t>
      </w:r>
      <w:r w:rsidRPr="004A3A20">
        <w:rPr>
          <w:rFonts w:ascii="Times New Roman" w:eastAsia="宋体" w:hAnsi="Times New Roman" w:cs="Times New Roman"/>
          <w:color w:val="FF0000"/>
          <w:kern w:val="21"/>
        </w:rPr>
        <w:t>．</w:t>
      </w:r>
      <w:r w:rsidRPr="004A3A20">
        <w:rPr>
          <w:rFonts w:ascii="Times New Roman" w:eastAsia="宋体" w:hAnsi="Times New Roman" w:cs="Times New Roman"/>
          <w:color w:val="FF0000"/>
          <w:kern w:val="21"/>
        </w:rPr>
        <w:t>3</w:t>
      </w:r>
    </w:p>
    <w:p w:rsidR="00BC1CA8" w:rsidRPr="00196523" w:rsidRDefault="00BC1CA8" w:rsidP="00BC1CA8">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Pr>
          <w:rFonts w:ascii="Times New Roman" w:eastAsia="宋体" w:hAnsi="Times New Roman" w:cs="Times New Roman"/>
          <w:color w:val="000000" w:themeColor="text1"/>
        </w:rPr>
        <w:t>D</w:t>
      </w:r>
      <w:r w:rsidRPr="00196523">
        <w:rPr>
          <w:rFonts w:ascii="Times New Roman" w:eastAsia="宋体" w:hAnsi="Times New Roman" w:cs="Times New Roman" w:hint="eastAsia"/>
          <w:color w:val="000000" w:themeColor="text1"/>
        </w:rPr>
        <w:t>。</w:t>
      </w:r>
    </w:p>
    <w:p w:rsidR="00BC1CA8" w:rsidRPr="00BC1CA8" w:rsidRDefault="008E537A" w:rsidP="00787F3F">
      <w:pPr>
        <w:pStyle w:val="a3"/>
        <w:spacing w:line="240" w:lineRule="auto"/>
        <w:ind w:firstLine="420"/>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实际上，得到的</w:t>
      </w:r>
      <w:r w:rsidR="00787F3F">
        <w:rPr>
          <w:rFonts w:ascii="Times New Roman" w:eastAsia="宋体" w:hAnsi="Times New Roman" w:cs="Times New Roman" w:hint="eastAsia"/>
          <w:color w:val="000000" w:themeColor="text1"/>
        </w:rPr>
        <w:t>A</w:t>
      </w:r>
      <w:r w:rsidR="00787F3F">
        <w:rPr>
          <w:rFonts w:ascii="Times New Roman" w:eastAsia="宋体" w:hAnsi="Times New Roman" w:cs="Times New Roman"/>
          <w:color w:val="000000" w:themeColor="text1"/>
        </w:rPr>
        <w:t>VL</w:t>
      </w:r>
      <w:r w:rsidR="00787F3F">
        <w:rPr>
          <w:rFonts w:ascii="Times New Roman" w:eastAsia="宋体" w:hAnsi="Times New Roman" w:cs="Times New Roman" w:hint="eastAsia"/>
          <w:color w:val="000000" w:themeColor="text1"/>
        </w:rPr>
        <w:t>树</w:t>
      </w:r>
      <w:r>
        <w:rPr>
          <w:rFonts w:ascii="Times New Roman" w:eastAsia="宋体" w:hAnsi="Times New Roman" w:cs="Times New Roman" w:hint="eastAsia"/>
          <w:color w:val="000000" w:themeColor="text1"/>
        </w:rPr>
        <w:t>是一棵满二叉树，所有</w:t>
      </w:r>
      <w:r w:rsidR="00787F3F">
        <w:rPr>
          <w:rFonts w:ascii="Times New Roman" w:eastAsia="宋体" w:hAnsi="Times New Roman" w:cs="Times New Roman" w:hint="eastAsia"/>
          <w:color w:val="000000" w:themeColor="text1"/>
        </w:rPr>
        <w:t>结点的平衡因子均为</w:t>
      </w:r>
      <w:r w:rsidR="00787F3F">
        <w:rPr>
          <w:rFonts w:ascii="Times New Roman" w:eastAsia="宋体" w:hAnsi="Times New Roman" w:cs="Times New Roman" w:hint="eastAsia"/>
          <w:color w:val="000000" w:themeColor="text1"/>
        </w:rPr>
        <w:t>0</w:t>
      </w:r>
      <w:r w:rsidR="00787F3F">
        <w:rPr>
          <w:rFonts w:ascii="Times New Roman" w:eastAsia="宋体" w:hAnsi="Times New Roman" w:cs="Times New Roman" w:hint="eastAsia"/>
          <w:color w:val="000000" w:themeColor="text1"/>
        </w:rPr>
        <w:t>，其中有三个是分支结点，四个是叶结点。</w:t>
      </w:r>
    </w:p>
    <w:p w:rsidR="006C2BE8" w:rsidRPr="00196523" w:rsidRDefault="00BC1CA8"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8</w:t>
      </w:r>
      <w:r w:rsidR="006C2BE8" w:rsidRPr="00196523">
        <w:rPr>
          <w:rFonts w:ascii="Times New Roman" w:eastAsia="宋体" w:hAnsi="Times New Roman" w:cs="Times New Roman"/>
          <w:color w:val="000000" w:themeColor="text1"/>
        </w:rPr>
        <w:t>．下列关于</w:t>
      </w:r>
      <w:r w:rsidR="006C2BE8" w:rsidRPr="00196523">
        <w:rPr>
          <w:rFonts w:ascii="Times New Roman" w:eastAsia="宋体" w:hAnsi="Times New Roman" w:cs="Times New Roman"/>
          <w:i/>
          <w:color w:val="000000" w:themeColor="text1"/>
        </w:rPr>
        <w:t>m</w:t>
      </w:r>
      <w:r w:rsidR="006C2BE8" w:rsidRPr="00196523">
        <w:rPr>
          <w:rFonts w:ascii="Times New Roman" w:eastAsia="宋体" w:hAnsi="Times New Roman" w:cs="Times New Roman"/>
          <w:color w:val="000000" w:themeColor="text1"/>
        </w:rPr>
        <w:t>阶</w:t>
      </w:r>
      <w:r w:rsidR="006C2BE8" w:rsidRPr="00196523">
        <w:rPr>
          <w:rFonts w:ascii="Times New Roman" w:eastAsia="宋体" w:hAnsi="Times New Roman" w:cs="Times New Roman"/>
          <w:color w:val="000000" w:themeColor="text1"/>
        </w:rPr>
        <w:t>B</w:t>
      </w:r>
      <w:r w:rsidR="006C2BE8" w:rsidRPr="00196523">
        <w:rPr>
          <w:rFonts w:ascii="Times New Roman" w:eastAsia="宋体" w:hAnsi="Times New Roman" w:cs="Times New Roman"/>
          <w:color w:val="000000" w:themeColor="text1"/>
        </w:rPr>
        <w:t>树的说法</w:t>
      </w:r>
      <w:r w:rsidR="006C2BE8" w:rsidRPr="00196523">
        <w:rPr>
          <w:rFonts w:ascii="Times New Roman" w:eastAsia="宋体" w:hAnsi="Times New Roman" w:cs="Times New Roman" w:hint="eastAsia"/>
          <w:color w:val="000000" w:themeColor="text1"/>
        </w:rPr>
        <w:t>中，</w:t>
      </w:r>
      <w:r w:rsidR="006C2BE8" w:rsidRPr="00196523">
        <w:rPr>
          <w:rFonts w:ascii="Times New Roman" w:eastAsia="宋体" w:hAnsi="Times New Roman" w:cs="Times New Roman"/>
          <w:color w:val="000000" w:themeColor="text1"/>
        </w:rPr>
        <w:t>错误的是</w:t>
      </w:r>
      <w:r w:rsidR="00F27B72" w:rsidRPr="00196523">
        <w:rPr>
          <w:rFonts w:ascii="Times New Roman" w:eastAsia="宋体" w:hAnsi="Times New Roman" w:cs="Times New Roman"/>
          <w:color w:val="000000" w:themeColor="text1"/>
        </w:rPr>
        <w:t>________</w:t>
      </w:r>
      <w:r w:rsidR="006C2BE8"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．根结点至多有</w:t>
      </w:r>
      <w:r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棵子树</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．所有叶子都在同一层次上</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非叶结点至少有</w:t>
      </w:r>
      <w:r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为偶数）或</w:t>
      </w:r>
      <w:r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/2+1</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i/>
          <w:color w:val="000000" w:themeColor="text1"/>
          <w:szCs w:val="21"/>
        </w:rPr>
        <w:t>m</w:t>
      </w:r>
      <w:r w:rsidRPr="00196523">
        <w:rPr>
          <w:rFonts w:ascii="Times New Roman" w:eastAsia="宋体" w:hAnsi="Times New Roman" w:cs="Times New Roman"/>
          <w:color w:val="000000" w:themeColor="text1"/>
          <w:szCs w:val="21"/>
        </w:rPr>
        <w:t>为奇数）棵子树</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根结点中的数据是有序的</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C81403" w:rsidRPr="00196523">
        <w:rPr>
          <w:rFonts w:ascii="Times New Roman" w:eastAsia="宋体" w:hAnsi="Times New Roman" w:cs="Times New Roman" w:hint="eastAsia"/>
          <w:color w:val="000000" w:themeColor="text1"/>
        </w:rPr>
        <w:t>C</w:t>
      </w:r>
      <w:r w:rsidR="00C81403" w:rsidRPr="00196523">
        <w:rPr>
          <w:rFonts w:ascii="Times New Roman" w:eastAsia="宋体" w:hAnsi="Times New Roman" w:cs="Times New Roman" w:hint="eastAsia"/>
          <w:color w:val="000000" w:themeColor="text1"/>
        </w:rPr>
        <w:t>。</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lang w:val="zh-CN"/>
        </w:rPr>
        <w:t>一棵</w:t>
      </w:r>
      <w:r w:rsidRPr="00196523">
        <w:rPr>
          <w:rFonts w:ascii="Times New Roman" w:eastAsia="宋体" w:hAnsi="Times New Roman" w:cs="Times New Roman"/>
          <w:i/>
          <w:color w:val="000000" w:themeColor="text1"/>
        </w:rPr>
        <w:t>m</w:t>
      </w:r>
      <w:r w:rsidRPr="00196523">
        <w:rPr>
          <w:rFonts w:ascii="Times New Roman" w:eastAsia="宋体" w:hAnsi="Times New Roman" w:cs="Times New Roman"/>
          <w:color w:val="000000" w:themeColor="text1"/>
        </w:rPr>
        <w:t>阶</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color w:val="000000" w:themeColor="text1"/>
        </w:rPr>
        <w:t>树或者为空，或者为满足下列性质的</w:t>
      </w:r>
      <w:r w:rsidRPr="00196523">
        <w:rPr>
          <w:rFonts w:ascii="Times New Roman" w:eastAsia="宋体" w:hAnsi="Times New Roman" w:cs="Times New Roman"/>
          <w:i/>
          <w:color w:val="000000" w:themeColor="text1"/>
        </w:rPr>
        <w:t>m</w:t>
      </w:r>
      <w:r w:rsidRPr="00196523">
        <w:rPr>
          <w:rFonts w:ascii="Times New Roman" w:eastAsia="宋体" w:hAnsi="Times New Roman" w:cs="Times New Roman"/>
          <w:color w:val="000000" w:themeColor="text1"/>
        </w:rPr>
        <w:t>叉树：</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lang w:val="zh-CN"/>
        </w:rPr>
        <w:t>树中每个结点至多有</w:t>
      </w:r>
      <w:r w:rsidRPr="00196523">
        <w:rPr>
          <w:rFonts w:ascii="Times New Roman" w:eastAsia="宋体" w:hAnsi="Times New Roman" w:cs="Times New Roman"/>
          <w:i/>
          <w:color w:val="000000" w:themeColor="text1"/>
        </w:rPr>
        <w:t>m</w:t>
      </w:r>
      <w:r w:rsidRPr="00196523">
        <w:rPr>
          <w:rFonts w:ascii="Times New Roman" w:eastAsia="宋体" w:hAnsi="Times New Roman" w:cs="Times New Roman"/>
          <w:color w:val="000000" w:themeColor="text1"/>
        </w:rPr>
        <w:t>棵子树；</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lang w:val="zh-CN"/>
        </w:rPr>
        <w:t>根结点至少有两棵子树</w:t>
      </w:r>
      <w:r w:rsidRPr="00196523">
        <w:rPr>
          <w:rFonts w:ascii="Times New Roman" w:eastAsia="宋体" w:hAnsi="Times New Roman" w:cs="Times New Roman"/>
          <w:color w:val="000000" w:themeColor="text1"/>
        </w:rPr>
        <w:t>；</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lang w:val="zh-CN"/>
        </w:rPr>
        <w:t>除根结点之外</w:t>
      </w:r>
      <w:r w:rsidRPr="00196523">
        <w:rPr>
          <w:rFonts w:ascii="Times New Roman" w:eastAsia="宋体" w:hAnsi="Times New Roman" w:cs="Times New Roman"/>
          <w:color w:val="000000" w:themeColor="text1"/>
        </w:rPr>
        <w:t>，每个结点至少有</w:t>
      </w:r>
      <w:r w:rsidRPr="00196523">
        <w:rPr>
          <w:rFonts w:ascii="Times New Roman" w:eastAsia="宋体" w:hAnsi="Times New Roman" w:cs="Times New Roman"/>
          <w:color w:val="000000" w:themeColor="text1"/>
        </w:rPr>
        <w:sym w:font="Symbol" w:char="F0E9"/>
      </w:r>
      <w:r w:rsidRPr="00196523">
        <w:rPr>
          <w:rFonts w:ascii="Times New Roman" w:eastAsia="宋体" w:hAnsi="Times New Roman" w:cs="Times New Roman" w:hint="eastAsia"/>
          <w:i/>
          <w:color w:val="000000" w:themeColor="text1"/>
        </w:rPr>
        <w:t>m</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color w:val="000000" w:themeColor="text1"/>
        </w:rPr>
        <w:sym w:font="Symbol" w:char="F0F9"/>
      </w:r>
      <w:r w:rsidRPr="00196523">
        <w:rPr>
          <w:rFonts w:ascii="Times New Roman" w:eastAsia="宋体" w:hAnsi="Times New Roman" w:cs="Times New Roman"/>
          <w:color w:val="000000" w:themeColor="text1"/>
        </w:rPr>
        <w:t>棵子树；</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lang w:val="zh-CN"/>
        </w:rPr>
        <w:t>所有叶结点都出现在同一层上</w:t>
      </w:r>
      <w:r w:rsidRPr="00196523">
        <w:rPr>
          <w:rFonts w:ascii="Times New Roman" w:eastAsia="宋体" w:hAnsi="Times New Roman" w:cs="Times New Roman"/>
          <w:color w:val="000000" w:themeColor="text1"/>
        </w:rPr>
        <w:t>；</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5</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lang w:val="zh-CN"/>
        </w:rPr>
        <w:t>所有结点都包含如下形式的数据</w:t>
      </w:r>
      <w:r w:rsidRPr="00196523">
        <w:rPr>
          <w:rFonts w:ascii="Times New Roman" w:eastAsia="宋体" w:hAnsi="Times New Roman" w:cs="Times New Roman"/>
          <w:color w:val="000000" w:themeColor="text1"/>
        </w:rPr>
        <w:t>：</w:t>
      </w:r>
    </w:p>
    <w:p w:rsidR="00C81403" w:rsidRPr="00196523" w:rsidRDefault="00C81403" w:rsidP="001C30E9">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ab/>
      </w:r>
      <w:r w:rsidRPr="00196523">
        <w:rPr>
          <w:rFonts w:ascii="Times New Roman" w:eastAsia="宋体" w:hAnsi="Times New Roman" w:cs="Times New Roman"/>
          <w:color w:val="000000" w:themeColor="text1"/>
        </w:rPr>
        <w:tab/>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n</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vertAlign w:val="subscript"/>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2</w:t>
      </w:r>
      <w:r w:rsidRPr="00196523">
        <w:rPr>
          <w:rFonts w:ascii="宋体" w:eastAsia="宋体" w:hAnsi="宋体" w:cs="Times New Roman"/>
          <w:color w:val="000000" w:themeColor="text1"/>
        </w:rPr>
        <w:t>,</w:t>
      </w:r>
      <w:r w:rsidRPr="00196523">
        <w:rPr>
          <w:rFonts w:ascii="宋体" w:eastAsia="宋体" w:hAnsi="宋体" w:cs="Times New Roman" w:hint="eastAsia"/>
          <w:color w:val="000000" w:themeColor="text1"/>
        </w:rPr>
        <w: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vertAlign w:val="subscript"/>
        </w:rPr>
        <w:t>n</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Times New Roman" w:eastAsia="宋体" w:hAnsi="Times New Roman" w:cs="Times New Roman"/>
          <w:color w:val="000000" w:themeColor="text1"/>
          <w:vertAlign w:val="subscript"/>
        </w:rPr>
        <w:t>n</w:t>
      </w:r>
      <w:r w:rsidRPr="00196523">
        <w:rPr>
          <w:rFonts w:ascii="Times New Roman" w:eastAsia="宋体" w:hAnsi="Times New Roman" w:cs="Times New Roman"/>
          <w:color w:val="000000" w:themeColor="text1"/>
        </w:rPr>
        <w:t>）</w:t>
      </w:r>
    </w:p>
    <w:p w:rsidR="00C81403" w:rsidRPr="00196523" w:rsidRDefault="00C81403" w:rsidP="001C30E9">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其中</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color w:val="000000" w:themeColor="text1"/>
        </w:rPr>
        <w:t>为关键字的个数，</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vertAlign w:val="subscript"/>
        </w:rPr>
        <w:t>i</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i/>
          <w:color w:val="000000" w:themeColor="text1"/>
        </w:rPr>
        <w:t>i</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i/>
          <w:color w:val="000000" w:themeColor="text1"/>
        </w:rPr>
        <w:t>n</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为关键字，且满足</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vertAlign w:val="subscript"/>
        </w:rPr>
        <w:t>1</w:t>
      </w:r>
      <w:r w:rsidRPr="00196523">
        <w:rPr>
          <w:rFonts w:ascii="Times New Roman" w:eastAsia="宋体" w:hAnsi="Times New Roman" w:cs="Times New Roman"/>
          <w:color w:val="000000" w:themeColor="text1"/>
        </w:rPr>
        <w:t>&lt;K</w:t>
      </w:r>
      <w:r w:rsidRPr="00196523">
        <w:rPr>
          <w:rFonts w:ascii="Times New Roman" w:eastAsia="宋体" w:hAnsi="Times New Roman" w:cs="Times New Roman"/>
          <w:color w:val="000000" w:themeColor="text1"/>
          <w:vertAlign w:val="subscript"/>
        </w:rPr>
        <w:t>2</w:t>
      </w:r>
      <w:r w:rsidRPr="00196523">
        <w:rPr>
          <w:rFonts w:ascii="Times New Roman" w:eastAsia="宋体" w:hAnsi="Times New Roman" w:cs="Times New Roman"/>
          <w:color w:val="000000" w:themeColor="text1"/>
        </w:rPr>
        <w:t>&lt;</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&lt;K</w:t>
      </w:r>
      <w:r w:rsidRPr="00196523">
        <w:rPr>
          <w:rFonts w:ascii="Times New Roman" w:eastAsia="宋体" w:hAnsi="Times New Roman" w:cs="Times New Roman"/>
          <w:color w:val="000000" w:themeColor="text1"/>
          <w:vertAlign w:val="subscript"/>
        </w:rPr>
        <w:t>n</w:t>
      </w:r>
      <w:r w:rsidRPr="00196523">
        <w:rPr>
          <w:rFonts w:ascii="Times New Roman" w:eastAsia="宋体" w:hAnsi="Times New Roman" w:cs="Times New Roman"/>
          <w:color w:val="000000" w:themeColor="text1"/>
        </w:rPr>
        <w:t>。</w:t>
      </w:r>
    </w:p>
    <w:p w:rsidR="00C81403" w:rsidRPr="00196523" w:rsidRDefault="00C81403"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由（</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）知选项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正确，由（</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）知选项</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正确，由（</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）知选项</w:t>
      </w:r>
      <w:r w:rsidRPr="00196523">
        <w:rPr>
          <w:rFonts w:ascii="Times New Roman" w:eastAsia="宋体" w:hAnsi="Times New Roman" w:cs="Times New Roman" w:hint="eastAsia"/>
          <w:color w:val="000000" w:themeColor="text1"/>
        </w:rPr>
        <w:t>D</w:t>
      </w:r>
      <w:r w:rsidRPr="00196523">
        <w:rPr>
          <w:rFonts w:ascii="Times New Roman" w:eastAsia="宋体" w:hAnsi="Times New Roman" w:cs="Times New Roman" w:hint="eastAsia"/>
          <w:color w:val="000000" w:themeColor="text1"/>
        </w:rPr>
        <w:t>正确。</w:t>
      </w:r>
      <w:r w:rsidR="008F1944" w:rsidRPr="00196523">
        <w:rPr>
          <w:rFonts w:ascii="Times New Roman" w:eastAsia="宋体" w:hAnsi="Times New Roman" w:cs="Times New Roman" w:hint="eastAsia"/>
          <w:color w:val="000000" w:themeColor="text1"/>
        </w:rPr>
        <w:t>而</w:t>
      </w:r>
      <w:r w:rsidR="00EA0022" w:rsidRPr="00196523">
        <w:rPr>
          <w:rFonts w:ascii="Times New Roman" w:eastAsia="宋体" w:hAnsi="Times New Roman" w:cs="Times New Roman" w:hint="eastAsia"/>
          <w:color w:val="000000" w:themeColor="text1"/>
        </w:rPr>
        <w:t>选项</w:t>
      </w:r>
      <w:r w:rsidR="00EA0022" w:rsidRPr="00196523">
        <w:rPr>
          <w:rFonts w:ascii="Times New Roman" w:eastAsia="宋体" w:hAnsi="Times New Roman" w:cs="Times New Roman" w:hint="eastAsia"/>
          <w:color w:val="000000" w:themeColor="text1"/>
        </w:rPr>
        <w:t>C</w:t>
      </w:r>
      <w:r w:rsidR="00EA0022" w:rsidRPr="00196523">
        <w:rPr>
          <w:rFonts w:ascii="Times New Roman" w:eastAsia="宋体" w:hAnsi="Times New Roman" w:cs="Times New Roman" w:hint="eastAsia"/>
          <w:color w:val="000000" w:themeColor="text1"/>
        </w:rPr>
        <w:t>中没有将根结点的特例排除。当有关键字插入到</w:t>
      </w:r>
      <w:r w:rsidR="00EA0022" w:rsidRPr="00196523">
        <w:rPr>
          <w:rFonts w:ascii="Times New Roman" w:eastAsia="宋体" w:hAnsi="Times New Roman" w:cs="Times New Roman" w:hint="eastAsia"/>
          <w:color w:val="000000" w:themeColor="text1"/>
        </w:rPr>
        <w:t>B</w:t>
      </w:r>
      <w:r w:rsidR="00EA0022" w:rsidRPr="00196523">
        <w:rPr>
          <w:rFonts w:ascii="Times New Roman" w:eastAsia="宋体" w:hAnsi="Times New Roman" w:cs="Times New Roman" w:hint="eastAsia"/>
          <w:color w:val="000000" w:themeColor="text1"/>
        </w:rPr>
        <w:t>树中时，因结点中关键字个数的限制，可能导致结点分裂，中间关键字提升至父结点中。如果根结点分裂为两个结点，则生成的新根结点中仅有一个关键字两棵子树。这是特例。</w:t>
      </w:r>
    </w:p>
    <w:p w:rsidR="006C2BE8" w:rsidRPr="00196523" w:rsidRDefault="00BC1CA8"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9</w:t>
      </w:r>
      <w:r w:rsidR="006C2BE8" w:rsidRPr="00196523">
        <w:rPr>
          <w:rFonts w:ascii="Times New Roman" w:eastAsia="宋体" w:hAnsi="Times New Roman" w:cs="Times New Roman"/>
          <w:color w:val="000000" w:themeColor="text1"/>
        </w:rPr>
        <w:t>．下</w:t>
      </w:r>
      <w:r w:rsidR="00EA0022" w:rsidRPr="00196523">
        <w:rPr>
          <w:rFonts w:ascii="Times New Roman" w:eastAsia="宋体" w:hAnsi="Times New Roman" w:cs="Times New Roman" w:hint="eastAsia"/>
          <w:color w:val="000000" w:themeColor="text1"/>
        </w:rPr>
        <w:t>列</w:t>
      </w:r>
      <w:r w:rsidR="006C2BE8" w:rsidRPr="00196523">
        <w:rPr>
          <w:rFonts w:ascii="Times New Roman" w:eastAsia="宋体" w:hAnsi="Times New Roman" w:cs="Times New Roman"/>
          <w:color w:val="000000" w:themeColor="text1"/>
        </w:rPr>
        <w:t>关于</w:t>
      </w:r>
      <w:r w:rsidR="006C2BE8" w:rsidRPr="00196523">
        <w:rPr>
          <w:rFonts w:ascii="Times New Roman" w:eastAsia="宋体" w:hAnsi="Times New Roman" w:cs="Times New Roman"/>
          <w:i/>
          <w:color w:val="000000" w:themeColor="text1"/>
        </w:rPr>
        <w:t>m</w:t>
      </w:r>
      <w:r w:rsidR="006C2BE8" w:rsidRPr="00196523">
        <w:rPr>
          <w:rFonts w:ascii="Times New Roman" w:eastAsia="宋体" w:hAnsi="Times New Roman" w:cs="Times New Roman"/>
          <w:color w:val="000000" w:themeColor="text1"/>
        </w:rPr>
        <w:t>阶</w:t>
      </w:r>
      <w:r w:rsidR="006C2BE8" w:rsidRPr="00196523">
        <w:rPr>
          <w:rFonts w:ascii="Times New Roman" w:eastAsia="宋体" w:hAnsi="Times New Roman" w:cs="Times New Roman"/>
          <w:color w:val="000000" w:themeColor="text1"/>
        </w:rPr>
        <w:t>B</w:t>
      </w:r>
      <w:r w:rsidR="006C2BE8" w:rsidRPr="00196523">
        <w:rPr>
          <w:rFonts w:ascii="Times New Roman" w:eastAsia="宋体" w:hAnsi="Times New Roman" w:cs="Times New Roman"/>
          <w:color w:val="000000" w:themeColor="text1"/>
        </w:rPr>
        <w:t>树</w:t>
      </w:r>
      <w:r w:rsidR="006C2BE8" w:rsidRPr="00196523">
        <w:rPr>
          <w:rFonts w:ascii="Times New Roman" w:eastAsia="宋体" w:hAnsi="Times New Roman" w:cs="Times New Roman" w:hint="eastAsia"/>
          <w:color w:val="000000" w:themeColor="text1"/>
        </w:rPr>
        <w:t>的</w:t>
      </w:r>
      <w:r w:rsidR="006C2BE8" w:rsidRPr="00196523">
        <w:rPr>
          <w:rFonts w:ascii="Times New Roman" w:eastAsia="宋体" w:hAnsi="Times New Roman" w:cs="Times New Roman"/>
          <w:color w:val="000000" w:themeColor="text1"/>
        </w:rPr>
        <w:t>说法</w:t>
      </w:r>
      <w:r w:rsidR="006C2BE8" w:rsidRPr="00196523">
        <w:rPr>
          <w:rFonts w:ascii="Times New Roman" w:eastAsia="宋体" w:hAnsi="Times New Roman" w:cs="Times New Roman" w:hint="eastAsia"/>
          <w:color w:val="000000" w:themeColor="text1"/>
        </w:rPr>
        <w:t>中，</w:t>
      </w:r>
      <w:r w:rsidR="006C2BE8" w:rsidRPr="00196523">
        <w:rPr>
          <w:rFonts w:ascii="Times New Roman" w:eastAsia="宋体" w:hAnsi="Times New Roman" w:cs="Times New Roman"/>
          <w:color w:val="000000" w:themeColor="text1"/>
        </w:rPr>
        <w:t>正确的是</w:t>
      </w:r>
      <w:r w:rsidR="00F27B72" w:rsidRPr="00196523">
        <w:rPr>
          <w:rFonts w:ascii="Times New Roman" w:eastAsia="宋体" w:hAnsi="Times New Roman" w:cs="Times New Roman"/>
          <w:color w:val="000000" w:themeColor="text1"/>
        </w:rPr>
        <w:t>________</w:t>
      </w:r>
      <w:r w:rsidR="006C2BE8" w:rsidRPr="00196523">
        <w:rPr>
          <w:rFonts w:ascii="Times New Roman" w:eastAsia="宋体" w:hAnsi="Times New Roman" w:cs="Times New Roman" w:hint="eastAsia"/>
          <w:color w:val="000000" w:themeColor="text1"/>
        </w:rPr>
        <w:t>。</w:t>
      </w:r>
    </w:p>
    <w:p w:rsidR="006C2BE8" w:rsidRPr="00196523" w:rsidRDefault="000B7CE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bookmarkStart w:id="92" w:name="_Hlk129440223"/>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w:t>
      </w:r>
      <w:r w:rsidR="006C2BE8" w:rsidRPr="00196523">
        <w:rPr>
          <w:rFonts w:ascii="Times New Roman" w:eastAsia="宋体" w:hAnsi="Times New Roman" w:cs="Times New Roman"/>
          <w:color w:val="000000" w:themeColor="text1"/>
          <w:szCs w:val="21"/>
        </w:rPr>
        <w:t>每个结点至少有两棵非空子树</w:t>
      </w:r>
    </w:p>
    <w:p w:rsidR="006C2BE8" w:rsidRPr="00196523" w:rsidRDefault="000B7CE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w:t>
      </w:r>
      <w:r w:rsidRPr="00196523">
        <w:rPr>
          <w:rFonts w:ascii="Times New Roman" w:eastAsia="宋体" w:hAnsi="Times New Roman" w:cs="Times New Roman"/>
          <w:color w:val="000000" w:themeColor="text1"/>
          <w:szCs w:val="21"/>
        </w:rPr>
        <w:t>．</w:t>
      </w:r>
      <w:r w:rsidR="006C2BE8" w:rsidRPr="00196523">
        <w:rPr>
          <w:rFonts w:ascii="Times New Roman" w:eastAsia="宋体" w:hAnsi="Times New Roman" w:cs="Times New Roman"/>
          <w:color w:val="000000" w:themeColor="text1"/>
          <w:szCs w:val="21"/>
        </w:rPr>
        <w:t>树中每个结点至多有</w:t>
      </w:r>
      <w:r w:rsidR="006C2BE8" w:rsidRPr="00196523">
        <w:rPr>
          <w:rFonts w:ascii="Times New Roman" w:eastAsia="宋体" w:hAnsi="Times New Roman" w:cs="Times New Roman"/>
          <w:color w:val="000000" w:themeColor="text1"/>
          <w:szCs w:val="21"/>
        </w:rPr>
        <w:t>m</w:t>
      </w:r>
      <w:r w:rsidR="006C2BE8" w:rsidRPr="00196523">
        <w:rPr>
          <w:rFonts w:ascii="Times New Roman" w:eastAsia="宋体" w:hAnsi="Times New Roman" w:cs="Times New Roman" w:hint="eastAsia"/>
          <w:color w:val="000000" w:themeColor="text1"/>
          <w:szCs w:val="21"/>
        </w:rPr>
        <w:t>-</w:t>
      </w:r>
      <w:r w:rsidR="006C2BE8" w:rsidRPr="00196523">
        <w:rPr>
          <w:rFonts w:ascii="Times New Roman" w:eastAsia="宋体" w:hAnsi="Times New Roman" w:cs="Times New Roman"/>
          <w:color w:val="000000" w:themeColor="text1"/>
          <w:szCs w:val="21"/>
        </w:rPr>
        <w:t>1</w:t>
      </w:r>
      <w:r w:rsidR="006C2BE8" w:rsidRPr="00196523">
        <w:rPr>
          <w:rFonts w:ascii="Times New Roman" w:eastAsia="宋体" w:hAnsi="Times New Roman" w:cs="Times New Roman"/>
          <w:color w:val="000000" w:themeColor="text1"/>
          <w:szCs w:val="21"/>
        </w:rPr>
        <w:t>个关键字</w:t>
      </w:r>
    </w:p>
    <w:p w:rsidR="006C2BE8" w:rsidRPr="00196523" w:rsidRDefault="000B7CE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w:t>
      </w:r>
      <w:r w:rsidR="006C2BE8" w:rsidRPr="00196523">
        <w:rPr>
          <w:rFonts w:ascii="Times New Roman" w:eastAsia="宋体" w:hAnsi="Times New Roman" w:cs="Times New Roman"/>
          <w:color w:val="000000" w:themeColor="text1"/>
          <w:szCs w:val="21"/>
        </w:rPr>
        <w:t>所有叶子在同一层上</w:t>
      </w:r>
    </w:p>
    <w:p w:rsidR="006C2BE8" w:rsidRPr="00196523" w:rsidRDefault="000B7CEE"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V</w:t>
      </w:r>
      <w:r w:rsidRPr="00196523">
        <w:rPr>
          <w:rFonts w:ascii="Times New Roman" w:eastAsia="宋体" w:hAnsi="Times New Roman" w:cs="Times New Roman"/>
          <w:color w:val="000000" w:themeColor="text1"/>
          <w:szCs w:val="21"/>
        </w:rPr>
        <w:t>．</w:t>
      </w:r>
      <w:r w:rsidR="006C2BE8" w:rsidRPr="00196523">
        <w:rPr>
          <w:rFonts w:ascii="Times New Roman" w:eastAsia="宋体" w:hAnsi="Times New Roman" w:cs="Times New Roman"/>
          <w:color w:val="000000" w:themeColor="text1"/>
          <w:szCs w:val="21"/>
        </w:rPr>
        <w:t>当插入一个数据项引起</w:t>
      </w:r>
      <w:r w:rsidR="006C2BE8" w:rsidRPr="00196523">
        <w:rPr>
          <w:rFonts w:ascii="Times New Roman" w:eastAsia="宋体" w:hAnsi="Times New Roman" w:cs="Times New Roman"/>
          <w:color w:val="000000" w:themeColor="text1"/>
          <w:szCs w:val="21"/>
        </w:rPr>
        <w:t>B</w:t>
      </w:r>
      <w:r w:rsidR="006C2BE8" w:rsidRPr="00196523">
        <w:rPr>
          <w:rFonts w:ascii="Times New Roman" w:eastAsia="宋体" w:hAnsi="Times New Roman" w:cs="Times New Roman"/>
          <w:color w:val="000000" w:themeColor="text1"/>
          <w:szCs w:val="21"/>
        </w:rPr>
        <w:t>树结点分裂后，树长高一层</w:t>
      </w:r>
    </w:p>
    <w:bookmarkEnd w:id="92"/>
    <w:p w:rsidR="00700633" w:rsidRPr="00196523" w:rsidRDefault="00700633" w:rsidP="00700633">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szCs w:val="21"/>
        </w:rPr>
        <w:t>仅</w:t>
      </w:r>
      <w:r w:rsidRPr="00196523">
        <w:rPr>
          <w:rFonts w:ascii="Times New Roman" w:eastAsia="宋体" w:hAnsi="Times New Roman" w:cs="Times New Roman" w:hint="eastAsia"/>
          <w:color w:val="000000" w:themeColor="text1"/>
          <w:szCs w:val="21"/>
        </w:rPr>
        <w:t>II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w:t>
      </w:r>
      <w:r w:rsidRPr="00196523">
        <w:rPr>
          <w:rFonts w:ascii="Times New Roman" w:eastAsia="宋体" w:hAnsi="Times New Roman" w:cs="Times New Roman"/>
          <w:color w:val="000000" w:themeColor="text1"/>
          <w:szCs w:val="21"/>
        </w:rPr>
        <w:t>II</w:t>
      </w:r>
      <w:r w:rsidRPr="00196523">
        <w:rPr>
          <w:rFonts w:ascii="Times New Roman" w:eastAsia="宋体" w:hAnsi="Times New Roman" w:cs="Times New Roman" w:hint="eastAsia"/>
          <w:color w:val="000000" w:themeColor="text1"/>
          <w:szCs w:val="21"/>
        </w:rPr>
        <w:t>、</w:t>
      </w:r>
      <w:r w:rsidRPr="00196523">
        <w:rPr>
          <w:rFonts w:ascii="Times New Roman" w:eastAsia="宋体" w:hAnsi="Times New Roman" w:cs="Times New Roman" w:hint="eastAsia"/>
          <w:color w:val="000000" w:themeColor="text1"/>
          <w:szCs w:val="21"/>
        </w:rPr>
        <w:t>IV</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EA0022" w:rsidRPr="00196523">
        <w:rPr>
          <w:rFonts w:ascii="Times New Roman" w:eastAsia="宋体" w:hAnsi="Times New Roman" w:cs="Times New Roman" w:hint="eastAsia"/>
          <w:color w:val="000000" w:themeColor="text1"/>
        </w:rPr>
        <w:t>B</w:t>
      </w:r>
      <w:r w:rsidR="00EA0022" w:rsidRPr="00196523">
        <w:rPr>
          <w:rFonts w:ascii="Times New Roman" w:eastAsia="宋体" w:hAnsi="Times New Roman" w:cs="Times New Roman" w:hint="eastAsia"/>
          <w:color w:val="000000" w:themeColor="text1"/>
        </w:rPr>
        <w:t>。</w:t>
      </w:r>
    </w:p>
    <w:p w:rsidR="00EA0022" w:rsidRPr="00196523" w:rsidRDefault="00EA0022"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树的每个</w:t>
      </w:r>
      <w:r w:rsidR="005E3BEB" w:rsidRPr="00196523">
        <w:rPr>
          <w:rFonts w:ascii="Times New Roman" w:eastAsia="宋体" w:hAnsi="Times New Roman" w:cs="Times New Roman" w:hint="eastAsia"/>
          <w:color w:val="000000" w:themeColor="text1"/>
        </w:rPr>
        <w:t>分支</w:t>
      </w:r>
      <w:r w:rsidRPr="00196523">
        <w:rPr>
          <w:rFonts w:ascii="Times New Roman" w:eastAsia="宋体" w:hAnsi="Times New Roman" w:cs="Times New Roman" w:hint="eastAsia"/>
          <w:color w:val="000000" w:themeColor="text1"/>
        </w:rPr>
        <w:t>结点中至少含有一个关键字，故至少含有两棵</w:t>
      </w:r>
      <w:r w:rsidR="005E3BEB" w:rsidRPr="00196523">
        <w:rPr>
          <w:rFonts w:ascii="Times New Roman" w:eastAsia="宋体" w:hAnsi="Times New Roman" w:cs="Times New Roman" w:hint="eastAsia"/>
          <w:color w:val="000000" w:themeColor="text1"/>
        </w:rPr>
        <w:t>非空</w:t>
      </w:r>
      <w:r w:rsidRPr="00196523">
        <w:rPr>
          <w:rFonts w:ascii="Times New Roman" w:eastAsia="宋体" w:hAnsi="Times New Roman" w:cs="Times New Roman" w:hint="eastAsia"/>
          <w:color w:val="000000" w:themeColor="text1"/>
        </w:rPr>
        <w:t>子树。</w:t>
      </w:r>
      <w:r w:rsidR="005E3BEB" w:rsidRPr="00196523">
        <w:rPr>
          <w:rFonts w:ascii="Times New Roman" w:eastAsia="宋体" w:hAnsi="Times New Roman" w:cs="Times New Roman" w:hint="eastAsia"/>
          <w:color w:val="000000" w:themeColor="text1"/>
        </w:rPr>
        <w:t>但叶结点的所有子树都是空子树，其非空子树的个数为</w:t>
      </w:r>
      <w:r w:rsidR="005E3BEB" w:rsidRPr="00196523">
        <w:rPr>
          <w:rFonts w:ascii="Times New Roman" w:eastAsia="宋体" w:hAnsi="Times New Roman" w:cs="Times New Roman" w:hint="eastAsia"/>
          <w:color w:val="000000" w:themeColor="text1"/>
        </w:rPr>
        <w:t>0</w:t>
      </w:r>
      <w:r w:rsidR="005E3BEB" w:rsidRPr="00196523">
        <w:rPr>
          <w:rFonts w:ascii="Times New Roman" w:eastAsia="宋体" w:hAnsi="Times New Roman" w:cs="Times New Roman" w:hint="eastAsia"/>
          <w:color w:val="000000" w:themeColor="text1"/>
        </w:rPr>
        <w:t>。</w:t>
      </w:r>
      <w:r w:rsidR="000B7CEE" w:rsidRPr="00196523">
        <w:rPr>
          <w:rFonts w:ascii="Times New Roman" w:eastAsia="宋体" w:hAnsi="Times New Roman" w:cs="Times New Roman" w:hint="eastAsia"/>
          <w:color w:val="000000" w:themeColor="text1"/>
        </w:rPr>
        <w:t>I</w:t>
      </w:r>
      <w:r w:rsidR="000B7CEE" w:rsidRPr="00196523">
        <w:rPr>
          <w:rFonts w:ascii="Times New Roman" w:eastAsia="宋体" w:hAnsi="Times New Roman" w:cs="Times New Roman"/>
          <w:color w:val="000000" w:themeColor="text1"/>
        </w:rPr>
        <w:t>．</w:t>
      </w:r>
      <w:r w:rsidRPr="00196523">
        <w:rPr>
          <w:rFonts w:ascii="宋体" w:eastAsia="宋体" w:hAnsi="宋体" w:cs="宋体" w:hint="eastAsia"/>
          <w:color w:val="000000" w:themeColor="text1"/>
          <w:szCs w:val="21"/>
        </w:rPr>
        <w:t>是</w:t>
      </w:r>
      <w:r w:rsidR="005E3BEB" w:rsidRPr="00196523">
        <w:rPr>
          <w:rFonts w:ascii="宋体" w:eastAsia="宋体" w:hAnsi="宋体" w:cs="宋体" w:hint="eastAsia"/>
          <w:color w:val="000000" w:themeColor="text1"/>
          <w:szCs w:val="21"/>
        </w:rPr>
        <w:t>错误</w:t>
      </w:r>
      <w:r w:rsidRPr="00196523">
        <w:rPr>
          <w:rFonts w:ascii="宋体" w:eastAsia="宋体" w:hAnsi="宋体" w:cs="宋体" w:hint="eastAsia"/>
          <w:color w:val="000000" w:themeColor="text1"/>
          <w:szCs w:val="21"/>
        </w:rPr>
        <w:t>的。</w:t>
      </w: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hint="eastAsia"/>
          <w:color w:val="000000" w:themeColor="text1"/>
          <w:szCs w:val="21"/>
        </w:rPr>
        <w:t>树的定义中规定，每个结点最多有</w:t>
      </w:r>
      <w:r w:rsidRPr="00196523">
        <w:rPr>
          <w:rFonts w:ascii="Times New Roman" w:eastAsia="宋体" w:hAnsi="Times New Roman" w:cs="Times New Roman" w:hint="eastAsia"/>
          <w:i/>
          <w:color w:val="000000" w:themeColor="text1"/>
          <w:szCs w:val="21"/>
        </w:rPr>
        <w:t>m</w:t>
      </w:r>
      <w:r w:rsidRPr="00196523">
        <w:rPr>
          <w:rFonts w:ascii="Times New Roman" w:eastAsia="宋体" w:hAnsi="Times New Roman" w:cs="Times New Roman" w:hint="eastAsia"/>
          <w:color w:val="000000" w:themeColor="text1"/>
          <w:szCs w:val="21"/>
        </w:rPr>
        <w:t>棵子树，而结点中子树的个数比关键字的个数多</w:t>
      </w:r>
      <w:r w:rsidRPr="00196523">
        <w:rPr>
          <w:rFonts w:ascii="Times New Roman" w:eastAsia="宋体" w:hAnsi="Times New Roman" w:cs="Times New Roman" w:hint="eastAsia"/>
          <w:color w:val="000000" w:themeColor="text1"/>
          <w:szCs w:val="21"/>
        </w:rPr>
        <w:t>1</w:t>
      </w:r>
      <w:r w:rsidRPr="00196523">
        <w:rPr>
          <w:rFonts w:ascii="Times New Roman" w:eastAsia="宋体" w:hAnsi="Times New Roman" w:cs="Times New Roman" w:hint="eastAsia"/>
          <w:color w:val="000000" w:themeColor="text1"/>
          <w:szCs w:val="21"/>
        </w:rPr>
        <w:t>，所以</w:t>
      </w:r>
      <w:r w:rsidR="005E3BEB" w:rsidRPr="00196523">
        <w:rPr>
          <w:rFonts w:ascii="Times New Roman" w:eastAsia="宋体" w:hAnsi="Times New Roman" w:cs="Times New Roman" w:hint="eastAsia"/>
          <w:color w:val="000000" w:themeColor="text1"/>
          <w:szCs w:val="21"/>
        </w:rPr>
        <w:t>每个结点中</w:t>
      </w:r>
      <w:r w:rsidRPr="00196523">
        <w:rPr>
          <w:rFonts w:ascii="Times New Roman" w:eastAsia="宋体" w:hAnsi="Times New Roman" w:cs="Times New Roman" w:hint="eastAsia"/>
          <w:color w:val="000000" w:themeColor="text1"/>
          <w:szCs w:val="21"/>
        </w:rPr>
        <w:t>关键字的个数最多有</w:t>
      </w:r>
      <w:r w:rsidRPr="00196523">
        <w:rPr>
          <w:rFonts w:ascii="Times New Roman" w:eastAsia="宋体" w:hAnsi="Times New Roman" w:cs="Times New Roman" w:hint="eastAsia"/>
          <w:i/>
          <w:color w:val="000000" w:themeColor="text1"/>
          <w:szCs w:val="21"/>
        </w:rPr>
        <w:t>m</w:t>
      </w:r>
      <w:r w:rsidRPr="00196523">
        <w:rPr>
          <w:rFonts w:ascii="Times New Roman" w:eastAsia="宋体" w:hAnsi="Times New Roman" w:cs="Times New Roman"/>
          <w:color w:val="000000" w:themeColor="text1"/>
          <w:szCs w:val="21"/>
        </w:rPr>
        <w:t>-1</w:t>
      </w:r>
      <w:r w:rsidRPr="00196523">
        <w:rPr>
          <w:rFonts w:ascii="Times New Roman" w:eastAsia="宋体" w:hAnsi="Times New Roman" w:cs="Times New Roman" w:hint="eastAsia"/>
          <w:color w:val="000000" w:themeColor="text1"/>
          <w:szCs w:val="21"/>
        </w:rPr>
        <w:t>个。</w:t>
      </w:r>
      <w:r w:rsidR="000B7CEE" w:rsidRPr="00196523">
        <w:rPr>
          <w:rFonts w:ascii="Times New Roman" w:eastAsia="宋体" w:hAnsi="Times New Roman" w:cs="Times New Roman" w:hint="eastAsia"/>
          <w:color w:val="000000" w:themeColor="text1"/>
          <w:szCs w:val="21"/>
        </w:rPr>
        <w:t>I</w:t>
      </w:r>
      <w:r w:rsidR="000B7CEE" w:rsidRPr="00196523">
        <w:rPr>
          <w:rFonts w:ascii="Times New Roman" w:eastAsia="宋体" w:hAnsi="Times New Roman" w:cs="Times New Roman"/>
          <w:color w:val="000000" w:themeColor="text1"/>
          <w:szCs w:val="21"/>
        </w:rPr>
        <w:t>I</w:t>
      </w:r>
      <w:r w:rsidR="000B7CEE" w:rsidRPr="00196523">
        <w:rPr>
          <w:rFonts w:ascii="Times New Roman" w:eastAsia="宋体" w:hAnsi="Times New Roman" w:cs="Times New Roman"/>
          <w:color w:val="000000" w:themeColor="text1"/>
        </w:rPr>
        <w:t>．</w:t>
      </w:r>
      <w:r w:rsidRPr="00196523">
        <w:rPr>
          <w:rFonts w:ascii="宋体" w:eastAsia="宋体" w:hAnsi="宋体" w:cs="宋体" w:hint="eastAsia"/>
          <w:color w:val="000000" w:themeColor="text1"/>
          <w:szCs w:val="21"/>
        </w:rPr>
        <w:t>是正确的。</w:t>
      </w:r>
      <w:r w:rsidR="007721DB" w:rsidRPr="00196523">
        <w:rPr>
          <w:rFonts w:ascii="Times New Roman" w:eastAsia="宋体" w:hAnsi="Times New Roman" w:cs="Times New Roman"/>
          <w:color w:val="000000" w:themeColor="text1"/>
          <w:szCs w:val="21"/>
        </w:rPr>
        <w:t>B</w:t>
      </w:r>
      <w:r w:rsidR="007721DB" w:rsidRPr="00196523">
        <w:rPr>
          <w:rFonts w:ascii="宋体" w:eastAsia="宋体" w:hAnsi="宋体" w:cs="宋体" w:hint="eastAsia"/>
          <w:color w:val="000000" w:themeColor="text1"/>
          <w:szCs w:val="21"/>
        </w:rPr>
        <w:t>树的所有叶子都在同一层上。</w:t>
      </w:r>
      <w:r w:rsidR="000B7CEE" w:rsidRPr="00196523">
        <w:rPr>
          <w:rFonts w:ascii="Times New Roman" w:eastAsia="宋体" w:hAnsi="Times New Roman" w:cs="Times New Roman"/>
          <w:color w:val="000000" w:themeColor="text1"/>
          <w:szCs w:val="21"/>
        </w:rPr>
        <w:t>III</w:t>
      </w:r>
      <w:r w:rsidR="000B7CEE" w:rsidRPr="00196523">
        <w:rPr>
          <w:rFonts w:ascii="Times New Roman" w:eastAsia="宋体" w:hAnsi="Times New Roman" w:cs="Times New Roman"/>
          <w:color w:val="000000" w:themeColor="text1"/>
        </w:rPr>
        <w:t>．</w:t>
      </w:r>
      <w:r w:rsidR="007721DB" w:rsidRPr="00196523">
        <w:rPr>
          <w:rFonts w:ascii="宋体" w:eastAsia="宋体" w:hAnsi="宋体" w:cs="宋体" w:hint="eastAsia"/>
          <w:color w:val="000000" w:themeColor="text1"/>
          <w:szCs w:val="21"/>
        </w:rPr>
        <w:t>是正确的。</w:t>
      </w:r>
      <w:r w:rsidR="00D45E8D" w:rsidRPr="00196523">
        <w:rPr>
          <w:rFonts w:ascii="宋体" w:eastAsia="宋体" w:hAnsi="宋体" w:cs="宋体" w:hint="eastAsia"/>
          <w:color w:val="000000" w:themeColor="text1"/>
          <w:szCs w:val="21"/>
        </w:rPr>
        <w:t>当在</w:t>
      </w:r>
      <w:r w:rsidR="00D45E8D" w:rsidRPr="00196523">
        <w:rPr>
          <w:rFonts w:ascii="Times New Roman" w:eastAsia="宋体" w:hAnsi="Times New Roman" w:cs="Times New Roman"/>
          <w:color w:val="000000" w:themeColor="text1"/>
          <w:szCs w:val="21"/>
        </w:rPr>
        <w:t>B</w:t>
      </w:r>
      <w:r w:rsidR="00D45E8D" w:rsidRPr="00196523">
        <w:rPr>
          <w:rFonts w:ascii="宋体" w:eastAsia="宋体" w:hAnsi="宋体" w:cs="宋体" w:hint="eastAsia"/>
          <w:color w:val="000000" w:themeColor="text1"/>
          <w:szCs w:val="21"/>
        </w:rPr>
        <w:t>树中插入一个数据项并引起结点分裂时，使得中间关键字提升至父结点中。这又可能导致父结点中</w:t>
      </w:r>
      <w:r w:rsidR="00D45E8D" w:rsidRPr="00196523">
        <w:rPr>
          <w:rFonts w:ascii="宋体" w:eastAsia="宋体" w:hAnsi="宋体" w:cs="宋体" w:hint="eastAsia"/>
          <w:color w:val="000000" w:themeColor="text1"/>
          <w:szCs w:val="21"/>
        </w:rPr>
        <w:lastRenderedPageBreak/>
        <w:t>关键字个数超限结点分裂。如果这个过程一直进行到根结点，即根结点分裂才会使树高长一层。如果没能让根结点分裂，则树高维持不变。</w:t>
      </w:r>
      <w:r w:rsidR="00700633" w:rsidRPr="00196523">
        <w:rPr>
          <w:rFonts w:ascii="Times New Roman" w:eastAsia="宋体" w:hAnsi="Times New Roman" w:cs="Times New Roman"/>
          <w:color w:val="000000" w:themeColor="text1"/>
          <w:szCs w:val="21"/>
        </w:rPr>
        <w:t>IV</w:t>
      </w:r>
      <w:r w:rsidR="00700633" w:rsidRPr="00196523">
        <w:rPr>
          <w:rFonts w:ascii="Times New Roman" w:eastAsia="宋体" w:hAnsi="Times New Roman" w:cs="Times New Roman"/>
          <w:color w:val="000000" w:themeColor="text1"/>
        </w:rPr>
        <w:t>．</w:t>
      </w:r>
      <w:r w:rsidR="00830E7C">
        <w:rPr>
          <w:rFonts w:ascii="Times New Roman" w:eastAsia="宋体" w:hAnsi="Times New Roman" w:cs="Times New Roman" w:hint="eastAsia"/>
          <w:color w:val="000000" w:themeColor="text1"/>
        </w:rPr>
        <w:t>错误</w:t>
      </w:r>
      <w:r w:rsidR="00D45E8D" w:rsidRPr="00196523">
        <w:rPr>
          <w:rFonts w:ascii="宋体" w:eastAsia="宋体" w:hAnsi="宋体" w:cs="宋体" w:hint="eastAsia"/>
          <w:color w:val="000000" w:themeColor="text1"/>
          <w:szCs w:val="21"/>
        </w:rPr>
        <w:t>。</w:t>
      </w:r>
    </w:p>
    <w:p w:rsidR="006C2BE8" w:rsidRPr="00196523" w:rsidRDefault="00BC1CA8"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10</w:t>
      </w:r>
      <w:r w:rsidR="006C2BE8" w:rsidRPr="00196523">
        <w:rPr>
          <w:rFonts w:ascii="Times New Roman" w:eastAsia="宋体" w:hAnsi="Times New Roman" w:cs="Times New Roman"/>
          <w:color w:val="000000" w:themeColor="text1"/>
        </w:rPr>
        <w:t>．下</w:t>
      </w:r>
      <w:r w:rsidR="006C2BE8" w:rsidRPr="00196523">
        <w:rPr>
          <w:rFonts w:ascii="Times New Roman" w:eastAsia="宋体" w:hAnsi="Times New Roman" w:cs="Times New Roman" w:hint="eastAsia"/>
          <w:color w:val="000000" w:themeColor="text1"/>
        </w:rPr>
        <w:t>列</w:t>
      </w:r>
      <w:r w:rsidR="006C2BE8" w:rsidRPr="00196523">
        <w:rPr>
          <w:rFonts w:ascii="Times New Roman" w:eastAsia="宋体" w:hAnsi="Times New Roman" w:cs="Times New Roman"/>
          <w:color w:val="000000" w:themeColor="text1"/>
        </w:rPr>
        <w:t>关于哈希（</w:t>
      </w:r>
      <w:r w:rsidR="006C2BE8" w:rsidRPr="00196523">
        <w:rPr>
          <w:rFonts w:ascii="Times New Roman" w:eastAsia="宋体" w:hAnsi="Times New Roman" w:cs="Times New Roman"/>
          <w:color w:val="000000" w:themeColor="text1"/>
        </w:rPr>
        <w:t>Hash</w:t>
      </w:r>
      <w:r w:rsidR="006C2BE8" w:rsidRPr="00196523">
        <w:rPr>
          <w:rFonts w:ascii="Times New Roman" w:eastAsia="宋体" w:hAnsi="Times New Roman" w:cs="Times New Roman"/>
          <w:color w:val="000000" w:themeColor="text1"/>
        </w:rPr>
        <w:t>，</w:t>
      </w:r>
      <w:r w:rsidR="006C2BE8" w:rsidRPr="00196523">
        <w:rPr>
          <w:rFonts w:ascii="Times New Roman" w:eastAsia="宋体" w:hAnsi="Times New Roman" w:cs="Times New Roman" w:hint="eastAsia"/>
          <w:color w:val="000000" w:themeColor="text1"/>
        </w:rPr>
        <w:t>散列</w:t>
      </w:r>
      <w:r w:rsidR="006C2BE8" w:rsidRPr="00196523">
        <w:rPr>
          <w:rFonts w:ascii="Times New Roman" w:eastAsia="宋体" w:hAnsi="Times New Roman" w:cs="Times New Roman"/>
          <w:color w:val="000000" w:themeColor="text1"/>
        </w:rPr>
        <w:t>）查找的说法</w:t>
      </w:r>
      <w:r w:rsidR="006C2BE8" w:rsidRPr="00196523">
        <w:rPr>
          <w:rFonts w:ascii="Times New Roman" w:eastAsia="宋体" w:hAnsi="Times New Roman" w:cs="Times New Roman" w:hint="eastAsia"/>
          <w:color w:val="000000" w:themeColor="text1"/>
        </w:rPr>
        <w:t>中，</w:t>
      </w:r>
      <w:r w:rsidR="006C2BE8" w:rsidRPr="00196523">
        <w:rPr>
          <w:rFonts w:ascii="Times New Roman" w:eastAsia="宋体" w:hAnsi="Times New Roman" w:cs="Times New Roman"/>
          <w:color w:val="000000" w:themeColor="text1"/>
        </w:rPr>
        <w:t>正确的是</w:t>
      </w:r>
      <w:r w:rsidR="00F27B72" w:rsidRPr="00196523">
        <w:rPr>
          <w:rFonts w:ascii="Times New Roman" w:eastAsia="宋体" w:hAnsi="Times New Roman" w:cs="Times New Roman"/>
          <w:color w:val="000000" w:themeColor="text1"/>
        </w:rPr>
        <w:t>________</w:t>
      </w:r>
      <w:r w:rsidR="006C2BE8"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．哈希函数构造的越复杂越好，因为这样随机性好，冲突小</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B</w:t>
      </w:r>
      <w:r w:rsidRPr="00196523">
        <w:rPr>
          <w:rFonts w:ascii="Times New Roman" w:eastAsia="宋体" w:hAnsi="Times New Roman" w:cs="Times New Roman"/>
          <w:color w:val="000000" w:themeColor="text1"/>
          <w:szCs w:val="21"/>
        </w:rPr>
        <w:t>．除留余数法是所有哈希函数中最好的</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．不存在特别好与坏的哈希函数，要视情况而定</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D</w:t>
      </w:r>
      <w:r w:rsidRPr="00196523">
        <w:rPr>
          <w:rFonts w:ascii="Times New Roman" w:eastAsia="宋体" w:hAnsi="Times New Roman" w:cs="Times New Roman"/>
          <w:color w:val="000000" w:themeColor="text1"/>
          <w:szCs w:val="21"/>
        </w:rPr>
        <w:t>．若需在哈希表中删去一个元素，不管用何种方法解决冲突都只要简单的将该元素删去即可</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D45E8D" w:rsidRPr="00196523">
        <w:rPr>
          <w:rFonts w:ascii="Times New Roman" w:eastAsia="宋体" w:hAnsi="Times New Roman" w:cs="Times New Roman" w:hint="eastAsia"/>
          <w:color w:val="000000" w:themeColor="text1"/>
        </w:rPr>
        <w:t>C</w:t>
      </w:r>
      <w:r w:rsidR="00D45E8D" w:rsidRPr="00196523">
        <w:rPr>
          <w:rFonts w:ascii="Times New Roman" w:eastAsia="宋体" w:hAnsi="Times New Roman" w:cs="Times New Roman" w:hint="eastAsia"/>
          <w:color w:val="000000" w:themeColor="text1"/>
        </w:rPr>
        <w:t>。</w:t>
      </w:r>
    </w:p>
    <w:p w:rsidR="00D45E8D" w:rsidRPr="00196523" w:rsidRDefault="00D45E8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哈希方法中，哈希函数的使用频度非常高，所以通常不能构造非常复杂的哈希函数。另外，也不是越复杂，随机性越好。选项</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hint="eastAsia"/>
          <w:color w:val="000000" w:themeColor="text1"/>
        </w:rPr>
        <w:t>是错误的。评判哈希函数好坏的重要指标是算法简单，随机性好，冲突小。不同的关键字集合会采用不同的哈希函数构造方法。没有一种方法适用于所有的情况且是最好的。选项</w:t>
      </w:r>
      <w:r w:rsidRPr="00196523">
        <w:rPr>
          <w:rFonts w:ascii="Times New Roman" w:eastAsia="宋体" w:hAnsi="Times New Roman" w:cs="Times New Roman" w:hint="eastAsia"/>
          <w:color w:val="000000" w:themeColor="text1"/>
        </w:rPr>
        <w:t>B</w:t>
      </w:r>
      <w:r w:rsidRPr="00196523">
        <w:rPr>
          <w:rFonts w:ascii="Times New Roman" w:eastAsia="宋体" w:hAnsi="Times New Roman" w:cs="Times New Roman" w:hint="eastAsia"/>
          <w:color w:val="000000" w:themeColor="text1"/>
        </w:rPr>
        <w:t>非常片面，</w:t>
      </w:r>
      <w:r w:rsidR="00830E7C">
        <w:rPr>
          <w:rFonts w:ascii="Times New Roman" w:eastAsia="宋体" w:hAnsi="Times New Roman" w:cs="Times New Roman" w:hint="eastAsia"/>
          <w:color w:val="000000" w:themeColor="text1"/>
        </w:rPr>
        <w:t>错误</w:t>
      </w:r>
      <w:r w:rsidRPr="00196523">
        <w:rPr>
          <w:rFonts w:ascii="Times New Roman" w:eastAsia="宋体" w:hAnsi="Times New Roman" w:cs="Times New Roman" w:hint="eastAsia"/>
          <w:color w:val="000000" w:themeColor="text1"/>
        </w:rPr>
        <w:t>。从另一方面来看，哈希函数要依具体的应用情况而定，每类哈希函数都有适用的具体情况。选项</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的说法非常客观。至于从哈希表中删除关键字的操作，</w:t>
      </w:r>
      <w:r w:rsidR="00A95540" w:rsidRPr="00196523">
        <w:rPr>
          <w:rFonts w:ascii="Times New Roman" w:eastAsia="宋体" w:hAnsi="Times New Roman" w:cs="Times New Roman" w:hint="eastAsia"/>
          <w:color w:val="000000" w:themeColor="text1"/>
        </w:rPr>
        <w:t>在开放地址法中，</w:t>
      </w:r>
      <w:r w:rsidRPr="00196523">
        <w:rPr>
          <w:rFonts w:ascii="Times New Roman" w:eastAsia="宋体" w:hAnsi="Times New Roman" w:cs="Times New Roman" w:hint="eastAsia"/>
          <w:color w:val="000000" w:themeColor="text1"/>
        </w:rPr>
        <w:t>因为涉及到发生冲突后关键字的查找要循探测再散列的探测序列重新访问一遍，所以如果直接删除某关键字会使得这个探测序列断掉，</w:t>
      </w:r>
      <w:r w:rsidR="00A95540" w:rsidRPr="00196523">
        <w:rPr>
          <w:rFonts w:ascii="Times New Roman" w:eastAsia="宋体" w:hAnsi="Times New Roman" w:cs="Times New Roman" w:hint="eastAsia"/>
          <w:color w:val="000000" w:themeColor="text1"/>
        </w:rPr>
        <w:t>之后的关键字不会被查找到。</w:t>
      </w:r>
      <w:r w:rsidR="00A95540" w:rsidRPr="00196523">
        <w:rPr>
          <w:rFonts w:ascii="Times New Roman" w:eastAsia="宋体" w:hAnsi="Times New Roman" w:cs="Times New Roman" w:hint="eastAsia"/>
          <w:color w:val="000000" w:themeColor="text1"/>
        </w:rPr>
        <w:t>D</w:t>
      </w:r>
      <w:r w:rsidR="00A95540" w:rsidRPr="00196523">
        <w:rPr>
          <w:rFonts w:ascii="Times New Roman" w:eastAsia="宋体" w:hAnsi="Times New Roman" w:cs="Times New Roman" w:hint="eastAsia"/>
          <w:color w:val="000000" w:themeColor="text1"/>
        </w:rPr>
        <w:t>的选项错误。</w:t>
      </w:r>
    </w:p>
    <w:p w:rsidR="006C2BE8" w:rsidRPr="00196523" w:rsidRDefault="00BC1CA8" w:rsidP="001C30E9">
      <w:pPr>
        <w:ind w:left="315" w:hangingChars="150" w:hanging="315"/>
        <w:rPr>
          <w:rFonts w:ascii="Times New Roman" w:eastAsia="宋体" w:hAnsi="Times New Roman" w:cs="Times New Roman"/>
          <w:color w:val="000000" w:themeColor="text1"/>
        </w:rPr>
      </w:pPr>
      <w:r>
        <w:rPr>
          <w:rFonts w:ascii="Times New Roman" w:eastAsia="宋体" w:hAnsi="Times New Roman" w:cs="Times New Roman"/>
          <w:color w:val="000000" w:themeColor="text1"/>
        </w:rPr>
        <w:t>11</w:t>
      </w:r>
      <w:r w:rsidR="006C2BE8" w:rsidRPr="00196523">
        <w:rPr>
          <w:rFonts w:ascii="Times New Roman" w:eastAsia="宋体" w:hAnsi="Times New Roman" w:cs="Times New Roman"/>
          <w:color w:val="000000" w:themeColor="text1"/>
        </w:rPr>
        <w:t>．</w:t>
      </w:r>
      <w:proofErr w:type="gramStart"/>
      <w:r w:rsidR="006C2BE8" w:rsidRPr="00196523">
        <w:rPr>
          <w:rFonts w:ascii="Times New Roman" w:eastAsia="宋体" w:hAnsi="Times New Roman" w:cs="Times New Roman"/>
          <w:color w:val="000000" w:themeColor="text1"/>
        </w:rPr>
        <w:t>设哈希</w:t>
      </w:r>
      <w:proofErr w:type="gramEnd"/>
      <w:r w:rsidR="006C2BE8" w:rsidRPr="00196523">
        <w:rPr>
          <w:rFonts w:ascii="Times New Roman" w:eastAsia="宋体" w:hAnsi="Times New Roman" w:cs="Times New Roman"/>
          <w:color w:val="000000" w:themeColor="text1"/>
        </w:rPr>
        <w:t>表长为</w:t>
      </w:r>
      <w:r w:rsidR="006C2BE8" w:rsidRPr="00196523">
        <w:rPr>
          <w:rFonts w:ascii="Times New Roman" w:eastAsia="宋体" w:hAnsi="Times New Roman" w:cs="Times New Roman"/>
          <w:color w:val="000000" w:themeColor="text1"/>
        </w:rPr>
        <w:t>14</w:t>
      </w:r>
      <w:r w:rsidR="006C2BE8" w:rsidRPr="00196523">
        <w:rPr>
          <w:rFonts w:ascii="Times New Roman" w:eastAsia="宋体" w:hAnsi="Times New Roman" w:cs="Times New Roman"/>
          <w:color w:val="000000" w:themeColor="text1"/>
        </w:rPr>
        <w:t>，哈希函数是</w:t>
      </w:r>
      <w:r w:rsidR="006C2BE8" w:rsidRPr="00196523">
        <w:rPr>
          <w:rFonts w:ascii="Times New Roman" w:eastAsia="宋体" w:hAnsi="Times New Roman" w:cs="Times New Roman"/>
          <w:color w:val="000000" w:themeColor="text1"/>
        </w:rPr>
        <w:t>H(key)=key</w:t>
      </w:r>
      <w:r w:rsidR="00AF77F1" w:rsidRPr="00196523">
        <w:rPr>
          <w:rFonts w:ascii="Times New Roman" w:eastAsia="宋体" w:hAnsi="Times New Roman" w:cs="Times New Roman"/>
          <w:color w:val="000000" w:themeColor="text1"/>
        </w:rPr>
        <w:t xml:space="preserve"> mod </w:t>
      </w:r>
      <w:r w:rsidR="006C2BE8" w:rsidRPr="00196523">
        <w:rPr>
          <w:rFonts w:ascii="Times New Roman" w:eastAsia="宋体" w:hAnsi="Times New Roman" w:cs="Times New Roman"/>
          <w:color w:val="000000" w:themeColor="text1"/>
        </w:rPr>
        <w:t>11</w:t>
      </w:r>
      <w:r w:rsidR="006C2BE8" w:rsidRPr="00196523">
        <w:rPr>
          <w:rFonts w:ascii="Times New Roman" w:eastAsia="宋体" w:hAnsi="Times New Roman" w:cs="Times New Roman"/>
          <w:color w:val="000000" w:themeColor="text1"/>
        </w:rPr>
        <w:t>，表中已有数据的关键字为</w:t>
      </w:r>
      <w:r w:rsidR="006C2BE8" w:rsidRPr="00196523">
        <w:rPr>
          <w:rFonts w:ascii="Times New Roman" w:eastAsia="宋体" w:hAnsi="Times New Roman" w:cs="Times New Roman"/>
          <w:color w:val="000000" w:themeColor="text1"/>
        </w:rPr>
        <w:t>15</w:t>
      </w:r>
      <w:r w:rsidR="006C2BE8" w:rsidRPr="00196523">
        <w:rPr>
          <w:rFonts w:ascii="宋体" w:eastAsia="宋体" w:hAnsi="宋体" w:cs="Times New Roman" w:hint="eastAsia"/>
          <w:color w:val="000000" w:themeColor="text1"/>
        </w:rPr>
        <w:t>,</w:t>
      </w:r>
      <w:r w:rsidR="006C2BE8" w:rsidRPr="00196523">
        <w:rPr>
          <w:rFonts w:ascii="Times New Roman" w:eastAsia="宋体" w:hAnsi="Times New Roman" w:cs="Times New Roman"/>
          <w:color w:val="000000" w:themeColor="text1"/>
        </w:rPr>
        <w:t>38</w:t>
      </w:r>
      <w:r w:rsidR="006C2BE8" w:rsidRPr="00196523">
        <w:rPr>
          <w:rFonts w:ascii="宋体" w:eastAsia="宋体" w:hAnsi="宋体" w:cs="Times New Roman" w:hint="eastAsia"/>
          <w:color w:val="000000" w:themeColor="text1"/>
        </w:rPr>
        <w:t>,</w:t>
      </w:r>
      <w:r w:rsidR="006C2BE8" w:rsidRPr="00196523">
        <w:rPr>
          <w:rFonts w:ascii="Times New Roman" w:eastAsia="宋体" w:hAnsi="Times New Roman" w:cs="Times New Roman"/>
          <w:color w:val="000000" w:themeColor="text1"/>
        </w:rPr>
        <w:t>61</w:t>
      </w:r>
      <w:r w:rsidR="006C2BE8" w:rsidRPr="00196523">
        <w:rPr>
          <w:rFonts w:ascii="宋体" w:eastAsia="宋体" w:hAnsi="宋体" w:cs="Times New Roman" w:hint="eastAsia"/>
          <w:color w:val="000000" w:themeColor="text1"/>
        </w:rPr>
        <w:t>,</w:t>
      </w:r>
      <w:r w:rsidR="006C2BE8" w:rsidRPr="00196523">
        <w:rPr>
          <w:rFonts w:ascii="Times New Roman" w:eastAsia="宋体" w:hAnsi="Times New Roman" w:cs="Times New Roman"/>
          <w:color w:val="000000" w:themeColor="text1"/>
        </w:rPr>
        <w:t>84</w:t>
      </w:r>
      <w:r w:rsidR="006C2BE8" w:rsidRPr="00196523">
        <w:rPr>
          <w:rFonts w:ascii="Times New Roman" w:eastAsia="宋体" w:hAnsi="Times New Roman" w:cs="Times New Roman"/>
          <w:color w:val="000000" w:themeColor="text1"/>
        </w:rPr>
        <w:t>共</w:t>
      </w:r>
      <w:r w:rsidR="006C2BE8" w:rsidRPr="00196523">
        <w:rPr>
          <w:rFonts w:ascii="Times New Roman" w:eastAsia="宋体" w:hAnsi="Times New Roman" w:cs="Times New Roman" w:hint="eastAsia"/>
          <w:color w:val="000000" w:themeColor="text1"/>
        </w:rPr>
        <w:t>4</w:t>
      </w:r>
      <w:r w:rsidR="006C2BE8" w:rsidRPr="00196523">
        <w:rPr>
          <w:rFonts w:ascii="Times New Roman" w:eastAsia="宋体" w:hAnsi="Times New Roman" w:cs="Times New Roman"/>
          <w:color w:val="000000" w:themeColor="text1"/>
        </w:rPr>
        <w:t>个，现要将关键字为</w:t>
      </w:r>
      <w:r w:rsidR="006C2BE8" w:rsidRPr="00196523">
        <w:rPr>
          <w:rFonts w:ascii="Times New Roman" w:eastAsia="宋体" w:hAnsi="Times New Roman" w:cs="Times New Roman"/>
          <w:color w:val="000000" w:themeColor="text1"/>
        </w:rPr>
        <w:t>49</w:t>
      </w:r>
      <w:r w:rsidR="006C2BE8" w:rsidRPr="00196523">
        <w:rPr>
          <w:rFonts w:ascii="Times New Roman" w:eastAsia="宋体" w:hAnsi="Times New Roman" w:cs="Times New Roman"/>
          <w:color w:val="000000" w:themeColor="text1"/>
        </w:rPr>
        <w:t>的结点加到表中，用二次</w:t>
      </w:r>
      <w:proofErr w:type="gramStart"/>
      <w:r w:rsidR="006C2BE8" w:rsidRPr="00196523">
        <w:rPr>
          <w:rFonts w:ascii="Times New Roman" w:eastAsia="宋体" w:hAnsi="Times New Roman" w:cs="Times New Roman"/>
          <w:color w:val="000000" w:themeColor="text1"/>
        </w:rPr>
        <w:t>探测</w:t>
      </w:r>
      <w:proofErr w:type="gramEnd"/>
      <w:r w:rsidR="006C2BE8" w:rsidRPr="00196523">
        <w:rPr>
          <w:rFonts w:ascii="Times New Roman" w:eastAsia="宋体" w:hAnsi="Times New Roman" w:cs="Times New Roman"/>
          <w:color w:val="000000" w:themeColor="text1"/>
        </w:rPr>
        <w:t>再散列法解决冲突，则放入的位置是</w:t>
      </w:r>
      <w:r w:rsidR="00F27B72" w:rsidRPr="00196523">
        <w:rPr>
          <w:rFonts w:ascii="Times New Roman" w:eastAsia="宋体" w:hAnsi="Times New Roman" w:cs="Times New Roman"/>
          <w:color w:val="000000" w:themeColor="text1"/>
        </w:rPr>
        <w:t>________</w:t>
      </w:r>
      <w:r w:rsidR="006C2BE8"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8</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szCs w:val="21"/>
        </w:rPr>
        <w:t>．</w:t>
      </w:r>
      <w:smartTag w:uri="urn:schemas-microsoft-com:office:smarttags" w:element="chmetcnv">
        <w:smartTagPr>
          <w:attr w:name="UnitName" w:val="C"/>
          <w:attr w:name="SourceValue" w:val="3"/>
          <w:attr w:name="HasSpace" w:val="False"/>
          <w:attr w:name="Negative" w:val="False"/>
          <w:attr w:name="NumberType" w:val="1"/>
          <w:attr w:name="TCSC" w:val="0"/>
        </w:smartTagPr>
        <w:r w:rsidRPr="00196523">
          <w:rPr>
            <w:rFonts w:ascii="Times New Roman" w:eastAsia="宋体" w:hAnsi="Times New Roman" w:cs="Times New Roman"/>
            <w:color w:val="000000" w:themeColor="text1"/>
            <w:szCs w:val="21"/>
          </w:rPr>
          <w:t>3</w:t>
        </w:r>
        <w:r w:rsidRPr="00196523">
          <w:rPr>
            <w:rFonts w:ascii="Times New Roman" w:eastAsia="宋体" w:hAnsi="Times New Roman" w:cs="Times New Roman"/>
            <w:color w:val="000000" w:themeColor="text1"/>
            <w:szCs w:val="21"/>
          </w:rPr>
          <w:tab/>
        </w:r>
      </w:smartTag>
      <w:r w:rsidRPr="00196523">
        <w:rPr>
          <w:rFonts w:ascii="Times New Roman" w:eastAsia="宋体" w:hAnsi="Times New Roman" w:cs="Times New Roman"/>
          <w:color w:val="000000" w:themeColor="text1"/>
          <w:szCs w:val="21"/>
        </w:rPr>
        <w:t>C</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5</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9</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091EBA" w:rsidRPr="00196523">
        <w:rPr>
          <w:rFonts w:ascii="Times New Roman" w:eastAsia="宋体" w:hAnsi="Times New Roman" w:cs="Times New Roman" w:hint="eastAsia"/>
          <w:color w:val="000000" w:themeColor="text1"/>
        </w:rPr>
        <w:t>D</w:t>
      </w:r>
      <w:r w:rsidR="00091EBA" w:rsidRPr="00196523">
        <w:rPr>
          <w:rFonts w:ascii="Times New Roman" w:eastAsia="宋体" w:hAnsi="Times New Roman" w:cs="Times New Roman" w:hint="eastAsia"/>
          <w:color w:val="000000" w:themeColor="text1"/>
        </w:rPr>
        <w:t>。</w:t>
      </w:r>
    </w:p>
    <w:p w:rsidR="00091EBA" w:rsidRPr="00196523" w:rsidRDefault="00B76055"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1954176" behindDoc="0" locked="0" layoutInCell="1" allowOverlap="1" wp14:anchorId="2C91D3D8" wp14:editId="7178C801">
                <wp:simplePos x="0" y="0"/>
                <wp:positionH relativeFrom="margin">
                  <wp:posOffset>1222375</wp:posOffset>
                </wp:positionH>
                <wp:positionV relativeFrom="paragraph">
                  <wp:posOffset>276225</wp:posOffset>
                </wp:positionV>
                <wp:extent cx="2445385" cy="492125"/>
                <wp:effectExtent l="0" t="0" r="0" b="3175"/>
                <wp:wrapTopAndBottom/>
                <wp:docPr id="2212"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B7605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3539" w:type="dxa"/>
                              <w:tblLayout w:type="fixed"/>
                              <w:tblLook w:val="01E0" w:firstRow="1" w:lastRow="1" w:firstColumn="1" w:lastColumn="1" w:noHBand="0" w:noVBand="0"/>
                            </w:tblPr>
                            <w:tblGrid>
                              <w:gridCol w:w="589"/>
                              <w:gridCol w:w="590"/>
                              <w:gridCol w:w="590"/>
                              <w:gridCol w:w="590"/>
                              <w:gridCol w:w="590"/>
                              <w:gridCol w:w="590"/>
                            </w:tblGrid>
                            <w:tr w:rsidR="008E537A" w:rsidRPr="00A71032" w:rsidTr="00B76055">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r>
                            <w:tr w:rsidR="008E537A" w:rsidRPr="00A71032" w:rsidTr="00B76055">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r>
                          </w:tbl>
                          <w:p w:rsidR="008E537A" w:rsidRDefault="008E537A" w:rsidP="00B76055">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91D3D8" id="_x0000_t202" coordsize="21600,21600" o:spt="202" path="m,l,21600r21600,l21600,xe">
                <v:stroke joinstyle="miter"/>
                <v:path gradientshapeok="t" o:connecttype="rect"/>
              </v:shapetype>
              <v:shape id="Text Box 9442" o:spid="_x0000_s3374" type="#_x0000_t202" style="position:absolute;left:0;text-align:left;margin-left:96.25pt;margin-top:21.75pt;width:192.55pt;height:38.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" filled="f" stroked="f">
                <v:textbox inset=",0,,0">
                  <w:txbxContent>
                    <w:p w:rsidR="008E537A" w:rsidRPr="00BB66A1" w:rsidRDefault="008E537A" w:rsidP="00B7605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3539" w:type="dxa"/>
                        <w:tblLayout w:type="fixed"/>
                        <w:tblLook w:val="01E0" w:firstRow="1" w:lastRow="1" w:firstColumn="1" w:lastColumn="1" w:noHBand="0" w:noVBand="0"/>
                      </w:tblPr>
                      <w:tblGrid>
                        <w:gridCol w:w="589"/>
                        <w:gridCol w:w="590"/>
                        <w:gridCol w:w="590"/>
                        <w:gridCol w:w="590"/>
                        <w:gridCol w:w="590"/>
                        <w:gridCol w:w="590"/>
                      </w:tblGrid>
                      <w:tr w:rsidR="008E537A" w:rsidRPr="00A71032" w:rsidTr="00B76055">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r>
                      <w:tr w:rsidR="008E537A" w:rsidRPr="00A71032" w:rsidTr="00B76055">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r>
                    </w:tbl>
                    <w:p w:rsidR="008E537A" w:rsidRDefault="008E537A" w:rsidP="00B76055">
                      <w:pPr>
                        <w:ind w:firstLineChars="0" w:firstLine="0"/>
                      </w:pPr>
                    </w:p>
                  </w:txbxContent>
                </v:textbox>
                <w10:wrap type="topAndBottom" anchorx="margin"/>
              </v:shape>
            </w:pict>
          </mc:Fallback>
        </mc:AlternateContent>
      </w:r>
      <w:r w:rsidRPr="00196523">
        <w:rPr>
          <w:rFonts w:ascii="Times New Roman" w:eastAsia="宋体" w:hAnsi="Times New Roman" w:cs="Times New Roman" w:hint="eastAsia"/>
          <w:color w:val="000000" w:themeColor="text1"/>
        </w:rPr>
        <w:t>题目中所给的</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个关键字对应的哈希值如表</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所示。</w:t>
      </w:r>
    </w:p>
    <w:p w:rsidR="00A95540" w:rsidRPr="00196523" w:rsidRDefault="00091EB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1952128" behindDoc="0" locked="0" layoutInCell="1" allowOverlap="1" wp14:anchorId="4021623A" wp14:editId="5BC22429">
                <wp:simplePos x="0" y="0"/>
                <wp:positionH relativeFrom="margin">
                  <wp:posOffset>561975</wp:posOffset>
                </wp:positionH>
                <wp:positionV relativeFrom="paragraph">
                  <wp:posOffset>1083310</wp:posOffset>
                </wp:positionV>
                <wp:extent cx="3931920" cy="580390"/>
                <wp:effectExtent l="0" t="0" r="0" b="10160"/>
                <wp:wrapTopAndBottom/>
                <wp:docPr id="2211"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B7605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-2</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w:t>
                            </w:r>
                            <w:r>
                              <w:rPr>
                                <w:rFonts w:ascii="Times New Roman" w:eastAsia="宋体" w:hAnsi="Times New Roman" w:cs="Times New Roman" w:hint="eastAsia"/>
                                <w:b w:val="0"/>
                              </w:rPr>
                              <w:t>4</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0" w:type="auto"/>
                              <w:tblLayout w:type="fixed"/>
                              <w:tblLook w:val="01E0" w:firstRow="1" w:lastRow="1" w:firstColumn="1" w:lastColumn="1" w:noHBand="0" w:noVBand="0"/>
                            </w:tblPr>
                            <w:tblGrid>
                              <w:gridCol w:w="424"/>
                              <w:gridCol w:w="425"/>
                              <w:gridCol w:w="425"/>
                              <w:gridCol w:w="425"/>
                              <w:gridCol w:w="425"/>
                              <w:gridCol w:w="425"/>
                              <w:gridCol w:w="425"/>
                              <w:gridCol w:w="425"/>
                              <w:gridCol w:w="425"/>
                              <w:gridCol w:w="425"/>
                              <w:gridCol w:w="425"/>
                              <w:gridCol w:w="425"/>
                              <w:gridCol w:w="425"/>
                              <w:gridCol w:w="425"/>
                            </w:tblGrid>
                            <w:tr w:rsidR="008E537A" w:rsidRPr="00A71032" w:rsidTr="00B76055">
                              <w:tc>
                                <w:tcPr>
                                  <w:tcW w:w="424"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25" w:type="dxa"/>
                                  <w:tcBorders>
                                    <w:top w:val="single" w:sz="4" w:space="0" w:color="auto"/>
                                    <w:left w:val="single" w:sz="4" w:space="0" w:color="auto"/>
                                    <w:bottom w:val="single" w:sz="4" w:space="0" w:color="auto"/>
                                    <w:right w:val="single" w:sz="4" w:space="0" w:color="auto"/>
                                  </w:tcBorders>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r>
                            <w:tr w:rsidR="008E537A" w:rsidRPr="00A71032" w:rsidTr="00B76055">
                              <w:tc>
                                <w:tcPr>
                                  <w:tcW w:w="424"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B76055">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21623A" id="_x0000_s3375" type="#_x0000_t202" style="position:absolute;left:0;text-align:left;margin-left:44.25pt;margin-top:85.3pt;width:309.6pt;height:45.7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b4vQ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" filled="f" stroked="f">
                <v:textbox inset=",0,,0">
                  <w:txbxContent>
                    <w:p w:rsidR="008E537A" w:rsidRPr="00BB66A1" w:rsidRDefault="008E537A" w:rsidP="00B7605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-2</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w:t>
                      </w:r>
                      <w:r>
                        <w:rPr>
                          <w:rFonts w:ascii="Times New Roman" w:eastAsia="宋体" w:hAnsi="Times New Roman" w:cs="Times New Roman" w:hint="eastAsia"/>
                          <w:b w:val="0"/>
                        </w:rPr>
                        <w:t>4</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0" w:type="auto"/>
                        <w:tblLayout w:type="fixed"/>
                        <w:tblLook w:val="01E0" w:firstRow="1" w:lastRow="1" w:firstColumn="1" w:lastColumn="1" w:noHBand="0" w:noVBand="0"/>
                      </w:tblPr>
                      <w:tblGrid>
                        <w:gridCol w:w="424"/>
                        <w:gridCol w:w="425"/>
                        <w:gridCol w:w="425"/>
                        <w:gridCol w:w="425"/>
                        <w:gridCol w:w="425"/>
                        <w:gridCol w:w="425"/>
                        <w:gridCol w:w="425"/>
                        <w:gridCol w:w="425"/>
                        <w:gridCol w:w="425"/>
                        <w:gridCol w:w="425"/>
                        <w:gridCol w:w="425"/>
                        <w:gridCol w:w="425"/>
                        <w:gridCol w:w="425"/>
                        <w:gridCol w:w="425"/>
                      </w:tblGrid>
                      <w:tr w:rsidR="008E537A" w:rsidRPr="00A71032" w:rsidTr="00B76055">
                        <w:tc>
                          <w:tcPr>
                            <w:tcW w:w="424"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25" w:type="dxa"/>
                            <w:tcBorders>
                              <w:top w:val="single" w:sz="4" w:space="0" w:color="auto"/>
                              <w:left w:val="single" w:sz="4" w:space="0" w:color="auto"/>
                              <w:bottom w:val="single" w:sz="4" w:space="0" w:color="auto"/>
                              <w:right w:val="single" w:sz="4" w:space="0" w:color="auto"/>
                            </w:tcBorders>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r>
                      <w:tr w:rsidR="008E537A" w:rsidRPr="00A71032" w:rsidTr="00B76055">
                        <w:tc>
                          <w:tcPr>
                            <w:tcW w:w="424"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25" w:type="dxa"/>
                            <w:tcBorders>
                              <w:top w:val="single" w:sz="4" w:space="0" w:color="auto"/>
                              <w:left w:val="single" w:sz="4" w:space="0" w:color="auto"/>
                              <w:bottom w:val="single" w:sz="4" w:space="0" w:color="auto"/>
                              <w:right w:val="single" w:sz="4" w:space="0" w:color="auto"/>
                            </w:tcBorders>
                          </w:tcPr>
                          <w:p w:rsidR="008E537A" w:rsidRDefault="008E537A" w:rsidP="00B76055">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B76055">
                      <w:pPr>
                        <w:ind w:firstLineChars="0" w:firstLine="0"/>
                      </w:pPr>
                    </w:p>
                  </w:txbxContent>
                </v:textbox>
                <w10:wrap type="topAndBottom" anchorx="margin"/>
              </v:shape>
            </w:pict>
          </mc:Fallback>
        </mc:AlternateContent>
      </w:r>
      <w:r w:rsidRPr="00196523">
        <w:rPr>
          <w:rFonts w:ascii="Times New Roman" w:eastAsia="宋体" w:hAnsi="Times New Roman" w:cs="Times New Roman" w:hint="eastAsia"/>
          <w:color w:val="000000" w:themeColor="text1"/>
        </w:rPr>
        <w:t>将关键字</w:t>
      </w:r>
      <w:r w:rsidRPr="00196523">
        <w:rPr>
          <w:rFonts w:ascii="Times New Roman" w:eastAsia="宋体" w:hAnsi="Times New Roman" w:cs="Times New Roman"/>
          <w:color w:val="000000" w:themeColor="text1"/>
        </w:rPr>
        <w:t>15</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38</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61</w:t>
      </w:r>
      <w:r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84</w:t>
      </w:r>
      <w:r w:rsidRPr="00196523">
        <w:rPr>
          <w:rFonts w:ascii="Times New Roman" w:eastAsia="宋体" w:hAnsi="Times New Roman" w:cs="Times New Roman" w:hint="eastAsia"/>
          <w:color w:val="000000" w:themeColor="text1"/>
        </w:rPr>
        <w:t>依次放入位置</w:t>
      </w:r>
      <w:r w:rsidRPr="00196523">
        <w:rPr>
          <w:rFonts w:ascii="Times New Roman" w:eastAsia="宋体" w:hAnsi="Times New Roman" w:cs="Times New Roman" w:hint="eastAsia"/>
          <w:color w:val="000000" w:themeColor="text1"/>
        </w:rPr>
        <w:t>4</w:t>
      </w:r>
      <w:r w:rsidRPr="00196523">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5</w:t>
      </w:r>
      <w:r w:rsidRPr="00196523">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6</w:t>
      </w:r>
      <w:bookmarkStart w:id="93" w:name="_Hlk126784657"/>
      <w:r w:rsidRPr="00196523">
        <w:rPr>
          <w:rFonts w:ascii="宋体" w:eastAsia="宋体" w:hAnsi="宋体" w:cs="Times New Roman" w:hint="eastAsia"/>
          <w:color w:val="000000" w:themeColor="text1"/>
        </w:rPr>
        <w:t>,</w:t>
      </w:r>
      <w:bookmarkEnd w:id="93"/>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，均是一次性放置到位，没有发生冲突。如表</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所示。</w:t>
      </w:r>
    </w:p>
    <w:p w:rsidR="00B76055" w:rsidRPr="00196523" w:rsidRDefault="00091EBA"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接下来放置</w:t>
      </w:r>
      <w:r w:rsidRPr="00196523">
        <w:rPr>
          <w:rFonts w:ascii="Times New Roman" w:eastAsia="宋体" w:hAnsi="Times New Roman" w:cs="Times New Roman" w:hint="eastAsia"/>
          <w:color w:val="000000" w:themeColor="text1"/>
        </w:rPr>
        <w:t>49</w:t>
      </w:r>
      <w:r w:rsidRPr="00196523">
        <w:rPr>
          <w:rFonts w:ascii="Times New Roman" w:eastAsia="宋体" w:hAnsi="Times New Roman" w:cs="Times New Roman" w:hint="eastAsia"/>
          <w:color w:val="000000" w:themeColor="text1"/>
        </w:rPr>
        <w:t>，其哈希值为</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49</w:t>
      </w:r>
      <w:r w:rsidRPr="00196523">
        <w:rPr>
          <w:rFonts w:ascii="Times New Roman" w:eastAsia="宋体" w:hAnsi="Times New Roman" w:cs="Times New Roman" w:hint="eastAsia"/>
          <w:color w:val="000000" w:themeColor="text1"/>
        </w:rPr>
        <w:t>与</w:t>
      </w:r>
      <w:r w:rsidRPr="00196523">
        <w:rPr>
          <w:rFonts w:ascii="Times New Roman" w:eastAsia="宋体" w:hAnsi="Times New Roman" w:cs="Times New Roman" w:hint="eastAsia"/>
          <w:color w:val="000000" w:themeColor="text1"/>
        </w:rPr>
        <w:t>38</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发生冲突。采用二次探测再散列方法解决冲突。探测的地址依次是</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color w:val="000000" w:themeColor="text1"/>
        </w:rPr>
        <w:t>+1=6</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5-1=4</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5+4=9</w:t>
      </w:r>
      <w:r w:rsidRPr="00196523">
        <w:rPr>
          <w:rFonts w:ascii="Times New Roman" w:eastAsia="宋体" w:hAnsi="Times New Roman" w:cs="Times New Roman" w:hint="eastAsia"/>
          <w:color w:val="000000" w:themeColor="text1"/>
        </w:rPr>
        <w:t>，找到开放地址，所以</w:t>
      </w:r>
      <w:r w:rsidRPr="00196523">
        <w:rPr>
          <w:rFonts w:ascii="Times New Roman" w:eastAsia="宋体" w:hAnsi="Times New Roman" w:cs="Times New Roman" w:hint="eastAsia"/>
          <w:color w:val="000000" w:themeColor="text1"/>
        </w:rPr>
        <w:t>49</w:t>
      </w:r>
      <w:r w:rsidRPr="00196523">
        <w:rPr>
          <w:rFonts w:ascii="Times New Roman" w:eastAsia="宋体" w:hAnsi="Times New Roman" w:cs="Times New Roman" w:hint="eastAsia"/>
          <w:color w:val="000000" w:themeColor="text1"/>
        </w:rPr>
        <w:t>放入的位置是</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BC1CA8">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005127AD" w:rsidRPr="00196523">
        <w:rPr>
          <w:rFonts w:ascii="Times New Roman" w:eastAsia="宋体" w:hAnsi="Times New Roman" w:cs="Times New Roman" w:hint="eastAsia"/>
          <w:color w:val="000000" w:themeColor="text1"/>
        </w:rPr>
        <w:t>哈希</w:t>
      </w:r>
      <w:r w:rsidRPr="00196523">
        <w:rPr>
          <w:rFonts w:ascii="Times New Roman" w:eastAsia="宋体" w:hAnsi="Times New Roman" w:cs="Times New Roman"/>
          <w:color w:val="000000" w:themeColor="text1"/>
        </w:rPr>
        <w:t>函数有一个共同的性质，即函数</w:t>
      </w:r>
      <w:proofErr w:type="gramStart"/>
      <w:r w:rsidRPr="00196523">
        <w:rPr>
          <w:rFonts w:ascii="Times New Roman" w:eastAsia="宋体" w:hAnsi="Times New Roman" w:cs="Times New Roman"/>
          <w:color w:val="000000" w:themeColor="text1"/>
        </w:rPr>
        <w:t>值应当</w:t>
      </w:r>
      <w:proofErr w:type="gramEnd"/>
      <w:r w:rsidRPr="00196523">
        <w:rPr>
          <w:rFonts w:ascii="Times New Roman" w:eastAsia="宋体" w:hAnsi="Times New Roman" w:cs="Times New Roman"/>
          <w:color w:val="000000" w:themeColor="text1"/>
        </w:rPr>
        <w:t>以</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color w:val="000000" w:themeColor="text1"/>
        </w:rPr>
        <w:t>取其值域的每个值。</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kern w:val="0"/>
          <w:sz w:val="24"/>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最大概率</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最小概率</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00B56187" w:rsidRPr="00196523">
        <w:rPr>
          <w:rFonts w:ascii="Times New Roman" w:eastAsia="宋体" w:hAnsi="Times New Roman" w:cs="Times New Roman" w:hint="eastAsia"/>
          <w:color w:val="000000" w:themeColor="text1"/>
          <w:szCs w:val="21"/>
        </w:rPr>
        <w:t>随机</w:t>
      </w:r>
      <w:r w:rsidRPr="00196523">
        <w:rPr>
          <w:rFonts w:ascii="Times New Roman" w:eastAsia="宋体" w:hAnsi="Times New Roman" w:cs="Times New Roman"/>
          <w:color w:val="000000" w:themeColor="text1"/>
          <w:szCs w:val="21"/>
        </w:rPr>
        <w:t>概率</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00861AA0" w:rsidRPr="00196523">
        <w:rPr>
          <w:rFonts w:ascii="Times New Roman" w:eastAsia="宋体" w:hAnsi="Times New Roman" w:cs="Times New Roman" w:hint="eastAsia"/>
          <w:color w:val="000000" w:themeColor="text1"/>
        </w:rPr>
        <w:t>相</w:t>
      </w:r>
      <w:r w:rsidRPr="00196523">
        <w:rPr>
          <w:rFonts w:ascii="Times New Roman" w:eastAsia="宋体" w:hAnsi="Times New Roman" w:cs="Times New Roman"/>
          <w:color w:val="000000" w:themeColor="text1"/>
          <w:szCs w:val="21"/>
        </w:rPr>
        <w:t>等概率</w:t>
      </w:r>
    </w:p>
    <w:p w:rsidR="00571348" w:rsidRPr="00196523" w:rsidRDefault="0057134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861AA0" w:rsidRPr="00196523">
        <w:rPr>
          <w:rFonts w:ascii="Times New Roman" w:eastAsia="宋体" w:hAnsi="Times New Roman" w:cs="Times New Roman" w:hint="eastAsia"/>
          <w:color w:val="000000" w:themeColor="text1"/>
        </w:rPr>
        <w:t>D</w:t>
      </w:r>
      <w:r w:rsidR="00861AA0" w:rsidRPr="00196523">
        <w:rPr>
          <w:rFonts w:ascii="Times New Roman" w:eastAsia="宋体" w:hAnsi="Times New Roman" w:cs="Times New Roman" w:hint="eastAsia"/>
          <w:color w:val="000000" w:themeColor="text1"/>
        </w:rPr>
        <w:t>。</w:t>
      </w:r>
    </w:p>
    <w:p w:rsidR="00B56187" w:rsidRPr="00196523" w:rsidRDefault="005127AD"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哈希</w:t>
      </w:r>
      <w:r w:rsidR="00861AA0" w:rsidRPr="00196523">
        <w:rPr>
          <w:rFonts w:ascii="Times New Roman" w:eastAsia="宋体" w:hAnsi="Times New Roman" w:cs="Times New Roman" w:hint="eastAsia"/>
          <w:color w:val="000000" w:themeColor="text1"/>
        </w:rPr>
        <w:t>的含义即是均匀分布，即函数值</w:t>
      </w:r>
      <w:r w:rsidR="00B56187" w:rsidRPr="00196523">
        <w:rPr>
          <w:rFonts w:ascii="Times New Roman" w:eastAsia="宋体" w:hAnsi="Times New Roman" w:cs="Times New Roman" w:hint="eastAsia"/>
          <w:color w:val="000000" w:themeColor="text1"/>
        </w:rPr>
        <w:t>映射到值域中每个值的概率都是一样的。既不能是最大概率，也不能是最小概率，更不能是随机概率。</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BC1CA8">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005127AD" w:rsidRPr="00196523">
        <w:rPr>
          <w:rFonts w:ascii="Times New Roman" w:eastAsia="宋体" w:hAnsi="Times New Roman" w:cs="Times New Roman" w:hint="eastAsia"/>
          <w:color w:val="000000" w:themeColor="text1"/>
        </w:rPr>
        <w:t>哈希</w:t>
      </w:r>
      <w:r w:rsidRPr="00196523">
        <w:rPr>
          <w:rFonts w:ascii="Times New Roman" w:eastAsia="宋体" w:hAnsi="Times New Roman" w:cs="Times New Roman"/>
          <w:color w:val="000000" w:themeColor="text1"/>
        </w:rPr>
        <w:t>表的地址区间为</w:t>
      </w:r>
      <w:r w:rsidRPr="00196523">
        <w:rPr>
          <w:rFonts w:ascii="Times New Roman" w:eastAsia="宋体" w:hAnsi="Times New Roman" w:cs="Times New Roman"/>
          <w:color w:val="000000" w:themeColor="text1"/>
        </w:rPr>
        <w:t>0-17</w:t>
      </w:r>
      <w:r w:rsidRPr="00196523">
        <w:rPr>
          <w:rFonts w:ascii="Times New Roman" w:eastAsia="宋体" w:hAnsi="Times New Roman" w:cs="Times New Roman"/>
          <w:color w:val="000000" w:themeColor="text1"/>
        </w:rPr>
        <w:t>，</w:t>
      </w:r>
      <w:r w:rsidR="005127AD" w:rsidRPr="00196523">
        <w:rPr>
          <w:rFonts w:ascii="Times New Roman" w:eastAsia="宋体" w:hAnsi="Times New Roman" w:cs="Times New Roman" w:hint="eastAsia"/>
          <w:color w:val="000000" w:themeColor="text1"/>
        </w:rPr>
        <w:t>哈希</w:t>
      </w:r>
      <w:r w:rsidRPr="00196523">
        <w:rPr>
          <w:rFonts w:ascii="Times New Roman" w:eastAsia="宋体" w:hAnsi="Times New Roman" w:cs="Times New Roman"/>
          <w:color w:val="000000" w:themeColor="text1"/>
        </w:rPr>
        <w:t>函数为</w:t>
      </w:r>
      <w:r w:rsidRPr="00196523">
        <w:rPr>
          <w:rFonts w:ascii="Times New Roman" w:eastAsia="宋体" w:hAnsi="Times New Roman" w:cs="Times New Roman"/>
          <w:color w:val="000000" w:themeColor="text1"/>
        </w:rPr>
        <w:t>H(K)=K mod 17</w:t>
      </w:r>
      <w:r w:rsidRPr="00196523">
        <w:rPr>
          <w:rFonts w:ascii="Times New Roman" w:eastAsia="宋体" w:hAnsi="Times New Roman" w:cs="Times New Roman"/>
          <w:color w:val="000000" w:themeColor="text1"/>
        </w:rPr>
        <w:t>。采用线性探测法处理冲突，并将关键字序列</w:t>
      </w:r>
      <w:r w:rsidRPr="00196523">
        <w:rPr>
          <w:rFonts w:ascii="Times New Roman" w:eastAsia="宋体" w:hAnsi="Times New Roman" w:cs="Times New Roman"/>
          <w:color w:val="000000" w:themeColor="text1"/>
        </w:rPr>
        <w:t>26</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25</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72</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38</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8</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18</w:t>
      </w:r>
      <w:r w:rsidR="00BF09AB" w:rsidRPr="00196523">
        <w:rPr>
          <w:rFonts w:ascii="宋体" w:eastAsia="宋体" w:hAnsi="宋体" w:cs="Times New Roman" w:hint="eastAsia"/>
          <w:color w:val="000000" w:themeColor="text1"/>
        </w:rPr>
        <w:t>,</w:t>
      </w:r>
      <w:r w:rsidRPr="00196523">
        <w:rPr>
          <w:rFonts w:ascii="Times New Roman" w:eastAsia="宋体" w:hAnsi="Times New Roman" w:cs="Times New Roman"/>
          <w:color w:val="000000" w:themeColor="text1"/>
        </w:rPr>
        <w:t>59</w:t>
      </w:r>
      <w:r w:rsidRPr="00196523">
        <w:rPr>
          <w:rFonts w:ascii="Times New Roman" w:eastAsia="宋体" w:hAnsi="Times New Roman" w:cs="Times New Roman"/>
          <w:color w:val="000000" w:themeColor="text1"/>
        </w:rPr>
        <w:t>依次存储到</w:t>
      </w:r>
      <w:r w:rsidR="005127AD" w:rsidRPr="00196523">
        <w:rPr>
          <w:rFonts w:ascii="Times New Roman" w:eastAsia="宋体" w:hAnsi="Times New Roman" w:cs="Times New Roman"/>
          <w:color w:val="000000" w:themeColor="text1"/>
        </w:rPr>
        <w:t>哈希</w:t>
      </w:r>
      <w:r w:rsidRPr="00196523">
        <w:rPr>
          <w:rFonts w:ascii="Times New Roman" w:eastAsia="宋体" w:hAnsi="Times New Roman" w:cs="Times New Roman"/>
          <w:color w:val="000000" w:themeColor="text1"/>
        </w:rPr>
        <w:t>表中。</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）元素</w:t>
      </w:r>
      <w:r w:rsidRPr="00196523">
        <w:rPr>
          <w:rFonts w:ascii="Times New Roman" w:eastAsia="宋体" w:hAnsi="Times New Roman" w:cs="Times New Roman"/>
          <w:color w:val="000000" w:themeColor="text1"/>
        </w:rPr>
        <w:t>59</w:t>
      </w:r>
      <w:r w:rsidRPr="00196523">
        <w:rPr>
          <w:rFonts w:ascii="Times New Roman" w:eastAsia="宋体" w:hAnsi="Times New Roman" w:cs="Times New Roman"/>
          <w:color w:val="000000" w:themeColor="text1"/>
        </w:rPr>
        <w:t>存放在</w:t>
      </w:r>
      <w:r w:rsidR="005127AD" w:rsidRPr="00196523">
        <w:rPr>
          <w:rFonts w:ascii="Times New Roman" w:eastAsia="宋体" w:hAnsi="Times New Roman" w:cs="Times New Roman" w:hint="eastAsia"/>
          <w:color w:val="000000" w:themeColor="text1"/>
        </w:rPr>
        <w:t>哈希</w:t>
      </w:r>
      <w:r w:rsidRPr="00196523">
        <w:rPr>
          <w:rFonts w:ascii="Times New Roman" w:eastAsia="宋体" w:hAnsi="Times New Roman" w:cs="Times New Roman"/>
          <w:color w:val="000000" w:themeColor="text1"/>
        </w:rPr>
        <w:t>表中的位置是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000D153B" w:rsidRPr="00196523">
        <w:rPr>
          <w:rFonts w:ascii="Times New Roman" w:eastAsia="宋体" w:hAnsi="Times New Roman" w:cs="Times New Roman"/>
          <w:color w:val="000000" w:themeColor="text1"/>
          <w:szCs w:val="21"/>
        </w:rPr>
        <w:t>8</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000D153B" w:rsidRPr="00196523">
        <w:rPr>
          <w:rFonts w:ascii="Times New Roman" w:eastAsia="宋体" w:hAnsi="Times New Roman" w:cs="Times New Roman"/>
          <w:color w:val="000000" w:themeColor="text1"/>
          <w:szCs w:val="21"/>
        </w:rPr>
        <w:t>9</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1</w:t>
      </w:r>
      <w:r w:rsidR="000D153B" w:rsidRPr="00196523">
        <w:rPr>
          <w:rFonts w:ascii="Times New Roman" w:eastAsia="宋体" w:hAnsi="Times New Roman" w:cs="Times New Roman"/>
          <w:color w:val="000000" w:themeColor="text1"/>
          <w:szCs w:val="21"/>
        </w:rPr>
        <w:t>0</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1</w:t>
      </w:r>
      <w:r w:rsidR="000D153B" w:rsidRPr="00196523">
        <w:rPr>
          <w:rFonts w:ascii="Times New Roman" w:eastAsia="宋体" w:hAnsi="Times New Roman" w:cs="Times New Roman" w:hint="eastAsia"/>
          <w:color w:val="000000" w:themeColor="text1"/>
          <w:szCs w:val="21"/>
        </w:rPr>
        <w:t>1</w:t>
      </w:r>
    </w:p>
    <w:p w:rsidR="00CD416B" w:rsidRPr="00196523" w:rsidRDefault="00CD416B"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000D153B" w:rsidRPr="00196523">
        <w:rPr>
          <w:rFonts w:ascii="Times New Roman" w:eastAsia="宋体" w:hAnsi="Times New Roman" w:cs="Times New Roman" w:hint="eastAsia"/>
          <w:color w:val="000000" w:themeColor="text1"/>
        </w:rPr>
        <w:t>D</w:t>
      </w:r>
      <w:r w:rsidR="000D153B" w:rsidRPr="00196523">
        <w:rPr>
          <w:rFonts w:ascii="Times New Roman" w:eastAsia="宋体" w:hAnsi="Times New Roman" w:cs="Times New Roman" w:hint="eastAsia"/>
          <w:color w:val="000000" w:themeColor="text1"/>
        </w:rPr>
        <w:t>。</w:t>
      </w:r>
    </w:p>
    <w:p w:rsidR="000D153B" w:rsidRPr="00196523" w:rsidRDefault="000D15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w:lastRenderedPageBreak/>
        <mc:AlternateContent>
          <mc:Choice Requires="wps">
            <w:drawing>
              <wp:anchor distT="0" distB="0" distL="114300" distR="114300" simplePos="0" relativeHeight="251956224" behindDoc="0" locked="0" layoutInCell="1" allowOverlap="1" wp14:anchorId="7F2700AC" wp14:editId="1651CDA8">
                <wp:simplePos x="0" y="0"/>
                <wp:positionH relativeFrom="margin">
                  <wp:posOffset>641985</wp:posOffset>
                </wp:positionH>
                <wp:positionV relativeFrom="paragraph">
                  <wp:posOffset>293370</wp:posOffset>
                </wp:positionV>
                <wp:extent cx="3169285" cy="492125"/>
                <wp:effectExtent l="0" t="0" r="0" b="3175"/>
                <wp:wrapTopAndBottom/>
                <wp:docPr id="2213"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285"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CD416B">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-3</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4719" w:type="dxa"/>
                              <w:tblLayout w:type="fixed"/>
                              <w:tblLook w:val="01E0" w:firstRow="1" w:lastRow="1" w:firstColumn="1" w:lastColumn="1" w:noHBand="0" w:noVBand="0"/>
                            </w:tblPr>
                            <w:tblGrid>
                              <w:gridCol w:w="589"/>
                              <w:gridCol w:w="590"/>
                              <w:gridCol w:w="590"/>
                              <w:gridCol w:w="590"/>
                              <w:gridCol w:w="590"/>
                              <w:gridCol w:w="590"/>
                              <w:gridCol w:w="590"/>
                              <w:gridCol w:w="590"/>
                            </w:tblGrid>
                            <w:tr w:rsidR="008E537A" w:rsidRPr="00A71032" w:rsidTr="00CD416B">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r>
                            <w:tr w:rsidR="008E537A" w:rsidRPr="00A71032" w:rsidTr="00CD416B">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r>
                          </w:tbl>
                          <w:p w:rsidR="008E537A" w:rsidRDefault="008E537A" w:rsidP="00CD416B">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2700AC" id="_x0000_s3376" type="#_x0000_t202" style="position:absolute;left:0;text-align:left;margin-left:50.55pt;margin-top:23.1pt;width:249.55pt;height:38.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7cvAIAAME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" filled="f" stroked="f">
                <v:textbox inset=",0,,0">
                  <w:txbxContent>
                    <w:p w:rsidR="008E537A" w:rsidRPr="00BB66A1" w:rsidRDefault="008E537A" w:rsidP="00CD416B">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-3</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4719" w:type="dxa"/>
                        <w:tblLayout w:type="fixed"/>
                        <w:tblLook w:val="01E0" w:firstRow="1" w:lastRow="1" w:firstColumn="1" w:lastColumn="1" w:noHBand="0" w:noVBand="0"/>
                      </w:tblPr>
                      <w:tblGrid>
                        <w:gridCol w:w="589"/>
                        <w:gridCol w:w="590"/>
                        <w:gridCol w:w="590"/>
                        <w:gridCol w:w="590"/>
                        <w:gridCol w:w="590"/>
                        <w:gridCol w:w="590"/>
                        <w:gridCol w:w="590"/>
                        <w:gridCol w:w="590"/>
                      </w:tblGrid>
                      <w:tr w:rsidR="008E537A" w:rsidRPr="00A71032" w:rsidTr="00CD416B">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r>
                      <w:tr w:rsidR="008E537A" w:rsidRPr="00A71032" w:rsidTr="00CD416B">
                        <w:tc>
                          <w:tcPr>
                            <w:tcW w:w="589"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9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CD416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r>
                    </w:tbl>
                    <w:p w:rsidR="008E537A" w:rsidRDefault="008E537A" w:rsidP="00CD416B">
                      <w:pPr>
                        <w:ind w:firstLineChars="0" w:firstLine="0"/>
                      </w:pPr>
                    </w:p>
                  </w:txbxContent>
                </v:textbox>
                <w10:wrap type="topAndBottom" anchorx="margin"/>
              </v:shape>
            </w:pict>
          </mc:Fallback>
        </mc:AlternateContent>
      </w:r>
      <w:r w:rsidRPr="00196523">
        <w:rPr>
          <w:rFonts w:ascii="Times New Roman" w:eastAsia="宋体" w:hAnsi="Times New Roman" w:cs="Times New Roman" w:hint="eastAsia"/>
          <w:color w:val="000000" w:themeColor="text1"/>
        </w:rPr>
        <w:t>题目中所给的</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个关键字对应的哈希值如表</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所示</w:t>
      </w:r>
    </w:p>
    <w:p w:rsidR="00CD416B" w:rsidRPr="00196523" w:rsidRDefault="000D153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1958272" behindDoc="0" locked="0" layoutInCell="1" allowOverlap="1" wp14:anchorId="34B27680" wp14:editId="3D78CFC9">
                <wp:simplePos x="0" y="0"/>
                <wp:positionH relativeFrom="margin">
                  <wp:posOffset>173990</wp:posOffset>
                </wp:positionH>
                <wp:positionV relativeFrom="paragraph">
                  <wp:posOffset>1710055</wp:posOffset>
                </wp:positionV>
                <wp:extent cx="4895850" cy="580390"/>
                <wp:effectExtent l="0" t="0" r="0" b="10160"/>
                <wp:wrapTopAndBottom/>
                <wp:docPr id="2214"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0D153B">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-4</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w:t>
                            </w:r>
                            <w:r>
                              <w:rPr>
                                <w:rFonts w:ascii="Times New Roman" w:eastAsia="宋体" w:hAnsi="Times New Roman" w:cs="Times New Roman"/>
                                <w:b w:val="0"/>
                              </w:rPr>
                              <w:t>7</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7229" w:type="dxa"/>
                              <w:tblInd w:w="137" w:type="dxa"/>
                              <w:tblLayout w:type="fixed"/>
                              <w:tblLook w:val="01E0" w:firstRow="1" w:lastRow="1" w:firstColumn="1" w:lastColumn="1" w:noHBand="0" w:noVBand="0"/>
                            </w:tblPr>
                            <w:tblGrid>
                              <w:gridCol w:w="401"/>
                              <w:gridCol w:w="402"/>
                              <w:gridCol w:w="401"/>
                              <w:gridCol w:w="402"/>
                              <w:gridCol w:w="402"/>
                              <w:gridCol w:w="401"/>
                              <w:gridCol w:w="402"/>
                              <w:gridCol w:w="401"/>
                              <w:gridCol w:w="402"/>
                              <w:gridCol w:w="402"/>
                              <w:gridCol w:w="401"/>
                              <w:gridCol w:w="402"/>
                              <w:gridCol w:w="401"/>
                              <w:gridCol w:w="402"/>
                              <w:gridCol w:w="402"/>
                              <w:gridCol w:w="401"/>
                              <w:gridCol w:w="402"/>
                              <w:gridCol w:w="402"/>
                            </w:tblGrid>
                            <w:tr w:rsidR="008E537A" w:rsidRPr="00A71032" w:rsidTr="000D153B">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02"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15</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16</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r>
                            <w:tr w:rsidR="008E537A" w:rsidRPr="00A71032" w:rsidTr="000D153B">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8</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2</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38</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6</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0D153B">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B27680" id="_x0000_s3377" type="#_x0000_t202" style="position:absolute;left:0;text-align:left;margin-left:13.7pt;margin-top:134.65pt;width:385.5pt;height:45.7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" filled="f" stroked="f">
                <v:textbox inset=",0,,0">
                  <w:txbxContent>
                    <w:p w:rsidR="008E537A" w:rsidRPr="00BB66A1" w:rsidRDefault="008E537A" w:rsidP="000D153B">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-4</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w:t>
                      </w:r>
                      <w:r>
                        <w:rPr>
                          <w:rFonts w:ascii="Times New Roman" w:eastAsia="宋体" w:hAnsi="Times New Roman" w:cs="Times New Roman"/>
                          <w:b w:val="0"/>
                        </w:rPr>
                        <w:t>7</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7229" w:type="dxa"/>
                        <w:tblInd w:w="137" w:type="dxa"/>
                        <w:tblLayout w:type="fixed"/>
                        <w:tblLook w:val="01E0" w:firstRow="1" w:lastRow="1" w:firstColumn="1" w:lastColumn="1" w:noHBand="0" w:noVBand="0"/>
                      </w:tblPr>
                      <w:tblGrid>
                        <w:gridCol w:w="401"/>
                        <w:gridCol w:w="402"/>
                        <w:gridCol w:w="401"/>
                        <w:gridCol w:w="402"/>
                        <w:gridCol w:w="402"/>
                        <w:gridCol w:w="401"/>
                        <w:gridCol w:w="402"/>
                        <w:gridCol w:w="401"/>
                        <w:gridCol w:w="402"/>
                        <w:gridCol w:w="402"/>
                        <w:gridCol w:w="401"/>
                        <w:gridCol w:w="402"/>
                        <w:gridCol w:w="401"/>
                        <w:gridCol w:w="402"/>
                        <w:gridCol w:w="402"/>
                        <w:gridCol w:w="401"/>
                        <w:gridCol w:w="402"/>
                        <w:gridCol w:w="402"/>
                      </w:tblGrid>
                      <w:tr w:rsidR="008E537A" w:rsidRPr="00A71032" w:rsidTr="000D153B">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02"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15</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16</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r>
                      <w:tr w:rsidR="008E537A" w:rsidRPr="00A71032" w:rsidTr="000D153B">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8</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2</w:t>
                            </w: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38</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6</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1"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02"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0D153B">
                      <w:pPr>
                        <w:ind w:firstLineChars="0" w:firstLine="0"/>
                      </w:pPr>
                    </w:p>
                  </w:txbxContent>
                </v:textbox>
                <w10:wrap type="topAndBottom" anchorx="margin"/>
              </v:shape>
            </w:pict>
          </mc:Fallback>
        </mc:AlternateContent>
      </w:r>
      <w:r w:rsidRPr="00196523">
        <w:rPr>
          <w:rFonts w:ascii="Times New Roman" w:eastAsia="宋体" w:hAnsi="Times New Roman" w:cs="Times New Roman" w:hint="eastAsia"/>
          <w:color w:val="000000" w:themeColor="text1"/>
        </w:rPr>
        <w:t>将关键字</w:t>
      </w:r>
      <w:r w:rsidRPr="00196523">
        <w:rPr>
          <w:rFonts w:ascii="Times New Roman" w:eastAsia="宋体" w:hAnsi="Times New Roman" w:cs="Times New Roman" w:hint="eastAsia"/>
          <w:color w:val="000000" w:themeColor="text1"/>
        </w:rPr>
        <w:t>26</w:t>
      </w:r>
      <w:r w:rsidRPr="00196523">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25</w:t>
      </w:r>
      <w:r w:rsidRPr="00196523">
        <w:rPr>
          <w:rFonts w:ascii="宋体" w:eastAsia="宋体" w:hAnsi="宋体" w:cs="Times New Roman" w:hint="eastAsia"/>
          <w:color w:val="000000" w:themeColor="text1"/>
        </w:rPr>
        <w:t>,</w:t>
      </w:r>
      <w:r w:rsidRPr="00196523">
        <w:rPr>
          <w:rFonts w:ascii="Times New Roman" w:eastAsia="宋体" w:hAnsi="Times New Roman" w:cs="Times New Roman" w:hint="eastAsia"/>
          <w:color w:val="000000" w:themeColor="text1"/>
        </w:rPr>
        <w:t>72</w:t>
      </w:r>
      <w:r w:rsidRPr="00196523">
        <w:rPr>
          <w:rFonts w:ascii="Times New Roman" w:eastAsia="宋体" w:hAnsi="Times New Roman" w:cs="Times New Roman" w:hint="eastAsia"/>
          <w:color w:val="000000" w:themeColor="text1"/>
        </w:rPr>
        <w:t>依次放入各自的位置，没有发生冲突。接下来放置</w:t>
      </w:r>
      <w:r w:rsidRPr="00196523">
        <w:rPr>
          <w:rFonts w:ascii="Times New Roman" w:eastAsia="宋体" w:hAnsi="Times New Roman" w:cs="Times New Roman" w:hint="eastAsia"/>
          <w:color w:val="000000" w:themeColor="text1"/>
        </w:rPr>
        <w:t>38</w:t>
      </w:r>
      <w:r w:rsidRPr="00196523">
        <w:rPr>
          <w:rFonts w:ascii="Times New Roman" w:eastAsia="宋体" w:hAnsi="Times New Roman" w:cs="Times New Roman" w:hint="eastAsia"/>
          <w:color w:val="000000" w:themeColor="text1"/>
        </w:rPr>
        <w:t>，它与</w:t>
      </w:r>
      <w:r w:rsidRPr="00196523">
        <w:rPr>
          <w:rFonts w:ascii="Times New Roman" w:eastAsia="宋体" w:hAnsi="Times New Roman" w:cs="Times New Roman" w:hint="eastAsia"/>
          <w:color w:val="000000" w:themeColor="text1"/>
        </w:rPr>
        <w:t>72</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发生冲突。采用线性探测再散列解决冲突，</w:t>
      </w:r>
      <w:r w:rsidRPr="00196523">
        <w:rPr>
          <w:rFonts w:ascii="Times New Roman" w:eastAsia="宋体" w:hAnsi="Times New Roman" w:cs="Times New Roman"/>
          <w:color w:val="000000" w:themeColor="text1"/>
        </w:rPr>
        <w:t>38</w:t>
      </w:r>
      <w:r w:rsidRPr="00196523">
        <w:rPr>
          <w:rFonts w:ascii="Times New Roman" w:eastAsia="宋体" w:hAnsi="Times New Roman" w:cs="Times New Roman" w:hint="eastAsia"/>
          <w:color w:val="000000" w:themeColor="text1"/>
        </w:rPr>
        <w:t>保存在位置</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。关键字</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与</w:t>
      </w:r>
      <w:r w:rsidRPr="00196523">
        <w:rPr>
          <w:rFonts w:ascii="Times New Roman" w:eastAsia="宋体" w:hAnsi="Times New Roman" w:cs="Times New Roman" w:hint="eastAsia"/>
          <w:color w:val="000000" w:themeColor="text1"/>
        </w:rPr>
        <w:t>25</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处发生冲突，线性探测后又与</w:t>
      </w:r>
      <w:r w:rsidRPr="00196523">
        <w:rPr>
          <w:rFonts w:ascii="Times New Roman" w:eastAsia="宋体" w:hAnsi="Times New Roman" w:cs="Times New Roman" w:hint="eastAsia"/>
          <w:color w:val="000000" w:themeColor="text1"/>
        </w:rPr>
        <w:t>26</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处发生冲突，最后放置在位置</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处。</w:t>
      </w:r>
      <w:r w:rsidRPr="00196523">
        <w:rPr>
          <w:rFonts w:ascii="Times New Roman" w:eastAsia="宋体" w:hAnsi="Times New Roman" w:cs="Times New Roman" w:hint="eastAsia"/>
          <w:color w:val="000000" w:themeColor="text1"/>
        </w:rPr>
        <w:t>18</w:t>
      </w:r>
      <w:r w:rsidRPr="00196523">
        <w:rPr>
          <w:rFonts w:ascii="Times New Roman" w:eastAsia="宋体" w:hAnsi="Times New Roman" w:cs="Times New Roman" w:hint="eastAsia"/>
          <w:color w:val="000000" w:themeColor="text1"/>
        </w:rPr>
        <w:t>放置在位置</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处。</w:t>
      </w:r>
      <w:r w:rsidRPr="00196523">
        <w:rPr>
          <w:rFonts w:ascii="Times New Roman" w:eastAsia="宋体" w:hAnsi="Times New Roman" w:cs="Times New Roman" w:hint="eastAsia"/>
          <w:color w:val="000000" w:themeColor="text1"/>
        </w:rPr>
        <w:t>59</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分别与</w:t>
      </w:r>
      <w:r w:rsidRPr="00196523">
        <w:rPr>
          <w:rFonts w:ascii="Times New Roman" w:eastAsia="宋体" w:hAnsi="Times New Roman" w:cs="Times New Roman" w:hint="eastAsia"/>
          <w:color w:val="000000" w:themeColor="text1"/>
        </w:rPr>
        <w:t>25</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26</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发生冲突，最后放置在位置</w:t>
      </w:r>
      <w:r w:rsidRPr="00196523">
        <w:rPr>
          <w:rFonts w:ascii="Times New Roman" w:eastAsia="宋体" w:hAnsi="Times New Roman" w:cs="Times New Roman" w:hint="eastAsia"/>
          <w:color w:val="000000" w:themeColor="text1"/>
        </w:rPr>
        <w:t>11</w:t>
      </w:r>
      <w:r w:rsidRPr="00196523">
        <w:rPr>
          <w:rFonts w:ascii="Times New Roman" w:eastAsia="宋体" w:hAnsi="Times New Roman" w:cs="Times New Roman" w:hint="eastAsia"/>
          <w:color w:val="000000" w:themeColor="text1"/>
        </w:rPr>
        <w:t>处。得到的哈希表如表</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hint="eastAsia"/>
          <w:color w:val="000000" w:themeColor="text1"/>
        </w:rPr>
        <w:t>所示。</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）存放元素</w:t>
      </w:r>
      <w:r w:rsidRPr="00196523">
        <w:rPr>
          <w:rFonts w:ascii="Times New Roman" w:eastAsia="宋体" w:hAnsi="Times New Roman" w:cs="Times New Roman"/>
          <w:color w:val="000000" w:themeColor="text1"/>
        </w:rPr>
        <w:t>59</w:t>
      </w:r>
      <w:r w:rsidRPr="00196523">
        <w:rPr>
          <w:rFonts w:ascii="Times New Roman" w:eastAsia="宋体" w:hAnsi="Times New Roman" w:cs="Times New Roman"/>
          <w:color w:val="000000" w:themeColor="text1"/>
        </w:rPr>
        <w:t>需要搜索的次数是</w:t>
      </w:r>
      <w:r w:rsidR="00F27B72" w:rsidRPr="00196523">
        <w:rPr>
          <w:rFonts w:ascii="Times New Roman" w:eastAsia="宋体" w:hAnsi="Times New Roman" w:cs="Times New Roman"/>
          <w:color w:val="000000" w:themeColor="text1"/>
        </w:rPr>
        <w:t>________</w:t>
      </w:r>
      <w:r w:rsidRPr="00196523">
        <w:rPr>
          <w:rFonts w:ascii="Times New Roman" w:eastAsia="宋体" w:hAnsi="Times New Roman" w:cs="Times New Roman" w:hint="eastAsia"/>
          <w:color w:val="000000" w:themeColor="text1"/>
        </w:rPr>
        <w:t>。</w:t>
      </w:r>
    </w:p>
    <w:p w:rsidR="006C2BE8" w:rsidRPr="00196523" w:rsidRDefault="006C2BE8" w:rsidP="001C30E9">
      <w:pPr>
        <w:tabs>
          <w:tab w:val="left" w:pos="2310"/>
          <w:tab w:val="left" w:pos="4200"/>
          <w:tab w:val="left" w:pos="6090"/>
        </w:tabs>
        <w:ind w:firstLineChars="150" w:firstLine="315"/>
        <w:rPr>
          <w:rFonts w:ascii="Times New Roman" w:eastAsia="宋体" w:hAnsi="Times New Roman" w:cs="Times New Roman"/>
          <w:color w:val="000000" w:themeColor="text1"/>
          <w:szCs w:val="21"/>
        </w:rPr>
      </w:pPr>
      <w:r w:rsidRPr="00196523">
        <w:rPr>
          <w:rFonts w:ascii="Times New Roman" w:eastAsia="宋体" w:hAnsi="Times New Roman" w:cs="Times New Roman"/>
          <w:color w:val="000000" w:themeColor="text1"/>
          <w:szCs w:val="21"/>
        </w:rPr>
        <w:t>A</w:t>
      </w:r>
      <w:r w:rsidRPr="00196523">
        <w:rPr>
          <w:rFonts w:ascii="Times New Roman" w:eastAsia="宋体" w:hAnsi="Times New Roman" w:cs="Times New Roman"/>
          <w:color w:val="000000" w:themeColor="text1"/>
          <w:szCs w:val="21"/>
        </w:rPr>
        <w:t>．</w:t>
      </w:r>
      <w:r w:rsidRPr="00196523">
        <w:rPr>
          <w:rFonts w:ascii="Times New Roman" w:eastAsia="宋体" w:hAnsi="Times New Roman" w:cs="Times New Roman"/>
          <w:color w:val="000000" w:themeColor="text1"/>
          <w:szCs w:val="21"/>
        </w:rPr>
        <w:t>2</w:t>
      </w:r>
      <w:r w:rsidRPr="00196523">
        <w:rPr>
          <w:rFonts w:ascii="Times New Roman" w:eastAsia="宋体" w:hAnsi="Times New Roman" w:cs="Times New Roman"/>
          <w:color w:val="000000" w:themeColor="text1"/>
          <w:szCs w:val="21"/>
        </w:rPr>
        <w:tab/>
        <w:t>B</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3</w:t>
      </w:r>
      <w:r w:rsidRPr="00196523">
        <w:rPr>
          <w:rFonts w:ascii="Times New Roman" w:eastAsia="宋体" w:hAnsi="Times New Roman" w:cs="Times New Roman"/>
          <w:color w:val="000000" w:themeColor="text1"/>
          <w:szCs w:val="21"/>
        </w:rPr>
        <w:tab/>
        <w:t>C</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4</w:t>
      </w:r>
      <w:r w:rsidRPr="00196523">
        <w:rPr>
          <w:rFonts w:ascii="Times New Roman" w:eastAsia="宋体" w:hAnsi="Times New Roman" w:cs="Times New Roman"/>
          <w:color w:val="000000" w:themeColor="text1"/>
          <w:szCs w:val="21"/>
        </w:rPr>
        <w:tab/>
        <w:t>D</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szCs w:val="21"/>
        </w:rPr>
        <w:t>5</w:t>
      </w:r>
    </w:p>
    <w:p w:rsidR="00CD416B" w:rsidRPr="00196523" w:rsidRDefault="00E45FC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答案：</w:t>
      </w:r>
      <w:r w:rsidRPr="00196523">
        <w:rPr>
          <w:rFonts w:ascii="Times New Roman" w:eastAsia="宋体" w:hAnsi="Times New Roman" w:cs="Times New Roman" w:hint="eastAsia"/>
          <w:color w:val="000000" w:themeColor="text1"/>
        </w:rPr>
        <w:t>C</w:t>
      </w:r>
      <w:r w:rsidRPr="00196523">
        <w:rPr>
          <w:rFonts w:ascii="Times New Roman" w:eastAsia="宋体" w:hAnsi="Times New Roman" w:cs="Times New Roman" w:hint="eastAsia"/>
          <w:color w:val="000000" w:themeColor="text1"/>
        </w:rPr>
        <w:t>。</w:t>
      </w:r>
    </w:p>
    <w:p w:rsidR="00CD416B" w:rsidRPr="00196523" w:rsidRDefault="00E45FC8"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59</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9</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10</w:t>
      </w:r>
      <w:r w:rsidRPr="00196523">
        <w:rPr>
          <w:rFonts w:ascii="Times New Roman" w:eastAsia="宋体" w:hAnsi="Times New Roman" w:cs="Times New Roman" w:hint="eastAsia"/>
          <w:color w:val="000000" w:themeColor="text1"/>
        </w:rPr>
        <w:t>分别与</w:t>
      </w:r>
      <w:r w:rsidRPr="00196523">
        <w:rPr>
          <w:rFonts w:ascii="Times New Roman" w:eastAsia="宋体" w:hAnsi="Times New Roman" w:cs="Times New Roman" w:hint="eastAsia"/>
          <w:color w:val="000000" w:themeColor="text1"/>
        </w:rPr>
        <w:t>25</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26</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发生冲突，在位置</w:t>
      </w:r>
      <w:r w:rsidRPr="00196523">
        <w:rPr>
          <w:rFonts w:ascii="Times New Roman" w:eastAsia="宋体" w:hAnsi="Times New Roman" w:cs="Times New Roman" w:hint="eastAsia"/>
          <w:color w:val="000000" w:themeColor="text1"/>
        </w:rPr>
        <w:t>11</w:t>
      </w:r>
      <w:r w:rsidRPr="00196523">
        <w:rPr>
          <w:rFonts w:ascii="Times New Roman" w:eastAsia="宋体" w:hAnsi="Times New Roman" w:cs="Times New Roman" w:hint="eastAsia"/>
          <w:color w:val="000000" w:themeColor="text1"/>
        </w:rPr>
        <w:t>处找到空闲位置，搜索的次数是</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次。</w:t>
      </w:r>
    </w:p>
    <w:p w:rsidR="006C2BE8" w:rsidRPr="00196523" w:rsidRDefault="006C2BE8" w:rsidP="001C30E9">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二、</w:t>
      </w:r>
      <w:r w:rsidR="00316949" w:rsidRPr="00196523">
        <w:rPr>
          <w:rFonts w:ascii="Times New Roman" w:eastAsia="宋体" w:hAnsi="Times New Roman" w:cs="Times New Roman" w:hint="eastAsia"/>
          <w:color w:val="000000" w:themeColor="text1"/>
        </w:rPr>
        <w:t>解</w:t>
      </w:r>
      <w:r w:rsidRPr="00196523">
        <w:rPr>
          <w:rFonts w:ascii="Times New Roman" w:eastAsia="宋体" w:hAnsi="Times New Roman" w:cs="Times New Roman"/>
          <w:color w:val="000000" w:themeColor="text1"/>
        </w:rPr>
        <w:t>答题</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．在顺序存储的条件下，当各记录满足什么条件时，可以分别采用什么策略进行查找？</w:t>
      </w:r>
    </w:p>
    <w:p w:rsidR="00571348"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443414" w:rsidRPr="00196523">
        <w:rPr>
          <w:rFonts w:ascii="Times New Roman" w:eastAsia="宋体" w:hAnsi="Times New Roman" w:cs="Times New Roman" w:hint="eastAsia"/>
          <w:color w:val="000000" w:themeColor="text1"/>
        </w:rPr>
        <w:t>当记录无序时，可采用顺序查找方法。</w:t>
      </w:r>
      <w:r w:rsidR="003A061C" w:rsidRPr="00196523">
        <w:rPr>
          <w:rFonts w:ascii="Times New Roman" w:eastAsia="宋体" w:hAnsi="Times New Roman" w:cs="Times New Roman" w:hint="eastAsia"/>
          <w:color w:val="000000" w:themeColor="text1"/>
        </w:rPr>
        <w:t>当记录有序时，可采用折半查找方法。当记录整体有序时，可采用索引顺序查找方法。</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．在</w:t>
      </w: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阶</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color w:val="000000" w:themeColor="text1"/>
        </w:rPr>
        <w:t>树中，每个结点所含子树个数的上下限分别是多少？</w:t>
      </w:r>
    </w:p>
    <w:p w:rsidR="00571348"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0F5A01" w:rsidRPr="00196523">
        <w:rPr>
          <w:rFonts w:ascii="Times New Roman" w:eastAsia="宋体" w:hAnsi="Times New Roman" w:cs="Times New Roman" w:hint="eastAsia"/>
          <w:color w:val="000000" w:themeColor="text1"/>
        </w:rPr>
        <w:t>在</w:t>
      </w:r>
      <w:r w:rsidR="000F5A01" w:rsidRPr="00196523">
        <w:rPr>
          <w:rFonts w:ascii="Times New Roman" w:eastAsia="宋体" w:hAnsi="Times New Roman" w:cs="Times New Roman" w:hint="eastAsia"/>
          <w:color w:val="000000" w:themeColor="text1"/>
        </w:rPr>
        <w:t>4</w:t>
      </w:r>
      <w:r w:rsidR="000F5A01" w:rsidRPr="00196523">
        <w:rPr>
          <w:rFonts w:ascii="Times New Roman" w:eastAsia="宋体" w:hAnsi="Times New Roman" w:cs="Times New Roman" w:hint="eastAsia"/>
          <w:color w:val="000000" w:themeColor="text1"/>
        </w:rPr>
        <w:t>阶</w:t>
      </w:r>
      <w:r w:rsidR="000F5A01" w:rsidRPr="00196523">
        <w:rPr>
          <w:rFonts w:ascii="Times New Roman" w:eastAsia="宋体" w:hAnsi="Times New Roman" w:cs="Times New Roman" w:hint="eastAsia"/>
          <w:color w:val="000000" w:themeColor="text1"/>
        </w:rPr>
        <w:t>B</w:t>
      </w:r>
      <w:r w:rsidR="000F5A01" w:rsidRPr="00196523">
        <w:rPr>
          <w:rFonts w:ascii="Times New Roman" w:eastAsia="宋体" w:hAnsi="Times New Roman" w:cs="Times New Roman" w:hint="eastAsia"/>
          <w:color w:val="000000" w:themeColor="text1"/>
        </w:rPr>
        <w:t>树中，每个结点所含子树最少是</w:t>
      </w:r>
      <w:r w:rsidR="000F5A01" w:rsidRPr="00196523">
        <w:rPr>
          <w:rFonts w:ascii="Times New Roman" w:eastAsia="宋体" w:hAnsi="Times New Roman" w:cs="Times New Roman" w:hint="eastAsia"/>
          <w:color w:val="000000" w:themeColor="text1"/>
        </w:rPr>
        <w:t>2</w:t>
      </w:r>
      <w:r w:rsidR="000F5A01" w:rsidRPr="00196523">
        <w:rPr>
          <w:rFonts w:ascii="Times New Roman" w:eastAsia="宋体" w:hAnsi="Times New Roman" w:cs="Times New Roman" w:hint="eastAsia"/>
          <w:color w:val="000000" w:themeColor="text1"/>
        </w:rPr>
        <w:t>棵，最多是</w:t>
      </w:r>
      <w:r w:rsidR="000F5A01" w:rsidRPr="00196523">
        <w:rPr>
          <w:rFonts w:ascii="Times New Roman" w:eastAsia="宋体" w:hAnsi="Times New Roman" w:cs="Times New Roman" w:hint="eastAsia"/>
          <w:color w:val="000000" w:themeColor="text1"/>
        </w:rPr>
        <w:t>4</w:t>
      </w:r>
      <w:r w:rsidR="000F5A01" w:rsidRPr="00196523">
        <w:rPr>
          <w:rFonts w:ascii="Times New Roman" w:eastAsia="宋体" w:hAnsi="Times New Roman" w:cs="Times New Roman" w:hint="eastAsia"/>
          <w:color w:val="000000" w:themeColor="text1"/>
        </w:rPr>
        <w:t>棵。</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．在</w:t>
      </w: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阶</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color w:val="000000" w:themeColor="text1"/>
        </w:rPr>
        <w:t>树中，每个结点所含关键字个数最多是多少？最小是多少？</w:t>
      </w:r>
    </w:p>
    <w:p w:rsidR="00571348"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0F5A01" w:rsidRPr="00196523">
        <w:rPr>
          <w:rFonts w:ascii="Times New Roman" w:eastAsia="宋体" w:hAnsi="Times New Roman" w:cs="Times New Roman" w:hint="eastAsia"/>
          <w:color w:val="000000" w:themeColor="text1"/>
        </w:rPr>
        <w:t>在</w:t>
      </w:r>
      <w:r w:rsidR="000F5A01" w:rsidRPr="00196523">
        <w:rPr>
          <w:rFonts w:ascii="Times New Roman" w:eastAsia="宋体" w:hAnsi="Times New Roman" w:cs="Times New Roman" w:hint="eastAsia"/>
          <w:color w:val="000000" w:themeColor="text1"/>
        </w:rPr>
        <w:t>5</w:t>
      </w:r>
      <w:r w:rsidR="000F5A01" w:rsidRPr="00196523">
        <w:rPr>
          <w:rFonts w:ascii="Times New Roman" w:eastAsia="宋体" w:hAnsi="Times New Roman" w:cs="Times New Roman" w:hint="eastAsia"/>
          <w:color w:val="000000" w:themeColor="text1"/>
        </w:rPr>
        <w:t>阶</w:t>
      </w:r>
      <w:r w:rsidR="000F5A01" w:rsidRPr="00196523">
        <w:rPr>
          <w:rFonts w:ascii="Times New Roman" w:eastAsia="宋体" w:hAnsi="Times New Roman" w:cs="Times New Roman" w:hint="eastAsia"/>
          <w:color w:val="000000" w:themeColor="text1"/>
        </w:rPr>
        <w:t>B</w:t>
      </w:r>
      <w:r w:rsidR="000F5A01" w:rsidRPr="00196523">
        <w:rPr>
          <w:rFonts w:ascii="Times New Roman" w:eastAsia="宋体" w:hAnsi="Times New Roman" w:cs="Times New Roman" w:hint="eastAsia"/>
          <w:color w:val="000000" w:themeColor="text1"/>
        </w:rPr>
        <w:t>树中，每个结点中所含关键字个数最多是</w:t>
      </w:r>
      <w:r w:rsidR="000F5A01" w:rsidRPr="00196523">
        <w:rPr>
          <w:rFonts w:ascii="Times New Roman" w:eastAsia="宋体" w:hAnsi="Times New Roman" w:cs="Times New Roman" w:hint="eastAsia"/>
          <w:color w:val="000000" w:themeColor="text1"/>
        </w:rPr>
        <w:t>4</w:t>
      </w:r>
      <w:r w:rsidR="000F5A01" w:rsidRPr="00196523">
        <w:rPr>
          <w:rFonts w:ascii="Times New Roman" w:eastAsia="宋体" w:hAnsi="Times New Roman" w:cs="Times New Roman" w:hint="eastAsia"/>
          <w:color w:val="000000" w:themeColor="text1"/>
        </w:rPr>
        <w:t>个，最少是</w:t>
      </w:r>
      <w:r w:rsidR="000F5A01" w:rsidRPr="00196523">
        <w:rPr>
          <w:rFonts w:ascii="Times New Roman" w:eastAsia="宋体" w:hAnsi="Times New Roman" w:cs="Times New Roman" w:hint="eastAsia"/>
          <w:color w:val="000000" w:themeColor="text1"/>
        </w:rPr>
        <w:t>2</w:t>
      </w:r>
      <w:r w:rsidR="000F5A01" w:rsidRPr="00196523">
        <w:rPr>
          <w:rFonts w:ascii="Times New Roman" w:eastAsia="宋体" w:hAnsi="Times New Roman" w:cs="Times New Roman" w:hint="eastAsia"/>
          <w:color w:val="000000" w:themeColor="text1"/>
        </w:rPr>
        <w:t>个。</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．由</w:t>
      </w:r>
      <w:r w:rsidRPr="00196523">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个结点构造的二叉查找树，其最大</w:t>
      </w:r>
      <w:r w:rsidR="000F5A01" w:rsidRPr="00196523">
        <w:rPr>
          <w:rFonts w:ascii="Times New Roman" w:eastAsia="宋体" w:hAnsi="Times New Roman" w:cs="Times New Roman" w:hint="eastAsia"/>
          <w:color w:val="000000" w:themeColor="text1"/>
        </w:rPr>
        <w:t>高</w:t>
      </w:r>
      <w:r w:rsidRPr="00196523">
        <w:rPr>
          <w:rFonts w:ascii="Times New Roman" w:eastAsia="宋体" w:hAnsi="Times New Roman" w:cs="Times New Roman"/>
          <w:color w:val="000000" w:themeColor="text1"/>
        </w:rPr>
        <w:t>度和最小</w:t>
      </w:r>
      <w:r w:rsidR="000F5A01" w:rsidRPr="00196523">
        <w:rPr>
          <w:rFonts w:ascii="Times New Roman" w:eastAsia="宋体" w:hAnsi="Times New Roman" w:cs="Times New Roman" w:hint="eastAsia"/>
          <w:color w:val="000000" w:themeColor="text1"/>
        </w:rPr>
        <w:t>高</w:t>
      </w:r>
      <w:r w:rsidRPr="00196523">
        <w:rPr>
          <w:rFonts w:ascii="Times New Roman" w:eastAsia="宋体" w:hAnsi="Times New Roman" w:cs="Times New Roman"/>
          <w:color w:val="000000" w:themeColor="text1"/>
        </w:rPr>
        <w:t>度分别是多少？</w:t>
      </w:r>
    </w:p>
    <w:p w:rsidR="00571348"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0F5A01" w:rsidRPr="00196523">
        <w:rPr>
          <w:rFonts w:ascii="Times New Roman" w:eastAsia="宋体" w:hAnsi="Times New Roman" w:cs="Times New Roman" w:hint="eastAsia"/>
          <w:color w:val="000000" w:themeColor="text1"/>
        </w:rPr>
        <w:t>含</w:t>
      </w:r>
      <w:r w:rsidR="000F5A01" w:rsidRPr="00196523">
        <w:rPr>
          <w:rFonts w:ascii="Times New Roman" w:eastAsia="宋体" w:hAnsi="Times New Roman" w:cs="Times New Roman" w:hint="eastAsia"/>
          <w:color w:val="000000" w:themeColor="text1"/>
        </w:rPr>
        <w:t>6</w:t>
      </w:r>
      <w:r w:rsidR="000F5A01" w:rsidRPr="00196523">
        <w:rPr>
          <w:rFonts w:ascii="Times New Roman" w:eastAsia="宋体" w:hAnsi="Times New Roman" w:cs="Times New Roman" w:hint="eastAsia"/>
          <w:color w:val="000000" w:themeColor="text1"/>
        </w:rPr>
        <w:t>个结点的二叉查找树，最大</w:t>
      </w:r>
      <w:r w:rsidR="00AF7329" w:rsidRPr="00196523">
        <w:rPr>
          <w:rFonts w:ascii="Times New Roman" w:eastAsia="宋体" w:hAnsi="Times New Roman" w:cs="Times New Roman" w:hint="eastAsia"/>
          <w:color w:val="000000" w:themeColor="text1"/>
        </w:rPr>
        <w:t>高度是</w:t>
      </w:r>
      <w:r w:rsidR="00AF7329" w:rsidRPr="00196523">
        <w:rPr>
          <w:rFonts w:ascii="Times New Roman" w:eastAsia="宋体" w:hAnsi="Times New Roman" w:cs="Times New Roman" w:hint="eastAsia"/>
          <w:color w:val="000000" w:themeColor="text1"/>
        </w:rPr>
        <w:t>6</w:t>
      </w:r>
      <w:r w:rsidR="00AF7329" w:rsidRPr="00196523">
        <w:rPr>
          <w:rFonts w:ascii="Times New Roman" w:eastAsia="宋体" w:hAnsi="Times New Roman" w:cs="Times New Roman" w:hint="eastAsia"/>
          <w:color w:val="000000" w:themeColor="text1"/>
        </w:rPr>
        <w:t>，最小高度是</w:t>
      </w:r>
      <w:r w:rsidR="00AF7329" w:rsidRPr="00196523">
        <w:rPr>
          <w:rFonts w:ascii="Times New Roman" w:eastAsia="宋体" w:hAnsi="Times New Roman" w:cs="Times New Roman" w:hint="eastAsia"/>
          <w:color w:val="000000" w:themeColor="text1"/>
        </w:rPr>
        <w:t>3</w:t>
      </w:r>
      <w:r w:rsidR="00C8054F" w:rsidRPr="00196523">
        <w:rPr>
          <w:rFonts w:ascii="Times New Roman" w:eastAsia="宋体" w:hAnsi="Times New Roman" w:cs="Times New Roman" w:hint="eastAsia"/>
          <w:color w:val="000000" w:themeColor="text1"/>
        </w:rPr>
        <w:t>。例如，</w:t>
      </w:r>
      <w:r w:rsidR="00AF7329" w:rsidRPr="00196523">
        <w:rPr>
          <w:rFonts w:ascii="Times New Roman" w:eastAsia="宋体" w:hAnsi="Times New Roman" w:cs="Times New Roman" w:hint="eastAsia"/>
          <w:color w:val="000000" w:themeColor="text1"/>
        </w:rPr>
        <w:t>图</w:t>
      </w:r>
      <w:r w:rsidR="00AF7329"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C8054F" w:rsidRPr="00196523">
        <w:rPr>
          <w:rFonts w:ascii="Times New Roman" w:eastAsia="宋体" w:hAnsi="Times New Roman" w:cs="Times New Roman" w:hint="eastAsia"/>
          <w:color w:val="000000" w:themeColor="text1"/>
        </w:rPr>
        <w:t>5</w:t>
      </w:r>
      <w:r w:rsidR="00AF7329" w:rsidRPr="00196523">
        <w:rPr>
          <w:rFonts w:ascii="Times New Roman" w:eastAsia="宋体" w:hAnsi="Times New Roman" w:cs="Times New Roman" w:hint="eastAsia"/>
          <w:color w:val="000000" w:themeColor="text1"/>
        </w:rPr>
        <w:t>所示</w:t>
      </w:r>
      <w:r w:rsidR="00C8054F" w:rsidRPr="00196523">
        <w:rPr>
          <w:rFonts w:ascii="Times New Roman" w:eastAsia="宋体" w:hAnsi="Times New Roman" w:cs="Times New Roman" w:hint="eastAsia"/>
          <w:color w:val="000000" w:themeColor="text1"/>
        </w:rPr>
        <w:t>的是一棵由</w:t>
      </w:r>
      <w:r w:rsidR="00C8054F" w:rsidRPr="00196523">
        <w:rPr>
          <w:rFonts w:ascii="Times New Roman" w:eastAsia="宋体" w:hAnsi="Times New Roman" w:cs="Times New Roman" w:hint="eastAsia"/>
          <w:color w:val="000000" w:themeColor="text1"/>
        </w:rPr>
        <w:t>6</w:t>
      </w:r>
      <w:r w:rsidR="00C8054F" w:rsidRPr="00196523">
        <w:rPr>
          <w:rFonts w:ascii="Times New Roman" w:eastAsia="宋体" w:hAnsi="Times New Roman" w:cs="Times New Roman" w:hint="eastAsia"/>
          <w:color w:val="000000" w:themeColor="text1"/>
        </w:rPr>
        <w:t>个结点组成</w:t>
      </w:r>
      <w:proofErr w:type="gramStart"/>
      <w:r w:rsidR="00C8054F" w:rsidRPr="00196523">
        <w:rPr>
          <w:rFonts w:ascii="Times New Roman" w:eastAsia="宋体" w:hAnsi="Times New Roman" w:cs="Times New Roman" w:hint="eastAsia"/>
          <w:color w:val="000000" w:themeColor="text1"/>
        </w:rPr>
        <w:t>的二叉查找</w:t>
      </w:r>
      <w:proofErr w:type="gramEnd"/>
      <w:r w:rsidR="00C8054F" w:rsidRPr="00196523">
        <w:rPr>
          <w:rFonts w:ascii="Times New Roman" w:eastAsia="宋体" w:hAnsi="Times New Roman" w:cs="Times New Roman" w:hint="eastAsia"/>
          <w:color w:val="000000" w:themeColor="text1"/>
        </w:rPr>
        <w:t>树，其中没有度为</w:t>
      </w:r>
      <w:r w:rsidR="00C8054F" w:rsidRPr="00196523">
        <w:rPr>
          <w:rFonts w:ascii="Times New Roman" w:eastAsia="宋体" w:hAnsi="Times New Roman" w:cs="Times New Roman" w:hint="eastAsia"/>
          <w:color w:val="000000" w:themeColor="text1"/>
        </w:rPr>
        <w:t>2</w:t>
      </w:r>
      <w:r w:rsidR="00C8054F" w:rsidRPr="00196523">
        <w:rPr>
          <w:rFonts w:ascii="Times New Roman" w:eastAsia="宋体" w:hAnsi="Times New Roman" w:cs="Times New Roman" w:hint="eastAsia"/>
          <w:color w:val="000000" w:themeColor="text1"/>
        </w:rPr>
        <w:t>的结点，所以高度能达到最大</w:t>
      </w:r>
      <w:r w:rsidR="00AF7329" w:rsidRPr="00196523">
        <w:rPr>
          <w:rFonts w:ascii="Times New Roman" w:eastAsia="宋体" w:hAnsi="Times New Roman" w:cs="Times New Roman" w:hint="eastAsia"/>
          <w:color w:val="000000" w:themeColor="text1"/>
        </w:rPr>
        <w:t>。</w:t>
      </w:r>
      <w:r w:rsidR="00C8054F" w:rsidRPr="00196523">
        <w:rPr>
          <w:rFonts w:ascii="Times New Roman" w:eastAsia="宋体" w:hAnsi="Times New Roman" w:cs="Times New Roman" w:hint="eastAsia"/>
          <w:color w:val="000000" w:themeColor="text1"/>
        </w:rPr>
        <w:t>图</w:t>
      </w:r>
      <w:r w:rsidR="00C8054F"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C8054F" w:rsidRPr="00196523">
        <w:rPr>
          <w:rFonts w:ascii="Times New Roman" w:eastAsia="宋体" w:hAnsi="Times New Roman" w:cs="Times New Roman" w:hint="eastAsia"/>
          <w:color w:val="000000" w:themeColor="text1"/>
        </w:rPr>
        <w:t>6</w:t>
      </w:r>
      <w:r w:rsidR="00C8054F" w:rsidRPr="00196523">
        <w:rPr>
          <w:rFonts w:ascii="Times New Roman" w:eastAsia="宋体" w:hAnsi="Times New Roman" w:cs="Times New Roman" w:hint="eastAsia"/>
          <w:color w:val="000000" w:themeColor="text1"/>
        </w:rPr>
        <w:t>所示的是一棵高度最小</w:t>
      </w:r>
      <w:proofErr w:type="gramStart"/>
      <w:r w:rsidR="00C8054F" w:rsidRPr="00196523">
        <w:rPr>
          <w:rFonts w:ascii="Times New Roman" w:eastAsia="宋体" w:hAnsi="Times New Roman" w:cs="Times New Roman" w:hint="eastAsia"/>
          <w:color w:val="000000" w:themeColor="text1"/>
        </w:rPr>
        <w:t>的二叉查找</w:t>
      </w:r>
      <w:proofErr w:type="gramEnd"/>
      <w:r w:rsidR="00C8054F" w:rsidRPr="00196523">
        <w:rPr>
          <w:rFonts w:ascii="Times New Roman" w:eastAsia="宋体" w:hAnsi="Times New Roman" w:cs="Times New Roman" w:hint="eastAsia"/>
          <w:color w:val="000000" w:themeColor="text1"/>
        </w:rPr>
        <w:t>树。类似于满二叉树或完全二叉树，将结点尽量排满每层，以达到树高度最小的目的。</w:t>
      </w:r>
    </w:p>
    <w:p w:rsidR="00AF7329" w:rsidRPr="00196523" w:rsidRDefault="00065D97"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1973632" behindDoc="0" locked="0" layoutInCell="1" allowOverlap="1">
                <wp:simplePos x="0" y="0"/>
                <wp:positionH relativeFrom="column">
                  <wp:posOffset>613193</wp:posOffset>
                </wp:positionH>
                <wp:positionV relativeFrom="paragraph">
                  <wp:posOffset>117874</wp:posOffset>
                </wp:positionV>
                <wp:extent cx="1762760" cy="1783715"/>
                <wp:effectExtent l="0" t="0" r="8890" b="6985"/>
                <wp:wrapNone/>
                <wp:docPr id="1032" name="组合 1032"/>
                <wp:cNvGraphicFramePr/>
                <a:graphic xmlns:a="http://schemas.openxmlformats.org/drawingml/2006/main">
                  <a:graphicData uri="http://schemas.microsoft.com/office/word/2010/wordprocessingGroup">
                    <wpg:wgp>
                      <wpg:cNvGrpSpPr/>
                      <wpg:grpSpPr>
                        <a:xfrm>
                          <a:off x="0" y="0"/>
                          <a:ext cx="1762760" cy="1783715"/>
                          <a:chOff x="0" y="0"/>
                          <a:chExt cx="1762760" cy="1783715"/>
                        </a:xfrm>
                      </wpg:grpSpPr>
                      <wpg:grpSp>
                        <wpg:cNvPr id="2251" name="Group 9140"/>
                        <wpg:cNvGrpSpPr>
                          <a:grpSpLocks/>
                        </wpg:cNvGrpSpPr>
                        <wpg:grpSpPr bwMode="auto">
                          <a:xfrm>
                            <a:off x="0" y="0"/>
                            <a:ext cx="1762760" cy="1783715"/>
                            <a:chOff x="4976" y="1494"/>
                            <a:chExt cx="2777" cy="2811"/>
                          </a:xfrm>
                        </wpg:grpSpPr>
                        <wpg:grpSp>
                          <wpg:cNvPr id="2252" name="Group 9141"/>
                          <wpg:cNvGrpSpPr>
                            <a:grpSpLocks/>
                          </wpg:cNvGrpSpPr>
                          <wpg:grpSpPr bwMode="auto">
                            <a:xfrm>
                              <a:off x="5636" y="1494"/>
                              <a:ext cx="773" cy="1517"/>
                              <a:chOff x="5376" y="2742"/>
                              <a:chExt cx="773" cy="1517"/>
                            </a:xfrm>
                          </wpg:grpSpPr>
                          <wps:wsp>
                            <wps:cNvPr id="2253" name="Oval 9142"/>
                            <wps:cNvSpPr>
                              <a:spLocks noChangeArrowheads="1"/>
                            </wps:cNvSpPr>
                            <wps:spPr bwMode="auto">
                              <a:xfrm>
                                <a:off x="5388" y="2742"/>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1</w:t>
                                  </w:r>
                                </w:p>
                              </w:txbxContent>
                            </wps:txbx>
                            <wps:bodyPr rot="0" vert="horz" wrap="square" lIns="0" tIns="0" rIns="0" bIns="0" anchor="t" anchorCtr="0" upright="1">
                              <a:noAutofit/>
                            </wps:bodyPr>
                          </wps:wsp>
                          <wps:wsp>
                            <wps:cNvPr id="2254" name="Oval 9144"/>
                            <wps:cNvSpPr>
                              <a:spLocks noChangeArrowheads="1"/>
                            </wps:cNvSpPr>
                            <wps:spPr bwMode="auto">
                              <a:xfrm>
                                <a:off x="5866" y="3134"/>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6</w:t>
                                  </w:r>
                                </w:p>
                              </w:txbxContent>
                            </wps:txbx>
                            <wps:bodyPr rot="0" vert="horz" wrap="square" lIns="0" tIns="0" rIns="0" bIns="0" anchor="t" anchorCtr="0" upright="1">
                              <a:noAutofit/>
                            </wps:bodyPr>
                          </wps:wsp>
                          <wps:wsp>
                            <wps:cNvPr id="2255" name="Oval 9146"/>
                            <wps:cNvSpPr>
                              <a:spLocks noChangeArrowheads="1"/>
                            </wps:cNvSpPr>
                            <wps:spPr bwMode="auto">
                              <a:xfrm>
                                <a:off x="5830" y="397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3</w:t>
                                  </w:r>
                                </w:p>
                              </w:txbxContent>
                            </wps:txbx>
                            <wps:bodyPr rot="0" vert="horz" wrap="square" lIns="0" tIns="0" rIns="0" bIns="0" anchor="t" anchorCtr="0" upright="1">
                              <a:noAutofit/>
                            </wps:bodyPr>
                          </wps:wsp>
                          <wps:wsp>
                            <wps:cNvPr id="2256" name="Freeform 9149"/>
                            <wps:cNvSpPr>
                              <a:spLocks/>
                            </wps:cNvSpPr>
                            <wps:spPr bwMode="auto">
                              <a:xfrm>
                                <a:off x="5643" y="2960"/>
                                <a:ext cx="285" cy="21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7" name="Freeform 9151"/>
                            <wps:cNvSpPr>
                              <a:spLocks/>
                            </wps:cNvSpPr>
                            <wps:spPr bwMode="auto">
                              <a:xfrm flipH="1">
                                <a:off x="5578" y="3340"/>
                                <a:ext cx="301" cy="23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8" name="Oval 9146"/>
                            <wps:cNvSpPr>
                              <a:spLocks noChangeArrowheads="1"/>
                            </wps:cNvSpPr>
                            <wps:spPr bwMode="auto">
                              <a:xfrm>
                                <a:off x="5376" y="356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2</w:t>
                                  </w:r>
                                </w:p>
                              </w:txbxContent>
                            </wps:txbx>
                            <wps:bodyPr rot="0" vert="horz" wrap="square" lIns="0" tIns="0" rIns="0" bIns="0" anchor="t" anchorCtr="0" upright="1">
                              <a:noAutofit/>
                            </wps:bodyPr>
                          </wps:wsp>
                          <wps:wsp>
                            <wps:cNvPr id="2297" name="Freeform 9149"/>
                            <wps:cNvSpPr>
                              <a:spLocks/>
                            </wps:cNvSpPr>
                            <wps:spPr bwMode="auto">
                              <a:xfrm>
                                <a:off x="5594" y="3809"/>
                                <a:ext cx="285" cy="21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59" name="Text Box 9165"/>
                          <wps:cNvSpPr txBox="1">
                            <a:spLocks noChangeArrowheads="1"/>
                          </wps:cNvSpPr>
                          <wps:spPr bwMode="auto">
                            <a:xfrm>
                              <a:off x="4976" y="3993"/>
                              <a:ext cx="277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AF7329" w:rsidRDefault="008E537A" w:rsidP="00AF7329">
                                <w:pPr>
                                  <w:pStyle w:val="a6"/>
                                  <w:ind w:firstLineChars="0" w:firstLine="0"/>
                                  <w:rPr>
                                    <w:rFonts w:ascii="Times New Roman" w:hAnsi="Times New Roman" w:cs="Times New Roman"/>
                                    <w:b w:val="0"/>
                                  </w:rPr>
                                </w:pPr>
                                <w:r w:rsidRPr="00AF7329">
                                  <w:rPr>
                                    <w:rFonts w:ascii="Times New Roman" w:eastAsia="宋体" w:hAnsi="Times New Roman" w:cs="Times New Roman"/>
                                    <w:b w:val="0"/>
                                  </w:rPr>
                                  <w:t>图</w:t>
                                </w:r>
                                <w:r w:rsidRPr="00AF7329">
                                  <w:rPr>
                                    <w:rFonts w:ascii="Times New Roman" w:eastAsia="宋体" w:hAnsi="Times New Roman" w:cs="Times New Roman"/>
                                    <w:b w:val="0"/>
                                  </w:rPr>
                                  <w:t>8</w:t>
                                </w:r>
                                <w:r>
                                  <w:rPr>
                                    <w:rFonts w:ascii="Times New Roman" w:eastAsia="宋体" w:hAnsi="Times New Roman" w:cs="Times New Roman"/>
                                    <w:b w:val="0"/>
                                  </w:rPr>
                                  <w:t>-</w:t>
                                </w:r>
                                <w:r w:rsidRPr="00AF7329">
                                  <w:rPr>
                                    <w:rFonts w:ascii="Times New Roman" w:eastAsia="宋体" w:hAnsi="Times New Roman" w:cs="Times New Roman"/>
                                    <w:b w:val="0"/>
                                  </w:rPr>
                                  <w:t xml:space="preserve">5 </w:t>
                                </w:r>
                                <w:r w:rsidRPr="00AF7329">
                                  <w:rPr>
                                    <w:rFonts w:ascii="Times New Roman" w:eastAsia="宋体" w:hAnsi="Times New Roman" w:cs="Times New Roman"/>
                                    <w:b w:val="0"/>
                                  </w:rPr>
                                  <w:t>含</w:t>
                                </w:r>
                                <w:r w:rsidRPr="00AF7329">
                                  <w:rPr>
                                    <w:rFonts w:ascii="Times New Roman" w:eastAsia="宋体" w:hAnsi="Times New Roman" w:cs="Times New Roman"/>
                                    <w:b w:val="0"/>
                                  </w:rPr>
                                  <w:t>6</w:t>
                                </w:r>
                                <w:r w:rsidRPr="00AF7329">
                                  <w:rPr>
                                    <w:rFonts w:ascii="Times New Roman" w:eastAsia="宋体" w:hAnsi="Times New Roman" w:cs="Times New Roman"/>
                                    <w:b w:val="0"/>
                                  </w:rPr>
                                  <w:t>个结点的</w:t>
                                </w:r>
                                <w:r>
                                  <w:rPr>
                                    <w:rFonts w:ascii="Times New Roman" w:eastAsia="宋体" w:hAnsi="Times New Roman" w:cs="Times New Roman" w:hint="eastAsia"/>
                                    <w:b w:val="0"/>
                                  </w:rPr>
                                  <w:t>B</w:t>
                                </w:r>
                                <w:r>
                                  <w:rPr>
                                    <w:rFonts w:ascii="Times New Roman" w:eastAsia="宋体" w:hAnsi="Times New Roman" w:cs="Times New Roman"/>
                                    <w:b w:val="0"/>
                                  </w:rPr>
                                  <w:t>ST</w:t>
                                </w:r>
                                <w:r w:rsidRPr="00AF7329">
                                  <w:rPr>
                                    <w:rFonts w:ascii="Times New Roman" w:eastAsia="宋体" w:hAnsi="Times New Roman" w:cs="Times New Roman"/>
                                    <w:b w:val="0"/>
                                  </w:rPr>
                                  <w:t>树</w:t>
                                </w:r>
                              </w:p>
                            </w:txbxContent>
                          </wps:txbx>
                          <wps:bodyPr rot="0" vert="horz" wrap="square" lIns="0" tIns="0" rIns="0" bIns="0" anchor="t" anchorCtr="0" upright="1">
                            <a:noAutofit/>
                          </wps:bodyPr>
                        </wps:wsp>
                      </wpg:grpSp>
                      <wps:wsp>
                        <wps:cNvPr id="2261" name="Oval 9146"/>
                        <wps:cNvSpPr>
                          <a:spLocks noChangeArrowheads="1"/>
                        </wps:cNvSpPr>
                        <wps:spPr bwMode="auto">
                          <a:xfrm>
                            <a:off x="1021042" y="1034656"/>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4</w:t>
                              </w:r>
                            </w:p>
                          </w:txbxContent>
                        </wps:txbx>
                        <wps:bodyPr rot="0" vert="horz" wrap="square" lIns="0" tIns="0" rIns="0" bIns="0" anchor="t" anchorCtr="0" upright="1">
                          <a:noAutofit/>
                        </wps:bodyPr>
                      </wps:wsp>
                      <wps:wsp>
                        <wps:cNvPr id="2262" name="Freeform 9149"/>
                        <wps:cNvSpPr>
                          <a:spLocks/>
                        </wps:cNvSpPr>
                        <wps:spPr bwMode="auto">
                          <a:xfrm>
                            <a:off x="871289" y="930283"/>
                            <a:ext cx="180910" cy="13392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3" name="Oval 9146"/>
                        <wps:cNvSpPr>
                          <a:spLocks noChangeArrowheads="1"/>
                        </wps:cNvSpPr>
                        <wps:spPr bwMode="auto">
                          <a:xfrm>
                            <a:off x="1352313" y="1268361"/>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5</w:t>
                              </w:r>
                            </w:p>
                          </w:txbxContent>
                        </wps:txbx>
                        <wps:bodyPr rot="0" vert="horz" wrap="square" lIns="0" tIns="0" rIns="0" bIns="0" anchor="t" anchorCtr="0" upright="1">
                          <a:noAutofit/>
                        </wps:bodyPr>
                      </wps:wsp>
                      <wps:wsp>
                        <wps:cNvPr id="2264" name="Freeform 9149"/>
                        <wps:cNvSpPr>
                          <a:spLocks/>
                        </wps:cNvSpPr>
                        <wps:spPr bwMode="auto">
                          <a:xfrm>
                            <a:off x="1182140" y="1175333"/>
                            <a:ext cx="180340" cy="133350"/>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组合 1032" o:spid="_x0000_s3378" style="position:absolute;left:0;text-align:left;margin-left:48.3pt;margin-top:9.3pt;width:138.8pt;height:140.45pt;z-index:251973632" coordsize="17627,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">
                <v:group id="_x0000_s3379" style="position:absolute;width:17627;height:17837" coordorigin="4976,1494" coordsize="2777,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">
                  <v:group id="Group 9141" o:spid="_x0000_s3380" style="position:absolute;left:5636;top:1494;width:773;height:1517" coordorigin="5376,2742" coordsize="773,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">
                    <v:oval id="Oval 9142" o:spid="_x0000_s3381" style="position:absolute;left:5388;top:2742;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1</w:t>
                            </w:r>
                          </w:p>
                        </w:txbxContent>
                      </v:textbox>
                    </v:oval>
                    <v:oval id="Oval 9144" o:spid="_x0000_s3382" style="position:absolute;left:5866;top:3134;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6</w:t>
                            </w:r>
                          </w:p>
                        </w:txbxContent>
                      </v:textbox>
                    </v:oval>
                    <v:oval id="Oval 9146" o:spid="_x0000_s3383" style="position:absolute;left:5830;top:39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3</w:t>
                            </w:r>
                          </w:p>
                        </w:txbxContent>
                      </v:textbox>
                    </v:oval>
                    <v:shape id="Freeform 9149" o:spid="_x0000_s3384" style="position:absolute;left:5643;top:2960;width:285;height:21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" path="m427,249l,e" filled="f">
                      <v:path arrowok="t" o:connecttype="custom" o:connectlocs="285,211;0,0" o:connectangles="0,0"/>
                    </v:shape>
                    <v:shape id="Freeform 9151" o:spid="_x0000_s3385" style="position:absolute;left:5578;top:3340;width:301;height:23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" path="m301,231l,e" filled="f">
                      <v:path arrowok="t" o:connecttype="custom" o:connectlocs="301,231;0,0" o:connectangles="0,0"/>
                    </v:shape>
                    <v:oval id="Oval 9146" o:spid="_x0000_s3386" style="position:absolute;left:5376;top:35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2</w:t>
                            </w:r>
                          </w:p>
                        </w:txbxContent>
                      </v:textbox>
                    </v:oval>
                    <v:shape id="Freeform 9149" o:spid="_x0000_s3387" style="position:absolute;left:5594;top:3809;width:285;height:21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" path="m427,249l,e" filled="f">
                      <v:path arrowok="t" o:connecttype="custom" o:connectlocs="285,211;0,0" o:connectangles="0,0"/>
                    </v:shape>
                  </v:group>
                  <v:shape id="_x0000_s3388" type="#_x0000_t202" style="position:absolute;left:4976;top:3993;width:277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" filled="f" stroked="f">
                    <v:textbox inset="0,0,0,0">
                      <w:txbxContent>
                        <w:p w:rsidR="008E537A" w:rsidRPr="00AF7329" w:rsidRDefault="008E537A" w:rsidP="00AF7329">
                          <w:pPr>
                            <w:pStyle w:val="a6"/>
                            <w:ind w:firstLineChars="0" w:firstLine="0"/>
                            <w:rPr>
                              <w:rFonts w:ascii="Times New Roman" w:hAnsi="Times New Roman" w:cs="Times New Roman"/>
                              <w:b w:val="0"/>
                            </w:rPr>
                          </w:pPr>
                          <w:r w:rsidRPr="00AF7329">
                            <w:rPr>
                              <w:rFonts w:ascii="Times New Roman" w:eastAsia="宋体" w:hAnsi="Times New Roman" w:cs="Times New Roman"/>
                              <w:b w:val="0"/>
                            </w:rPr>
                            <w:t>图</w:t>
                          </w:r>
                          <w:r w:rsidRPr="00AF7329">
                            <w:rPr>
                              <w:rFonts w:ascii="Times New Roman" w:eastAsia="宋体" w:hAnsi="Times New Roman" w:cs="Times New Roman"/>
                              <w:b w:val="0"/>
                            </w:rPr>
                            <w:t>8</w:t>
                          </w:r>
                          <w:r>
                            <w:rPr>
                              <w:rFonts w:ascii="Times New Roman" w:eastAsia="宋体" w:hAnsi="Times New Roman" w:cs="Times New Roman"/>
                              <w:b w:val="0"/>
                            </w:rPr>
                            <w:t>-</w:t>
                          </w:r>
                          <w:r w:rsidRPr="00AF7329">
                            <w:rPr>
                              <w:rFonts w:ascii="Times New Roman" w:eastAsia="宋体" w:hAnsi="Times New Roman" w:cs="Times New Roman"/>
                              <w:b w:val="0"/>
                            </w:rPr>
                            <w:t xml:space="preserve">5 </w:t>
                          </w:r>
                          <w:r w:rsidRPr="00AF7329">
                            <w:rPr>
                              <w:rFonts w:ascii="Times New Roman" w:eastAsia="宋体" w:hAnsi="Times New Roman" w:cs="Times New Roman"/>
                              <w:b w:val="0"/>
                            </w:rPr>
                            <w:t>含</w:t>
                          </w:r>
                          <w:r w:rsidRPr="00AF7329">
                            <w:rPr>
                              <w:rFonts w:ascii="Times New Roman" w:eastAsia="宋体" w:hAnsi="Times New Roman" w:cs="Times New Roman"/>
                              <w:b w:val="0"/>
                            </w:rPr>
                            <w:t>6</w:t>
                          </w:r>
                          <w:r w:rsidRPr="00AF7329">
                            <w:rPr>
                              <w:rFonts w:ascii="Times New Roman" w:eastAsia="宋体" w:hAnsi="Times New Roman" w:cs="Times New Roman"/>
                              <w:b w:val="0"/>
                            </w:rPr>
                            <w:t>个结点的</w:t>
                          </w:r>
                          <w:r>
                            <w:rPr>
                              <w:rFonts w:ascii="Times New Roman" w:eastAsia="宋体" w:hAnsi="Times New Roman" w:cs="Times New Roman" w:hint="eastAsia"/>
                              <w:b w:val="0"/>
                            </w:rPr>
                            <w:t>B</w:t>
                          </w:r>
                          <w:r>
                            <w:rPr>
                              <w:rFonts w:ascii="Times New Roman" w:eastAsia="宋体" w:hAnsi="Times New Roman" w:cs="Times New Roman"/>
                              <w:b w:val="0"/>
                            </w:rPr>
                            <w:t>ST</w:t>
                          </w:r>
                          <w:r w:rsidRPr="00AF7329">
                            <w:rPr>
                              <w:rFonts w:ascii="Times New Roman" w:eastAsia="宋体" w:hAnsi="Times New Roman" w:cs="Times New Roman"/>
                              <w:b w:val="0"/>
                            </w:rPr>
                            <w:t>树</w:t>
                          </w:r>
                        </w:p>
                      </w:txbxContent>
                    </v:textbox>
                  </v:shape>
                </v:group>
                <v:oval id="Oval 9146" o:spid="_x0000_s3389" style="position:absolute;left:10210;top:10346;width:179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4</w:t>
                        </w:r>
                      </w:p>
                    </w:txbxContent>
                  </v:textbox>
                </v:oval>
                <v:shape id="Freeform 9149" o:spid="_x0000_s3390" style="position:absolute;left:8712;top:9302;width:1809;height:1340;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" path="m427,249l,e" filled="f">
                  <v:path arrowok="t" o:connecttype="custom" o:connectlocs="180910,133921;0,0" o:connectangles="0,0"/>
                </v:shape>
                <v:oval id="Oval 9146" o:spid="_x0000_s3391" style="position:absolute;left:13523;top:12683;width:1790;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" filled="f">
                  <v:textbox inset="0,0,0,0">
                    <w:txbxContent>
                      <w:p w:rsidR="008E537A" w:rsidRPr="00C8054F"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5</w:t>
                        </w:r>
                      </w:p>
                    </w:txbxContent>
                  </v:textbox>
                </v:oval>
                <v:shape id="Freeform 9149" o:spid="_x0000_s3392" style="position:absolute;left:11821;top:11753;width:1803;height:1333;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" path="m427,249l,e" filled="f">
                  <v:path arrowok="t" o:connecttype="custom" o:connectlocs="180340,133350;0,0" o:connectangles="0,0"/>
                </v:shape>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1960320" behindDoc="0" locked="0" layoutInCell="1" allowOverlap="1" wp14:anchorId="0049CAE3" wp14:editId="29F917FE">
                <wp:simplePos x="0" y="0"/>
                <wp:positionH relativeFrom="column">
                  <wp:posOffset>3181350</wp:posOffset>
                </wp:positionH>
                <wp:positionV relativeFrom="paragraph">
                  <wp:posOffset>354965</wp:posOffset>
                </wp:positionV>
                <wp:extent cx="1666875" cy="1243330"/>
                <wp:effectExtent l="0" t="0" r="9525" b="13970"/>
                <wp:wrapTopAndBottom/>
                <wp:docPr id="2215" name="Group 9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6875" cy="1243330"/>
                          <a:chOff x="4865" y="1495"/>
                          <a:chExt cx="2237" cy="1609"/>
                        </a:xfrm>
                      </wpg:grpSpPr>
                      <wpg:grpSp>
                        <wpg:cNvPr id="2216" name="Group 9141"/>
                        <wpg:cNvGrpSpPr>
                          <a:grpSpLocks/>
                        </wpg:cNvGrpSpPr>
                        <wpg:grpSpPr bwMode="auto">
                          <a:xfrm>
                            <a:off x="5024" y="1495"/>
                            <a:ext cx="1646" cy="1111"/>
                            <a:chOff x="4764" y="2743"/>
                            <a:chExt cx="1646" cy="1111"/>
                          </a:xfrm>
                        </wpg:grpSpPr>
                        <wps:wsp>
                          <wps:cNvPr id="2217" name="Oval 9142"/>
                          <wps:cNvSpPr>
                            <a:spLocks noChangeArrowheads="1"/>
                          </wps:cNvSpPr>
                          <wps:spPr bwMode="auto">
                            <a:xfrm>
                              <a:off x="5574" y="2743"/>
                              <a:ext cx="283" cy="2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C55D5" w:rsidRDefault="008E537A" w:rsidP="00AF7329">
                                <w:pPr>
                                  <w:pStyle w:val="a6"/>
                                  <w:ind w:firstLineChars="0" w:firstLine="0"/>
                                  <w:rPr>
                                    <w:rFonts w:ascii="Times New Roman" w:hAnsi="Times New Roman" w:cs="Times New Roman"/>
                                    <w:b w:val="0"/>
                                    <w:sz w:val="15"/>
                                  </w:rPr>
                                </w:pPr>
                                <w:r>
                                  <w:rPr>
                                    <w:rFonts w:ascii="Times New Roman" w:hAnsi="Times New Roman" w:cs="Times New Roman"/>
                                    <w:b w:val="0"/>
                                    <w:sz w:val="15"/>
                                  </w:rPr>
                                  <w:t>4</w:t>
                                </w:r>
                              </w:p>
                            </w:txbxContent>
                          </wps:txbx>
                          <wps:bodyPr rot="0" vert="horz" wrap="square" lIns="0" tIns="0" rIns="0" bIns="0" anchor="t" anchorCtr="0" upright="1">
                            <a:noAutofit/>
                          </wps:bodyPr>
                        </wps:wsp>
                        <wps:wsp>
                          <wps:cNvPr id="2218" name="Oval 9144"/>
                          <wps:cNvSpPr>
                            <a:spLocks noChangeArrowheads="1"/>
                          </wps:cNvSpPr>
                          <wps:spPr bwMode="auto">
                            <a:xfrm>
                              <a:off x="6127" y="3056"/>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6</w:t>
                                </w:r>
                              </w:p>
                            </w:txbxContent>
                          </wps:txbx>
                          <wps:bodyPr rot="0" vert="horz" wrap="square" lIns="0" tIns="0" rIns="0" bIns="0" anchor="t" anchorCtr="0" upright="1">
                            <a:noAutofit/>
                          </wps:bodyPr>
                        </wps:wsp>
                        <wps:wsp>
                          <wps:cNvPr id="2220" name="Freeform 9149"/>
                          <wps:cNvSpPr>
                            <a:spLocks/>
                          </wps:cNvSpPr>
                          <wps:spPr bwMode="auto">
                            <a:xfrm flipH="1">
                              <a:off x="5284" y="2961"/>
                              <a:ext cx="313" cy="1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1" name="Oval 9150"/>
                          <wps:cNvSpPr>
                            <a:spLocks noChangeArrowheads="1"/>
                          </wps:cNvSpPr>
                          <wps:spPr bwMode="auto">
                            <a:xfrm>
                              <a:off x="5022" y="3088"/>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2</w:t>
                                </w:r>
                              </w:p>
                            </w:txbxContent>
                          </wps:txbx>
                          <wps:bodyPr rot="0" vert="horz" wrap="square" lIns="0" tIns="0" rIns="0" bIns="0" anchor="t" anchorCtr="0" upright="1">
                            <a:noAutofit/>
                          </wps:bodyPr>
                        </wps:wsp>
                        <wps:wsp>
                          <wps:cNvPr id="2222" name="Oval 9152"/>
                          <wps:cNvSpPr>
                            <a:spLocks noChangeArrowheads="1"/>
                          </wps:cNvSpPr>
                          <wps:spPr bwMode="auto">
                            <a:xfrm>
                              <a:off x="5326"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3</w:t>
                                </w:r>
                              </w:p>
                            </w:txbxContent>
                          </wps:txbx>
                          <wps:bodyPr rot="0" vert="horz" wrap="square" lIns="0" tIns="0" rIns="0" bIns="0" anchor="t" anchorCtr="0" upright="1">
                            <a:noAutofit/>
                          </wps:bodyPr>
                        </wps:wsp>
                        <wps:wsp>
                          <wps:cNvPr id="2223" name="Oval 9153"/>
                          <wps:cNvSpPr>
                            <a:spLocks noChangeArrowheads="1"/>
                          </wps:cNvSpPr>
                          <wps:spPr bwMode="auto">
                            <a:xfrm>
                              <a:off x="5849" y="3539"/>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5</w:t>
                                </w:r>
                              </w:p>
                            </w:txbxContent>
                          </wps:txbx>
                          <wps:bodyPr rot="0" vert="horz" wrap="square" lIns="0" tIns="0" rIns="0" bIns="0" anchor="t" anchorCtr="0" upright="1">
                            <a:noAutofit/>
                          </wps:bodyPr>
                        </wps:wsp>
                        <wps:wsp>
                          <wps:cNvPr id="2224" name="Oval 9156"/>
                          <wps:cNvSpPr>
                            <a:spLocks noChangeArrowheads="1"/>
                          </wps:cNvSpPr>
                          <wps:spPr bwMode="auto">
                            <a:xfrm>
                              <a:off x="4764" y="3571"/>
                              <a:ext cx="283" cy="28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1</w:t>
                                </w:r>
                              </w:p>
                            </w:txbxContent>
                          </wps:txbx>
                          <wps:bodyPr rot="0" vert="horz" wrap="square" lIns="0" tIns="0" rIns="0" bIns="0" anchor="t" anchorCtr="0" upright="1">
                            <a:noAutofit/>
                          </wps:bodyPr>
                        </wps:wsp>
                        <wps:wsp>
                          <wps:cNvPr id="2225" name="Freeform 9160"/>
                          <wps:cNvSpPr>
                            <a:spLocks/>
                          </wps:cNvSpPr>
                          <wps:spPr bwMode="auto">
                            <a:xfrm flipH="1">
                              <a:off x="4904"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 name="Freeform 9149"/>
                          <wps:cNvSpPr>
                            <a:spLocks/>
                          </wps:cNvSpPr>
                          <wps:spPr bwMode="auto">
                            <a:xfrm>
                              <a:off x="5823" y="2961"/>
                              <a:ext cx="324" cy="181"/>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7" name="Freeform 9160"/>
                          <wps:cNvSpPr>
                            <a:spLocks/>
                          </wps:cNvSpPr>
                          <wps:spPr bwMode="auto">
                            <a:xfrm>
                              <a:off x="5230" y="3350"/>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8" name="Freeform 9160"/>
                          <wps:cNvSpPr>
                            <a:spLocks/>
                          </wps:cNvSpPr>
                          <wps:spPr bwMode="auto">
                            <a:xfrm flipH="1">
                              <a:off x="6015" y="3322"/>
                              <a:ext cx="184" cy="221"/>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30" name="Text Box 9165"/>
                        <wps:cNvSpPr txBox="1">
                          <a:spLocks noChangeArrowheads="1"/>
                        </wps:cNvSpPr>
                        <wps:spPr bwMode="auto">
                          <a:xfrm>
                            <a:off x="4865" y="2792"/>
                            <a:ext cx="223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AF7329">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-6</w:t>
                              </w:r>
                              <w:r>
                                <w:rPr>
                                  <w:rFonts w:ascii="宋体" w:eastAsia="宋体" w:hAnsi="宋体" w:cs="宋体"/>
                                  <w:b w:val="0"/>
                                </w:rPr>
                                <w:t xml:space="preserve"> </w:t>
                              </w:r>
                              <w:r>
                                <w:rPr>
                                  <w:rFonts w:ascii="宋体" w:eastAsia="宋体" w:hAnsi="宋体" w:cs="宋体" w:hint="eastAsia"/>
                                  <w:b w:val="0"/>
                                </w:rPr>
                                <w:t>含</w:t>
                              </w:r>
                              <w:r w:rsidRPr="00AF7329">
                                <w:rPr>
                                  <w:rFonts w:ascii="Times New Roman" w:eastAsia="宋体" w:hAnsi="Times New Roman" w:cs="Times New Roman"/>
                                  <w:b w:val="0"/>
                                </w:rPr>
                                <w:t>6</w:t>
                              </w:r>
                              <w:r>
                                <w:rPr>
                                  <w:rFonts w:ascii="宋体" w:eastAsia="宋体" w:hAnsi="宋体" w:cs="宋体"/>
                                  <w:b w:val="0"/>
                                </w:rPr>
                                <w:t>个</w:t>
                              </w:r>
                              <w:r>
                                <w:rPr>
                                  <w:rFonts w:ascii="宋体" w:eastAsia="宋体" w:hAnsi="宋体" w:cs="宋体" w:hint="eastAsia"/>
                                  <w:b w:val="0"/>
                                </w:rPr>
                                <w:t>结点的</w:t>
                              </w:r>
                              <w:r w:rsidRPr="00AF7329">
                                <w:rPr>
                                  <w:rFonts w:ascii="Times New Roman" w:eastAsia="宋体" w:hAnsi="Times New Roman" w:cs="Times New Roman"/>
                                  <w:b w:val="0"/>
                                </w:rPr>
                                <w:t>BST</w:t>
                              </w:r>
                              <w:r>
                                <w:rPr>
                                  <w:rFonts w:ascii="宋体" w:eastAsia="宋体" w:hAnsi="宋体" w:cs="宋体" w:hint="eastAsia"/>
                                  <w:b w:val="0"/>
                                </w:rPr>
                                <w:t>树</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49CAE3" id="_x0000_s3393" style="position:absolute;left:0;text-align:left;margin-left:250.5pt;margin-top:27.95pt;width:131.25pt;height:97.9pt;z-index:251960320;mso-width-relative:margin;mso-height-relative:margin" coordorigin="4865,1495" coordsize="2237,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">
                <v:group id="Group 9141" o:spid="_x0000_s3394" style="position:absolute;left:5024;top:1495;width:1646;height:1111" coordorigin="4764,2743" coordsize="1646,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">
                  <v:oval id="Oval 9142" o:spid="_x0000_s3395" style="position:absolute;left:5574;top:2743;width:2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" filled="f">
                    <v:textbox inset="0,0,0,0">
                      <w:txbxContent>
                        <w:p w:rsidR="008E537A" w:rsidRPr="002C55D5" w:rsidRDefault="008E537A" w:rsidP="00AF7329">
                          <w:pPr>
                            <w:pStyle w:val="a6"/>
                            <w:ind w:firstLineChars="0" w:firstLine="0"/>
                            <w:rPr>
                              <w:rFonts w:ascii="Times New Roman" w:hAnsi="Times New Roman" w:cs="Times New Roman"/>
                              <w:b w:val="0"/>
                              <w:sz w:val="15"/>
                            </w:rPr>
                          </w:pPr>
                          <w:r>
                            <w:rPr>
                              <w:rFonts w:ascii="Times New Roman" w:hAnsi="Times New Roman" w:cs="Times New Roman"/>
                              <w:b w:val="0"/>
                              <w:sz w:val="15"/>
                            </w:rPr>
                            <w:t>4</w:t>
                          </w:r>
                        </w:p>
                      </w:txbxContent>
                    </v:textbox>
                  </v:oval>
                  <v:oval id="Oval 9144" o:spid="_x0000_s3396" style="position:absolute;left:6127;top:305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" filled="f">
                    <v:textbox inset="0,0,0,0">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6</w:t>
                          </w:r>
                        </w:p>
                      </w:txbxContent>
                    </v:textbox>
                  </v:oval>
                  <v:shape id="Freeform 9149" o:spid="_x0000_s3397" style="position:absolute;left:5284;top:2961;width:313;height:18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" path="m427,249l,e" filled="f">
                    <v:path arrowok="t" o:connecttype="custom" o:connectlocs="313,185;0,0" o:connectangles="0,0"/>
                  </v:shape>
                  <v:oval id="Oval 9150" o:spid="_x0000_s3398" style="position:absolute;left:5022;top:308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" filled="f">
                    <v:textbox inset="0,0,0,0">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2</w:t>
                          </w:r>
                        </w:p>
                      </w:txbxContent>
                    </v:textbox>
                  </v:oval>
                  <v:oval id="Oval 9152" o:spid="_x0000_s3399" style="position:absolute;left:5326;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" filled="f">
                    <v:textbox inset="0,0,0,0">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3</w:t>
                          </w:r>
                        </w:p>
                      </w:txbxContent>
                    </v:textbox>
                  </v:oval>
                  <v:oval id="Oval 9153" o:spid="_x0000_s3400" style="position:absolute;left:5849;top:353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" filled="f">
                    <v:textbox inset="0,0,0,0">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5</w:t>
                          </w:r>
                        </w:p>
                      </w:txbxContent>
                    </v:textbox>
                  </v:oval>
                  <v:oval id="Oval 9156" o:spid="_x0000_s3401" style="position:absolute;left:4764;top:357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" filled="f">
                    <v:textbox inset="0,0,0,0">
                      <w:txbxContent>
                        <w:p w:rsidR="008E537A" w:rsidRPr="00AF7329" w:rsidRDefault="008E537A" w:rsidP="00AF7329">
                          <w:pPr>
                            <w:pStyle w:val="a6"/>
                            <w:ind w:firstLineChars="0" w:firstLine="0"/>
                            <w:rPr>
                              <w:rFonts w:ascii="Times New Roman" w:eastAsiaTheme="minorEastAsia" w:hAnsi="Times New Roman" w:cs="Times New Roman"/>
                              <w:b w:val="0"/>
                              <w:sz w:val="15"/>
                            </w:rPr>
                          </w:pPr>
                          <w:r>
                            <w:rPr>
                              <w:rFonts w:ascii="Times New Roman" w:eastAsiaTheme="minorEastAsia" w:hAnsi="Times New Roman" w:cs="Times New Roman" w:hint="eastAsia"/>
                              <w:b w:val="0"/>
                              <w:sz w:val="15"/>
                            </w:rPr>
                            <w:t>1</w:t>
                          </w:r>
                        </w:p>
                      </w:txbxContent>
                    </v:textbox>
                  </v:oval>
                  <v:shape id="Freeform 9160" o:spid="_x0000_s3402" style="position:absolute;left:4904;top:3350;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" path="m301,231l,e" filled="f">
                    <v:path arrowok="t" o:connecttype="custom" o:connectlocs="184,221;0,0" o:connectangles="0,0"/>
                  </v:shape>
                  <v:shape id="Freeform 9149" o:spid="_x0000_s3403" style="position:absolute;left:5823;top:2961;width:324;height:18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" path="m427,249l,e" filled="f">
                    <v:path arrowok="t" o:connecttype="custom" o:connectlocs="324,181;0,0" o:connectangles="0,0"/>
                  </v:shape>
                  <v:shape id="Freeform 9160" o:spid="_x0000_s3404" style="position:absolute;left:5230;top:3350;width:184;height:221;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" path="m301,231l,e" filled="f">
                    <v:path arrowok="t" o:connecttype="custom" o:connectlocs="184,221;0,0" o:connectangles="0,0"/>
                  </v:shape>
                  <v:shape id="Freeform 9160" o:spid="_x0000_s3405" style="position:absolute;left:6015;top:3322;width:184;height:221;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" path="m301,231l,e" filled="f">
                    <v:path arrowok="t" o:connecttype="custom" o:connectlocs="184,221;0,0" o:connectangles="0,0"/>
                  </v:shape>
                </v:group>
                <v:shape id="_x0000_s3406" type="#_x0000_t202" style="position:absolute;left:4865;top:2792;width:223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" filled="f" stroked="f">
                  <v:textbox inset="0,0,0,0">
                    <w:txbxContent>
                      <w:p w:rsidR="008E537A" w:rsidRPr="00960AC6" w:rsidRDefault="008E537A" w:rsidP="00AF7329">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-6</w:t>
                        </w:r>
                        <w:r>
                          <w:rPr>
                            <w:rFonts w:ascii="宋体" w:eastAsia="宋体" w:hAnsi="宋体" w:cs="宋体"/>
                            <w:b w:val="0"/>
                          </w:rPr>
                          <w:t xml:space="preserve"> </w:t>
                        </w:r>
                        <w:r>
                          <w:rPr>
                            <w:rFonts w:ascii="宋体" w:eastAsia="宋体" w:hAnsi="宋体" w:cs="宋体" w:hint="eastAsia"/>
                            <w:b w:val="0"/>
                          </w:rPr>
                          <w:t>含</w:t>
                        </w:r>
                        <w:r w:rsidRPr="00AF7329">
                          <w:rPr>
                            <w:rFonts w:ascii="Times New Roman" w:eastAsia="宋体" w:hAnsi="Times New Roman" w:cs="Times New Roman"/>
                            <w:b w:val="0"/>
                          </w:rPr>
                          <w:t>6</w:t>
                        </w:r>
                        <w:r>
                          <w:rPr>
                            <w:rFonts w:ascii="宋体" w:eastAsia="宋体" w:hAnsi="宋体" w:cs="宋体"/>
                            <w:b w:val="0"/>
                          </w:rPr>
                          <w:t>个</w:t>
                        </w:r>
                        <w:r>
                          <w:rPr>
                            <w:rFonts w:ascii="宋体" w:eastAsia="宋体" w:hAnsi="宋体" w:cs="宋体" w:hint="eastAsia"/>
                            <w:b w:val="0"/>
                          </w:rPr>
                          <w:t>结点的</w:t>
                        </w:r>
                        <w:r w:rsidRPr="00AF7329">
                          <w:rPr>
                            <w:rFonts w:ascii="Times New Roman" w:eastAsia="宋体" w:hAnsi="Times New Roman" w:cs="Times New Roman"/>
                            <w:b w:val="0"/>
                          </w:rPr>
                          <w:t>BST</w:t>
                        </w:r>
                        <w:r>
                          <w:rPr>
                            <w:rFonts w:ascii="宋体" w:eastAsia="宋体" w:hAnsi="宋体" w:cs="宋体" w:hint="eastAsia"/>
                            <w:b w:val="0"/>
                          </w:rPr>
                          <w:t>树</w:t>
                        </w:r>
                      </w:p>
                    </w:txbxContent>
                  </v:textbox>
                </v:shape>
                <w10:wrap type="topAndBottom"/>
              </v:group>
            </w:pict>
          </mc:Fallback>
        </mc:AlternateContent>
      </w:r>
    </w:p>
    <w:p w:rsidR="00AF7329" w:rsidRPr="00196523" w:rsidRDefault="00AF7329" w:rsidP="001C30E9">
      <w:pPr>
        <w:ind w:firstLineChars="150" w:firstLine="315"/>
        <w:rPr>
          <w:rFonts w:ascii="Times New Roman" w:eastAsia="宋体" w:hAnsi="Times New Roman" w:cs="Times New Roman"/>
          <w:color w:val="000000" w:themeColor="text1"/>
        </w:rPr>
      </w:pPr>
    </w:p>
    <w:p w:rsidR="00AF7329" w:rsidRPr="00196523" w:rsidRDefault="00AF7329" w:rsidP="001C30E9">
      <w:pPr>
        <w:ind w:firstLineChars="150" w:firstLine="315"/>
        <w:rPr>
          <w:rFonts w:ascii="Times New Roman" w:eastAsia="宋体" w:hAnsi="Times New Roman" w:cs="Times New Roman"/>
          <w:color w:val="000000" w:themeColor="text1"/>
        </w:rPr>
      </w:pP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．二叉查找树具有什么特点？</w:t>
      </w:r>
    </w:p>
    <w:p w:rsidR="00571348" w:rsidRPr="00196523" w:rsidRDefault="00514FEE" w:rsidP="001C30E9">
      <w:pPr>
        <w:autoSpaceDE w:val="0"/>
        <w:autoSpaceDN w:val="0"/>
        <w:adjustRightInd w:val="0"/>
        <w:ind w:firstLine="420"/>
        <w:jc w:val="left"/>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C8054F" w:rsidRPr="00196523">
        <w:rPr>
          <w:rFonts w:ascii="Times New Roman" w:eastAsia="宋体" w:hAnsi="Times New Roman" w:cs="Times New Roman" w:hint="eastAsia"/>
          <w:color w:val="000000" w:themeColor="text1"/>
        </w:rPr>
        <w:t>二叉查找树是一棵“有序”树。树中各结点保存的关键字需要满足相应的有序性。具体来说，对每个结点来说，其左子树中所有结点中的关键字小于该结点中的关键字，右子树中所有结点中的关键字大于该结点中的关键字。所以，当对二叉查找树进</w:t>
      </w:r>
      <w:r w:rsidR="00C8054F" w:rsidRPr="00196523">
        <w:rPr>
          <w:rFonts w:ascii="Times New Roman" w:eastAsia="宋体" w:hAnsi="Times New Roman" w:cs="Times New Roman" w:hint="eastAsia"/>
          <w:color w:val="000000" w:themeColor="text1"/>
        </w:rPr>
        <w:lastRenderedPageBreak/>
        <w:t>行中序遍历时，能得到一个升序序列。</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6</w:t>
      </w:r>
      <w:r w:rsidRPr="00196523">
        <w:rPr>
          <w:rFonts w:ascii="Times New Roman" w:eastAsia="宋体" w:hAnsi="Times New Roman" w:cs="Times New Roman"/>
          <w:color w:val="000000" w:themeColor="text1"/>
        </w:rPr>
        <w:t>．二叉查找树中最大的关键字和最小的关键字分别位于什么位置？</w:t>
      </w:r>
    </w:p>
    <w:p w:rsidR="00A7379A"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C954D2" w:rsidRPr="00196523">
        <w:rPr>
          <w:rFonts w:ascii="Times New Roman" w:eastAsia="宋体" w:hAnsi="Times New Roman" w:cs="Times New Roman" w:hint="eastAsia"/>
          <w:color w:val="000000" w:themeColor="text1"/>
        </w:rPr>
        <w:t>从根结点沿右孩子指针向下查找，直到右孩子指针为空的结点中保存的是树中最大的关键字。类似地，从根结点沿左孩子指针向下查找，直到左孩子指针为空的结点中保存的是树中最小的关键字。</w:t>
      </w: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7</w:t>
      </w:r>
      <w:r w:rsidRPr="00196523">
        <w:rPr>
          <w:rFonts w:ascii="Times New Roman" w:eastAsia="宋体" w:hAnsi="Times New Roman" w:cs="Times New Roman"/>
          <w:color w:val="000000" w:themeColor="text1"/>
        </w:rPr>
        <w:t>．设有一个包含</w:t>
      </w:r>
      <w:r w:rsidRPr="00196523">
        <w:rPr>
          <w:rFonts w:ascii="Times New Roman" w:eastAsia="宋体" w:hAnsi="Times New Roman" w:cs="Times New Roman"/>
          <w:color w:val="000000" w:themeColor="text1"/>
        </w:rPr>
        <w:t>15</w:t>
      </w:r>
      <w:r w:rsidRPr="00196523">
        <w:rPr>
          <w:rFonts w:ascii="Times New Roman" w:eastAsia="宋体" w:hAnsi="Times New Roman" w:cs="Times New Roman"/>
          <w:color w:val="000000" w:themeColor="text1"/>
        </w:rPr>
        <w:t>个关键字的有序表，其中关键字的次序为：</w:t>
      </w:r>
      <w:r w:rsidRPr="00196523">
        <w:rPr>
          <w:rFonts w:ascii="Times New Roman" w:eastAsia="宋体" w:hAnsi="Times New Roman" w:cs="Times New Roman"/>
          <w:color w:val="000000" w:themeColor="text1"/>
        </w:rPr>
        <w:t>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11, 12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w:t>
      </w:r>
      <w:r w:rsidRPr="00196523">
        <w:rPr>
          <w:rFonts w:ascii="Times New Roman" w:eastAsia="宋体" w:hAnsi="Times New Roman" w:cs="Times New Roman"/>
          <w:color w:val="000000" w:themeColor="text1"/>
        </w:rPr>
        <w:t>，当用折半查找法查找关键字</w:t>
      </w:r>
      <w:r w:rsidRPr="00196523">
        <w:rPr>
          <w:rFonts w:ascii="Times New Roman" w:eastAsia="宋体" w:hAnsi="Times New Roman" w:cs="Times New Roman"/>
          <w:color w:val="000000" w:themeColor="text1"/>
        </w:rPr>
        <w:t>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r w:rsidRPr="00196523">
        <w:rPr>
          <w:rFonts w:ascii="Times New Roman" w:eastAsia="宋体" w:hAnsi="Times New Roman" w:cs="Times New Roman"/>
          <w:color w:val="000000" w:themeColor="text1"/>
        </w:rPr>
        <w:t>时，其比较次数分别是多少？</w:t>
      </w:r>
    </w:p>
    <w:p w:rsidR="000920DE" w:rsidRPr="00196523" w:rsidRDefault="00514FE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0920DE" w:rsidRPr="00196523">
        <w:rPr>
          <w:rFonts w:ascii="Times New Roman" w:eastAsia="宋体" w:hAnsi="Times New Roman" w:cs="Times New Roman" w:hint="eastAsia"/>
          <w:color w:val="000000" w:themeColor="text1"/>
        </w:rPr>
        <w:t>可以画出对应于所给查找表的折半查找判定树，如图</w:t>
      </w:r>
      <w:r w:rsidR="000920DE"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0920DE" w:rsidRPr="00196523">
        <w:rPr>
          <w:rFonts w:ascii="Times New Roman" w:eastAsia="宋体" w:hAnsi="Times New Roman" w:cs="Times New Roman"/>
          <w:color w:val="000000" w:themeColor="text1"/>
        </w:rPr>
        <w:t>7</w:t>
      </w:r>
      <w:r w:rsidR="000920DE" w:rsidRPr="00196523">
        <w:rPr>
          <w:rFonts w:ascii="Times New Roman" w:eastAsia="宋体" w:hAnsi="Times New Roman" w:cs="Times New Roman" w:hint="eastAsia"/>
          <w:color w:val="000000" w:themeColor="text1"/>
        </w:rPr>
        <w:t>所示。</w:t>
      </w:r>
    </w:p>
    <w:p w:rsidR="000920DE" w:rsidRPr="00196523" w:rsidRDefault="000920D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78752" behindDoc="0" locked="0" layoutInCell="1" allowOverlap="1">
                <wp:simplePos x="0" y="0"/>
                <wp:positionH relativeFrom="column">
                  <wp:posOffset>1368197</wp:posOffset>
                </wp:positionH>
                <wp:positionV relativeFrom="paragraph">
                  <wp:posOffset>135588</wp:posOffset>
                </wp:positionV>
                <wp:extent cx="2001506" cy="1379542"/>
                <wp:effectExtent l="0" t="0" r="18415" b="11430"/>
                <wp:wrapNone/>
                <wp:docPr id="2179" name="组合 2179"/>
                <wp:cNvGraphicFramePr/>
                <a:graphic xmlns:a="http://schemas.openxmlformats.org/drawingml/2006/main">
                  <a:graphicData uri="http://schemas.microsoft.com/office/word/2010/wordprocessingGroup">
                    <wpg:wgp>
                      <wpg:cNvGrpSpPr/>
                      <wpg:grpSpPr>
                        <a:xfrm>
                          <a:off x="0" y="0"/>
                          <a:ext cx="2001506" cy="1379542"/>
                          <a:chOff x="0" y="0"/>
                          <a:chExt cx="2001506" cy="1379542"/>
                        </a:xfrm>
                      </wpg:grpSpPr>
                      <wpg:grpSp>
                        <wpg:cNvPr id="2177" name="组合 2177"/>
                        <wpg:cNvGrpSpPr/>
                        <wpg:grpSpPr>
                          <a:xfrm>
                            <a:off x="0" y="0"/>
                            <a:ext cx="2001506" cy="1075367"/>
                            <a:chOff x="0" y="0"/>
                            <a:chExt cx="2001506" cy="1075367"/>
                          </a:xfrm>
                        </wpg:grpSpPr>
                        <wpg:grpSp>
                          <wpg:cNvPr id="2172" name="组合 2172"/>
                          <wpg:cNvGrpSpPr/>
                          <wpg:grpSpPr>
                            <a:xfrm>
                              <a:off x="0" y="263202"/>
                              <a:ext cx="2001506" cy="812165"/>
                              <a:chOff x="0" y="0"/>
                              <a:chExt cx="2001506" cy="812165"/>
                            </a:xfrm>
                          </wpg:grpSpPr>
                          <wpg:grpSp>
                            <wpg:cNvPr id="370" name="组合 370"/>
                            <wpg:cNvGrpSpPr/>
                            <wpg:grpSpPr>
                              <a:xfrm>
                                <a:off x="0" y="0"/>
                                <a:ext cx="932815" cy="812165"/>
                                <a:chOff x="-4538" y="0"/>
                                <a:chExt cx="933007" cy="812751"/>
                              </a:xfrm>
                            </wpg:grpSpPr>
                            <wpg:grpSp>
                              <wpg:cNvPr id="367" name="组合 367"/>
                              <wpg:cNvGrpSpPr/>
                              <wpg:grpSpPr>
                                <a:xfrm>
                                  <a:off x="-4538" y="301775"/>
                                  <a:ext cx="933007" cy="510976"/>
                                  <a:chOff x="-4538" y="0"/>
                                  <a:chExt cx="933007" cy="510976"/>
                                </a:xfrm>
                              </wpg:grpSpPr>
                              <wpg:grpSp>
                                <wpg:cNvPr id="327" name="组合 327"/>
                                <wpg:cNvGrpSpPr/>
                                <wpg:grpSpPr>
                                  <a:xfrm>
                                    <a:off x="-4538" y="0"/>
                                    <a:ext cx="397527" cy="510976"/>
                                    <a:chOff x="-4538" y="0"/>
                                    <a:chExt cx="397527" cy="510976"/>
                                  </a:xfrm>
                                </wpg:grpSpPr>
                                <wps:wsp>
                                  <wps:cNvPr id="321"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2</w:t>
                                        </w:r>
                                      </w:p>
                                    </w:txbxContent>
                                  </wps:txbx>
                                  <wps:bodyPr rot="0" vert="horz" wrap="square" lIns="0" tIns="0" rIns="0" bIns="0" anchor="t" anchorCtr="0" upright="1">
                                    <a:noAutofit/>
                                  </wps:bodyPr>
                                </wps:wsp>
                                <wpg:grpSp>
                                  <wpg:cNvPr id="324" name="组合 324"/>
                                  <wpg:cNvGrpSpPr/>
                                  <wpg:grpSpPr>
                                    <a:xfrm>
                                      <a:off x="-4538" y="331271"/>
                                      <a:ext cx="397527" cy="179705"/>
                                      <a:chOff x="-4538" y="-6807"/>
                                      <a:chExt cx="397527" cy="179705"/>
                                    </a:xfrm>
                                  </wpg:grpSpPr>
                                  <wps:wsp>
                                    <wps:cNvPr id="322" name="Oval 9112"/>
                                    <wps:cNvSpPr>
                                      <a:spLocks noChangeArrowheads="1"/>
                                    </wps:cNvSpPr>
                                    <wps:spPr bwMode="auto">
                                      <a:xfrm>
                                        <a:off x="213284"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3</w:t>
                                          </w:r>
                                        </w:p>
                                      </w:txbxContent>
                                    </wps:txbx>
                                    <wps:bodyPr rot="0" vert="horz" wrap="square" lIns="0" tIns="0" rIns="0" bIns="0" anchor="t" anchorCtr="0" upright="1">
                                      <a:noAutofit/>
                                    </wps:bodyPr>
                                  </wps:wsp>
                                  <wps:wsp>
                                    <wps:cNvPr id="323" name="Oval 9112"/>
                                    <wps:cNvSpPr>
                                      <a:spLocks noChangeArrowheads="1"/>
                                    </wps:cNvSpPr>
                                    <wps:spPr bwMode="auto">
                                      <a:xfrm>
                                        <a:off x="-4538"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sidRPr="00987635">
                                            <w:rPr>
                                              <w:rFonts w:ascii="Times New Roman" w:hAnsi="Times New Roman" w:cs="Times New Roman"/>
                                              <w:b w:val="0"/>
                                              <w:sz w:val="15"/>
                                            </w:rPr>
                                            <w:t>1</w:t>
                                          </w:r>
                                        </w:p>
                                      </w:txbxContent>
                                    </wps:txbx>
                                    <wps:bodyPr rot="0" vert="horz" wrap="square" lIns="0" tIns="0" rIns="0" bIns="0" anchor="t" anchorCtr="0" upright="1">
                                      <a:noAutofit/>
                                    </wps:bodyPr>
                                  </wps:wsp>
                                </wpg:grpSp>
                                <wpg:grpSp>
                                  <wpg:cNvPr id="326" name="组合 326"/>
                                  <wpg:cNvGrpSpPr/>
                                  <wpg:grpSpPr>
                                    <a:xfrm>
                                      <a:off x="86221" y="176981"/>
                                      <a:ext cx="230034" cy="147955"/>
                                      <a:chOff x="0" y="0"/>
                                      <a:chExt cx="230034" cy="147955"/>
                                    </a:xfrm>
                                  </wpg:grpSpPr>
                                  <wps:wsp>
                                    <wps:cNvPr id="325" name="Freeform 9114"/>
                                    <wps:cNvSpPr>
                                      <a:spLocks/>
                                    </wps:cNvSpPr>
                                    <wps:spPr bwMode="auto">
                                      <a:xfrm rot="21442850" flipH="1">
                                        <a:off x="0"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9114"/>
                                    <wps:cNvSpPr>
                                      <a:spLocks/>
                                    </wps:cNvSpPr>
                                    <wps:spPr bwMode="auto">
                                      <a:xfrm rot="157150">
                                        <a:off x="147484"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329" name="组合 328"/>
                                <wpg:cNvGrpSpPr/>
                                <wpg:grpSpPr>
                                  <a:xfrm>
                                    <a:off x="530942" y="0"/>
                                    <a:ext cx="397527" cy="510976"/>
                                    <a:chOff x="-4538" y="0"/>
                                    <a:chExt cx="397527" cy="510976"/>
                                  </a:xfrm>
                                </wpg:grpSpPr>
                                <wps:wsp>
                                  <wps:cNvPr id="330"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6</w:t>
                                        </w:r>
                                      </w:p>
                                    </w:txbxContent>
                                  </wps:txbx>
                                  <wps:bodyPr rot="0" vert="horz" wrap="square" lIns="0" tIns="0" rIns="0" bIns="0" anchor="t" anchorCtr="0" upright="1">
                                    <a:noAutofit/>
                                  </wps:bodyPr>
                                </wps:wsp>
                                <wpg:grpSp>
                                  <wpg:cNvPr id="331" name="组合 330"/>
                                  <wpg:cNvGrpSpPr/>
                                  <wpg:grpSpPr>
                                    <a:xfrm>
                                      <a:off x="-4538" y="331271"/>
                                      <a:ext cx="397527" cy="179705"/>
                                      <a:chOff x="-4538" y="-6807"/>
                                      <a:chExt cx="397527" cy="179705"/>
                                    </a:xfrm>
                                  </wpg:grpSpPr>
                                  <wps:wsp>
                                    <wps:cNvPr id="332" name="Oval 9112"/>
                                    <wps:cNvSpPr>
                                      <a:spLocks noChangeArrowheads="1"/>
                                    </wps:cNvSpPr>
                                    <wps:spPr bwMode="auto">
                                      <a:xfrm>
                                        <a:off x="213284"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7</w:t>
                                          </w:r>
                                        </w:p>
                                      </w:txbxContent>
                                    </wps:txbx>
                                    <wps:bodyPr rot="0" vert="horz" wrap="square" lIns="0" tIns="0" rIns="0" bIns="0" anchor="t" anchorCtr="0" upright="1">
                                      <a:noAutofit/>
                                    </wps:bodyPr>
                                  </wps:wsp>
                                  <wps:wsp>
                                    <wps:cNvPr id="333" name="Oval 9112"/>
                                    <wps:cNvSpPr>
                                      <a:spLocks noChangeArrowheads="1"/>
                                    </wps:cNvSpPr>
                                    <wps:spPr bwMode="auto">
                                      <a:xfrm>
                                        <a:off x="-4538"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5</w:t>
                                          </w:r>
                                        </w:p>
                                      </w:txbxContent>
                                    </wps:txbx>
                                    <wps:bodyPr rot="0" vert="horz" wrap="square" lIns="0" tIns="0" rIns="0" bIns="0" anchor="t" anchorCtr="0" upright="1">
                                      <a:noAutofit/>
                                    </wps:bodyPr>
                                  </wps:wsp>
                                </wpg:grpSp>
                                <wpg:grpSp>
                                  <wpg:cNvPr id="334" name="组合 333"/>
                                  <wpg:cNvGrpSpPr/>
                                  <wpg:grpSpPr>
                                    <a:xfrm>
                                      <a:off x="86221" y="176981"/>
                                      <a:ext cx="230034" cy="147955"/>
                                      <a:chOff x="0" y="0"/>
                                      <a:chExt cx="230034" cy="147955"/>
                                    </a:xfrm>
                                  </wpg:grpSpPr>
                                  <wps:wsp>
                                    <wps:cNvPr id="335" name="Freeform 9114"/>
                                    <wps:cNvSpPr>
                                      <a:spLocks/>
                                    </wps:cNvSpPr>
                                    <wps:spPr bwMode="auto">
                                      <a:xfrm rot="21442850" flipH="1">
                                        <a:off x="0"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9114"/>
                                    <wps:cNvSpPr>
                                      <a:spLocks/>
                                    </wps:cNvSpPr>
                                    <wps:spPr bwMode="auto">
                                      <a:xfrm rot="157150">
                                        <a:off x="147484"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366"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4</w:t>
                                    </w:r>
                                  </w:p>
                                </w:txbxContent>
                              </wps:txbx>
                              <wps:bodyPr rot="0" vert="horz" wrap="square" lIns="0" tIns="0" rIns="0" bIns="0" anchor="t" anchorCtr="0" upright="1">
                                <a:noAutofit/>
                              </wps:bodyPr>
                            </wps:wsp>
                            <wpg:grpSp>
                              <wpg:cNvPr id="369" name="组合 369"/>
                              <wpg:cNvGrpSpPr/>
                              <wpg:grpSpPr>
                                <a:xfrm>
                                  <a:off x="217823" y="149753"/>
                                  <a:ext cx="500071" cy="152487"/>
                                  <a:chOff x="0" y="0"/>
                                  <a:chExt cx="500071" cy="152487"/>
                                </a:xfrm>
                              </wpg:grpSpPr>
                              <wps:wsp>
                                <wps:cNvPr id="362" name="Freeform 9114"/>
                                <wps:cNvSpPr>
                                  <a:spLocks/>
                                </wps:cNvSpPr>
                                <wps:spPr bwMode="auto">
                                  <a:xfrm rot="21442850" flipH="1">
                                    <a:off x="0" y="2269"/>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9114"/>
                                <wps:cNvSpPr>
                                  <a:spLocks/>
                                </wps:cNvSpPr>
                                <wps:spPr bwMode="auto">
                                  <a:xfrm rot="157150">
                                    <a:off x="319926" y="0"/>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089" name="组合 11089"/>
                            <wpg:cNvGrpSpPr/>
                            <wpg:grpSpPr>
                              <a:xfrm>
                                <a:off x="1068691" y="0"/>
                                <a:ext cx="932815" cy="812165"/>
                                <a:chOff x="-4538" y="0"/>
                                <a:chExt cx="933007" cy="812751"/>
                              </a:xfrm>
                            </wpg:grpSpPr>
                            <wpg:grpSp>
                              <wpg:cNvPr id="11090" name="组合 11090"/>
                              <wpg:cNvGrpSpPr/>
                              <wpg:grpSpPr>
                                <a:xfrm>
                                  <a:off x="-4538" y="301775"/>
                                  <a:ext cx="933007" cy="510976"/>
                                  <a:chOff x="-4538" y="0"/>
                                  <a:chExt cx="933007" cy="510976"/>
                                </a:xfrm>
                              </wpg:grpSpPr>
                              <wpg:grpSp>
                                <wpg:cNvPr id="11103" name="组合 11103"/>
                                <wpg:cNvGrpSpPr/>
                                <wpg:grpSpPr>
                                  <a:xfrm>
                                    <a:off x="-4538" y="0"/>
                                    <a:ext cx="397527" cy="510976"/>
                                    <a:chOff x="-4538" y="0"/>
                                    <a:chExt cx="397527" cy="510976"/>
                                  </a:xfrm>
                                </wpg:grpSpPr>
                                <wps:wsp>
                                  <wps:cNvPr id="11104"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10</w:t>
                                        </w:r>
                                      </w:p>
                                    </w:txbxContent>
                                  </wps:txbx>
                                  <wps:bodyPr rot="0" vert="horz" wrap="square" lIns="0" tIns="0" rIns="0" bIns="0" anchor="t" anchorCtr="0" upright="1">
                                    <a:noAutofit/>
                                  </wps:bodyPr>
                                </wps:wsp>
                                <wpg:grpSp>
                                  <wpg:cNvPr id="11106" name="组合 11106"/>
                                  <wpg:cNvGrpSpPr/>
                                  <wpg:grpSpPr>
                                    <a:xfrm>
                                      <a:off x="-4538" y="331271"/>
                                      <a:ext cx="397527" cy="179705"/>
                                      <a:chOff x="-4538" y="-6807"/>
                                      <a:chExt cx="397527" cy="179705"/>
                                    </a:xfrm>
                                  </wpg:grpSpPr>
                                  <wps:wsp>
                                    <wps:cNvPr id="11110" name="Oval 9112"/>
                                    <wps:cNvSpPr>
                                      <a:spLocks noChangeArrowheads="1"/>
                                    </wps:cNvSpPr>
                                    <wps:spPr bwMode="auto">
                                      <a:xfrm>
                                        <a:off x="213284"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11</w:t>
                                          </w:r>
                                        </w:p>
                                      </w:txbxContent>
                                    </wps:txbx>
                                    <wps:bodyPr rot="0" vert="horz" wrap="square" lIns="0" tIns="0" rIns="0" bIns="0" anchor="t" anchorCtr="0" upright="1">
                                      <a:noAutofit/>
                                    </wps:bodyPr>
                                  </wps:wsp>
                                  <wps:wsp>
                                    <wps:cNvPr id="11112" name="Oval 9112"/>
                                    <wps:cNvSpPr>
                                      <a:spLocks noChangeArrowheads="1"/>
                                    </wps:cNvSpPr>
                                    <wps:spPr bwMode="auto">
                                      <a:xfrm>
                                        <a:off x="-4538"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9</w:t>
                                          </w:r>
                                        </w:p>
                                      </w:txbxContent>
                                    </wps:txbx>
                                    <wps:bodyPr rot="0" vert="horz" wrap="square" lIns="0" tIns="0" rIns="0" bIns="0" anchor="t" anchorCtr="0" upright="1">
                                      <a:noAutofit/>
                                    </wps:bodyPr>
                                  </wps:wsp>
                                </wpg:grpSp>
                                <wpg:grpSp>
                                  <wpg:cNvPr id="2128" name="组合 2128"/>
                                  <wpg:cNvGrpSpPr/>
                                  <wpg:grpSpPr>
                                    <a:xfrm>
                                      <a:off x="86221" y="176981"/>
                                      <a:ext cx="230034" cy="147955"/>
                                      <a:chOff x="0" y="0"/>
                                      <a:chExt cx="230034" cy="147955"/>
                                    </a:xfrm>
                                  </wpg:grpSpPr>
                                  <wps:wsp>
                                    <wps:cNvPr id="2142" name="Freeform 9114"/>
                                    <wps:cNvSpPr>
                                      <a:spLocks/>
                                    </wps:cNvSpPr>
                                    <wps:spPr bwMode="auto">
                                      <a:xfrm rot="21442850" flipH="1">
                                        <a:off x="0"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 name="Freeform 9114"/>
                                    <wps:cNvSpPr>
                                      <a:spLocks/>
                                    </wps:cNvSpPr>
                                    <wps:spPr bwMode="auto">
                                      <a:xfrm rot="157150">
                                        <a:off x="147484"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147" name="组合 2147"/>
                                <wpg:cNvGrpSpPr/>
                                <wpg:grpSpPr>
                                  <a:xfrm>
                                    <a:off x="530942" y="0"/>
                                    <a:ext cx="397527" cy="510976"/>
                                    <a:chOff x="-4538" y="0"/>
                                    <a:chExt cx="397527" cy="510976"/>
                                  </a:xfrm>
                                </wpg:grpSpPr>
                                <wps:wsp>
                                  <wps:cNvPr id="2155"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14</w:t>
                                        </w:r>
                                      </w:p>
                                    </w:txbxContent>
                                  </wps:txbx>
                                  <wps:bodyPr rot="0" vert="horz" wrap="square" lIns="0" tIns="0" rIns="0" bIns="0" anchor="t" anchorCtr="0" upright="1">
                                    <a:noAutofit/>
                                  </wps:bodyPr>
                                </wps:wsp>
                                <wpg:grpSp>
                                  <wpg:cNvPr id="2160" name="组合 2160"/>
                                  <wpg:cNvGrpSpPr/>
                                  <wpg:grpSpPr>
                                    <a:xfrm>
                                      <a:off x="-4538" y="331271"/>
                                      <a:ext cx="397527" cy="179705"/>
                                      <a:chOff x="-4538" y="-6807"/>
                                      <a:chExt cx="397527" cy="179705"/>
                                    </a:xfrm>
                                  </wpg:grpSpPr>
                                  <wps:wsp>
                                    <wps:cNvPr id="2161" name="Oval 9112"/>
                                    <wps:cNvSpPr>
                                      <a:spLocks noChangeArrowheads="1"/>
                                    </wps:cNvSpPr>
                                    <wps:spPr bwMode="auto">
                                      <a:xfrm>
                                        <a:off x="213284"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15</w:t>
                                          </w:r>
                                        </w:p>
                                      </w:txbxContent>
                                    </wps:txbx>
                                    <wps:bodyPr rot="0" vert="horz" wrap="square" lIns="0" tIns="0" rIns="0" bIns="0" anchor="t" anchorCtr="0" upright="1">
                                      <a:noAutofit/>
                                    </wps:bodyPr>
                                  </wps:wsp>
                                  <wps:wsp>
                                    <wps:cNvPr id="2164" name="Oval 9112"/>
                                    <wps:cNvSpPr>
                                      <a:spLocks noChangeArrowheads="1"/>
                                    </wps:cNvSpPr>
                                    <wps:spPr bwMode="auto">
                                      <a:xfrm>
                                        <a:off x="-4538" y="-68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13</w:t>
                                          </w:r>
                                        </w:p>
                                      </w:txbxContent>
                                    </wps:txbx>
                                    <wps:bodyPr rot="0" vert="horz" wrap="square" lIns="0" tIns="0" rIns="0" bIns="0" anchor="t" anchorCtr="0" upright="1">
                                      <a:noAutofit/>
                                    </wps:bodyPr>
                                  </wps:wsp>
                                </wpg:grpSp>
                                <wpg:grpSp>
                                  <wpg:cNvPr id="2165" name="组合 2165"/>
                                  <wpg:cNvGrpSpPr/>
                                  <wpg:grpSpPr>
                                    <a:xfrm>
                                      <a:off x="86221" y="176981"/>
                                      <a:ext cx="230034" cy="147955"/>
                                      <a:chOff x="0" y="0"/>
                                      <a:chExt cx="230034" cy="147955"/>
                                    </a:xfrm>
                                  </wpg:grpSpPr>
                                  <wps:wsp>
                                    <wps:cNvPr id="2166" name="Freeform 9114"/>
                                    <wps:cNvSpPr>
                                      <a:spLocks/>
                                    </wps:cNvSpPr>
                                    <wps:spPr bwMode="auto">
                                      <a:xfrm rot="21442850" flipH="1">
                                        <a:off x="0"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7" name="Freeform 9114"/>
                                    <wps:cNvSpPr>
                                      <a:spLocks/>
                                    </wps:cNvSpPr>
                                    <wps:spPr bwMode="auto">
                                      <a:xfrm rot="157150">
                                        <a:off x="147484" y="0"/>
                                        <a:ext cx="82550" cy="147955"/>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2168"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12</w:t>
                                    </w:r>
                                  </w:p>
                                </w:txbxContent>
                              </wps:txbx>
                              <wps:bodyPr rot="0" vert="horz" wrap="square" lIns="0" tIns="0" rIns="0" bIns="0" anchor="t" anchorCtr="0" upright="1">
                                <a:noAutofit/>
                              </wps:bodyPr>
                            </wps:wsp>
                            <wpg:grpSp>
                              <wpg:cNvPr id="2169" name="组合 2169"/>
                              <wpg:cNvGrpSpPr/>
                              <wpg:grpSpPr>
                                <a:xfrm>
                                  <a:off x="217823" y="149753"/>
                                  <a:ext cx="500071" cy="152487"/>
                                  <a:chOff x="0" y="0"/>
                                  <a:chExt cx="500071" cy="152487"/>
                                </a:xfrm>
                              </wpg:grpSpPr>
                              <wps:wsp>
                                <wps:cNvPr id="2170" name="Freeform 9114"/>
                                <wps:cNvSpPr>
                                  <a:spLocks/>
                                </wps:cNvSpPr>
                                <wps:spPr bwMode="auto">
                                  <a:xfrm rot="21442850" flipH="1">
                                    <a:off x="0" y="2269"/>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1" name="Freeform 9114"/>
                                <wps:cNvSpPr>
                                  <a:spLocks/>
                                </wps:cNvSpPr>
                                <wps:spPr bwMode="auto">
                                  <a:xfrm rot="157150">
                                    <a:off x="319926" y="0"/>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359"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8</w:t>
                                </w:r>
                              </w:p>
                            </w:txbxContent>
                          </wps:txbx>
                          <wps:bodyPr rot="0" vert="horz" wrap="square" lIns="0" tIns="0" rIns="0" bIns="0" anchor="t" anchorCtr="0" upright="1">
                            <a:noAutofit/>
                          </wps:bodyPr>
                        </wps:wsp>
                        <wps:wsp>
                          <wps:cNvPr id="380" name="Freeform 9111"/>
                          <wps:cNvSpPr>
                            <a:spLocks/>
                          </wps:cNvSpPr>
                          <wps:spPr bwMode="auto">
                            <a:xfrm>
                              <a:off x="1080036"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Freeform 9111"/>
                          <wps:cNvSpPr>
                            <a:spLocks/>
                          </wps:cNvSpPr>
                          <wps:spPr bwMode="auto">
                            <a:xfrm flipH="1">
                              <a:off x="542287"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78" name="Text Box 9165"/>
                        <wps:cNvSpPr txBox="1">
                          <a:spLocks noChangeArrowheads="1"/>
                        </wps:cNvSpPr>
                        <wps:spPr bwMode="auto">
                          <a:xfrm>
                            <a:off x="165636" y="1184409"/>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0920DE">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-7</w:t>
                              </w:r>
                              <w:r>
                                <w:rPr>
                                  <w:rFonts w:ascii="宋体" w:eastAsia="宋体" w:hAnsi="宋体" w:cs="宋体"/>
                                  <w:b w:val="0"/>
                                </w:rPr>
                                <w:t xml:space="preserve"> 折半</w:t>
                              </w:r>
                              <w:r>
                                <w:rPr>
                                  <w:rFonts w:ascii="宋体" w:eastAsia="宋体" w:hAnsi="宋体" w:cs="宋体" w:hint="eastAsia"/>
                                  <w:b w:val="0"/>
                                </w:rPr>
                                <w:t>查找判定树</w:t>
                              </w:r>
                            </w:p>
                          </w:txbxContent>
                        </wps:txbx>
                        <wps:bodyPr rot="0" vert="horz" wrap="square" lIns="0" tIns="0" rIns="0" bIns="0" anchor="t" anchorCtr="0" upright="1">
                          <a:noAutofit/>
                        </wps:bodyPr>
                      </wps:wsp>
                    </wpg:wgp>
                  </a:graphicData>
                </a:graphic>
              </wp:anchor>
            </w:drawing>
          </mc:Choice>
          <mc:Fallback>
            <w:pict>
              <v:group id="组合 2179" o:spid="_x0000_s3407" style="position:absolute;left:0;text-align:left;margin-left:107.75pt;margin-top:10.7pt;width:157.6pt;height:108.65pt;z-index:251978752" coordsize="20015,1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">
                <v:group id="组合 2177" o:spid="_x0000_s3408" style="position:absolute;width:20015;height:10753" coordsize="20015,1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">
                  <v:group id="组合 2172" o:spid="_x0000_s3409" style="position:absolute;top:2632;width:20015;height:8121" coordsize="20015,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">
                    <v:group id="组合 370" o:spid="_x0000_s3410" style="position:absolute;width:9328;height:8121" coordorigin="-45" coordsize="9330,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组合 367" o:spid="_x0000_s3411" style="position:absolute;left:-45;top:3017;width:9329;height:5110" coordorigin="-45" coordsize="9330,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组合 327" o:spid="_x0000_s3412" style="position:absolute;left:-45;width:3974;height:5109" coordorigin="-4538" coordsize="397527,5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oval id="Oval 9110" o:spid="_x0000_s3413" style="position:absolute;left:108911;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2</w:t>
                                  </w:r>
                                </w:p>
                              </w:txbxContent>
                            </v:textbox>
                          </v:oval>
                          <v:group id="组合 324" o:spid="_x0000_s3414" style="position:absolute;left:-4538;top:331271;width:397527;height:179705" coordorigin="-4538,-6807" coordsize="397527,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oval id="Oval 9112" o:spid="_x0000_s3415" style="position:absolute;left:213284;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3</w:t>
                                    </w:r>
                                  </w:p>
                                </w:txbxContent>
                              </v:textbox>
                            </v:oval>
                            <v:oval id="Oval 9112" o:spid="_x0000_s3416" style="position:absolute;left:-4538;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sidRPr="00987635">
                                      <w:rPr>
                                        <w:rFonts w:ascii="Times New Roman" w:hAnsi="Times New Roman" w:cs="Times New Roman"/>
                                        <w:b w:val="0"/>
                                        <w:sz w:val="15"/>
                                      </w:rPr>
                                      <w:t>1</w:t>
                                    </w:r>
                                  </w:p>
                                </w:txbxContent>
                              </v:textbox>
                            </v:oval>
                          </v:group>
                          <v:group id="组合 326" o:spid="_x0000_s3417" style="position:absolute;left:86221;top:176981;width:230034;height:147955" coordsize="230034,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9114" o:spid="_x0000_s3418" style="position:absolute;width:82550;height:147955;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" path="m301,231l,e" filled="f">
                              <v:path arrowok="t" o:connecttype="custom" o:connectlocs="82550,147955;0,0" o:connectangles="0,0"/>
                            </v:shape>
                            <v:shape id="Freeform 9114" o:spid="_x0000_s3419" style="position:absolute;left:147484;width:82550;height:14795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" path="m301,231l,e" filled="f">
                              <v:path arrowok="t" o:connecttype="custom" o:connectlocs="82550,147955;0,0" o:connectangles="0,0"/>
                            </v:shape>
                          </v:group>
                        </v:group>
                        <v:group id="组合 328" o:spid="_x0000_s3420" style="position:absolute;left:5309;width:3975;height:5109" coordorigin="-4538" coordsize="397527,5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oval id="Oval 9110" o:spid="_x0000_s3421" style="position:absolute;left:108911;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6</w:t>
                                  </w:r>
                                </w:p>
                              </w:txbxContent>
                            </v:textbox>
                          </v:oval>
                          <v:group id="组合 330" o:spid="_x0000_s3422" style="position:absolute;left:-4538;top:331271;width:397527;height:179705" coordorigin="-4538,-6807" coordsize="397527,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9112" o:spid="_x0000_s3423" style="position:absolute;left:213284;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7</w:t>
                                    </w:r>
                                  </w:p>
                                </w:txbxContent>
                              </v:textbox>
                            </v:oval>
                            <v:oval id="Oval 9112" o:spid="_x0000_s3424" style="position:absolute;left:-4538;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5</w:t>
                                    </w:r>
                                  </w:p>
                                </w:txbxContent>
                              </v:textbox>
                            </v:oval>
                          </v:group>
                          <v:group id="组合 333" o:spid="_x0000_s3425" style="position:absolute;left:86221;top:176981;width:230034;height:147955" coordsize="230034,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9114" o:spid="_x0000_s3426" style="position:absolute;width:82550;height:147955;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" path="m301,231l,e" filled="f">
                              <v:path arrowok="t" o:connecttype="custom" o:connectlocs="82550,147955;0,0" o:connectangles="0,0"/>
                            </v:shape>
                            <v:shape id="Freeform 9114" o:spid="_x0000_s3427" style="position:absolute;left:147484;width:82550;height:14795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" path="m301,231l,e" filled="f">
                              <v:path arrowok="t" o:connecttype="custom" o:connectlocs="82550,147955;0,0" o:connectangles="0,0"/>
                            </v:shape>
                          </v:group>
                        </v:group>
                      </v:group>
                      <v:oval id="Oval 9112" o:spid="_x0000_s3428"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4</w:t>
                              </w:r>
                            </w:p>
                          </w:txbxContent>
                        </v:textbox>
                      </v:oval>
                      <v:group id="组合 369" o:spid="_x0000_s3429" style="position:absolute;left:2178;top:1497;width:5000;height:1525" coordsize="500071,15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9114" o:spid="_x0000_s3430" style="position:absolute;top:2269;width:180145;height:150218;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" path="m301,231l,e" filled="f">
                          <v:path arrowok="t" o:connecttype="custom" o:connectlocs="180145,150218;0,0" o:connectangles="0,0"/>
                        </v:shape>
                        <v:shape id="Freeform 9114" o:spid="_x0000_s3431" style="position:absolute;left:319926;width:180145;height:150218;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" path="m301,231l,e" filled="f">
                          <v:path arrowok="t" o:connecttype="custom" o:connectlocs="180145,150218;0,0" o:connectangles="0,0"/>
                        </v:shape>
                      </v:group>
                    </v:group>
                    <v:group id="组合 11089" o:spid="_x0000_s3432" style="position:absolute;left:10686;width:9329;height:8121" coordorigin="-45" coordsize="9330,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">
                      <v:group id="组合 11090" o:spid="_x0000_s3433" style="position:absolute;left:-45;top:3017;width:9329;height:5110" coordorigin="-45" coordsize="9330,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">
                        <v:group id="组合 11103" o:spid="_x0000_s3434" style="position:absolute;left:-45;width:3974;height:5109" coordorigin="-4538" coordsize="397527,5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">
                          <v:oval id="Oval 9110" o:spid="_x0000_s3435" style="position:absolute;left:108911;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10</w:t>
                                  </w:r>
                                </w:p>
                              </w:txbxContent>
                            </v:textbox>
                          </v:oval>
                          <v:group id="组合 11106" o:spid="_x0000_s3436" style="position:absolute;left:-4538;top:331271;width:397527;height:179705" coordorigin="-4538,-6807" coordsize="397527,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">
                            <v:oval id="Oval 9112" o:spid="_x0000_s3437" style="position:absolute;left:213284;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11</w:t>
                                    </w:r>
                                  </w:p>
                                </w:txbxContent>
                              </v:textbox>
                            </v:oval>
                            <v:oval id="Oval 9112" o:spid="_x0000_s3438" style="position:absolute;left:-4538;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9</w:t>
                                    </w:r>
                                  </w:p>
                                </w:txbxContent>
                              </v:textbox>
                            </v:oval>
                          </v:group>
                          <v:group id="组合 2128" o:spid="_x0000_s3439" style="position:absolute;left:86221;top:176981;width:230034;height:147955" coordsize="230034,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shape id="Freeform 9114" o:spid="_x0000_s3440" style="position:absolute;width:82550;height:147955;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" path="m301,231l,e" filled="f">
                              <v:path arrowok="t" o:connecttype="custom" o:connectlocs="82550,147955;0,0" o:connectangles="0,0"/>
                            </v:shape>
                            <v:shape id="Freeform 9114" o:spid="_x0000_s3441" style="position:absolute;left:147484;width:82550;height:14795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" path="m301,231l,e" filled="f">
                              <v:path arrowok="t" o:connecttype="custom" o:connectlocs="82550,147955;0,0" o:connectangles="0,0"/>
                            </v:shape>
                          </v:group>
                        </v:group>
                        <v:group id="组合 2147" o:spid="_x0000_s3442" style="position:absolute;left:5309;width:3975;height:5109" coordorigin="-4538" coordsize="397527,5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">
                          <v:oval id="Oval 9110" o:spid="_x0000_s3443" style="position:absolute;left:108911;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14</w:t>
                                  </w:r>
                                </w:p>
                              </w:txbxContent>
                            </v:textbox>
                          </v:oval>
                          <v:group id="组合 2160" o:spid="_x0000_s3444" style="position:absolute;left:-4538;top:331271;width:397527;height:179705" coordorigin="-4538,-6807" coordsize="397527,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">
                            <v:oval id="Oval 9112" o:spid="_x0000_s3445" style="position:absolute;left:213284;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15</w:t>
                                    </w:r>
                                  </w:p>
                                </w:txbxContent>
                              </v:textbox>
                            </v:oval>
                            <v:oval id="Oval 9112" o:spid="_x0000_s3446" style="position:absolute;left:-4538;top:-6807;width:179705;height:179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13</w:t>
                                    </w:r>
                                  </w:p>
                                </w:txbxContent>
                              </v:textbox>
                            </v:oval>
                          </v:group>
                          <v:group id="组合 2165" o:spid="_x0000_s3447" style="position:absolute;left:86221;top:176981;width:230034;height:147955" coordsize="230034,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">
                            <v:shape id="Freeform 9114" o:spid="_x0000_s3448" style="position:absolute;width:82550;height:147955;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" path="m301,231l,e" filled="f">
                              <v:path arrowok="t" o:connecttype="custom" o:connectlocs="82550,147955;0,0" o:connectangles="0,0"/>
                            </v:shape>
                            <v:shape id="Freeform 9114" o:spid="_x0000_s3449" style="position:absolute;left:147484;width:82550;height:14795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" path="m301,231l,e" filled="f">
                              <v:path arrowok="t" o:connecttype="custom" o:connectlocs="82550,147955;0,0" o:connectangles="0,0"/>
                            </v:shape>
                          </v:group>
                        </v:group>
                      </v:group>
                      <v:oval id="Oval 9112" o:spid="_x0000_s3450"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12</w:t>
                              </w:r>
                            </w:p>
                          </w:txbxContent>
                        </v:textbox>
                      </v:oval>
                      <v:group id="组合 2169" o:spid="_x0000_s3451" style="position:absolute;left:2178;top:1497;width:5000;height:1525" coordsize="500071,15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">
                        <v:shape id="Freeform 9114" o:spid="_x0000_s3452" style="position:absolute;top:2269;width:180145;height:150218;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" path="m301,231l,e" filled="f">
                          <v:path arrowok="t" o:connecttype="custom" o:connectlocs="180145,150218;0,0" o:connectangles="0,0"/>
                        </v:shape>
                        <v:shape id="Freeform 9114" o:spid="_x0000_s3453" style="position:absolute;left:319926;width:180145;height:150218;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" path="m301,231l,e" filled="f">
                          <v:path arrowok="t" o:connecttype="custom" o:connectlocs="180145,150218;0,0" o:connectangles="0,0"/>
                        </v:shape>
                      </v:group>
                    </v:group>
                  </v:group>
                  <v:oval id="Oval 9110" o:spid="_x0000_s3454"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" filled="f">
                    <v:textbox inset="0,0,0,0">
                      <w:txbxContent>
                        <w:p w:rsidR="008E537A" w:rsidRPr="00987635" w:rsidRDefault="008E537A" w:rsidP="000920DE">
                          <w:pPr>
                            <w:pStyle w:val="a6"/>
                            <w:ind w:firstLineChars="0" w:firstLine="0"/>
                            <w:rPr>
                              <w:rFonts w:ascii="Times New Roman" w:hAnsi="Times New Roman" w:cs="Times New Roman"/>
                              <w:b w:val="0"/>
                              <w:sz w:val="15"/>
                            </w:rPr>
                          </w:pPr>
                          <w:r>
                            <w:rPr>
                              <w:rFonts w:ascii="Times New Roman" w:hAnsi="Times New Roman" w:cs="Times New Roman"/>
                              <w:b w:val="0"/>
                              <w:sz w:val="15"/>
                            </w:rPr>
                            <w:t>8</w:t>
                          </w:r>
                        </w:p>
                      </w:txbxContent>
                    </v:textbox>
                  </v:oval>
                  <v:shape id="Freeform 9111" o:spid="_x0000_s3455" style="position:absolute;left:10800;top:1270;width:3812;height:1725;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" path="m427,249l,e" filled="f">
                    <v:path arrowok="t" o:connecttype="custom" o:connectlocs="381178,172443;0,0" o:connectangles="0,0"/>
                  </v:shape>
                  <v:shape id="Freeform 9111" o:spid="_x0000_s3456" style="position:absolute;left:5422;top:1270;width:3812;height:172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" path="m427,249l,e" filled="f">
                    <v:path arrowok="t" o:connecttype="custom" o:connectlocs="381178,172443;0,0" o:connectangles="0,0"/>
                  </v:shape>
                </v:group>
                <v:shape id="_x0000_s3457" type="#_x0000_t202" style="position:absolute;left:1656;top:11844;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" filled="f" stroked="f">
                  <v:textbox inset="0,0,0,0">
                    <w:txbxContent>
                      <w:p w:rsidR="008E537A" w:rsidRPr="00960AC6" w:rsidRDefault="008E537A" w:rsidP="000920DE">
                        <w:pPr>
                          <w:pStyle w:val="a6"/>
                          <w:ind w:firstLineChars="0" w:firstLine="0"/>
                          <w:rPr>
                            <w:rFonts w:ascii="宋体" w:eastAsia="宋体" w:hAnsi="宋体" w:cs="宋体"/>
                            <w:b w:val="0"/>
                          </w:rPr>
                        </w:pPr>
                        <w:r>
                          <w:rPr>
                            <w:rFonts w:ascii="宋体" w:eastAsia="宋体" w:hAnsi="宋体" w:cs="宋体"/>
                            <w:b w:val="0"/>
                          </w:rPr>
                          <w:t>图</w:t>
                        </w:r>
                        <w:r w:rsidRPr="00324C32">
                          <w:rPr>
                            <w:rFonts w:ascii="Times New Roman" w:eastAsia="宋体" w:hAnsi="Times New Roman" w:cs="Times New Roman"/>
                            <w:b w:val="0"/>
                          </w:rPr>
                          <w:t>8</w:t>
                        </w:r>
                        <w:r>
                          <w:rPr>
                            <w:rFonts w:ascii="Times New Roman" w:eastAsia="宋体" w:hAnsi="Times New Roman" w:cs="Times New Roman"/>
                            <w:b w:val="0"/>
                          </w:rPr>
                          <w:t>-7</w:t>
                        </w:r>
                        <w:r>
                          <w:rPr>
                            <w:rFonts w:ascii="宋体" w:eastAsia="宋体" w:hAnsi="宋体" w:cs="宋体"/>
                            <w:b w:val="0"/>
                          </w:rPr>
                          <w:t xml:space="preserve"> 折半</w:t>
                        </w:r>
                        <w:r>
                          <w:rPr>
                            <w:rFonts w:ascii="宋体" w:eastAsia="宋体" w:hAnsi="宋体" w:cs="宋体" w:hint="eastAsia"/>
                            <w:b w:val="0"/>
                          </w:rPr>
                          <w:t>查找判定树</w:t>
                        </w:r>
                      </w:p>
                    </w:txbxContent>
                  </v:textbox>
                </v:shape>
              </v:group>
            </w:pict>
          </mc:Fallback>
        </mc:AlternateContent>
      </w: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p>
    <w:p w:rsidR="000920DE" w:rsidRPr="00196523" w:rsidRDefault="000920DE"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进行查找时，从根开始，沿一条路径向下，将查找目标与路径上的各结点依次进行比较。可以看到，</w:t>
      </w:r>
      <w:r w:rsidR="00024B78" w:rsidRPr="00196523">
        <w:rPr>
          <w:rFonts w:ascii="Times New Roman" w:eastAsia="宋体" w:hAnsi="Times New Roman" w:cs="Times New Roman"/>
          <w:color w:val="000000" w:themeColor="text1"/>
        </w:rPr>
        <w:t>查找关键字</w:t>
      </w:r>
      <w:r w:rsidR="00024B78"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时，依次比较的关键字分别是</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，所以比较次数为</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color w:val="000000" w:themeColor="text1"/>
        </w:rPr>
        <w:t>查找关键字</w:t>
      </w:r>
      <w:r w:rsidRPr="00196523">
        <w:rPr>
          <w:rFonts w:ascii="Times New Roman" w:eastAsia="宋体" w:hAnsi="Times New Roman" w:cs="Times New Roman"/>
          <w:color w:val="000000" w:themeColor="text1"/>
        </w:rPr>
        <w:t>10</w:t>
      </w:r>
      <w:r w:rsidRPr="00196523">
        <w:rPr>
          <w:rFonts w:ascii="Times New Roman" w:eastAsia="宋体" w:hAnsi="Times New Roman" w:cs="Times New Roman" w:hint="eastAsia"/>
          <w:color w:val="000000" w:themeColor="text1"/>
        </w:rPr>
        <w:t>时，依次比较的关键字分别是</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10</w:t>
      </w:r>
      <w:r w:rsidRPr="00196523">
        <w:rPr>
          <w:rFonts w:ascii="Times New Roman" w:eastAsia="宋体" w:hAnsi="Times New Roman" w:cs="Times New Roman" w:hint="eastAsia"/>
          <w:color w:val="000000" w:themeColor="text1"/>
        </w:rPr>
        <w:t>，所以比较次数为</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次。</w:t>
      </w:r>
      <w:r w:rsidRPr="00196523">
        <w:rPr>
          <w:rFonts w:ascii="Times New Roman" w:eastAsia="宋体" w:hAnsi="Times New Roman" w:cs="Times New Roman"/>
          <w:color w:val="000000" w:themeColor="text1"/>
        </w:rPr>
        <w:t>查找关键字</w:t>
      </w:r>
      <w:r w:rsidRPr="00196523">
        <w:rPr>
          <w:rFonts w:ascii="Times New Roman" w:eastAsia="宋体" w:hAnsi="Times New Roman" w:cs="Times New Roman"/>
          <w:color w:val="000000" w:themeColor="text1"/>
        </w:rPr>
        <w:t>7</w:t>
      </w:r>
      <w:r w:rsidRPr="00196523">
        <w:rPr>
          <w:rFonts w:ascii="Times New Roman" w:eastAsia="宋体" w:hAnsi="Times New Roman" w:cs="Times New Roman" w:hint="eastAsia"/>
          <w:color w:val="000000" w:themeColor="text1"/>
        </w:rPr>
        <w:t>时，依次比较的关键字分别是</w:t>
      </w:r>
      <w:r w:rsidRPr="00196523">
        <w:rPr>
          <w:rFonts w:ascii="Times New Roman" w:eastAsia="宋体" w:hAnsi="Times New Roman" w:cs="Times New Roman" w:hint="eastAsia"/>
          <w:color w:val="000000" w:themeColor="text1"/>
        </w:rPr>
        <w:t>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w:t>
      </w:r>
      <w:r w:rsidRPr="00196523">
        <w:rPr>
          <w:rFonts w:ascii="宋体" w:eastAsia="宋体" w:hAnsi="宋体" w:cs="Times New Roman"/>
          <w:color w:val="000000" w:themeColor="text1"/>
        </w:rPr>
        <w:t>,</w:t>
      </w:r>
      <w:r w:rsidR="000539BA" w:rsidRPr="00196523">
        <w:rPr>
          <w:rFonts w:ascii="Times New Roman" w:eastAsia="宋体" w:hAnsi="Times New Roman" w:cs="Times New Roman"/>
          <w:color w:val="000000" w:themeColor="text1"/>
        </w:rPr>
        <w:t>6</w:t>
      </w:r>
      <w:r w:rsidR="000539BA" w:rsidRPr="00196523">
        <w:rPr>
          <w:rFonts w:ascii="宋体" w:eastAsia="宋体" w:hAnsi="宋体" w:cs="Times New Roman"/>
          <w:color w:val="000000" w:themeColor="text1"/>
        </w:rPr>
        <w:t>,</w:t>
      </w:r>
      <w:r w:rsidR="000539BA" w:rsidRPr="00196523">
        <w:rPr>
          <w:rFonts w:ascii="Times New Roman" w:eastAsia="宋体" w:hAnsi="Times New Roman" w:cs="Times New Roman"/>
          <w:color w:val="000000" w:themeColor="text1"/>
        </w:rPr>
        <w:t>7</w:t>
      </w:r>
      <w:r w:rsidRPr="00196523">
        <w:rPr>
          <w:rFonts w:ascii="Times New Roman" w:eastAsia="宋体" w:hAnsi="Times New Roman" w:cs="Times New Roman" w:hint="eastAsia"/>
          <w:color w:val="000000" w:themeColor="text1"/>
        </w:rPr>
        <w:t>，所以比较次数为</w:t>
      </w:r>
      <w:r w:rsidR="000539BA"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次。</w:t>
      </w:r>
    </w:p>
    <w:p w:rsidR="00371B8C" w:rsidRPr="00196523" w:rsidRDefault="000539BA" w:rsidP="001C30E9">
      <w:pPr>
        <w:ind w:firstLineChars="150" w:firstLine="315"/>
        <w:rPr>
          <w:rFonts w:ascii="Times New Roman" w:eastAsia="宋体" w:hAnsi="Times New Roman" w:cs="Times New Roman"/>
          <w:color w:val="000000" w:themeColor="text1"/>
        </w:rPr>
      </w:pPr>
      <w:r w:rsidRPr="00196523">
        <w:rPr>
          <w:rFonts w:ascii="宋体" w:eastAsia="宋体" w:hAnsi="宋体" w:cs="Times New Roman" w:hint="eastAsia"/>
          <w:color w:val="000000" w:themeColor="text1"/>
        </w:rPr>
        <w:t>具体的查找过程如下。</w:t>
      </w:r>
      <w:r w:rsidR="00371B8C" w:rsidRPr="00196523">
        <w:rPr>
          <w:rFonts w:ascii="Times New Roman" w:eastAsia="宋体" w:hAnsi="Times New Roman" w:cs="Times New Roman" w:hint="eastAsia"/>
          <w:color w:val="000000" w:themeColor="text1"/>
        </w:rPr>
        <w:t>以</w:t>
      </w:r>
      <w:r w:rsidR="00371B8C" w:rsidRPr="00196523">
        <w:rPr>
          <w:rFonts w:ascii="Times New Roman" w:eastAsia="宋体" w:hAnsi="Times New Roman" w:cs="Times New Roman" w:hint="eastAsia"/>
          <w:color w:val="000000" w:themeColor="text1"/>
        </w:rPr>
        <w:t>l</w:t>
      </w:r>
      <w:r w:rsidR="00371B8C" w:rsidRPr="00196523">
        <w:rPr>
          <w:rFonts w:ascii="Times New Roman" w:eastAsia="宋体" w:hAnsi="Times New Roman" w:cs="Times New Roman"/>
          <w:color w:val="000000" w:themeColor="text1"/>
        </w:rPr>
        <w:t>o</w:t>
      </w:r>
      <w:r w:rsidR="00371B8C" w:rsidRPr="00196523">
        <w:rPr>
          <w:rFonts w:ascii="Times New Roman" w:eastAsia="宋体" w:hAnsi="Times New Roman" w:cs="Times New Roman" w:hint="eastAsia"/>
          <w:color w:val="000000" w:themeColor="text1"/>
        </w:rPr>
        <w:t>表示最左位置，</w:t>
      </w:r>
      <w:r w:rsidR="00371B8C" w:rsidRPr="00196523">
        <w:rPr>
          <w:rFonts w:ascii="Times New Roman" w:eastAsia="宋体" w:hAnsi="Times New Roman" w:cs="Times New Roman" w:hint="eastAsia"/>
          <w:color w:val="000000" w:themeColor="text1"/>
        </w:rPr>
        <w:t>hi</w:t>
      </w:r>
      <w:r w:rsidR="00371B8C" w:rsidRPr="00196523">
        <w:rPr>
          <w:rFonts w:ascii="Times New Roman" w:eastAsia="宋体" w:hAnsi="Times New Roman" w:cs="Times New Roman" w:hint="eastAsia"/>
          <w:color w:val="000000" w:themeColor="text1"/>
        </w:rPr>
        <w:t>表示最右位置，</w:t>
      </w:r>
      <w:r w:rsidR="00371B8C" w:rsidRPr="00196523">
        <w:rPr>
          <w:rFonts w:ascii="Times New Roman" w:eastAsia="宋体" w:hAnsi="Times New Roman" w:cs="Times New Roman"/>
          <w:color w:val="000000" w:themeColor="text1"/>
        </w:rPr>
        <w:t>mi</w:t>
      </w:r>
      <w:r w:rsidR="00371B8C" w:rsidRPr="00196523">
        <w:rPr>
          <w:rFonts w:ascii="Times New Roman" w:eastAsia="宋体" w:hAnsi="Times New Roman" w:cs="Times New Roman" w:hint="eastAsia"/>
          <w:color w:val="000000" w:themeColor="text1"/>
        </w:rPr>
        <w:t>表示中间位置。</w:t>
      </w:r>
    </w:p>
    <w:p w:rsidR="00065D97" w:rsidRPr="00196523" w:rsidRDefault="00371B8C"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查找关键字</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的过程如图</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DD3DFE" w:rsidRPr="00196523">
        <w:rPr>
          <w:rFonts w:ascii="Times New Roman" w:eastAsia="宋体" w:hAnsi="Times New Roman" w:cs="Times New Roman"/>
          <w:color w:val="000000" w:themeColor="text1"/>
        </w:rPr>
        <w:t>8</w:t>
      </w:r>
      <w:r w:rsidRPr="00196523">
        <w:rPr>
          <w:rFonts w:ascii="Times New Roman" w:eastAsia="宋体" w:hAnsi="Times New Roman" w:cs="Times New Roman" w:hint="eastAsia"/>
          <w:color w:val="000000" w:themeColor="text1"/>
        </w:rPr>
        <w:t>所示。</w:t>
      </w:r>
    </w:p>
    <w:p w:rsidR="00065D97" w:rsidRPr="00196523" w:rsidRDefault="00065D97" w:rsidP="00065D97">
      <w:pPr>
        <w:autoSpaceDE w:val="0"/>
        <w:autoSpaceDN w:val="0"/>
        <w:adjustRightInd w:val="0"/>
        <w:ind w:firstLine="420"/>
        <w:rPr>
          <w:rFonts w:ascii="Times New Roman" w:eastAsia="宋体" w:hAnsi="Times New Roman" w:cs="Times New Roman"/>
          <w:color w:val="000000" w:themeColor="text1"/>
        </w:rPr>
      </w:pPr>
    </w:p>
    <w:tbl>
      <w:tblPr>
        <w:tblW w:w="0" w:type="auto"/>
        <w:jc w:val="center"/>
        <w:tblLayout w:type="fixed"/>
        <w:tblCellMar>
          <w:left w:w="0" w:type="dxa"/>
          <w:right w:w="0" w:type="dxa"/>
        </w:tblCellMar>
        <w:tblLook w:val="0000" w:firstRow="0" w:lastRow="0" w:firstColumn="0" w:lastColumn="0" w:noHBand="0" w:noVBand="0"/>
      </w:tblPr>
      <w:tblGrid>
        <w:gridCol w:w="397"/>
        <w:gridCol w:w="397"/>
        <w:gridCol w:w="397"/>
        <w:gridCol w:w="397"/>
        <w:gridCol w:w="397"/>
        <w:gridCol w:w="397"/>
        <w:gridCol w:w="397"/>
        <w:gridCol w:w="397"/>
        <w:gridCol w:w="397"/>
        <w:gridCol w:w="397"/>
        <w:gridCol w:w="397"/>
        <w:gridCol w:w="397"/>
        <w:gridCol w:w="397"/>
        <w:gridCol w:w="397"/>
        <w:gridCol w:w="397"/>
        <w:gridCol w:w="1275"/>
      </w:tblGrid>
      <w:tr w:rsidR="00371B8C" w:rsidRPr="00196523" w:rsidTr="00371B8C">
        <w:trPr>
          <w:jc w:val="center"/>
        </w:trPr>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0</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4</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5</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6</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7</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8</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9</w:t>
            </w:r>
          </w:p>
        </w:tc>
        <w:tc>
          <w:tcPr>
            <w:tcW w:w="397" w:type="dxa"/>
            <w:tcBorders>
              <w:top w:val="nil"/>
              <w:left w:val="nil"/>
              <w:bottom w:val="single" w:sz="6" w:space="0" w:color="auto"/>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10</w:t>
            </w:r>
          </w:p>
        </w:tc>
        <w:tc>
          <w:tcPr>
            <w:tcW w:w="397" w:type="dxa"/>
            <w:tcBorders>
              <w:top w:val="nil"/>
              <w:left w:val="nil"/>
              <w:bottom w:val="single" w:sz="6" w:space="0" w:color="auto"/>
              <w:right w:val="nil"/>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nil"/>
              <w:left w:val="nil"/>
              <w:bottom w:val="single" w:sz="6" w:space="0" w:color="auto"/>
              <w:right w:val="nil"/>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1275" w:type="dxa"/>
            <w:tcBorders>
              <w:top w:val="nil"/>
              <w:left w:val="nil"/>
              <w:right w:val="nil"/>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371B8C" w:rsidRPr="00196523" w:rsidTr="00371B8C">
        <w:trPr>
          <w:jc w:val="center"/>
        </w:trPr>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5</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6</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7</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8</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9</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0</w:t>
            </w:r>
          </w:p>
        </w:tc>
        <w:tc>
          <w:tcPr>
            <w:tcW w:w="397" w:type="dxa"/>
            <w:tcBorders>
              <w:top w:val="single" w:sz="6" w:space="0" w:color="auto"/>
              <w:left w:val="single" w:sz="6" w:space="0" w:color="auto"/>
              <w:bottom w:val="single" w:sz="6" w:space="0" w:color="auto"/>
              <w:righ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single" w:sz="6" w:space="0" w:color="auto"/>
              <w:left w:val="single" w:sz="6" w:space="0" w:color="auto"/>
              <w:bottom w:val="single" w:sz="6" w:space="0" w:color="auto"/>
              <w:right w:val="single" w:sz="6" w:space="0" w:color="auto"/>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13</w:t>
            </w:r>
          </w:p>
        </w:tc>
        <w:tc>
          <w:tcPr>
            <w:tcW w:w="397" w:type="dxa"/>
            <w:tcBorders>
              <w:top w:val="single" w:sz="6" w:space="0" w:color="auto"/>
              <w:left w:val="single" w:sz="6" w:space="0" w:color="auto"/>
              <w:bottom w:val="single" w:sz="6" w:space="0" w:color="auto"/>
              <w:right w:val="single" w:sz="6" w:space="0" w:color="auto"/>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5</w:t>
            </w:r>
          </w:p>
        </w:tc>
        <w:tc>
          <w:tcPr>
            <w:tcW w:w="1275" w:type="dxa"/>
            <w:tcBorders>
              <w:left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371B8C" w:rsidRPr="00196523" w:rsidTr="00371B8C">
        <w:trPr>
          <w:jc w:val="center"/>
        </w:trPr>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1275"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第一次</w:t>
            </w:r>
          </w:p>
        </w:tc>
      </w:tr>
      <w:tr w:rsidR="00371B8C" w:rsidRPr="00196523" w:rsidTr="00371B8C">
        <w:trPr>
          <w:jc w:val="center"/>
        </w:trPr>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第二次</w:t>
            </w:r>
          </w:p>
        </w:tc>
      </w:tr>
      <w:tr w:rsidR="00371B8C" w:rsidRPr="00196523" w:rsidTr="00371B8C">
        <w:trPr>
          <w:jc w:val="center"/>
        </w:trPr>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371B8C" w:rsidRPr="00196523" w:rsidRDefault="00371B8C" w:rsidP="00065D97">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第三次，成功</w:t>
            </w:r>
          </w:p>
        </w:tc>
      </w:tr>
      <w:tr w:rsidR="00024B78" w:rsidRPr="00196523" w:rsidTr="003A560E">
        <w:trPr>
          <w:jc w:val="center"/>
        </w:trPr>
        <w:tc>
          <w:tcPr>
            <w:tcW w:w="7230" w:type="dxa"/>
            <w:gridSpan w:val="16"/>
            <w:vAlign w:val="center"/>
          </w:tcPr>
          <w:p w:rsidR="00024B78" w:rsidRPr="00196523" w:rsidRDefault="00024B78" w:rsidP="00065D97">
            <w:pPr>
              <w:autoSpaceDE w:val="0"/>
              <w:autoSpaceDN w:val="0"/>
              <w:adjustRightInd w:val="0"/>
              <w:ind w:firstLineChars="0" w:firstLine="0"/>
              <w:jc w:val="center"/>
              <w:rPr>
                <w:rFonts w:ascii="Times New Roman" w:eastAsia="宋体" w:hAnsi="Times New Roman" w:cs="Times New Roman"/>
                <w:bCs/>
                <w:color w:val="000000" w:themeColor="text1"/>
                <w:sz w:val="18"/>
                <w:szCs w:val="18"/>
                <w:lang w:val="zh-CN"/>
              </w:rPr>
            </w:pPr>
            <w:r w:rsidRPr="00196523">
              <w:rPr>
                <w:rFonts w:ascii="Times New Roman" w:eastAsia="宋体" w:hAnsi="Times New Roman" w:cs="Times New Roman" w:hint="eastAsia"/>
                <w:bCs/>
                <w:color w:val="000000" w:themeColor="text1"/>
                <w:sz w:val="18"/>
                <w:szCs w:val="18"/>
                <w:lang w:val="zh-CN"/>
              </w:rPr>
              <w:t>图</w:t>
            </w:r>
            <w:r w:rsidRPr="00196523">
              <w:rPr>
                <w:rFonts w:ascii="Times New Roman" w:eastAsia="宋体" w:hAnsi="Times New Roman" w:cs="Times New Roman" w:hint="eastAsia"/>
                <w:bCs/>
                <w:color w:val="000000" w:themeColor="text1"/>
                <w:sz w:val="18"/>
                <w:szCs w:val="18"/>
                <w:lang w:val="zh-CN"/>
              </w:rPr>
              <w:t>8</w:t>
            </w:r>
            <w:r w:rsidR="00692BEA">
              <w:rPr>
                <w:rFonts w:ascii="Times New Roman" w:eastAsia="宋体" w:hAnsi="Times New Roman" w:cs="Times New Roman"/>
                <w:bCs/>
                <w:color w:val="000000" w:themeColor="text1"/>
                <w:sz w:val="18"/>
                <w:szCs w:val="18"/>
                <w:lang w:val="zh-CN"/>
              </w:rPr>
              <w:t>-</w:t>
            </w:r>
            <w:r w:rsidR="00DD3DFE" w:rsidRPr="00196523">
              <w:rPr>
                <w:rFonts w:ascii="Times New Roman" w:eastAsia="宋体" w:hAnsi="Times New Roman" w:cs="Times New Roman"/>
                <w:bCs/>
                <w:color w:val="000000" w:themeColor="text1"/>
                <w:sz w:val="18"/>
                <w:szCs w:val="18"/>
                <w:lang w:val="zh-CN"/>
              </w:rPr>
              <w:t>8</w:t>
            </w:r>
            <w:r w:rsidRPr="00196523">
              <w:rPr>
                <w:rFonts w:ascii="Times New Roman" w:eastAsia="宋体" w:hAnsi="Times New Roman" w:cs="Times New Roman"/>
                <w:bCs/>
                <w:color w:val="000000" w:themeColor="text1"/>
                <w:sz w:val="18"/>
                <w:szCs w:val="18"/>
                <w:lang w:val="zh-CN"/>
              </w:rPr>
              <w:t xml:space="preserve"> </w:t>
            </w:r>
            <w:r w:rsidRPr="00196523">
              <w:rPr>
                <w:rFonts w:ascii="Times New Roman" w:eastAsia="宋体" w:hAnsi="Times New Roman" w:cs="Times New Roman" w:hint="eastAsia"/>
                <w:bCs/>
                <w:color w:val="000000" w:themeColor="text1"/>
                <w:sz w:val="18"/>
                <w:szCs w:val="18"/>
                <w:lang w:val="zh-CN"/>
              </w:rPr>
              <w:t>查找关键字</w:t>
            </w:r>
            <w:r w:rsidRPr="00196523">
              <w:rPr>
                <w:rFonts w:ascii="Times New Roman" w:eastAsia="宋体" w:hAnsi="Times New Roman" w:cs="Times New Roman" w:hint="eastAsia"/>
                <w:bCs/>
                <w:color w:val="000000" w:themeColor="text1"/>
                <w:sz w:val="18"/>
                <w:szCs w:val="18"/>
                <w:lang w:val="zh-CN"/>
              </w:rPr>
              <w:t>2</w:t>
            </w:r>
            <w:r w:rsidRPr="00196523">
              <w:rPr>
                <w:rFonts w:ascii="Times New Roman" w:eastAsia="宋体" w:hAnsi="Times New Roman" w:cs="Times New Roman" w:hint="eastAsia"/>
                <w:bCs/>
                <w:color w:val="000000" w:themeColor="text1"/>
                <w:sz w:val="18"/>
                <w:szCs w:val="18"/>
                <w:lang w:val="zh-CN"/>
              </w:rPr>
              <w:t>的过程</w:t>
            </w:r>
          </w:p>
        </w:tc>
      </w:tr>
    </w:tbl>
    <w:p w:rsidR="00371B8C" w:rsidRPr="00196523" w:rsidRDefault="00371B8C" w:rsidP="00371B8C">
      <w:pPr>
        <w:tabs>
          <w:tab w:val="left" w:pos="1560"/>
          <w:tab w:val="left" w:pos="4056"/>
          <w:tab w:val="left" w:pos="6552"/>
        </w:tabs>
        <w:autoSpaceDE w:val="0"/>
        <w:autoSpaceDN w:val="0"/>
        <w:adjustRightInd w:val="0"/>
        <w:ind w:firstLine="360"/>
        <w:rPr>
          <w:rFonts w:ascii="Times New Roman" w:eastAsia="宋体" w:hAnsi="Times New Roman" w:cs="Times New Roman"/>
          <w:bCs/>
          <w:color w:val="000000" w:themeColor="text1"/>
          <w:sz w:val="18"/>
          <w:szCs w:val="18"/>
          <w:lang w:val="zh-CN"/>
        </w:rPr>
      </w:pPr>
    </w:p>
    <w:p w:rsidR="00024B78" w:rsidRPr="00196523" w:rsidRDefault="00024B78" w:rsidP="00024B78">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查找关键字</w:t>
      </w:r>
      <w:r w:rsidRPr="00196523">
        <w:rPr>
          <w:rFonts w:ascii="Times New Roman" w:eastAsia="宋体" w:hAnsi="Times New Roman" w:cs="Times New Roman"/>
          <w:color w:val="000000" w:themeColor="text1"/>
        </w:rPr>
        <w:t>10</w:t>
      </w:r>
      <w:r w:rsidRPr="00196523">
        <w:rPr>
          <w:rFonts w:ascii="Times New Roman" w:eastAsia="宋体" w:hAnsi="Times New Roman" w:cs="Times New Roman" w:hint="eastAsia"/>
          <w:color w:val="000000" w:themeColor="text1"/>
        </w:rPr>
        <w:t>的过程如图</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DD3DFE" w:rsidRPr="00196523">
        <w:rPr>
          <w:rFonts w:ascii="Times New Roman" w:eastAsia="宋体" w:hAnsi="Times New Roman" w:cs="Times New Roman"/>
          <w:color w:val="000000" w:themeColor="text1"/>
        </w:rPr>
        <w:t>9</w:t>
      </w:r>
      <w:r w:rsidRPr="00196523">
        <w:rPr>
          <w:rFonts w:ascii="Times New Roman" w:eastAsia="宋体" w:hAnsi="Times New Roman" w:cs="Times New Roman" w:hint="eastAsia"/>
          <w:color w:val="000000" w:themeColor="text1"/>
        </w:rPr>
        <w:t>所示。</w:t>
      </w:r>
    </w:p>
    <w:p w:rsidR="00024B78" w:rsidRPr="00196523" w:rsidRDefault="00024B78" w:rsidP="00024B78">
      <w:pPr>
        <w:autoSpaceDE w:val="0"/>
        <w:autoSpaceDN w:val="0"/>
        <w:adjustRightInd w:val="0"/>
        <w:ind w:firstLine="420"/>
        <w:rPr>
          <w:rFonts w:ascii="Times New Roman" w:eastAsia="宋体" w:hAnsi="Times New Roman" w:cs="Times New Roman"/>
          <w:color w:val="000000" w:themeColor="text1"/>
        </w:rPr>
      </w:pPr>
    </w:p>
    <w:tbl>
      <w:tblPr>
        <w:tblW w:w="0" w:type="auto"/>
        <w:jc w:val="center"/>
        <w:tblLayout w:type="fixed"/>
        <w:tblCellMar>
          <w:left w:w="0" w:type="dxa"/>
          <w:right w:w="0" w:type="dxa"/>
        </w:tblCellMar>
        <w:tblLook w:val="0000" w:firstRow="0" w:lastRow="0" w:firstColumn="0" w:lastColumn="0" w:noHBand="0" w:noVBand="0"/>
      </w:tblPr>
      <w:tblGrid>
        <w:gridCol w:w="397"/>
        <w:gridCol w:w="397"/>
        <w:gridCol w:w="397"/>
        <w:gridCol w:w="397"/>
        <w:gridCol w:w="397"/>
        <w:gridCol w:w="397"/>
        <w:gridCol w:w="397"/>
        <w:gridCol w:w="397"/>
        <w:gridCol w:w="397"/>
        <w:gridCol w:w="397"/>
        <w:gridCol w:w="397"/>
        <w:gridCol w:w="397"/>
        <w:gridCol w:w="397"/>
        <w:gridCol w:w="397"/>
        <w:gridCol w:w="397"/>
        <w:gridCol w:w="1275"/>
      </w:tblGrid>
      <w:tr w:rsidR="00024B78" w:rsidRPr="00196523" w:rsidTr="003A560E">
        <w:trPr>
          <w:jc w:val="center"/>
        </w:trPr>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0</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4</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5</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6</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7</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8</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9</w:t>
            </w:r>
          </w:p>
        </w:tc>
        <w:tc>
          <w:tcPr>
            <w:tcW w:w="397" w:type="dxa"/>
            <w:tcBorders>
              <w:top w:val="nil"/>
              <w:left w:val="nil"/>
              <w:bottom w:val="single" w:sz="6" w:space="0" w:color="auto"/>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10</w:t>
            </w:r>
          </w:p>
        </w:tc>
        <w:tc>
          <w:tcPr>
            <w:tcW w:w="397" w:type="dxa"/>
            <w:tcBorders>
              <w:top w:val="nil"/>
              <w:left w:val="nil"/>
              <w:bottom w:val="single" w:sz="6" w:space="0" w:color="auto"/>
              <w:right w:val="nil"/>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nil"/>
              <w:left w:val="nil"/>
              <w:bottom w:val="single" w:sz="6" w:space="0" w:color="auto"/>
              <w:right w:val="nil"/>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1275" w:type="dxa"/>
            <w:tcBorders>
              <w:top w:val="nil"/>
              <w:left w:val="nil"/>
              <w:right w:val="nil"/>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024B78" w:rsidRPr="00196523" w:rsidTr="003A560E">
        <w:trPr>
          <w:jc w:val="center"/>
        </w:trPr>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5</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6</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7</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8</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9</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0</w:t>
            </w:r>
          </w:p>
        </w:tc>
        <w:tc>
          <w:tcPr>
            <w:tcW w:w="397" w:type="dxa"/>
            <w:tcBorders>
              <w:top w:val="single" w:sz="6" w:space="0" w:color="auto"/>
              <w:left w:val="single" w:sz="6" w:space="0" w:color="auto"/>
              <w:bottom w:val="single" w:sz="6" w:space="0" w:color="auto"/>
              <w:righ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single" w:sz="6" w:space="0" w:color="auto"/>
              <w:left w:val="single" w:sz="6" w:space="0" w:color="auto"/>
              <w:bottom w:val="single" w:sz="6" w:space="0" w:color="auto"/>
              <w:right w:val="single" w:sz="6" w:space="0" w:color="auto"/>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13</w:t>
            </w:r>
          </w:p>
        </w:tc>
        <w:tc>
          <w:tcPr>
            <w:tcW w:w="397" w:type="dxa"/>
            <w:tcBorders>
              <w:top w:val="single" w:sz="6" w:space="0" w:color="auto"/>
              <w:left w:val="single" w:sz="6" w:space="0" w:color="auto"/>
              <w:bottom w:val="single" w:sz="6" w:space="0" w:color="auto"/>
              <w:right w:val="single" w:sz="6" w:space="0" w:color="auto"/>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5</w:t>
            </w:r>
          </w:p>
        </w:tc>
        <w:tc>
          <w:tcPr>
            <w:tcW w:w="1275" w:type="dxa"/>
            <w:tcBorders>
              <w:left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024B78" w:rsidRPr="00196523" w:rsidTr="003A560E">
        <w:trPr>
          <w:jc w:val="center"/>
        </w:trPr>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1275"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第一次</w:t>
            </w:r>
          </w:p>
        </w:tc>
      </w:tr>
      <w:tr w:rsidR="00024B78" w:rsidRPr="00196523" w:rsidTr="003A560E">
        <w:trPr>
          <w:jc w:val="center"/>
        </w:trPr>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1275"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第二次</w:t>
            </w:r>
          </w:p>
        </w:tc>
      </w:tr>
      <w:tr w:rsidR="00024B78" w:rsidRPr="00196523" w:rsidTr="003A560E">
        <w:trPr>
          <w:jc w:val="center"/>
        </w:trPr>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第三次，成功</w:t>
            </w:r>
          </w:p>
        </w:tc>
      </w:tr>
      <w:tr w:rsidR="00024B78" w:rsidRPr="00196523" w:rsidTr="003A560E">
        <w:trPr>
          <w:jc w:val="center"/>
        </w:trPr>
        <w:tc>
          <w:tcPr>
            <w:tcW w:w="7230" w:type="dxa"/>
            <w:gridSpan w:val="16"/>
            <w:vAlign w:val="center"/>
          </w:tcPr>
          <w:p w:rsidR="00024B78" w:rsidRPr="00196523" w:rsidRDefault="00024B78" w:rsidP="003A560E">
            <w:pPr>
              <w:autoSpaceDE w:val="0"/>
              <w:autoSpaceDN w:val="0"/>
              <w:adjustRightInd w:val="0"/>
              <w:ind w:firstLineChars="0" w:firstLine="0"/>
              <w:jc w:val="center"/>
              <w:rPr>
                <w:rFonts w:ascii="Times New Roman" w:eastAsia="宋体" w:hAnsi="Times New Roman" w:cs="Times New Roman"/>
                <w:bCs/>
                <w:color w:val="000000" w:themeColor="text1"/>
                <w:sz w:val="18"/>
                <w:szCs w:val="18"/>
                <w:lang w:val="zh-CN"/>
              </w:rPr>
            </w:pPr>
            <w:r w:rsidRPr="00196523">
              <w:rPr>
                <w:rFonts w:ascii="Times New Roman" w:eastAsia="宋体" w:hAnsi="Times New Roman" w:cs="Times New Roman" w:hint="eastAsia"/>
                <w:bCs/>
                <w:color w:val="000000" w:themeColor="text1"/>
                <w:sz w:val="18"/>
                <w:szCs w:val="18"/>
                <w:lang w:val="zh-CN"/>
              </w:rPr>
              <w:t>图</w:t>
            </w:r>
            <w:r w:rsidRPr="00196523">
              <w:rPr>
                <w:rFonts w:ascii="Times New Roman" w:eastAsia="宋体" w:hAnsi="Times New Roman" w:cs="Times New Roman" w:hint="eastAsia"/>
                <w:bCs/>
                <w:color w:val="000000" w:themeColor="text1"/>
                <w:sz w:val="18"/>
                <w:szCs w:val="18"/>
                <w:lang w:val="zh-CN"/>
              </w:rPr>
              <w:t>8</w:t>
            </w:r>
            <w:r w:rsidR="00692BEA">
              <w:rPr>
                <w:rFonts w:ascii="Times New Roman" w:eastAsia="宋体" w:hAnsi="Times New Roman" w:cs="Times New Roman"/>
                <w:bCs/>
                <w:color w:val="000000" w:themeColor="text1"/>
                <w:sz w:val="18"/>
                <w:szCs w:val="18"/>
                <w:lang w:val="zh-CN"/>
              </w:rPr>
              <w:t>-</w:t>
            </w:r>
            <w:r w:rsidR="00DD3DFE" w:rsidRPr="00196523">
              <w:rPr>
                <w:rFonts w:ascii="Times New Roman" w:eastAsia="宋体" w:hAnsi="Times New Roman" w:cs="Times New Roman"/>
                <w:bCs/>
                <w:color w:val="000000" w:themeColor="text1"/>
                <w:sz w:val="18"/>
                <w:szCs w:val="18"/>
                <w:lang w:val="zh-CN"/>
              </w:rPr>
              <w:t>9</w:t>
            </w:r>
            <w:r w:rsidRPr="00196523">
              <w:rPr>
                <w:rFonts w:ascii="Times New Roman" w:eastAsia="宋体" w:hAnsi="Times New Roman" w:cs="Times New Roman"/>
                <w:bCs/>
                <w:color w:val="000000" w:themeColor="text1"/>
                <w:sz w:val="18"/>
                <w:szCs w:val="18"/>
                <w:lang w:val="zh-CN"/>
              </w:rPr>
              <w:t xml:space="preserve"> </w:t>
            </w:r>
            <w:r w:rsidRPr="00196523">
              <w:rPr>
                <w:rFonts w:ascii="Times New Roman" w:eastAsia="宋体" w:hAnsi="Times New Roman" w:cs="Times New Roman" w:hint="eastAsia"/>
                <w:bCs/>
                <w:color w:val="000000" w:themeColor="text1"/>
                <w:sz w:val="18"/>
                <w:szCs w:val="18"/>
                <w:lang w:val="zh-CN"/>
              </w:rPr>
              <w:t>查找关键字</w:t>
            </w:r>
            <w:r w:rsidRPr="00196523">
              <w:rPr>
                <w:rFonts w:ascii="Times New Roman" w:eastAsia="宋体" w:hAnsi="Times New Roman" w:cs="Times New Roman"/>
                <w:bCs/>
                <w:color w:val="000000" w:themeColor="text1"/>
                <w:sz w:val="18"/>
                <w:szCs w:val="18"/>
                <w:lang w:val="zh-CN"/>
              </w:rPr>
              <w:t>10</w:t>
            </w:r>
            <w:r w:rsidRPr="00196523">
              <w:rPr>
                <w:rFonts w:ascii="Times New Roman" w:eastAsia="宋体" w:hAnsi="Times New Roman" w:cs="Times New Roman" w:hint="eastAsia"/>
                <w:bCs/>
                <w:color w:val="000000" w:themeColor="text1"/>
                <w:sz w:val="18"/>
                <w:szCs w:val="18"/>
                <w:lang w:val="zh-CN"/>
              </w:rPr>
              <w:t>的过程</w:t>
            </w:r>
          </w:p>
        </w:tc>
      </w:tr>
    </w:tbl>
    <w:p w:rsidR="00065D97" w:rsidRPr="00196523" w:rsidRDefault="00065D97" w:rsidP="001C30E9">
      <w:pPr>
        <w:ind w:firstLineChars="150" w:firstLine="315"/>
        <w:rPr>
          <w:rFonts w:ascii="Times New Roman" w:eastAsia="宋体" w:hAnsi="Times New Roman" w:cs="Times New Roman"/>
          <w:color w:val="000000" w:themeColor="text1"/>
        </w:rPr>
      </w:pPr>
    </w:p>
    <w:p w:rsidR="009A6C89" w:rsidRPr="00196523" w:rsidRDefault="009A6C89" w:rsidP="009A6C8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查找关键字</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hint="eastAsia"/>
          <w:color w:val="000000" w:themeColor="text1"/>
        </w:rPr>
        <w:t>的过程如图</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DD3DFE" w:rsidRPr="00196523">
        <w:rPr>
          <w:rFonts w:ascii="Times New Roman" w:eastAsia="宋体" w:hAnsi="Times New Roman" w:cs="Times New Roman"/>
          <w:color w:val="000000" w:themeColor="text1"/>
        </w:rPr>
        <w:t>10</w:t>
      </w:r>
      <w:r w:rsidRPr="00196523">
        <w:rPr>
          <w:rFonts w:ascii="Times New Roman" w:eastAsia="宋体" w:hAnsi="Times New Roman" w:cs="Times New Roman" w:hint="eastAsia"/>
          <w:color w:val="000000" w:themeColor="text1"/>
        </w:rPr>
        <w:t>所示。</w:t>
      </w:r>
    </w:p>
    <w:p w:rsidR="009A6C89" w:rsidRPr="00196523" w:rsidRDefault="009A6C89" w:rsidP="009A6C89">
      <w:pPr>
        <w:autoSpaceDE w:val="0"/>
        <w:autoSpaceDN w:val="0"/>
        <w:adjustRightInd w:val="0"/>
        <w:ind w:firstLine="420"/>
        <w:rPr>
          <w:rFonts w:ascii="Times New Roman" w:eastAsia="宋体" w:hAnsi="Times New Roman" w:cs="Times New Roman"/>
          <w:color w:val="000000" w:themeColor="text1"/>
        </w:rPr>
      </w:pPr>
    </w:p>
    <w:tbl>
      <w:tblPr>
        <w:tblW w:w="0" w:type="auto"/>
        <w:jc w:val="center"/>
        <w:tblLayout w:type="fixed"/>
        <w:tblCellMar>
          <w:left w:w="0" w:type="dxa"/>
          <w:right w:w="0" w:type="dxa"/>
        </w:tblCellMar>
        <w:tblLook w:val="0000" w:firstRow="0" w:lastRow="0" w:firstColumn="0" w:lastColumn="0" w:noHBand="0" w:noVBand="0"/>
      </w:tblPr>
      <w:tblGrid>
        <w:gridCol w:w="397"/>
        <w:gridCol w:w="397"/>
        <w:gridCol w:w="397"/>
        <w:gridCol w:w="397"/>
        <w:gridCol w:w="397"/>
        <w:gridCol w:w="397"/>
        <w:gridCol w:w="397"/>
        <w:gridCol w:w="397"/>
        <w:gridCol w:w="397"/>
        <w:gridCol w:w="397"/>
        <w:gridCol w:w="397"/>
        <w:gridCol w:w="397"/>
        <w:gridCol w:w="397"/>
        <w:gridCol w:w="397"/>
        <w:gridCol w:w="397"/>
        <w:gridCol w:w="1275"/>
      </w:tblGrid>
      <w:tr w:rsidR="009A6C89" w:rsidRPr="00196523" w:rsidTr="003A560E">
        <w:trPr>
          <w:jc w:val="center"/>
        </w:trPr>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0</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4</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5</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6</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7</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8</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9</w:t>
            </w:r>
          </w:p>
        </w:tc>
        <w:tc>
          <w:tcPr>
            <w:tcW w:w="397" w:type="dxa"/>
            <w:tcBorders>
              <w:top w:val="nil"/>
              <w:left w:val="nil"/>
              <w:bottom w:val="single" w:sz="6" w:space="0" w:color="auto"/>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10</w:t>
            </w:r>
          </w:p>
        </w:tc>
        <w:tc>
          <w:tcPr>
            <w:tcW w:w="397" w:type="dxa"/>
            <w:tcBorders>
              <w:top w:val="nil"/>
              <w:left w:val="nil"/>
              <w:bottom w:val="single" w:sz="6" w:space="0" w:color="auto"/>
              <w:right w:val="nil"/>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nil"/>
              <w:left w:val="nil"/>
              <w:bottom w:val="single" w:sz="6" w:space="0" w:color="auto"/>
              <w:right w:val="nil"/>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nil"/>
              <w:left w:val="nil"/>
              <w:bottom w:val="single" w:sz="6" w:space="0" w:color="auto"/>
              <w:right w:val="nil"/>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3</w:t>
            </w:r>
          </w:p>
        </w:tc>
        <w:tc>
          <w:tcPr>
            <w:tcW w:w="397" w:type="dxa"/>
            <w:tcBorders>
              <w:top w:val="nil"/>
              <w:left w:val="nil"/>
              <w:bottom w:val="single" w:sz="6" w:space="0" w:color="auto"/>
              <w:right w:val="nil"/>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1275" w:type="dxa"/>
            <w:tcBorders>
              <w:top w:val="nil"/>
              <w:left w:val="nil"/>
              <w:right w:val="nil"/>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9A6C89" w:rsidRPr="00196523" w:rsidTr="003A560E">
        <w:trPr>
          <w:jc w:val="center"/>
        </w:trPr>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3</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5</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6</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7</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8</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9</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0</w:t>
            </w:r>
          </w:p>
        </w:tc>
        <w:tc>
          <w:tcPr>
            <w:tcW w:w="397" w:type="dxa"/>
            <w:tcBorders>
              <w:top w:val="single" w:sz="6" w:space="0" w:color="auto"/>
              <w:left w:val="single" w:sz="6" w:space="0" w:color="auto"/>
              <w:bottom w:val="single" w:sz="6" w:space="0" w:color="auto"/>
              <w:righ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11</w:t>
            </w:r>
          </w:p>
        </w:tc>
        <w:tc>
          <w:tcPr>
            <w:tcW w:w="397" w:type="dxa"/>
            <w:tcBorders>
              <w:top w:val="single" w:sz="6" w:space="0" w:color="auto"/>
              <w:left w:val="single" w:sz="6" w:space="0" w:color="auto"/>
              <w:bottom w:val="single" w:sz="6" w:space="0" w:color="auto"/>
              <w:right w:val="single" w:sz="6" w:space="0" w:color="auto"/>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2</w:t>
            </w:r>
          </w:p>
        </w:tc>
        <w:tc>
          <w:tcPr>
            <w:tcW w:w="397" w:type="dxa"/>
            <w:tcBorders>
              <w:top w:val="single" w:sz="6" w:space="0" w:color="auto"/>
              <w:left w:val="single" w:sz="6" w:space="0" w:color="auto"/>
              <w:bottom w:val="single" w:sz="6" w:space="0" w:color="auto"/>
              <w:right w:val="single" w:sz="6" w:space="0" w:color="auto"/>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color w:val="000000" w:themeColor="text1"/>
                <w:sz w:val="18"/>
                <w:szCs w:val="18"/>
              </w:rPr>
              <w:t>13</w:t>
            </w:r>
          </w:p>
        </w:tc>
        <w:tc>
          <w:tcPr>
            <w:tcW w:w="397" w:type="dxa"/>
            <w:tcBorders>
              <w:top w:val="single" w:sz="6" w:space="0" w:color="auto"/>
              <w:left w:val="single" w:sz="6" w:space="0" w:color="auto"/>
              <w:bottom w:val="single" w:sz="6" w:space="0" w:color="auto"/>
              <w:right w:val="single" w:sz="6" w:space="0" w:color="auto"/>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4</w:t>
            </w:r>
          </w:p>
        </w:tc>
        <w:tc>
          <w:tcPr>
            <w:tcW w:w="397" w:type="dxa"/>
            <w:tcBorders>
              <w:top w:val="single" w:sz="6" w:space="0" w:color="auto"/>
              <w:left w:val="single" w:sz="6" w:space="0" w:color="auto"/>
              <w:bottom w:val="single" w:sz="6" w:space="0" w:color="auto"/>
              <w:right w:val="single" w:sz="6" w:space="0" w:color="auto"/>
            </w:tcBorders>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r w:rsidRPr="00196523">
              <w:rPr>
                <w:rFonts w:ascii="Times New Roman" w:eastAsia="宋体" w:hAnsi="Times New Roman" w:cs="Times New Roman" w:hint="eastAsia"/>
                <w:color w:val="000000" w:themeColor="text1"/>
                <w:sz w:val="18"/>
                <w:szCs w:val="18"/>
              </w:rPr>
              <w:t>1</w:t>
            </w:r>
            <w:r w:rsidRPr="00196523">
              <w:rPr>
                <w:rFonts w:ascii="Times New Roman" w:eastAsia="宋体" w:hAnsi="Times New Roman" w:cs="Times New Roman"/>
                <w:color w:val="000000" w:themeColor="text1"/>
                <w:sz w:val="18"/>
                <w:szCs w:val="18"/>
              </w:rPr>
              <w:t>5</w:t>
            </w:r>
          </w:p>
        </w:tc>
        <w:tc>
          <w:tcPr>
            <w:tcW w:w="1275" w:type="dxa"/>
            <w:tcBorders>
              <w:left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8"/>
                <w:szCs w:val="18"/>
              </w:rPr>
            </w:pPr>
          </w:p>
        </w:tc>
      </w:tr>
      <w:tr w:rsidR="009A6C89" w:rsidRPr="00196523" w:rsidTr="003A560E">
        <w:trPr>
          <w:jc w:val="center"/>
        </w:trPr>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Borders>
              <w:top w:val="single" w:sz="6" w:space="0" w:color="auto"/>
            </w:tcBorders>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1275"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第一次</w:t>
            </w:r>
          </w:p>
        </w:tc>
      </w:tr>
      <w:tr w:rsidR="009A6C89" w:rsidRPr="00196523" w:rsidTr="003A560E">
        <w:trPr>
          <w:jc w:val="center"/>
        </w:trPr>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第二次</w:t>
            </w:r>
          </w:p>
        </w:tc>
      </w:tr>
      <w:tr w:rsidR="009A6C89" w:rsidRPr="00196523" w:rsidTr="003A560E">
        <w:trPr>
          <w:jc w:val="center"/>
        </w:trPr>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t>lo</w:t>
            </w:r>
          </w:p>
        </w:tc>
        <w:tc>
          <w:tcPr>
            <w:tcW w:w="397" w:type="dxa"/>
            <w:vAlign w:val="center"/>
          </w:tcPr>
          <w:p w:rsidR="009A6C89"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mi</w:t>
            </w:r>
          </w:p>
        </w:tc>
        <w:tc>
          <w:tcPr>
            <w:tcW w:w="397" w:type="dxa"/>
            <w:vAlign w:val="center"/>
          </w:tcPr>
          <w:p w:rsidR="009A6C89"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r w:rsidRPr="00196523">
              <w:rPr>
                <w:rFonts w:ascii="Times New Roman" w:eastAsia="宋体" w:hAnsi="Times New Roman" w:cs="Times New Roman"/>
                <w:bCs/>
                <w:color w:val="000000" w:themeColor="text1"/>
                <w:sz w:val="15"/>
                <w:szCs w:val="15"/>
                <w:lang w:val="zh-CN"/>
              </w:rPr>
              <w:br/>
            </w:r>
            <w:r w:rsidRPr="00196523">
              <w:rPr>
                <w:rFonts w:ascii="Times New Roman" w:eastAsia="宋体" w:hAnsi="Times New Roman" w:cs="Times New Roman" w:hint="eastAsia"/>
                <w:color w:val="000000" w:themeColor="text1"/>
                <w:sz w:val="15"/>
                <w:szCs w:val="15"/>
              </w:rPr>
              <w:t>hi</w:t>
            </w: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第三次</w:t>
            </w:r>
          </w:p>
        </w:tc>
      </w:tr>
      <w:tr w:rsidR="000539BA" w:rsidRPr="00196523" w:rsidTr="003A560E">
        <w:trPr>
          <w:jc w:val="center"/>
        </w:trPr>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r w:rsidRPr="00196523">
              <w:rPr>
                <w:rFonts w:ascii="Times New Roman" w:eastAsia="宋体" w:hAnsi="Times New Roman" w:cs="Times New Roman"/>
                <w:bCs/>
                <w:color w:val="000000" w:themeColor="text1"/>
                <w:sz w:val="15"/>
                <w:szCs w:val="15"/>
                <w:lang w:val="zh-CN"/>
              </w:rPr>
              <w:t>↑</w:t>
            </w: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vAlign w:val="center"/>
          </w:tcPr>
          <w:p w:rsidR="000539BA" w:rsidRPr="00196523" w:rsidRDefault="000539BA"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hint="eastAsia"/>
                <w:bCs/>
                <w:color w:val="000000" w:themeColor="text1"/>
                <w:sz w:val="15"/>
                <w:szCs w:val="15"/>
                <w:lang w:val="zh-CN"/>
              </w:rPr>
              <w:t>第四次，成功</w:t>
            </w:r>
          </w:p>
        </w:tc>
      </w:tr>
      <w:tr w:rsidR="00992547" w:rsidRPr="00196523" w:rsidTr="003A560E">
        <w:trPr>
          <w:jc w:val="center"/>
        </w:trPr>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1191" w:type="dxa"/>
            <w:gridSpan w:val="3"/>
          </w:tcPr>
          <w:p w:rsidR="00992547" w:rsidRPr="00196523" w:rsidRDefault="00992547" w:rsidP="00992547">
            <w:pPr>
              <w:autoSpaceDE w:val="0"/>
              <w:autoSpaceDN w:val="0"/>
              <w:adjustRightInd w:val="0"/>
              <w:spacing w:line="0" w:lineRule="atLeast"/>
              <w:ind w:firstLineChars="0" w:firstLine="0"/>
              <w:jc w:val="center"/>
              <w:rPr>
                <w:rFonts w:ascii="Times New Roman" w:eastAsia="宋体" w:hAnsi="Times New Roman" w:cs="Times New Roman"/>
                <w:bCs/>
                <w:color w:val="000000" w:themeColor="text1"/>
                <w:sz w:val="15"/>
                <w:szCs w:val="15"/>
                <w:lang w:val="zh-CN"/>
              </w:rPr>
            </w:pPr>
            <w:r w:rsidRPr="00196523">
              <w:rPr>
                <w:rFonts w:ascii="Times New Roman" w:eastAsia="宋体" w:hAnsi="Times New Roman" w:cs="Times New Roman"/>
                <w:color w:val="000000" w:themeColor="text1"/>
                <w:sz w:val="15"/>
                <w:szCs w:val="15"/>
              </w:rPr>
              <w:t xml:space="preserve">lo </w:t>
            </w:r>
            <w:r w:rsidRPr="00196523">
              <w:rPr>
                <w:rFonts w:ascii="Times New Roman" w:eastAsia="宋体" w:hAnsi="Times New Roman" w:cs="Times New Roman" w:hint="eastAsia"/>
                <w:bCs/>
                <w:color w:val="000000" w:themeColor="text1"/>
                <w:sz w:val="15"/>
                <w:szCs w:val="15"/>
                <w:lang w:val="zh-CN"/>
              </w:rPr>
              <w:t>m</w:t>
            </w:r>
            <w:r w:rsidRPr="00196523">
              <w:rPr>
                <w:rFonts w:ascii="Times New Roman" w:eastAsia="宋体" w:hAnsi="Times New Roman" w:cs="Times New Roman"/>
                <w:bCs/>
                <w:color w:val="000000" w:themeColor="text1"/>
                <w:sz w:val="15"/>
                <w:szCs w:val="15"/>
                <w:lang w:val="zh-CN"/>
              </w:rPr>
              <w:t xml:space="preserve">i </w:t>
            </w:r>
            <w:r w:rsidRPr="00196523">
              <w:rPr>
                <w:rFonts w:ascii="Times New Roman" w:eastAsia="宋体" w:hAnsi="Times New Roman" w:cs="Times New Roman" w:hint="eastAsia"/>
                <w:bCs/>
                <w:color w:val="000000" w:themeColor="text1"/>
                <w:sz w:val="15"/>
                <w:szCs w:val="15"/>
                <w:lang w:val="zh-CN"/>
              </w:rPr>
              <w:t>h</w:t>
            </w:r>
            <w:r w:rsidRPr="00196523">
              <w:rPr>
                <w:rFonts w:ascii="Times New Roman" w:eastAsia="宋体" w:hAnsi="Times New Roman" w:cs="Times New Roman"/>
                <w:bCs/>
                <w:color w:val="000000" w:themeColor="text1"/>
                <w:sz w:val="15"/>
                <w:szCs w:val="15"/>
                <w:lang w:val="zh-CN"/>
              </w:rPr>
              <w:t>i</w:t>
            </w: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color w:val="000000" w:themeColor="text1"/>
                <w:sz w:val="15"/>
                <w:szCs w:val="15"/>
              </w:rPr>
            </w:pPr>
          </w:p>
        </w:tc>
        <w:tc>
          <w:tcPr>
            <w:tcW w:w="397"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b/>
                <w:bCs/>
                <w:color w:val="000000" w:themeColor="text1"/>
                <w:sz w:val="15"/>
                <w:szCs w:val="15"/>
                <w:lang w:val="zh-CN"/>
              </w:rPr>
            </w:pPr>
          </w:p>
        </w:tc>
        <w:tc>
          <w:tcPr>
            <w:tcW w:w="1275" w:type="dxa"/>
          </w:tcPr>
          <w:p w:rsidR="00992547" w:rsidRPr="00196523" w:rsidRDefault="00992547" w:rsidP="003A560E">
            <w:pPr>
              <w:autoSpaceDE w:val="0"/>
              <w:autoSpaceDN w:val="0"/>
              <w:adjustRightInd w:val="0"/>
              <w:ind w:firstLineChars="0" w:firstLine="0"/>
              <w:jc w:val="center"/>
              <w:rPr>
                <w:rFonts w:ascii="Times New Roman" w:eastAsia="宋体" w:hAnsi="Times New Roman" w:cs="Times New Roman"/>
                <w:bCs/>
                <w:color w:val="000000" w:themeColor="text1"/>
                <w:sz w:val="15"/>
                <w:szCs w:val="15"/>
                <w:lang w:val="zh-CN"/>
              </w:rPr>
            </w:pPr>
          </w:p>
        </w:tc>
      </w:tr>
      <w:tr w:rsidR="009A6C89" w:rsidRPr="00196523" w:rsidTr="003A560E">
        <w:trPr>
          <w:jc w:val="center"/>
        </w:trPr>
        <w:tc>
          <w:tcPr>
            <w:tcW w:w="7230" w:type="dxa"/>
            <w:gridSpan w:val="16"/>
            <w:vAlign w:val="center"/>
          </w:tcPr>
          <w:p w:rsidR="009A6C89" w:rsidRPr="00196523" w:rsidRDefault="009A6C89" w:rsidP="003A560E">
            <w:pPr>
              <w:autoSpaceDE w:val="0"/>
              <w:autoSpaceDN w:val="0"/>
              <w:adjustRightInd w:val="0"/>
              <w:ind w:firstLineChars="0" w:firstLine="0"/>
              <w:jc w:val="center"/>
              <w:rPr>
                <w:rFonts w:ascii="Times New Roman" w:eastAsia="宋体" w:hAnsi="Times New Roman" w:cs="Times New Roman"/>
                <w:bCs/>
                <w:color w:val="000000" w:themeColor="text1"/>
                <w:sz w:val="18"/>
                <w:szCs w:val="18"/>
                <w:lang w:val="zh-CN"/>
              </w:rPr>
            </w:pPr>
            <w:r w:rsidRPr="00196523">
              <w:rPr>
                <w:rFonts w:ascii="Times New Roman" w:eastAsia="宋体" w:hAnsi="Times New Roman" w:cs="Times New Roman" w:hint="eastAsia"/>
                <w:bCs/>
                <w:color w:val="000000" w:themeColor="text1"/>
                <w:sz w:val="18"/>
                <w:szCs w:val="18"/>
                <w:lang w:val="zh-CN"/>
              </w:rPr>
              <w:t>图</w:t>
            </w:r>
            <w:r w:rsidRPr="00196523">
              <w:rPr>
                <w:rFonts w:ascii="Times New Roman" w:eastAsia="宋体" w:hAnsi="Times New Roman" w:cs="Times New Roman" w:hint="eastAsia"/>
                <w:bCs/>
                <w:color w:val="000000" w:themeColor="text1"/>
                <w:sz w:val="18"/>
                <w:szCs w:val="18"/>
                <w:lang w:val="zh-CN"/>
              </w:rPr>
              <w:t>8</w:t>
            </w:r>
            <w:r w:rsidR="00692BEA">
              <w:rPr>
                <w:rFonts w:ascii="Times New Roman" w:eastAsia="宋体" w:hAnsi="Times New Roman" w:cs="Times New Roman"/>
                <w:bCs/>
                <w:color w:val="000000" w:themeColor="text1"/>
                <w:sz w:val="18"/>
                <w:szCs w:val="18"/>
                <w:lang w:val="zh-CN"/>
              </w:rPr>
              <w:t>-</w:t>
            </w:r>
            <w:r w:rsidR="00DD3DFE" w:rsidRPr="00196523">
              <w:rPr>
                <w:rFonts w:ascii="Times New Roman" w:eastAsia="宋体" w:hAnsi="Times New Roman" w:cs="Times New Roman"/>
                <w:bCs/>
                <w:color w:val="000000" w:themeColor="text1"/>
                <w:sz w:val="18"/>
                <w:szCs w:val="18"/>
                <w:lang w:val="zh-CN"/>
              </w:rPr>
              <w:t>10</w:t>
            </w:r>
            <w:r w:rsidRPr="00196523">
              <w:rPr>
                <w:rFonts w:ascii="Times New Roman" w:eastAsia="宋体" w:hAnsi="Times New Roman" w:cs="Times New Roman"/>
                <w:bCs/>
                <w:color w:val="000000" w:themeColor="text1"/>
                <w:sz w:val="18"/>
                <w:szCs w:val="18"/>
                <w:lang w:val="zh-CN"/>
              </w:rPr>
              <w:t xml:space="preserve"> </w:t>
            </w:r>
            <w:r w:rsidRPr="00196523">
              <w:rPr>
                <w:rFonts w:ascii="Times New Roman" w:eastAsia="宋体" w:hAnsi="Times New Roman" w:cs="Times New Roman" w:hint="eastAsia"/>
                <w:bCs/>
                <w:color w:val="000000" w:themeColor="text1"/>
                <w:sz w:val="18"/>
                <w:szCs w:val="18"/>
                <w:lang w:val="zh-CN"/>
              </w:rPr>
              <w:t>查找关键字</w:t>
            </w:r>
            <w:r w:rsidRPr="00196523">
              <w:rPr>
                <w:rFonts w:ascii="Times New Roman" w:eastAsia="宋体" w:hAnsi="Times New Roman" w:cs="Times New Roman" w:hint="eastAsia"/>
                <w:bCs/>
                <w:color w:val="000000" w:themeColor="text1"/>
                <w:sz w:val="18"/>
                <w:szCs w:val="18"/>
                <w:lang w:val="zh-CN"/>
              </w:rPr>
              <w:t>7</w:t>
            </w:r>
            <w:r w:rsidRPr="00196523">
              <w:rPr>
                <w:rFonts w:ascii="Times New Roman" w:eastAsia="宋体" w:hAnsi="Times New Roman" w:cs="Times New Roman" w:hint="eastAsia"/>
                <w:bCs/>
                <w:color w:val="000000" w:themeColor="text1"/>
                <w:sz w:val="18"/>
                <w:szCs w:val="18"/>
                <w:lang w:val="zh-CN"/>
              </w:rPr>
              <w:t>的过程</w:t>
            </w:r>
          </w:p>
        </w:tc>
      </w:tr>
    </w:tbl>
    <w:p w:rsidR="00065D97" w:rsidRPr="00196523" w:rsidRDefault="00065D97" w:rsidP="001C30E9">
      <w:pPr>
        <w:ind w:firstLineChars="150" w:firstLine="315"/>
        <w:rPr>
          <w:rFonts w:ascii="Times New Roman" w:eastAsia="宋体" w:hAnsi="Times New Roman" w:cs="Times New Roman"/>
          <w:color w:val="000000" w:themeColor="text1"/>
        </w:rPr>
      </w:pPr>
    </w:p>
    <w:p w:rsidR="006C2BE8" w:rsidRPr="00196523" w:rsidRDefault="006C2BE8" w:rsidP="001C30E9">
      <w:pPr>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8</w:t>
      </w:r>
      <w:r w:rsidRPr="00196523">
        <w:rPr>
          <w:rFonts w:ascii="Times New Roman" w:eastAsia="宋体" w:hAnsi="Times New Roman" w:cs="Times New Roman"/>
          <w:color w:val="000000" w:themeColor="text1"/>
        </w:rPr>
        <w:t>．设由空树开始，依次插入关键字</w:t>
      </w:r>
      <w:bookmarkStart w:id="94" w:name="_Hlk126838702"/>
      <w:r w:rsidRPr="00196523">
        <w:rPr>
          <w:rFonts w:ascii="Times New Roman" w:eastAsia="宋体" w:hAnsi="Times New Roman" w:cs="Times New Roman"/>
          <w:color w:val="000000" w:themeColor="text1"/>
        </w:rPr>
        <w:t>D</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E</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G</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B</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C</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J</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A</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I</w:t>
      </w:r>
      <w:r w:rsidRPr="00196523">
        <w:rPr>
          <w:rFonts w:ascii="Times New Roman" w:eastAsia="宋体" w:hAnsi="Times New Roman" w:cs="Times New Roman"/>
          <w:color w:val="000000" w:themeColor="text1"/>
        </w:rPr>
        <w:t>，</w:t>
      </w:r>
      <w:bookmarkEnd w:id="94"/>
      <w:r w:rsidRPr="00196523">
        <w:rPr>
          <w:rFonts w:ascii="Times New Roman" w:eastAsia="宋体" w:hAnsi="Times New Roman" w:cs="Times New Roman"/>
          <w:color w:val="000000" w:themeColor="text1"/>
        </w:rPr>
        <w:t>构成二叉查找树。画出这棵树的生成过程。</w:t>
      </w:r>
    </w:p>
    <w:p w:rsidR="00571348" w:rsidRPr="00196523" w:rsidRDefault="00514FEE" w:rsidP="001C30E9">
      <w:pPr>
        <w:ind w:firstLineChars="150" w:firstLine="315"/>
        <w:rPr>
          <w:rFonts w:ascii="Times New Roman" w:eastAsia="宋体" w:hAnsi="Times New Roman" w:cs="Times New Roman"/>
          <w:color w:val="000000" w:themeColor="text1"/>
        </w:rPr>
      </w:pPr>
      <w:proofErr w:type="gramStart"/>
      <w:r w:rsidRPr="00196523">
        <w:rPr>
          <w:rFonts w:ascii="Times New Roman" w:eastAsia="宋体" w:hAnsi="Times New Roman" w:cs="Times New Roman" w:hint="eastAsia"/>
          <w:color w:val="000000" w:themeColor="text1"/>
        </w:rPr>
        <w:t>【参考答案】</w:t>
      </w:r>
      <w:r w:rsidR="0039296A" w:rsidRPr="00196523">
        <w:rPr>
          <w:rFonts w:ascii="Times New Roman" w:eastAsia="宋体" w:hAnsi="Times New Roman" w:cs="Times New Roman" w:hint="eastAsia"/>
          <w:color w:val="000000" w:themeColor="text1"/>
        </w:rPr>
        <w:t>二叉查找</w:t>
      </w:r>
      <w:proofErr w:type="gramEnd"/>
      <w:r w:rsidR="0039296A" w:rsidRPr="00196523">
        <w:rPr>
          <w:rFonts w:ascii="Times New Roman" w:eastAsia="宋体" w:hAnsi="Times New Roman" w:cs="Times New Roman" w:hint="eastAsia"/>
          <w:color w:val="000000" w:themeColor="text1"/>
        </w:rPr>
        <w:t>树的生成过程</w:t>
      </w:r>
      <w:r w:rsidR="006E5BD0" w:rsidRPr="00196523">
        <w:rPr>
          <w:rFonts w:ascii="Times New Roman" w:eastAsia="宋体" w:hAnsi="Times New Roman" w:cs="Times New Roman" w:hint="eastAsia"/>
          <w:color w:val="000000" w:themeColor="text1"/>
        </w:rPr>
        <w:t>如</w:t>
      </w:r>
      <w:r w:rsidR="0039296A" w:rsidRPr="00196523">
        <w:rPr>
          <w:rFonts w:ascii="Times New Roman" w:eastAsia="宋体" w:hAnsi="Times New Roman" w:cs="Times New Roman" w:hint="eastAsia"/>
          <w:color w:val="000000" w:themeColor="text1"/>
        </w:rPr>
        <w:t>图</w:t>
      </w:r>
      <w:r w:rsidR="0039296A"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39296A" w:rsidRPr="00196523">
        <w:rPr>
          <w:rFonts w:ascii="Times New Roman" w:eastAsia="宋体" w:hAnsi="Times New Roman" w:cs="Times New Roman"/>
          <w:color w:val="000000" w:themeColor="text1"/>
        </w:rPr>
        <w:t>11</w:t>
      </w:r>
      <w:r w:rsidR="0039296A" w:rsidRPr="00196523">
        <w:rPr>
          <w:rFonts w:ascii="Times New Roman" w:eastAsia="宋体" w:hAnsi="Times New Roman" w:cs="Times New Roman" w:hint="eastAsia"/>
          <w:color w:val="000000" w:themeColor="text1"/>
        </w:rPr>
        <w:t>所示。</w:t>
      </w:r>
    </w:p>
    <w:p w:rsidR="0039296A" w:rsidRPr="00196523" w:rsidRDefault="0039296A" w:rsidP="001C30E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88992" behindDoc="0" locked="0" layoutInCell="1" allowOverlap="1">
                <wp:simplePos x="0" y="0"/>
                <wp:positionH relativeFrom="column">
                  <wp:posOffset>2314930</wp:posOffset>
                </wp:positionH>
                <wp:positionV relativeFrom="paragraph">
                  <wp:posOffset>133369</wp:posOffset>
                </wp:positionV>
                <wp:extent cx="1666408" cy="732273"/>
                <wp:effectExtent l="0" t="0" r="10160" b="10795"/>
                <wp:wrapNone/>
                <wp:docPr id="12245" name="组合 12245"/>
                <wp:cNvGraphicFramePr/>
                <a:graphic xmlns:a="http://schemas.openxmlformats.org/drawingml/2006/main">
                  <a:graphicData uri="http://schemas.microsoft.com/office/word/2010/wordprocessingGroup">
                    <wpg:wgp>
                      <wpg:cNvGrpSpPr/>
                      <wpg:grpSpPr>
                        <a:xfrm>
                          <a:off x="0" y="0"/>
                          <a:ext cx="1666408" cy="732273"/>
                          <a:chOff x="0" y="0"/>
                          <a:chExt cx="1666408" cy="732273"/>
                        </a:xfrm>
                      </wpg:grpSpPr>
                      <wpg:grpSp>
                        <wpg:cNvPr id="2303" name="组合 2303"/>
                        <wpg:cNvGrpSpPr/>
                        <wpg:grpSpPr>
                          <a:xfrm>
                            <a:off x="0" y="0"/>
                            <a:ext cx="1666408" cy="732273"/>
                            <a:chOff x="378970" y="0"/>
                            <a:chExt cx="1666875" cy="732553"/>
                          </a:xfrm>
                        </wpg:grpSpPr>
                        <wps:wsp>
                          <wps:cNvPr id="12241"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12242" name="Text Box 9165"/>
                          <wps:cNvSpPr txBox="1">
                            <a:spLocks noChangeArrowheads="1"/>
                          </wps:cNvSpPr>
                          <wps:spPr bwMode="auto">
                            <a:xfrm>
                              <a:off x="378970" y="537420"/>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39296A">
                                <w:pPr>
                                  <w:pStyle w:val="a6"/>
                                  <w:ind w:firstLineChars="0" w:firstLine="0"/>
                                  <w:rPr>
                                    <w:rFonts w:ascii="宋体" w:eastAsia="宋体" w:hAnsi="宋体" w:cs="宋体"/>
                                    <w:b w:val="0"/>
                                  </w:rPr>
                                </w:pPr>
                                <w:r>
                                  <w:rPr>
                                    <w:rFonts w:ascii="Times New Roman" w:eastAsia="宋体"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E</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wps:txbx>
                          <wps:bodyPr rot="0" vert="horz" wrap="square" lIns="0" tIns="0" rIns="0" bIns="0" anchor="t" anchorCtr="0" upright="1">
                            <a:noAutofit/>
                          </wps:bodyPr>
                        </wps:wsp>
                      </wpg:grpSp>
                      <wps:wsp>
                        <wps:cNvPr id="12243" name="Oval 9112"/>
                        <wps:cNvSpPr>
                          <a:spLocks noChangeArrowheads="1"/>
                        </wps:cNvSpPr>
                        <wps:spPr bwMode="auto">
                          <a:xfrm>
                            <a:off x="1080035" y="258664"/>
                            <a:ext cx="179618" cy="1795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12244" name="Freeform 9111"/>
                        <wps:cNvSpPr>
                          <a:spLocks/>
                        </wps:cNvSpPr>
                        <wps:spPr bwMode="auto">
                          <a:xfrm>
                            <a:off x="710191" y="122525"/>
                            <a:ext cx="381000" cy="1720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组合 12245" o:spid="_x0000_s3458" style="position:absolute;left:0;text-align:left;margin-left:182.3pt;margin-top:10.5pt;width:131.2pt;height:57.65pt;z-index:251988992" coordsize="16664,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">
                <v:group id="组合 2303" o:spid="_x0000_s3459" style="position:absolute;width:16664;height:7322" coordorigin="3789" coordsize="1666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">
                  <v:oval id="Oval 9110" o:spid="_x0000_s3460"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_x0000_s3461" type="#_x0000_t202" style="position:absolute;left:3789;top:5374;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" filled="f" stroked="f">
                    <v:textbox inset="0,0,0,0">
                      <w:txbxContent>
                        <w:p w:rsidR="008E537A" w:rsidRPr="00960AC6" w:rsidRDefault="008E537A" w:rsidP="0039296A">
                          <w:pPr>
                            <w:pStyle w:val="a6"/>
                            <w:ind w:firstLineChars="0" w:firstLine="0"/>
                            <w:rPr>
                              <w:rFonts w:ascii="宋体" w:eastAsia="宋体" w:hAnsi="宋体" w:cs="宋体"/>
                              <w:b w:val="0"/>
                            </w:rPr>
                          </w:pPr>
                          <w:r>
                            <w:rPr>
                              <w:rFonts w:ascii="Times New Roman" w:eastAsia="宋体" w:hAnsi="Times New Roman" w:cs="Times New Roman"/>
                              <w:b w:val="0"/>
                            </w:rPr>
                            <w:t>b</w:t>
                          </w:r>
                          <w:r w:rsidRPr="00E0543B">
                            <w:rPr>
                              <w:rFonts w:ascii="Times New Roman" w:eastAsia="宋体" w:hAnsi="Times New Roman" w:cs="Times New Roman"/>
                              <w:b w:val="0"/>
                            </w:rPr>
                            <w:t>)</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E</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v:textbox>
                  </v:shape>
                </v:group>
                <v:oval id="Oval 9112" o:spid="_x0000_s3462" style="position:absolute;left:10800;top:2586;width:1796;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1" o:spid="_x0000_s3463" style="position:absolute;left:7101;top:1225;width:3810;height:172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" path="m427,249l,e" filled="f">
                  <v:path arrowok="t" o:connecttype="custom" o:connectlocs="381000,172085;0,0" o:connectangles="0,0"/>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82848" behindDoc="0" locked="0" layoutInCell="1" allowOverlap="1" wp14:anchorId="31E05383" wp14:editId="05F09146">
                <wp:simplePos x="0" y="0"/>
                <wp:positionH relativeFrom="column">
                  <wp:posOffset>118555</wp:posOffset>
                </wp:positionH>
                <wp:positionV relativeFrom="paragraph">
                  <wp:posOffset>196900</wp:posOffset>
                </wp:positionV>
                <wp:extent cx="1666408" cy="444111"/>
                <wp:effectExtent l="0" t="0" r="10160" b="13335"/>
                <wp:wrapNone/>
                <wp:docPr id="2248" name="组合 2248"/>
                <wp:cNvGraphicFramePr/>
                <a:graphic xmlns:a="http://schemas.openxmlformats.org/drawingml/2006/main">
                  <a:graphicData uri="http://schemas.microsoft.com/office/word/2010/wordprocessingGroup">
                    <wpg:wgp>
                      <wpg:cNvGrpSpPr/>
                      <wpg:grpSpPr>
                        <a:xfrm>
                          <a:off x="0" y="0"/>
                          <a:ext cx="1666408" cy="444111"/>
                          <a:chOff x="231445" y="0"/>
                          <a:chExt cx="1666875" cy="444281"/>
                        </a:xfrm>
                      </wpg:grpSpPr>
                      <wps:wsp>
                        <wps:cNvPr id="2299"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2302" name="Text Box 9165"/>
                        <wps:cNvSpPr txBox="1">
                          <a:spLocks noChangeArrowheads="1"/>
                        </wps:cNvSpPr>
                        <wps:spPr bwMode="auto">
                          <a:xfrm>
                            <a:off x="231445" y="249148"/>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39296A">
                              <w:pPr>
                                <w:pStyle w:val="a6"/>
                                <w:ind w:firstLineChars="0" w:firstLine="0"/>
                                <w:rPr>
                                  <w:rFonts w:ascii="宋体" w:eastAsia="宋体" w:hAnsi="宋体" w:cs="宋体"/>
                                  <w:b w:val="0"/>
                                </w:rPr>
                              </w:pPr>
                              <w:r w:rsidRPr="0039296A">
                                <w:rPr>
                                  <w:rFonts w:ascii="Times New Roman" w:eastAsia="宋体"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插</w:t>
                              </w:r>
                              <w:r>
                                <w:rPr>
                                  <w:rFonts w:ascii="宋体" w:eastAsia="宋体" w:hAnsi="宋体" w:cs="宋体" w:hint="eastAsia"/>
                                  <w:b w:val="0"/>
                                </w:rPr>
                                <w:t>入</w:t>
                              </w:r>
                              <w:r w:rsidRPr="0039296A">
                                <w:rPr>
                                  <w:rFonts w:ascii="Times New Roman" w:eastAsia="宋体" w:hAnsi="Times New Roman" w:cs="Times New Roman"/>
                                  <w:b w:val="0"/>
                                </w:rPr>
                                <w:t>D</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05383" id="组合 2248" o:spid="_x0000_s3464" style="position:absolute;left:0;text-align:left;margin-left:9.35pt;margin-top:15.5pt;width:131.2pt;height:34.95pt;z-index:251982848;mso-width-relative:margin;mso-height-relative:margin" coordorigin="2314" coordsize="16668,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">
                <v:oval id="Oval 9110" o:spid="_x0000_s3465"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_x0000_s3466" type="#_x0000_t202" style="position:absolute;left:2314;top:2491;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" filled="f" stroked="f">
                  <v:textbox inset="0,0,0,0">
                    <w:txbxContent>
                      <w:p w:rsidR="008E537A" w:rsidRPr="00960AC6" w:rsidRDefault="008E537A" w:rsidP="0039296A">
                        <w:pPr>
                          <w:pStyle w:val="a6"/>
                          <w:ind w:firstLineChars="0" w:firstLine="0"/>
                          <w:rPr>
                            <w:rFonts w:ascii="宋体" w:eastAsia="宋体" w:hAnsi="宋体" w:cs="宋体"/>
                            <w:b w:val="0"/>
                          </w:rPr>
                        </w:pPr>
                        <w:r w:rsidRPr="0039296A">
                          <w:rPr>
                            <w:rFonts w:ascii="Times New Roman" w:eastAsia="宋体" w:hAnsi="Times New Roman" w:cs="Times New Roman"/>
                            <w:b w:val="0"/>
                          </w:rPr>
                          <w:t>a</w:t>
                        </w:r>
                        <w:r w:rsidRPr="00E0543B">
                          <w:rPr>
                            <w:rFonts w:ascii="Times New Roman" w:eastAsia="宋体" w:hAnsi="Times New Roman" w:cs="Times New Roman"/>
                            <w:b w:val="0"/>
                          </w:rPr>
                          <w:t>)</w:t>
                        </w:r>
                        <w:r>
                          <w:rPr>
                            <w:rFonts w:ascii="宋体" w:eastAsia="宋体" w:hAnsi="宋体" w:cs="宋体"/>
                            <w:b w:val="0"/>
                          </w:rPr>
                          <w:t>插</w:t>
                        </w:r>
                        <w:r>
                          <w:rPr>
                            <w:rFonts w:ascii="宋体" w:eastAsia="宋体" w:hAnsi="宋体" w:cs="宋体" w:hint="eastAsia"/>
                            <w:b w:val="0"/>
                          </w:rPr>
                          <w:t>入</w:t>
                        </w:r>
                        <w:r w:rsidRPr="0039296A">
                          <w:rPr>
                            <w:rFonts w:ascii="Times New Roman" w:eastAsia="宋体" w:hAnsi="Times New Roman" w:cs="Times New Roman"/>
                            <w:b w:val="0"/>
                          </w:rPr>
                          <w:t>D</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v:textbox>
                </v:shape>
              </v:group>
            </w:pict>
          </mc:Fallback>
        </mc:AlternateContent>
      </w:r>
    </w:p>
    <w:p w:rsidR="0039296A" w:rsidRPr="00196523" w:rsidRDefault="0039296A" w:rsidP="001C30E9">
      <w:pPr>
        <w:ind w:firstLineChars="150" w:firstLine="315"/>
        <w:rPr>
          <w:rFonts w:ascii="Times New Roman" w:eastAsia="宋体" w:hAnsi="Times New Roman" w:cs="Times New Roman"/>
          <w:color w:val="000000" w:themeColor="text1"/>
        </w:rPr>
      </w:pPr>
    </w:p>
    <w:p w:rsidR="0039296A" w:rsidRPr="00196523" w:rsidRDefault="0039296A" w:rsidP="001C30E9">
      <w:pPr>
        <w:ind w:firstLineChars="150" w:firstLine="315"/>
        <w:rPr>
          <w:rFonts w:ascii="Times New Roman" w:eastAsia="宋体" w:hAnsi="Times New Roman" w:cs="Times New Roman"/>
          <w:color w:val="000000" w:themeColor="text1"/>
        </w:rPr>
      </w:pPr>
    </w:p>
    <w:p w:rsidR="0039296A" w:rsidRPr="00196523" w:rsidRDefault="0039296A" w:rsidP="001C30E9">
      <w:pPr>
        <w:ind w:firstLineChars="150" w:firstLine="315"/>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08448" behindDoc="0" locked="0" layoutInCell="1" allowOverlap="1">
                <wp:simplePos x="0" y="0"/>
                <wp:positionH relativeFrom="column">
                  <wp:posOffset>2606040</wp:posOffset>
                </wp:positionH>
                <wp:positionV relativeFrom="paragraph">
                  <wp:posOffset>3810</wp:posOffset>
                </wp:positionV>
                <wp:extent cx="1549536" cy="730433"/>
                <wp:effectExtent l="0" t="0" r="12700" b="12700"/>
                <wp:wrapNone/>
                <wp:docPr id="3311" name="组合 3311"/>
                <wp:cNvGraphicFramePr/>
                <a:graphic xmlns:a="http://schemas.openxmlformats.org/drawingml/2006/main">
                  <a:graphicData uri="http://schemas.microsoft.com/office/word/2010/wordprocessingGroup">
                    <wpg:wgp>
                      <wpg:cNvGrpSpPr/>
                      <wpg:grpSpPr>
                        <a:xfrm>
                          <a:off x="0" y="0"/>
                          <a:ext cx="1549536" cy="730433"/>
                          <a:chOff x="0" y="0"/>
                          <a:chExt cx="1549536" cy="730433"/>
                        </a:xfrm>
                      </wpg:grpSpPr>
                      <wps:wsp>
                        <wps:cNvPr id="3303" name="Oval 9112"/>
                        <wps:cNvSpPr>
                          <a:spLocks noChangeArrowheads="1"/>
                        </wps:cNvSpPr>
                        <wps:spPr bwMode="auto">
                          <a:xfrm>
                            <a:off x="0" y="263202"/>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wps:txbx>
                        <wps:bodyPr rot="0" vert="horz" wrap="square" lIns="0" tIns="0" rIns="0" bIns="0" anchor="t" anchorCtr="0" upright="1">
                          <a:noAutofit/>
                        </wps:bodyPr>
                      </wps:wsp>
                      <wps:wsp>
                        <wps:cNvPr id="3304" name="Oval 9110"/>
                        <wps:cNvSpPr>
                          <a:spLocks noChangeArrowheads="1"/>
                        </wps:cNvSpPr>
                        <wps:spPr bwMode="auto">
                          <a:xfrm>
                            <a:off x="1370466" y="551363"/>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s:wsp>
                        <wps:cNvPr id="3305" name="Oval 9112"/>
                        <wps:cNvSpPr>
                          <a:spLocks noChangeArrowheads="1"/>
                        </wps:cNvSpPr>
                        <wps:spPr bwMode="auto">
                          <a:xfrm>
                            <a:off x="1068691" y="263202"/>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3306" name="Freeform 9114"/>
                        <wps:cNvSpPr>
                          <a:spLocks/>
                        </wps:cNvSpPr>
                        <wps:spPr bwMode="auto">
                          <a:xfrm rot="157150">
                            <a:off x="1229789" y="412955"/>
                            <a:ext cx="179705" cy="149860"/>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7" name="Oval 9110"/>
                        <wps:cNvSpPr>
                          <a:spLocks noChangeArrowheads="1"/>
                        </wps:cNvSpPr>
                        <wps:spPr bwMode="auto">
                          <a:xfrm>
                            <a:off x="528673" y="0"/>
                            <a:ext cx="179070" cy="179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3308" name="Freeform 9111"/>
                        <wps:cNvSpPr>
                          <a:spLocks/>
                        </wps:cNvSpPr>
                        <wps:spPr bwMode="auto">
                          <a:xfrm>
                            <a:off x="698847" y="127063"/>
                            <a:ext cx="381000" cy="1720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9" name="Freeform 9111"/>
                        <wps:cNvSpPr>
                          <a:spLocks/>
                        </wps:cNvSpPr>
                        <wps:spPr bwMode="auto">
                          <a:xfrm flipH="1">
                            <a:off x="161098" y="127063"/>
                            <a:ext cx="381000" cy="172085"/>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组合 3311" o:spid="_x0000_s3467" style="position:absolute;margin-left:205.2pt;margin-top:.3pt;width:122pt;height:57.5pt;z-index:252008448" coordsize="15495,7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">
                <v:oval id="Oval 9112" o:spid="_x0000_s3468" style="position:absolute;top:2632;width:179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v:textbox>
                </v:oval>
                <v:oval id="Oval 9110" o:spid="_x0000_s3469" style="position:absolute;left:13704;top:5513;width:179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oval id="Oval 9112" o:spid="_x0000_s3470" style="position:absolute;left:10686;top:2632;width:179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471" style="position:absolute;left:12297;top:4129;width:1797;height:1499;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" path="m301,231l,e" filled="f">
                  <v:path arrowok="t" o:connecttype="custom" o:connectlocs="179705,149860;0,0" o:connectangles="0,0"/>
                </v:shape>
                <v:oval id="Oval 9110" o:spid="_x0000_s3472" style="position:absolute;left:5286;width:1791;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473" style="position:absolute;left:6988;top:1270;width:3810;height:1721;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" path="m427,249l,e" filled="f">
                  <v:path arrowok="t" o:connecttype="custom" o:connectlocs="381000,172085;0,0" o:connectangles="0,0"/>
                </v:shape>
                <v:shape id="Freeform 9111" o:spid="_x0000_s3474" style="position:absolute;left:1610;top:1270;width:3810;height:1721;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" path="m427,249l,e" filled="f">
                  <v:path arrowok="t" o:connecttype="custom" o:connectlocs="381000,172085;0,0" o:connectangles="0,0"/>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99232" behindDoc="0" locked="0" layoutInCell="1" allowOverlap="1">
                <wp:simplePos x="0" y="0"/>
                <wp:positionH relativeFrom="column">
                  <wp:posOffset>179705</wp:posOffset>
                </wp:positionH>
                <wp:positionV relativeFrom="paragraph">
                  <wp:posOffset>3175</wp:posOffset>
                </wp:positionV>
                <wp:extent cx="1666240" cy="1009592"/>
                <wp:effectExtent l="0" t="0" r="10160" b="635"/>
                <wp:wrapNone/>
                <wp:docPr id="3302" name="组合 3302"/>
                <wp:cNvGraphicFramePr/>
                <a:graphic xmlns:a="http://schemas.openxmlformats.org/drawingml/2006/main">
                  <a:graphicData uri="http://schemas.microsoft.com/office/word/2010/wordprocessingGroup">
                    <wpg:wgp>
                      <wpg:cNvGrpSpPr/>
                      <wpg:grpSpPr>
                        <a:xfrm>
                          <a:off x="0" y="0"/>
                          <a:ext cx="1666240" cy="1009592"/>
                          <a:chOff x="0" y="0"/>
                          <a:chExt cx="1666240" cy="1009592"/>
                        </a:xfrm>
                      </wpg:grpSpPr>
                      <wpg:grpSp>
                        <wpg:cNvPr id="3301" name="组合 3301"/>
                        <wpg:cNvGrpSpPr/>
                        <wpg:grpSpPr>
                          <a:xfrm>
                            <a:off x="304043" y="0"/>
                            <a:ext cx="1021411" cy="730870"/>
                            <a:chOff x="0" y="0"/>
                            <a:chExt cx="1021411" cy="730870"/>
                          </a:xfrm>
                        </wpg:grpSpPr>
                        <wps:wsp>
                          <wps:cNvPr id="3284" name="Oval 9110"/>
                          <wps:cNvSpPr>
                            <a:spLocks noChangeArrowheads="1"/>
                          </wps:cNvSpPr>
                          <wps:spPr bwMode="auto">
                            <a:xfrm>
                              <a:off x="841793" y="551363"/>
                              <a:ext cx="179618" cy="1795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s:wsp>
                          <wps:cNvPr id="3286" name="Oval 9112"/>
                          <wps:cNvSpPr>
                            <a:spLocks noChangeArrowheads="1"/>
                          </wps:cNvSpPr>
                          <wps:spPr bwMode="auto">
                            <a:xfrm>
                              <a:off x="540018" y="263202"/>
                              <a:ext cx="179618" cy="1795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3296" name="Freeform 9114"/>
                          <wps:cNvSpPr>
                            <a:spLocks/>
                          </wps:cNvSpPr>
                          <wps:spPr bwMode="auto">
                            <a:xfrm rot="157150">
                              <a:off x="701116" y="412955"/>
                              <a:ext cx="180058" cy="150053"/>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7" name="Oval 9110"/>
                          <wps:cNvSpPr>
                            <a:spLocks noChangeArrowheads="1"/>
                          </wps:cNvSpPr>
                          <wps:spPr bwMode="auto">
                            <a:xfrm>
                              <a:off x="0" y="0"/>
                              <a:ext cx="179655" cy="17963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3299" name="Freeform 9111"/>
                          <wps:cNvSpPr>
                            <a:spLocks/>
                          </wps:cNvSpPr>
                          <wps:spPr bwMode="auto">
                            <a:xfrm>
                              <a:off x="170174" y="127064"/>
                              <a:ext cx="381071" cy="172377"/>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300" name="Text Box 9165"/>
                        <wps:cNvSpPr txBox="1">
                          <a:spLocks noChangeArrowheads="1"/>
                        </wps:cNvSpPr>
                        <wps:spPr bwMode="auto">
                          <a:xfrm>
                            <a:off x="0" y="814565"/>
                            <a:ext cx="1666240" cy="195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39296A">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c</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G</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wps:txbx>
                        <wps:bodyPr rot="0" vert="horz" wrap="square" lIns="0" tIns="0" rIns="0" bIns="0" anchor="t" anchorCtr="0" upright="1">
                          <a:noAutofit/>
                        </wps:bodyPr>
                      </wps:wsp>
                    </wpg:wgp>
                  </a:graphicData>
                </a:graphic>
              </wp:anchor>
            </w:drawing>
          </mc:Choice>
          <mc:Fallback>
            <w:pict>
              <v:group id="组合 3302" o:spid="_x0000_s3475" style="position:absolute;margin-left:14.15pt;margin-top:.25pt;width:131.2pt;height:79.5pt;z-index:251999232" coordsize="16662,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">
                <v:group id="组合 3301" o:spid="_x0000_s3476" style="position:absolute;left:3040;width:10214;height:7308" coordsize="10214,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">
                  <v:oval id="Oval 9110" o:spid="_x0000_s3477" style="position:absolute;left:8417;top:5513;width:179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oval id="Oval 9112" o:spid="_x0000_s3478" style="position:absolute;left:5400;top:2632;width:1796;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479" style="position:absolute;left:7011;top:4129;width:1800;height:1501;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" path="m301,231l,e" filled="f">
                    <v:path arrowok="t" o:connecttype="custom" o:connectlocs="180058,150053;0,0" o:connectangles="0,0"/>
                  </v:shape>
                  <v:oval id="Oval 9110" o:spid="_x0000_s3480" style="position:absolute;width:1796;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481" style="position:absolute;left:1701;top:1270;width:3811;height:1724;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" path="m427,249l,e" filled="f">
                    <v:path arrowok="t" o:connecttype="custom" o:connectlocs="381071,172377;0,0" o:connectangles="0,0"/>
                  </v:shape>
                </v:group>
                <v:shape id="_x0000_s3482" type="#_x0000_t202" style="position:absolute;top:8145;width:16662;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" filled="f" stroked="f">
                  <v:textbox inset="0,0,0,0">
                    <w:txbxContent>
                      <w:p w:rsidR="008E537A" w:rsidRPr="00960AC6" w:rsidRDefault="008E537A" w:rsidP="0039296A">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c</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G</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v:textbox>
                </v:shape>
              </v:group>
            </w:pict>
          </mc:Fallback>
        </mc:AlternateContent>
      </w:r>
    </w:p>
    <w:p w:rsidR="0039296A" w:rsidRPr="00196523" w:rsidRDefault="0039296A">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2010496" behindDoc="0" locked="0" layoutInCell="1" allowOverlap="1" wp14:anchorId="47B0EA8B" wp14:editId="69229EA6">
                <wp:simplePos x="0" y="0"/>
                <wp:positionH relativeFrom="column">
                  <wp:posOffset>2514033</wp:posOffset>
                </wp:positionH>
                <wp:positionV relativeFrom="paragraph">
                  <wp:posOffset>25874</wp:posOffset>
                </wp:positionV>
                <wp:extent cx="1666240" cy="194916"/>
                <wp:effectExtent l="0" t="0" r="0" b="0"/>
                <wp:wrapNone/>
                <wp:docPr id="3310" name="Text Box 9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240" cy="194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39296A">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d</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B</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wps:txbx>
                      <wps:bodyPr rot="0" vert="horz" wrap="square" lIns="0" tIns="0" rIns="0" bIns="0" anchor="t" anchorCtr="0" upright="1">
                        <a:noAutofit/>
                      </wps:bodyPr>
                    </wps:wsp>
                  </a:graphicData>
                </a:graphic>
              </wp:anchor>
            </w:drawing>
          </mc:Choice>
          <mc:Fallback>
            <w:pict>
              <v:shape w14:anchorId="47B0EA8B" id="_x0000_s3483" type="#_x0000_t202" style="position:absolute;margin-left:197.95pt;margin-top:2.05pt;width:131.2pt;height:15.3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" filled="f" stroked="f">
                <v:textbox inset="0,0,0,0">
                  <w:txbxContent>
                    <w:p w:rsidR="008E537A" w:rsidRPr="00960AC6" w:rsidRDefault="008E537A" w:rsidP="0039296A">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d</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B</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txbxContent>
                </v:textbox>
              </v:shape>
            </w:pict>
          </mc:Fallback>
        </mc:AlternateContent>
      </w:r>
    </w:p>
    <w:p w:rsidR="0039296A" w:rsidRPr="00196523" w:rsidRDefault="0039296A">
      <w:pPr>
        <w:widowControl/>
        <w:ind w:firstLineChars="0" w:firstLine="0"/>
        <w:jc w:val="left"/>
        <w:rPr>
          <w:rFonts w:ascii="Times New Roman" w:eastAsia="宋体" w:hAnsi="Times New Roman" w:cs="Times New Roman"/>
          <w:color w:val="000000" w:themeColor="text1"/>
        </w:rPr>
      </w:pPr>
    </w:p>
    <w:p w:rsidR="006E5BD0" w:rsidRPr="00196523" w:rsidRDefault="008351C2">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12544" behindDoc="0" locked="0" layoutInCell="1" allowOverlap="1" wp14:anchorId="0E4C581E" wp14:editId="21DD3132">
                <wp:simplePos x="0" y="0"/>
                <wp:positionH relativeFrom="column">
                  <wp:posOffset>188595</wp:posOffset>
                </wp:positionH>
                <wp:positionV relativeFrom="paragraph">
                  <wp:posOffset>26670</wp:posOffset>
                </wp:positionV>
                <wp:extent cx="1673860" cy="1090295"/>
                <wp:effectExtent l="0" t="0" r="21590" b="14605"/>
                <wp:wrapNone/>
                <wp:docPr id="3312" name="组合 3312"/>
                <wp:cNvGraphicFramePr/>
                <a:graphic xmlns:a="http://schemas.openxmlformats.org/drawingml/2006/main">
                  <a:graphicData uri="http://schemas.microsoft.com/office/word/2010/wordprocessingGroup">
                    <wpg:wgp>
                      <wpg:cNvGrpSpPr/>
                      <wpg:grpSpPr>
                        <a:xfrm>
                          <a:off x="0" y="0"/>
                          <a:ext cx="1673860" cy="1090295"/>
                          <a:chOff x="256411" y="0"/>
                          <a:chExt cx="1674778" cy="1091189"/>
                        </a:xfrm>
                      </wpg:grpSpPr>
                      <wpg:grpSp>
                        <wpg:cNvPr id="3313" name="组合 3313"/>
                        <wpg:cNvGrpSpPr/>
                        <wpg:grpSpPr>
                          <a:xfrm>
                            <a:off x="381111" y="0"/>
                            <a:ext cx="1550078" cy="744335"/>
                            <a:chOff x="381111" y="0"/>
                            <a:chExt cx="1550078" cy="744335"/>
                          </a:xfrm>
                        </wpg:grpSpPr>
                        <wpg:grpSp>
                          <wpg:cNvPr id="3314" name="组合 3314"/>
                          <wpg:cNvGrpSpPr/>
                          <wpg:grpSpPr>
                            <a:xfrm>
                              <a:off x="381111" y="263202"/>
                              <a:ext cx="1550078" cy="481133"/>
                              <a:chOff x="381111" y="0"/>
                              <a:chExt cx="1550078" cy="481133"/>
                            </a:xfrm>
                          </wpg:grpSpPr>
                          <wpg:grpSp>
                            <wpg:cNvPr id="3315" name="组合 3315"/>
                            <wpg:cNvGrpSpPr/>
                            <wpg:grpSpPr>
                              <a:xfrm>
                                <a:off x="381111" y="0"/>
                                <a:ext cx="447353" cy="481133"/>
                                <a:chOff x="376651" y="0"/>
                                <a:chExt cx="447445" cy="481480"/>
                              </a:xfrm>
                            </wpg:grpSpPr>
                            <wps:wsp>
                              <wps:cNvPr id="3318" name="Oval 9110"/>
                              <wps:cNvSpPr>
                                <a:spLocks noChangeArrowheads="1"/>
                              </wps:cNvSpPr>
                              <wps:spPr bwMode="auto">
                                <a:xfrm>
                                  <a:off x="644391" y="301775"/>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wps:txbx>
                              <wps:bodyPr rot="0" vert="horz" wrap="square" lIns="0" tIns="0" rIns="0" bIns="0" anchor="t" anchorCtr="0" upright="1">
                                <a:noAutofit/>
                              </wps:bodyPr>
                            </wps:wsp>
                            <wps:wsp>
                              <wps:cNvPr id="3319"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wps:txbx>
                              <wps:bodyPr rot="0" vert="horz" wrap="square" lIns="0" tIns="0" rIns="0" bIns="0" anchor="t" anchorCtr="0" upright="1">
                                <a:noAutofit/>
                              </wps:bodyPr>
                            </wps:wsp>
                            <wps:wsp>
                              <wps:cNvPr id="3322"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3" name="组合 3323"/>
                            <wpg:cNvGrpSpPr/>
                            <wpg:grpSpPr>
                              <a:xfrm>
                                <a:off x="1449802" y="0"/>
                                <a:ext cx="481387" cy="467519"/>
                                <a:chOff x="376651" y="0"/>
                                <a:chExt cx="481486" cy="467856"/>
                              </a:xfrm>
                            </wpg:grpSpPr>
                            <wps:wsp>
                              <wps:cNvPr id="3325" name="Oval 9110"/>
                              <wps:cNvSpPr>
                                <a:spLocks noChangeArrowheads="1"/>
                              </wps:cNvSpPr>
                              <wps:spPr bwMode="auto">
                                <a:xfrm>
                                  <a:off x="678432" y="288151"/>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s:wsp>
                              <wps:cNvPr id="12405"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12406"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410"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12412" name="Freeform 9111"/>
                          <wps:cNvSpPr>
                            <a:spLocks/>
                          </wps:cNvSpPr>
                          <wps:spPr bwMode="auto">
                            <a:xfrm>
                              <a:off x="1080036"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4" name="Freeform 9111"/>
                          <wps:cNvSpPr>
                            <a:spLocks/>
                          </wps:cNvSpPr>
                          <wps:spPr bwMode="auto">
                            <a:xfrm flipH="1">
                              <a:off x="542287"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416" name="Text Box 9165"/>
                        <wps:cNvSpPr txBox="1">
                          <a:spLocks noChangeArrowheads="1"/>
                        </wps:cNvSpPr>
                        <wps:spPr bwMode="auto">
                          <a:xfrm>
                            <a:off x="256411" y="896056"/>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e</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C</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4C581E" id="组合 3312" o:spid="_x0000_s3484" style="position:absolute;margin-left:14.85pt;margin-top:2.1pt;width:131.8pt;height:85.85pt;z-index:252012544;mso-width-relative:margin;mso-height-relative:margin" coordorigin="2564" coordsize="16747,10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">
                <v:group id="组合 3313" o:spid="_x0000_s3485" style="position:absolute;left:3811;width:15500;height:7443" coordorigin="3811" coordsize="15500,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">
                  <v:group id="组合 3314" o:spid="_x0000_s3486" style="position:absolute;left:3811;top:2632;width:15500;height:4811" coordorigin="3811" coordsize="15500,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">
                    <v:group id="组合 3315" o:spid="_x0000_s3487" style="position:absolute;left:3811;width:4473;height:4811" coordorigin="3766" coordsize="4474,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">
                      <v:oval id="Oval 9110" o:spid="_x0000_s3488" style="position:absolute;left:6443;top:3017;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v:textbox>
                      </v:oval>
                      <v:oval id="Oval 9112" o:spid="_x0000_s3489"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v:textbox>
                      </v:oval>
                      <v:shape id="Freeform 9114" o:spid="_x0000_s3490"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" path="m301,231l,e" filled="f">
                        <v:path arrowok="t" o:connecttype="custom" o:connectlocs="180145,150218;0,0" o:connectangles="0,0"/>
                      </v:shape>
                    </v:group>
                    <v:group id="组合 3323" o:spid="_x0000_s3491" style="position:absolute;left:14498;width:4813;height:4675" coordorigin="3766" coordsize="4814,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">
                      <v:oval id="Oval 9110" o:spid="_x0000_s3492" style="position:absolute;left:6784;top:2881;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oval id="Oval 9112" o:spid="_x0000_s3493"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494"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" path="m301,231l,e" filled="f">
                        <v:path arrowok="t" o:connecttype="custom" o:connectlocs="180145,150218;0,0" o:connectangles="0,0"/>
                      </v:shape>
                    </v:group>
                  </v:group>
                  <v:oval id="Oval 9110" o:spid="_x0000_s3495"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496" style="position:absolute;left:10800;top:1270;width:3812;height:1725;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" path="m427,249l,e" filled="f">
                    <v:path arrowok="t" o:connecttype="custom" o:connectlocs="381178,172443;0,0" o:connectangles="0,0"/>
                  </v:shape>
                  <v:shape id="Freeform 9111" o:spid="_x0000_s3497" style="position:absolute;left:5422;top:1270;width:3812;height:172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" path="m427,249l,e" filled="f">
                    <v:path arrowok="t" o:connecttype="custom" o:connectlocs="381178,172443;0,0" o:connectangles="0,0"/>
                  </v:shape>
                </v:group>
                <v:shape id="_x0000_s3498" type="#_x0000_t202" style="position:absolute;left:2564;top:8960;width:16668;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" filled="f" stroked="f">
                  <v:textbox inset="0,0,0,0">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e</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C</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14592" behindDoc="0" locked="0" layoutInCell="1" allowOverlap="1" wp14:anchorId="17836C03" wp14:editId="27D35A40">
                <wp:simplePos x="0" y="0"/>
                <wp:positionH relativeFrom="column">
                  <wp:posOffset>2516132</wp:posOffset>
                </wp:positionH>
                <wp:positionV relativeFrom="paragraph">
                  <wp:posOffset>26479</wp:posOffset>
                </wp:positionV>
                <wp:extent cx="1761073" cy="1218445"/>
                <wp:effectExtent l="0" t="0" r="10795" b="1270"/>
                <wp:wrapNone/>
                <wp:docPr id="12417" name="组合 12417"/>
                <wp:cNvGraphicFramePr/>
                <a:graphic xmlns:a="http://schemas.openxmlformats.org/drawingml/2006/main">
                  <a:graphicData uri="http://schemas.microsoft.com/office/word/2010/wordprocessingGroup">
                    <wpg:wgp>
                      <wpg:cNvGrpSpPr/>
                      <wpg:grpSpPr>
                        <a:xfrm>
                          <a:off x="0" y="0"/>
                          <a:ext cx="1761073" cy="1218445"/>
                          <a:chOff x="381111" y="0"/>
                          <a:chExt cx="1761073" cy="1218445"/>
                        </a:xfrm>
                      </wpg:grpSpPr>
                      <wpg:grpSp>
                        <wpg:cNvPr id="12418" name="组合 12418"/>
                        <wpg:cNvGrpSpPr/>
                        <wpg:grpSpPr>
                          <a:xfrm>
                            <a:off x="381111" y="0"/>
                            <a:ext cx="1761073" cy="1018644"/>
                            <a:chOff x="381111" y="0"/>
                            <a:chExt cx="1761073" cy="1018644"/>
                          </a:xfrm>
                        </wpg:grpSpPr>
                        <wpg:grpSp>
                          <wpg:cNvPr id="12419" name="组合 12419"/>
                          <wpg:cNvGrpSpPr/>
                          <wpg:grpSpPr>
                            <a:xfrm>
                              <a:off x="381111" y="263202"/>
                              <a:ext cx="1761073" cy="755442"/>
                              <a:chOff x="381111" y="0"/>
                              <a:chExt cx="1761073" cy="755442"/>
                            </a:xfrm>
                          </wpg:grpSpPr>
                          <wpg:grpSp>
                            <wpg:cNvPr id="12420" name="组合 12420"/>
                            <wpg:cNvGrpSpPr/>
                            <wpg:grpSpPr>
                              <a:xfrm>
                                <a:off x="381111" y="0"/>
                                <a:ext cx="447353" cy="481133"/>
                                <a:chOff x="376651" y="0"/>
                                <a:chExt cx="447445" cy="481480"/>
                              </a:xfrm>
                            </wpg:grpSpPr>
                            <wps:wsp>
                              <wps:cNvPr id="12423" name="Oval 9110"/>
                              <wps:cNvSpPr>
                                <a:spLocks noChangeArrowheads="1"/>
                              </wps:cNvSpPr>
                              <wps:spPr bwMode="auto">
                                <a:xfrm>
                                  <a:off x="644391" y="301775"/>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wps:txbx>
                              <wps:bodyPr rot="0" vert="horz" wrap="square" lIns="0" tIns="0" rIns="0" bIns="0" anchor="t" anchorCtr="0" upright="1">
                                <a:noAutofit/>
                              </wps:bodyPr>
                            </wps:wsp>
                            <wps:wsp>
                              <wps:cNvPr id="12424"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wps:txbx>
                              <wps:bodyPr rot="0" vert="horz" wrap="square" lIns="0" tIns="0" rIns="0" bIns="0" anchor="t" anchorCtr="0" upright="1">
                                <a:noAutofit/>
                              </wps:bodyPr>
                            </wps:wsp>
                            <wps:wsp>
                              <wps:cNvPr id="12427"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28" name="组合 12428"/>
                            <wpg:cNvGrpSpPr/>
                            <wpg:grpSpPr>
                              <a:xfrm>
                                <a:off x="1449802" y="0"/>
                                <a:ext cx="692382" cy="755442"/>
                                <a:chOff x="376651" y="0"/>
                                <a:chExt cx="692524" cy="755987"/>
                              </a:xfrm>
                            </wpg:grpSpPr>
                            <wpg:grpSp>
                              <wpg:cNvPr id="12429" name="组合 12429"/>
                              <wpg:cNvGrpSpPr/>
                              <wpg:grpSpPr>
                                <a:xfrm>
                                  <a:off x="678432" y="288151"/>
                                  <a:ext cx="390743" cy="467836"/>
                                  <a:chOff x="142952" y="-13624"/>
                                  <a:chExt cx="390743" cy="467836"/>
                                </a:xfrm>
                              </wpg:grpSpPr>
                              <wps:wsp>
                                <wps:cNvPr id="12430" name="Oval 9110"/>
                                <wps:cNvSpPr>
                                  <a:spLocks noChangeArrowheads="1"/>
                                </wps:cNvSpPr>
                                <wps:spPr bwMode="auto">
                                  <a:xfrm>
                                    <a:off x="142952" y="-13624"/>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s:wsp>
                                <wps:cNvPr id="12432" name="Oval 9112"/>
                                <wps:cNvSpPr>
                                  <a:spLocks noChangeArrowheads="1"/>
                                </wps:cNvSpPr>
                                <wps:spPr bwMode="auto">
                                  <a:xfrm>
                                    <a:off x="353990" y="2745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wps:txbx>
                                <wps:bodyPr rot="0" vert="horz" wrap="square" lIns="0" tIns="0" rIns="0" bIns="0" anchor="t" anchorCtr="0" upright="1">
                                  <a:noAutofit/>
                                </wps:bodyPr>
                              </wps:wsp>
                              <wps:wsp>
                                <wps:cNvPr id="12441" name="Freeform 9114"/>
                                <wps:cNvSpPr>
                                  <a:spLocks/>
                                </wps:cNvSpPr>
                                <wps:spPr bwMode="auto">
                                  <a:xfrm rot="157150">
                                    <a:off x="306349" y="136615"/>
                                    <a:ext cx="116903" cy="142563"/>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442"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12443"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444"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12445" name="Freeform 9111"/>
                          <wps:cNvSpPr>
                            <a:spLocks/>
                          </wps:cNvSpPr>
                          <wps:spPr bwMode="auto">
                            <a:xfrm>
                              <a:off x="1080036"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6" name="Freeform 9111"/>
                          <wps:cNvSpPr>
                            <a:spLocks/>
                          </wps:cNvSpPr>
                          <wps:spPr bwMode="auto">
                            <a:xfrm flipH="1">
                              <a:off x="542287"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447" name="Text Box 9165"/>
                        <wps:cNvSpPr txBox="1">
                          <a:spLocks noChangeArrowheads="1"/>
                        </wps:cNvSpPr>
                        <wps:spPr bwMode="auto">
                          <a:xfrm>
                            <a:off x="424170" y="1023312"/>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f</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J</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36C03" id="组合 12417" o:spid="_x0000_s3499" style="position:absolute;margin-left:198.1pt;margin-top:2.1pt;width:138.65pt;height:95.95pt;z-index:252014592;mso-width-relative:margin;mso-height-relative:margin" coordorigin="3811" coordsize="17610,1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">
                <v:group id="组合 12418" o:spid="_x0000_s3500" style="position:absolute;left:3811;width:17610;height:10186" coordorigin="3811" coordsize="17610,1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">
                  <v:group id="组合 12419" o:spid="_x0000_s3501" style="position:absolute;left:3811;top:2632;width:17610;height:7554" coordorigin="3811" coordsize="17610,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">
                    <v:group id="组合 12420" o:spid="_x0000_s3502" style="position:absolute;left:3811;width:4473;height:4811" coordorigin="3766" coordsize="4474,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">
                      <v:oval id="Oval 9110" o:spid="_x0000_s3503" style="position:absolute;left:6443;top:3017;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v:textbox>
                      </v:oval>
                      <v:oval id="Oval 9112" o:spid="_x0000_s3504"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v:textbox>
                      </v:oval>
                      <v:shape id="Freeform 9114" o:spid="_x0000_s3505"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" path="m301,231l,e" filled="f">
                        <v:path arrowok="t" o:connecttype="custom" o:connectlocs="180145,150218;0,0" o:connectangles="0,0"/>
                      </v:shape>
                    </v:group>
                    <v:group id="组合 12428" o:spid="_x0000_s3506" style="position:absolute;left:14498;width:6923;height:7554" coordorigin="3766" coordsize="692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">
                      <v:group id="组合 12429" o:spid="_x0000_s3507" style="position:absolute;left:6784;top:2881;width:3907;height:4678" coordorigin="1429,-136" coordsize="3907,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">
                        <v:oval id="Oval 9110" o:spid="_x0000_s3508" style="position:absolute;left:1429;top:-136;width:1797;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oval id="Oval 9112" o:spid="_x0000_s3509" style="position:absolute;left:3539;top:2745;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v:textbox>
                        </v:oval>
                        <v:shape id="Freeform 9114" o:spid="_x0000_s3510" style="position:absolute;left:3063;top:1366;width:1169;height:142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" path="m301,231l,e" filled="f">
                          <v:path arrowok="t" o:connecttype="custom" o:connectlocs="116903,142563;0,0" o:connectangles="0,0"/>
                        </v:shape>
                      </v:group>
                      <v:oval id="Oval 9112" o:spid="_x0000_s3511"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512"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" path="m301,231l,e" filled="f">
                        <v:path arrowok="t" o:connecttype="custom" o:connectlocs="180145,150218;0,0" o:connectangles="0,0"/>
                      </v:shape>
                    </v:group>
                  </v:group>
                  <v:oval id="Oval 9110" o:spid="_x0000_s3513"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514" style="position:absolute;left:10800;top:1270;width:3812;height:1725;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" path="m427,249l,e" filled="f">
                    <v:path arrowok="t" o:connecttype="custom" o:connectlocs="381178,172443;0,0" o:connectangles="0,0"/>
                  </v:shape>
                  <v:shape id="Freeform 9111" o:spid="_x0000_s3515" style="position:absolute;left:5422;top:1270;width:3812;height:172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" path="m427,249l,e" filled="f">
                    <v:path arrowok="t" o:connecttype="custom" o:connectlocs="381178,172443;0,0" o:connectangles="0,0"/>
                  </v:shape>
                </v:group>
                <v:shape id="_x0000_s3516" type="#_x0000_t202" style="position:absolute;left:4241;top:10233;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" filled="f" stroked="f">
                  <v:textbox inset="0,0,0,0">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f</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J</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v:textbox>
                </v:shape>
              </v:group>
            </w:pict>
          </mc:Fallback>
        </mc:AlternateContent>
      </w:r>
    </w:p>
    <w:p w:rsidR="006E5BD0" w:rsidRPr="00196523" w:rsidRDefault="006E5BD0">
      <w:pPr>
        <w:widowControl/>
        <w:ind w:firstLineChars="0" w:firstLine="0"/>
        <w:jc w:val="left"/>
        <w:rPr>
          <w:rFonts w:ascii="Times New Roman" w:eastAsia="宋体" w:hAnsi="Times New Roman" w:cs="Times New Roman"/>
          <w:color w:val="000000" w:themeColor="text1"/>
        </w:rPr>
      </w:pPr>
    </w:p>
    <w:p w:rsidR="006E5BD0" w:rsidRPr="00196523" w:rsidRDefault="006E5BD0">
      <w:pPr>
        <w:widowControl/>
        <w:ind w:firstLineChars="0" w:firstLine="0"/>
        <w:jc w:val="left"/>
        <w:rPr>
          <w:rFonts w:ascii="Times New Roman" w:eastAsia="宋体" w:hAnsi="Times New Roman" w:cs="Times New Roman"/>
          <w:color w:val="000000" w:themeColor="text1"/>
        </w:rPr>
      </w:pPr>
    </w:p>
    <w:p w:rsidR="006E5BD0" w:rsidRPr="00196523" w:rsidRDefault="006E5BD0">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p>
    <w:p w:rsidR="0039296A" w:rsidRPr="00196523" w:rsidRDefault="0039296A">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16640" behindDoc="0" locked="0" layoutInCell="1" allowOverlap="1" wp14:anchorId="248369AE" wp14:editId="607A0815">
                <wp:simplePos x="0" y="0"/>
                <wp:positionH relativeFrom="margin">
                  <wp:posOffset>118745</wp:posOffset>
                </wp:positionH>
                <wp:positionV relativeFrom="paragraph">
                  <wp:posOffset>46990</wp:posOffset>
                </wp:positionV>
                <wp:extent cx="2028190" cy="1245235"/>
                <wp:effectExtent l="0" t="0" r="10160" b="12065"/>
                <wp:wrapNone/>
                <wp:docPr id="12449" name="组合 12449"/>
                <wp:cNvGraphicFramePr/>
                <a:graphic xmlns:a="http://schemas.openxmlformats.org/drawingml/2006/main">
                  <a:graphicData uri="http://schemas.microsoft.com/office/word/2010/wordprocessingGroup">
                    <wpg:wgp>
                      <wpg:cNvGrpSpPr/>
                      <wpg:grpSpPr>
                        <a:xfrm>
                          <a:off x="0" y="0"/>
                          <a:ext cx="2028190" cy="1245235"/>
                          <a:chOff x="113426" y="0"/>
                          <a:chExt cx="2028758" cy="1245672"/>
                        </a:xfrm>
                      </wpg:grpSpPr>
                      <wpg:grpSp>
                        <wpg:cNvPr id="12452" name="组合 12452"/>
                        <wpg:cNvGrpSpPr/>
                        <wpg:grpSpPr>
                          <a:xfrm>
                            <a:off x="113426" y="0"/>
                            <a:ext cx="2028758" cy="1018644"/>
                            <a:chOff x="113426" y="0"/>
                            <a:chExt cx="2028758" cy="1018644"/>
                          </a:xfrm>
                        </wpg:grpSpPr>
                        <wpg:grpSp>
                          <wpg:cNvPr id="12454" name="组合 12454"/>
                          <wpg:cNvGrpSpPr/>
                          <wpg:grpSpPr>
                            <a:xfrm>
                              <a:off x="113426" y="263202"/>
                              <a:ext cx="2028758" cy="755442"/>
                              <a:chOff x="113426" y="0"/>
                              <a:chExt cx="2028758" cy="755442"/>
                            </a:xfrm>
                          </wpg:grpSpPr>
                          <wpg:grpSp>
                            <wpg:cNvPr id="12456" name="组合 12456"/>
                            <wpg:cNvGrpSpPr/>
                            <wpg:grpSpPr>
                              <a:xfrm>
                                <a:off x="113426" y="0"/>
                                <a:ext cx="715038" cy="481133"/>
                                <a:chOff x="108911" y="0"/>
                                <a:chExt cx="715185" cy="481480"/>
                              </a:xfrm>
                            </wpg:grpSpPr>
                            <wpg:grpSp>
                              <wpg:cNvPr id="12457" name="组合 12457"/>
                              <wpg:cNvGrpSpPr/>
                              <wpg:grpSpPr>
                                <a:xfrm>
                                  <a:off x="108911" y="301775"/>
                                  <a:ext cx="715185" cy="179705"/>
                                  <a:chOff x="108911" y="0"/>
                                  <a:chExt cx="715185" cy="179705"/>
                                </a:xfrm>
                              </wpg:grpSpPr>
                              <wps:wsp>
                                <wps:cNvPr id="12458"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A</w:t>
                                      </w:r>
                                    </w:p>
                                  </w:txbxContent>
                                </wps:txbx>
                                <wps:bodyPr rot="0" vert="horz" wrap="square" lIns="0" tIns="0" rIns="0" bIns="0" anchor="t" anchorCtr="0" upright="1">
                                  <a:noAutofit/>
                                </wps:bodyPr>
                              </wps:wsp>
                              <wps:wsp>
                                <wps:cNvPr id="12459" name="Oval 9110"/>
                                <wps:cNvSpPr>
                                  <a:spLocks noChangeArrowheads="1"/>
                                </wps:cNvSpPr>
                                <wps:spPr bwMode="auto">
                                  <a:xfrm>
                                    <a:off x="64439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wps:txbx>
                                <wps:bodyPr rot="0" vert="horz" wrap="square" lIns="0" tIns="0" rIns="0" bIns="0" anchor="t" anchorCtr="0" upright="1">
                                  <a:noAutofit/>
                                </wps:bodyPr>
                              </wps:wsp>
                            </wpg:grpSp>
                            <wps:wsp>
                              <wps:cNvPr id="12460"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wps:txbx>
                              <wps:bodyPr rot="0" vert="horz" wrap="square" lIns="0" tIns="0" rIns="0" bIns="0" anchor="t" anchorCtr="0" upright="1">
                                <a:noAutofit/>
                              </wps:bodyPr>
                            </wps:wsp>
                            <wpg:grpSp>
                              <wpg:cNvPr id="12461" name="组合 12461"/>
                              <wpg:cNvGrpSpPr/>
                              <wpg:grpSpPr>
                                <a:xfrm>
                                  <a:off x="217823" y="149753"/>
                                  <a:ext cx="500071" cy="152487"/>
                                  <a:chOff x="0" y="0"/>
                                  <a:chExt cx="500071" cy="152487"/>
                                </a:xfrm>
                              </wpg:grpSpPr>
                              <wps:wsp>
                                <wps:cNvPr id="12462" name="Freeform 9114"/>
                                <wps:cNvSpPr>
                                  <a:spLocks/>
                                </wps:cNvSpPr>
                                <wps:spPr bwMode="auto">
                                  <a:xfrm rot="21442850" flipH="1">
                                    <a:off x="0" y="2269"/>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3" name="Freeform 9114"/>
                                <wps:cNvSpPr>
                                  <a:spLocks/>
                                </wps:cNvSpPr>
                                <wps:spPr bwMode="auto">
                                  <a:xfrm rot="157150">
                                    <a:off x="319926" y="0"/>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2464" name="组合 12464"/>
                            <wpg:cNvGrpSpPr/>
                            <wpg:grpSpPr>
                              <a:xfrm>
                                <a:off x="1449802" y="0"/>
                                <a:ext cx="692382" cy="755442"/>
                                <a:chOff x="376651" y="0"/>
                                <a:chExt cx="692524" cy="755987"/>
                              </a:xfrm>
                            </wpg:grpSpPr>
                            <wpg:grpSp>
                              <wpg:cNvPr id="12465" name="组合 12465"/>
                              <wpg:cNvGrpSpPr/>
                              <wpg:grpSpPr>
                                <a:xfrm>
                                  <a:off x="678432" y="288151"/>
                                  <a:ext cx="390743" cy="467836"/>
                                  <a:chOff x="142952" y="-13624"/>
                                  <a:chExt cx="390743" cy="467836"/>
                                </a:xfrm>
                              </wpg:grpSpPr>
                              <wps:wsp>
                                <wps:cNvPr id="12466" name="Oval 9110"/>
                                <wps:cNvSpPr>
                                  <a:spLocks noChangeArrowheads="1"/>
                                </wps:cNvSpPr>
                                <wps:spPr bwMode="auto">
                                  <a:xfrm>
                                    <a:off x="142952" y="-13624"/>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s:wsp>
                                <wps:cNvPr id="12510" name="Oval 9112"/>
                                <wps:cNvSpPr>
                                  <a:spLocks noChangeArrowheads="1"/>
                                </wps:cNvSpPr>
                                <wps:spPr bwMode="auto">
                                  <a:xfrm>
                                    <a:off x="353990" y="274507"/>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wps:txbx>
                                <wps:bodyPr rot="0" vert="horz" wrap="square" lIns="0" tIns="0" rIns="0" bIns="0" anchor="t" anchorCtr="0" upright="1">
                                  <a:noAutofit/>
                                </wps:bodyPr>
                              </wps:wsp>
                              <wps:wsp>
                                <wps:cNvPr id="12515" name="Freeform 9114"/>
                                <wps:cNvSpPr>
                                  <a:spLocks/>
                                </wps:cNvSpPr>
                                <wps:spPr bwMode="auto">
                                  <a:xfrm rot="157150">
                                    <a:off x="306349" y="136615"/>
                                    <a:ext cx="116903" cy="142563"/>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516"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12517"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518"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12523" name="Freeform 9111"/>
                          <wps:cNvSpPr>
                            <a:spLocks/>
                          </wps:cNvSpPr>
                          <wps:spPr bwMode="auto">
                            <a:xfrm>
                              <a:off x="1080036"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4" name="Freeform 9111"/>
                          <wps:cNvSpPr>
                            <a:spLocks/>
                          </wps:cNvSpPr>
                          <wps:spPr bwMode="auto">
                            <a:xfrm flipH="1">
                              <a:off x="542287"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525" name="Text Box 9165"/>
                        <wps:cNvSpPr txBox="1">
                          <a:spLocks noChangeArrowheads="1"/>
                        </wps:cNvSpPr>
                        <wps:spPr bwMode="auto">
                          <a:xfrm>
                            <a:off x="281355" y="1050539"/>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f</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A</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8369AE" id="组合 12449" o:spid="_x0000_s3517" style="position:absolute;margin-left:9.35pt;margin-top:3.7pt;width:159.7pt;height:98.05pt;z-index:252016640;mso-position-horizontal-relative:margin;mso-width-relative:margin;mso-height-relative:margin" coordorigin="1134" coordsize="20287,12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">
                <v:group id="组合 12452" o:spid="_x0000_s3518" style="position:absolute;left:1134;width:20287;height:10186" coordorigin="1134" coordsize="20287,1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">
                  <v:group id="组合 12454" o:spid="_x0000_s3519" style="position:absolute;left:1134;top:2632;width:20287;height:7554" coordorigin="1134" coordsize="20287,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">
                    <v:group id="组合 12456" o:spid="_x0000_s3520" style="position:absolute;left:1134;width:7150;height:4811" coordorigin="1089" coordsize="715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">
                      <v:group id="组合 12457" o:spid="_x0000_s3521" style="position:absolute;left:1089;top:3017;width:7151;height:1797" coordorigin="1089" coordsize="7151,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">
                        <v:oval id="Oval 9110" o:spid="_x0000_s3522" style="position:absolute;left:1089;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A</w:t>
                                </w:r>
                              </w:p>
                            </w:txbxContent>
                          </v:textbox>
                        </v:oval>
                        <v:oval id="Oval 9110" o:spid="_x0000_s3523" style="position:absolute;left:6443;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v:textbox>
                        </v:oval>
                      </v:group>
                      <v:oval id="Oval 9112" o:spid="_x0000_s3524"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v:textbox>
                      </v:oval>
                      <v:group id="组合 12461" o:spid="_x0000_s3525" style="position:absolute;left:2178;top:1497;width:5000;height:1525" coordsize="500071,15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">
                        <v:shape id="Freeform 9114" o:spid="_x0000_s3526" style="position:absolute;top:2269;width:180145;height:150218;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" path="m301,231l,e" filled="f">
                          <v:path arrowok="t" o:connecttype="custom" o:connectlocs="180145,150218;0,0" o:connectangles="0,0"/>
                        </v:shape>
                        <v:shape id="Freeform 9114" o:spid="_x0000_s3527" style="position:absolute;left:319926;width:180145;height:150218;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" path="m301,231l,e" filled="f">
                          <v:path arrowok="t" o:connecttype="custom" o:connectlocs="180145,150218;0,0" o:connectangles="0,0"/>
                        </v:shape>
                      </v:group>
                    </v:group>
                    <v:group id="组合 12464" o:spid="_x0000_s3528" style="position:absolute;left:14498;width:6923;height:7554" coordorigin="3766" coordsize="692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">
                      <v:group id="组合 12465" o:spid="_x0000_s3529" style="position:absolute;left:6784;top:2881;width:3907;height:4678" coordorigin="1429,-136" coordsize="3907,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">
                        <v:oval id="Oval 9110" o:spid="_x0000_s3530" style="position:absolute;left:1429;top:-136;width:1797;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oval id="Oval 9112" o:spid="_x0000_s3531" style="position:absolute;left:3539;top:2745;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v:textbox>
                        </v:oval>
                        <v:shape id="Freeform 9114" o:spid="_x0000_s3532" style="position:absolute;left:3063;top:1366;width:1169;height:1425;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" path="m301,231l,e" filled="f">
                          <v:path arrowok="t" o:connecttype="custom" o:connectlocs="116903,142563;0,0" o:connectangles="0,0"/>
                        </v:shape>
                      </v:group>
                      <v:oval id="Oval 9112" o:spid="_x0000_s3533"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534"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" path="m301,231l,e" filled="f">
                        <v:path arrowok="t" o:connecttype="custom" o:connectlocs="180145,150218;0,0" o:connectangles="0,0"/>
                      </v:shape>
                    </v:group>
                  </v:group>
                  <v:oval id="Oval 9110" o:spid="_x0000_s3535"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" filled="f">
                    <v:textbox inset="0,0,0,0">
                      <w:txbxContent>
                        <w:p w:rsidR="008E537A" w:rsidRPr="00987635" w:rsidRDefault="008E537A" w:rsidP="006E5BD0">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536" style="position:absolute;left:10800;top:1270;width:3812;height:1725;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" path="m427,249l,e" filled="f">
                    <v:path arrowok="t" o:connecttype="custom" o:connectlocs="381178,172443;0,0" o:connectangles="0,0"/>
                  </v:shape>
                  <v:shape id="Freeform 9111" o:spid="_x0000_s3537" style="position:absolute;left:5422;top:1270;width:3812;height:172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" path="m427,249l,e" filled="f">
                    <v:path arrowok="t" o:connecttype="custom" o:connectlocs="381178,172443;0,0" o:connectangles="0,0"/>
                  </v:shape>
                </v:group>
                <v:shape id="_x0000_s3538" type="#_x0000_t202" style="position:absolute;left:2813;top:10505;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" filled="f" stroked="f">
                  <v:textbox inset="0,0,0,0">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f</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A</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6E5BD0" w:rsidRDefault="008E537A" w:rsidP="006E5BD0">
                        <w:pPr>
                          <w:pStyle w:val="a6"/>
                          <w:ind w:firstLineChars="0" w:firstLine="0"/>
                          <w:rPr>
                            <w:rFonts w:ascii="宋体" w:eastAsia="宋体" w:hAnsi="宋体" w:cs="宋体"/>
                            <w:b w:val="0"/>
                          </w:rPr>
                        </w:pPr>
                      </w:p>
                    </w:txbxContent>
                  </v:textbox>
                </v:shape>
                <w10:wrap anchorx="margin"/>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80800" behindDoc="0" locked="0" layoutInCell="1" allowOverlap="1" wp14:anchorId="27608C0C" wp14:editId="3DE96760">
                <wp:simplePos x="0" y="0"/>
                <wp:positionH relativeFrom="column">
                  <wp:posOffset>2488159</wp:posOffset>
                </wp:positionH>
                <wp:positionV relativeFrom="paragraph">
                  <wp:posOffset>48987</wp:posOffset>
                </wp:positionV>
                <wp:extent cx="2028190" cy="1524635"/>
                <wp:effectExtent l="0" t="0" r="10160" b="18415"/>
                <wp:wrapNone/>
                <wp:docPr id="2182" name="组合 2182"/>
                <wp:cNvGraphicFramePr/>
                <a:graphic xmlns:a="http://schemas.openxmlformats.org/drawingml/2006/main">
                  <a:graphicData uri="http://schemas.microsoft.com/office/word/2010/wordprocessingGroup">
                    <wpg:wgp>
                      <wpg:cNvGrpSpPr/>
                      <wpg:grpSpPr>
                        <a:xfrm>
                          <a:off x="0" y="0"/>
                          <a:ext cx="2028190" cy="1524635"/>
                          <a:chOff x="113426" y="0"/>
                          <a:chExt cx="2028758" cy="1524758"/>
                        </a:xfrm>
                      </wpg:grpSpPr>
                      <wpg:grpSp>
                        <wpg:cNvPr id="2183" name="组合 2183"/>
                        <wpg:cNvGrpSpPr/>
                        <wpg:grpSpPr>
                          <a:xfrm>
                            <a:off x="113426" y="0"/>
                            <a:ext cx="2028758" cy="1290922"/>
                            <a:chOff x="113426" y="0"/>
                            <a:chExt cx="2028758" cy="1290922"/>
                          </a:xfrm>
                        </wpg:grpSpPr>
                        <wpg:grpSp>
                          <wpg:cNvPr id="2184" name="组合 2184"/>
                          <wpg:cNvGrpSpPr/>
                          <wpg:grpSpPr>
                            <a:xfrm>
                              <a:off x="113426" y="263202"/>
                              <a:ext cx="2028758" cy="1027720"/>
                              <a:chOff x="113426" y="0"/>
                              <a:chExt cx="2028758" cy="1027720"/>
                            </a:xfrm>
                          </wpg:grpSpPr>
                          <wpg:grpSp>
                            <wpg:cNvPr id="2185" name="组合 2185"/>
                            <wpg:cNvGrpSpPr/>
                            <wpg:grpSpPr>
                              <a:xfrm>
                                <a:off x="113426" y="0"/>
                                <a:ext cx="715038" cy="481133"/>
                                <a:chOff x="108911" y="0"/>
                                <a:chExt cx="715185" cy="481480"/>
                              </a:xfrm>
                            </wpg:grpSpPr>
                            <wpg:grpSp>
                              <wpg:cNvPr id="2186" name="组合 2186"/>
                              <wpg:cNvGrpSpPr/>
                              <wpg:grpSpPr>
                                <a:xfrm>
                                  <a:off x="108911" y="301775"/>
                                  <a:ext cx="715185" cy="179705"/>
                                  <a:chOff x="108911" y="0"/>
                                  <a:chExt cx="715185" cy="179705"/>
                                </a:xfrm>
                              </wpg:grpSpPr>
                              <wps:wsp>
                                <wps:cNvPr id="2187" name="Oval 9110"/>
                                <wps:cNvSpPr>
                                  <a:spLocks noChangeArrowheads="1"/>
                                </wps:cNvSpPr>
                                <wps:spPr bwMode="auto">
                                  <a:xfrm>
                                    <a:off x="10891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A</w:t>
                                      </w:r>
                                    </w:p>
                                  </w:txbxContent>
                                </wps:txbx>
                                <wps:bodyPr rot="0" vert="horz" wrap="square" lIns="0" tIns="0" rIns="0" bIns="0" anchor="t" anchorCtr="0" upright="1">
                                  <a:noAutofit/>
                                </wps:bodyPr>
                              </wps:wsp>
                              <wps:wsp>
                                <wps:cNvPr id="2188" name="Oval 9110"/>
                                <wps:cNvSpPr>
                                  <a:spLocks noChangeArrowheads="1"/>
                                </wps:cNvSpPr>
                                <wps:spPr bwMode="auto">
                                  <a:xfrm>
                                    <a:off x="64439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wps:txbx>
                                <wps:bodyPr rot="0" vert="horz" wrap="square" lIns="0" tIns="0" rIns="0" bIns="0" anchor="t" anchorCtr="0" upright="1">
                                  <a:noAutofit/>
                                </wps:bodyPr>
                              </wps:wsp>
                            </wpg:grpSp>
                            <wps:wsp>
                              <wps:cNvPr id="2189"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wps:txbx>
                              <wps:bodyPr rot="0" vert="horz" wrap="square" lIns="0" tIns="0" rIns="0" bIns="0" anchor="t" anchorCtr="0" upright="1">
                                <a:noAutofit/>
                              </wps:bodyPr>
                            </wps:wsp>
                            <wpg:grpSp>
                              <wpg:cNvPr id="2190" name="组合 2190"/>
                              <wpg:cNvGrpSpPr/>
                              <wpg:grpSpPr>
                                <a:xfrm>
                                  <a:off x="217823" y="149753"/>
                                  <a:ext cx="500071" cy="152487"/>
                                  <a:chOff x="0" y="0"/>
                                  <a:chExt cx="500071" cy="152487"/>
                                </a:xfrm>
                              </wpg:grpSpPr>
                              <wps:wsp>
                                <wps:cNvPr id="2191" name="Freeform 9114"/>
                                <wps:cNvSpPr>
                                  <a:spLocks/>
                                </wps:cNvSpPr>
                                <wps:spPr bwMode="auto">
                                  <a:xfrm rot="21442850" flipH="1">
                                    <a:off x="0" y="2269"/>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2" name="Freeform 9114"/>
                                <wps:cNvSpPr>
                                  <a:spLocks/>
                                </wps:cNvSpPr>
                                <wps:spPr bwMode="auto">
                                  <a:xfrm rot="157150">
                                    <a:off x="319926" y="0"/>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219" name="组合 2219"/>
                            <wpg:cNvGrpSpPr/>
                            <wpg:grpSpPr>
                              <a:xfrm>
                                <a:off x="1449802" y="0"/>
                                <a:ext cx="692382" cy="1027720"/>
                                <a:chOff x="376651" y="0"/>
                                <a:chExt cx="692524" cy="1028461"/>
                              </a:xfrm>
                            </wpg:grpSpPr>
                            <wpg:grpSp>
                              <wpg:cNvPr id="2229" name="组合 2229"/>
                              <wpg:cNvGrpSpPr/>
                              <wpg:grpSpPr>
                                <a:xfrm>
                                  <a:off x="678432" y="288151"/>
                                  <a:ext cx="390743" cy="740310"/>
                                  <a:chOff x="142952" y="-13624"/>
                                  <a:chExt cx="390743" cy="740310"/>
                                </a:xfrm>
                              </wpg:grpSpPr>
                              <wps:wsp>
                                <wps:cNvPr id="2231" name="Oval 9110"/>
                                <wps:cNvSpPr>
                                  <a:spLocks noChangeArrowheads="1"/>
                                </wps:cNvSpPr>
                                <wps:spPr bwMode="auto">
                                  <a:xfrm>
                                    <a:off x="142952" y="-13624"/>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wps:txbx>
                                <wps:bodyPr rot="0" vert="horz" wrap="square" lIns="0" tIns="0" rIns="0" bIns="0" anchor="t" anchorCtr="0" upright="1">
                                  <a:noAutofit/>
                                </wps:bodyPr>
                              </wps:wsp>
                              <wpg:grpSp>
                                <wpg:cNvPr id="2235" name="组合 2235"/>
                                <wpg:cNvGrpSpPr/>
                                <wpg:grpSpPr>
                                  <a:xfrm>
                                    <a:off x="162607" y="274507"/>
                                    <a:ext cx="371088" cy="452179"/>
                                    <a:chOff x="162607" y="-63571"/>
                                    <a:chExt cx="371088" cy="452179"/>
                                  </a:xfrm>
                                </wpg:grpSpPr>
                                <wps:wsp>
                                  <wps:cNvPr id="2236" name="Oval 9112"/>
                                  <wps:cNvSpPr>
                                    <a:spLocks noChangeArrowheads="1"/>
                                  </wps:cNvSpPr>
                                  <wps:spPr bwMode="auto">
                                    <a:xfrm>
                                      <a:off x="353990" y="-63571"/>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wps:txbx>
                                  <wps:bodyPr rot="0" vert="horz" wrap="square" lIns="0" tIns="0" rIns="0" bIns="0" anchor="t" anchorCtr="0" upright="1">
                                    <a:noAutofit/>
                                  </wps:bodyPr>
                                </wps:wsp>
                                <wps:wsp>
                                  <wps:cNvPr id="2237" name="Oval 9112"/>
                                  <wps:cNvSpPr>
                                    <a:spLocks noChangeArrowheads="1"/>
                                  </wps:cNvSpPr>
                                  <wps:spPr bwMode="auto">
                                    <a:xfrm>
                                      <a:off x="162607" y="208903"/>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I</w:t>
                                        </w:r>
                                      </w:p>
                                    </w:txbxContent>
                                  </wps:txbx>
                                  <wps:bodyPr rot="0" vert="horz" wrap="square" lIns="0" tIns="0" rIns="0" bIns="0" anchor="t" anchorCtr="0" upright="1">
                                    <a:noAutofit/>
                                  </wps:bodyPr>
                                </wps:wsp>
                              </wpg:grpSp>
                              <wpg:grpSp>
                                <wpg:cNvPr id="2238" name="组合 2238"/>
                                <wpg:cNvGrpSpPr/>
                                <wpg:grpSpPr>
                                  <a:xfrm>
                                    <a:off x="294577" y="136615"/>
                                    <a:ext cx="128675" cy="422256"/>
                                    <a:chOff x="208356" y="-40366"/>
                                    <a:chExt cx="128675" cy="422256"/>
                                  </a:xfrm>
                                </wpg:grpSpPr>
                                <wps:wsp>
                                  <wps:cNvPr id="2239" name="Freeform 9114"/>
                                  <wps:cNvSpPr>
                                    <a:spLocks/>
                                  </wps:cNvSpPr>
                                  <wps:spPr bwMode="auto">
                                    <a:xfrm rot="21442850" flipH="1">
                                      <a:off x="208356" y="261106"/>
                                      <a:ext cx="98532" cy="120784"/>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Freeform 9114"/>
                                  <wps:cNvSpPr>
                                    <a:spLocks/>
                                  </wps:cNvSpPr>
                                  <wps:spPr bwMode="auto">
                                    <a:xfrm rot="157150">
                                      <a:off x="220128" y="-40366"/>
                                      <a:ext cx="116903" cy="142563"/>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242" name="Oval 9112"/>
                              <wps:cNvSpPr>
                                <a:spLocks noChangeArrowheads="1"/>
                              </wps:cNvSpPr>
                              <wps:spPr bwMode="auto">
                                <a:xfrm>
                                  <a:off x="376651"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wps:txbx>
                              <wps:bodyPr rot="0" vert="horz" wrap="square" lIns="0" tIns="0" rIns="0" bIns="0" anchor="t" anchorCtr="0" upright="1">
                                <a:noAutofit/>
                              </wps:bodyPr>
                            </wps:wsp>
                            <wps:wsp>
                              <wps:cNvPr id="2243" name="Freeform 9114"/>
                              <wps:cNvSpPr>
                                <a:spLocks/>
                              </wps:cNvSpPr>
                              <wps:spPr bwMode="auto">
                                <a:xfrm rot="157150">
                                  <a:off x="537749" y="149753"/>
                                  <a:ext cx="180145" cy="150218"/>
                                </a:xfrm>
                                <a:custGeom>
                                  <a:avLst/>
                                  <a:gdLst>
                                    <a:gd name="T0" fmla="*/ 301 w 301"/>
                                    <a:gd name="T1" fmla="*/ 231 h 231"/>
                                    <a:gd name="T2" fmla="*/ 0 w 301"/>
                                    <a:gd name="T3" fmla="*/ 0 h 231"/>
                                  </a:gdLst>
                                  <a:ahLst/>
                                  <a:cxnLst>
                                    <a:cxn ang="0">
                                      <a:pos x="T0" y="T1"/>
                                    </a:cxn>
                                    <a:cxn ang="0">
                                      <a:pos x="T2" y="T3"/>
                                    </a:cxn>
                                  </a:cxnLst>
                                  <a:rect l="0" t="0" r="r" b="b"/>
                                  <a:pathLst>
                                    <a:path w="301" h="231">
                                      <a:moveTo>
                                        <a:pt x="301" y="231"/>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244" name="Oval 9110"/>
                          <wps:cNvSpPr>
                            <a:spLocks noChangeArrowheads="1"/>
                          </wps:cNvSpPr>
                          <wps:spPr bwMode="auto">
                            <a:xfrm>
                              <a:off x="909862" y="0"/>
                              <a:ext cx="179705" cy="1797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wps:txbx>
                          <wps:bodyPr rot="0" vert="horz" wrap="square" lIns="0" tIns="0" rIns="0" bIns="0" anchor="t" anchorCtr="0" upright="1">
                            <a:noAutofit/>
                          </wps:bodyPr>
                        </wps:wsp>
                        <wps:wsp>
                          <wps:cNvPr id="2245" name="Freeform 9111"/>
                          <wps:cNvSpPr>
                            <a:spLocks/>
                          </wps:cNvSpPr>
                          <wps:spPr bwMode="auto">
                            <a:xfrm>
                              <a:off x="1080036"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6" name="Freeform 9111"/>
                          <wps:cNvSpPr>
                            <a:spLocks/>
                          </wps:cNvSpPr>
                          <wps:spPr bwMode="auto">
                            <a:xfrm flipH="1">
                              <a:off x="542287" y="127063"/>
                              <a:ext cx="381178" cy="172443"/>
                            </a:xfrm>
                            <a:custGeom>
                              <a:avLst/>
                              <a:gdLst>
                                <a:gd name="T0" fmla="*/ 427 w 427"/>
                                <a:gd name="T1" fmla="*/ 249 h 249"/>
                                <a:gd name="T2" fmla="*/ 0 w 427"/>
                                <a:gd name="T3" fmla="*/ 0 h 249"/>
                              </a:gdLst>
                              <a:ahLst/>
                              <a:cxnLst>
                                <a:cxn ang="0">
                                  <a:pos x="T0" y="T1"/>
                                </a:cxn>
                                <a:cxn ang="0">
                                  <a:pos x="T2" y="T3"/>
                                </a:cxn>
                              </a:cxnLst>
                              <a:rect l="0" t="0" r="r" b="b"/>
                              <a:pathLst>
                                <a:path w="427" h="249">
                                  <a:moveTo>
                                    <a:pt x="427" y="249"/>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47" name="Text Box 9165"/>
                        <wps:cNvSpPr txBox="1">
                          <a:spLocks noChangeArrowheads="1"/>
                        </wps:cNvSpPr>
                        <wps:spPr bwMode="auto">
                          <a:xfrm>
                            <a:off x="213285" y="1329625"/>
                            <a:ext cx="1666875" cy="19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g</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I</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960AC6" w:rsidRDefault="008E537A" w:rsidP="0039296A">
                              <w:pPr>
                                <w:pStyle w:val="a6"/>
                                <w:ind w:firstLineChars="0" w:firstLine="0"/>
                                <w:rPr>
                                  <w:rFonts w:ascii="宋体" w:eastAsia="宋体" w:hAnsi="宋体" w:cs="宋体"/>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608C0C" id="组合 2182" o:spid="_x0000_s3539" style="position:absolute;margin-left:195.9pt;margin-top:3.85pt;width:159.7pt;height:120.05pt;z-index:251980800;mso-width-relative:margin;mso-height-relative:margin" coordorigin="1134" coordsize="20287,1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">
                <v:group id="组合 2183" o:spid="_x0000_s3540" style="position:absolute;left:1134;width:20287;height:12909" coordorigin="1134" coordsize="2028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">
                  <v:group id="组合 2184" o:spid="_x0000_s3541" style="position:absolute;left:1134;top:2632;width:20287;height:10277" coordorigin="1134" coordsize="20287,10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">
                    <v:group id="组合 2185" o:spid="_x0000_s3542" style="position:absolute;left:1134;width:7150;height:4811" coordorigin="1089" coordsize="715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">
                      <v:group id="组合 2186" o:spid="_x0000_s3543" style="position:absolute;left:1089;top:3017;width:7151;height:1797" coordorigin="1089" coordsize="7151,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">
                        <v:oval id="Oval 9110" o:spid="_x0000_s3544" style="position:absolute;left:1089;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A</w:t>
                                </w:r>
                              </w:p>
                            </w:txbxContent>
                          </v:textbox>
                        </v:oval>
                        <v:oval id="Oval 9110" o:spid="_x0000_s3545" style="position:absolute;left:6443;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C</w:t>
                                </w:r>
                              </w:p>
                            </w:txbxContent>
                          </v:textbox>
                        </v:oval>
                      </v:group>
                      <v:oval id="Oval 9112" o:spid="_x0000_s3546"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B</w:t>
                              </w:r>
                            </w:p>
                          </w:txbxContent>
                        </v:textbox>
                      </v:oval>
                      <v:group id="组合 2190" o:spid="_x0000_s3547" style="position:absolute;left:2178;top:1497;width:5000;height:1525" coordsize="500071,15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">
                        <v:shape id="Freeform 9114" o:spid="_x0000_s3548" style="position:absolute;top:2269;width:180145;height:150218;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" path="m301,231l,e" filled="f">
                          <v:path arrowok="t" o:connecttype="custom" o:connectlocs="180145,150218;0,0" o:connectangles="0,0"/>
                        </v:shape>
                        <v:shape id="Freeform 9114" o:spid="_x0000_s3549" style="position:absolute;left:319926;width:180145;height:150218;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" path="m301,231l,e" filled="f">
                          <v:path arrowok="t" o:connecttype="custom" o:connectlocs="180145,150218;0,0" o:connectangles="0,0"/>
                        </v:shape>
                      </v:group>
                    </v:group>
                    <v:group id="组合 2219" o:spid="_x0000_s3550" style="position:absolute;left:14498;width:6923;height:10277" coordorigin="3766" coordsize="6925,1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">
                      <v:group id="组合 2229" o:spid="_x0000_s3551" style="position:absolute;left:6784;top:2881;width:3907;height:7403" coordorigin="1429,-136" coordsize="3907,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">
                        <v:oval id="Oval 9110" o:spid="_x0000_s3552" style="position:absolute;left:1429;top:-136;width:1797;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G</w:t>
                                </w:r>
                              </w:p>
                            </w:txbxContent>
                          </v:textbox>
                        </v:oval>
                        <v:group id="组合 2235" o:spid="_x0000_s3553" style="position:absolute;left:1626;top:2745;width:3710;height:4521" coordorigin="1626,-635" coordsize="371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">
                          <v:oval id="Oval 9112" o:spid="_x0000_s3554" style="position:absolute;left:3539;top:-635;width:1797;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J</w:t>
                                  </w:r>
                                </w:p>
                              </w:txbxContent>
                            </v:textbox>
                          </v:oval>
                          <v:oval id="Oval 9112" o:spid="_x0000_s3555" style="position:absolute;left:1626;top:2089;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I</w:t>
                                  </w:r>
                                </w:p>
                              </w:txbxContent>
                            </v:textbox>
                          </v:oval>
                        </v:group>
                        <v:group id="组合 2238" o:spid="_x0000_s3556" style="position:absolute;left:2945;top:1366;width:1287;height:4222" coordorigin="208356,-40366" coordsize="128675,42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">
                          <v:shape id="Freeform 9114" o:spid="_x0000_s3557" style="position:absolute;left:208356;top:261106;width:98532;height:120784;rotation:171650fd;flip:x;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" path="m301,231l,e" filled="f">
                            <v:path arrowok="t" o:connecttype="custom" o:connectlocs="98532,120784;0,0" o:connectangles="0,0"/>
                          </v:shape>
                          <v:shape id="Freeform 9114" o:spid="_x0000_s3558" style="position:absolute;left:220128;top:-40366;width:116903;height:142563;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" path="m301,231l,e" filled="f">
                            <v:path arrowok="t" o:connecttype="custom" o:connectlocs="116903,142563;0,0" o:connectangles="0,0"/>
                          </v:shape>
                        </v:group>
                      </v:group>
                      <v:oval id="Oval 9112" o:spid="_x0000_s3559" style="position:absolute;left:3766;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E</w:t>
                              </w:r>
                            </w:p>
                          </w:txbxContent>
                        </v:textbox>
                      </v:oval>
                      <v:shape id="Freeform 9114" o:spid="_x0000_s3560" style="position:absolute;left:5377;top:1497;width:1801;height:1502;rotation:171650fd;visibility:visible;mso-wrap-style:square;v-text-anchor:top" coordsize="30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" path="m301,231l,e" filled="f">
                        <v:path arrowok="t" o:connecttype="custom" o:connectlocs="180145,150218;0,0" o:connectangles="0,0"/>
                      </v:shape>
                    </v:group>
                  </v:group>
                  <v:oval id="Oval 9110" o:spid="_x0000_s3561" style="position:absolute;left:9098;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" filled="f">
                    <v:textbox inset="0,0,0,0">
                      <w:txbxContent>
                        <w:p w:rsidR="008E537A" w:rsidRPr="00987635" w:rsidRDefault="008E537A" w:rsidP="0039296A">
                          <w:pPr>
                            <w:pStyle w:val="a6"/>
                            <w:ind w:firstLineChars="0" w:firstLine="0"/>
                            <w:rPr>
                              <w:rFonts w:ascii="Times New Roman" w:hAnsi="Times New Roman" w:cs="Times New Roman"/>
                              <w:b w:val="0"/>
                              <w:sz w:val="15"/>
                            </w:rPr>
                          </w:pPr>
                          <w:r>
                            <w:rPr>
                              <w:rFonts w:ascii="Times New Roman" w:hAnsi="Times New Roman" w:cs="Times New Roman"/>
                              <w:b w:val="0"/>
                              <w:sz w:val="15"/>
                            </w:rPr>
                            <w:t>D</w:t>
                          </w:r>
                        </w:p>
                      </w:txbxContent>
                    </v:textbox>
                  </v:oval>
                  <v:shape id="Freeform 9111" o:spid="_x0000_s3562" style="position:absolute;left:10800;top:1270;width:3812;height:1725;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" path="m427,249l,e" filled="f">
                    <v:path arrowok="t" o:connecttype="custom" o:connectlocs="381178,172443;0,0" o:connectangles="0,0"/>
                  </v:shape>
                  <v:shape id="Freeform 9111" o:spid="_x0000_s3563" style="position:absolute;left:5422;top:1270;width:3812;height:1725;flip:x;visibility:visible;mso-wrap-style:square;v-text-anchor:top" coordsize="42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" path="m427,249l,e" filled="f">
                    <v:path arrowok="t" o:connecttype="custom" o:connectlocs="381178,172443;0,0" o:connectangles="0,0"/>
                  </v:shape>
                </v:group>
                <v:shape id="_x0000_s3564" type="#_x0000_t202" style="position:absolute;left:2132;top:13296;width:1666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" filled="f" stroked="f">
                  <v:textbox inset="0,0,0,0">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hint="eastAsia"/>
                            <w:b w:val="0"/>
                          </w:rPr>
                          <w:t>(</w:t>
                        </w:r>
                        <w:r>
                          <w:rPr>
                            <w:rFonts w:ascii="Times New Roman" w:eastAsia="宋体" w:hAnsi="Times New Roman" w:cs="Times New Roman"/>
                            <w:b w:val="0"/>
                          </w:rPr>
                          <w:t>g</w:t>
                        </w:r>
                        <w:r>
                          <w:rPr>
                            <w:rFonts w:ascii="宋体" w:eastAsia="宋体" w:hAnsi="宋体" w:cs="宋体"/>
                            <w:b w:val="0"/>
                          </w:rPr>
                          <w:t>)插</w:t>
                        </w:r>
                        <w:r>
                          <w:rPr>
                            <w:rFonts w:ascii="宋体" w:eastAsia="宋体" w:hAnsi="宋体" w:cs="宋体" w:hint="eastAsia"/>
                            <w:b w:val="0"/>
                          </w:rPr>
                          <w:t>入</w:t>
                        </w:r>
                        <w:r>
                          <w:rPr>
                            <w:rFonts w:ascii="Times New Roman" w:eastAsia="宋体" w:hAnsi="Times New Roman" w:cs="Times New Roman"/>
                            <w:b w:val="0"/>
                          </w:rPr>
                          <w:t>I</w:t>
                        </w:r>
                        <w:r>
                          <w:rPr>
                            <w:rFonts w:ascii="宋体" w:eastAsia="宋体" w:hAnsi="宋体" w:cs="宋体"/>
                            <w:b w:val="0"/>
                          </w:rPr>
                          <w:t>后</w:t>
                        </w:r>
                        <w:r>
                          <w:rPr>
                            <w:rFonts w:ascii="Times New Roman" w:eastAsia="宋体" w:hAnsi="Times New Roman" w:cs="Times New Roman"/>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960AC6" w:rsidRDefault="008E537A" w:rsidP="0039296A">
                        <w:pPr>
                          <w:pStyle w:val="a6"/>
                          <w:ind w:firstLineChars="0" w:firstLine="0"/>
                          <w:rPr>
                            <w:rFonts w:ascii="宋体" w:eastAsia="宋体" w:hAnsi="宋体" w:cs="宋体"/>
                            <w:b w:val="0"/>
                          </w:rPr>
                        </w:pPr>
                      </w:p>
                    </w:txbxContent>
                  </v:textbox>
                </v:shape>
              </v:group>
            </w:pict>
          </mc:Fallback>
        </mc:AlternateContent>
      </w: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C7A6D" w:rsidRPr="00196523" w:rsidRDefault="005C7A6D">
      <w:pPr>
        <w:widowControl/>
        <w:ind w:firstLineChars="0" w:firstLine="0"/>
        <w:jc w:val="left"/>
        <w:rPr>
          <w:rFonts w:ascii="Times New Roman" w:eastAsia="宋体" w:hAnsi="Times New Roman" w:cs="Times New Roman"/>
          <w:color w:val="000000" w:themeColor="text1"/>
        </w:rPr>
      </w:pPr>
    </w:p>
    <w:p w:rsidR="005218B2" w:rsidRPr="00196523" w:rsidRDefault="005218B2">
      <w:pPr>
        <w:widowControl/>
        <w:ind w:firstLineChars="0" w:firstLine="0"/>
        <w:jc w:val="left"/>
        <w:rPr>
          <w:rFonts w:ascii="Times New Roman" w:eastAsia="宋体" w:hAnsi="Times New Roman" w:cs="Times New Roman"/>
          <w:color w:val="000000" w:themeColor="text1"/>
        </w:rPr>
      </w:pPr>
      <w:r w:rsidRPr="00196523">
        <w:rPr>
          <w:noProof/>
          <w:color w:val="000000" w:themeColor="text1"/>
        </w:rPr>
        <w:lastRenderedPageBreak/>
        <mc:AlternateContent>
          <mc:Choice Requires="wps">
            <w:drawing>
              <wp:anchor distT="0" distB="0" distL="114300" distR="114300" simplePos="0" relativeHeight="252018688" behindDoc="0" locked="0" layoutInCell="1" allowOverlap="1" wp14:anchorId="6ECE96CB" wp14:editId="067BD9FE">
                <wp:simplePos x="0" y="0"/>
                <wp:positionH relativeFrom="column">
                  <wp:posOffset>1259576</wp:posOffset>
                </wp:positionH>
                <wp:positionV relativeFrom="paragraph">
                  <wp:posOffset>24917</wp:posOffset>
                </wp:positionV>
                <wp:extent cx="2171417" cy="195117"/>
                <wp:effectExtent l="0" t="0" r="635" b="14605"/>
                <wp:wrapNone/>
                <wp:docPr id="12526" name="Text Box 9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417" cy="19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11</w:t>
                            </w:r>
                            <w:r>
                              <w:rPr>
                                <w:rFonts w:ascii="宋体" w:eastAsia="宋体" w:hAnsi="宋体" w:cs="宋体"/>
                                <w:b w:val="0"/>
                              </w:rPr>
                              <w:t xml:space="preserve"> </w:t>
                            </w:r>
                            <w:r>
                              <w:rPr>
                                <w:rFonts w:ascii="Times New Roman" w:eastAsia="宋体" w:hAnsi="Times New Roman" w:cs="Times New Roman" w:hint="eastAsia"/>
                                <w:b w:val="0"/>
                              </w:rPr>
                              <w:t>二叉查找</w:t>
                            </w:r>
                            <w:r>
                              <w:rPr>
                                <w:rFonts w:ascii="宋体" w:eastAsia="宋体" w:hAnsi="宋体" w:cs="宋体" w:hint="eastAsia"/>
                                <w:b w:val="0"/>
                              </w:rPr>
                              <w:t>树的生成过程</w:t>
                            </w:r>
                          </w:p>
                          <w:p w:rsidR="008E537A" w:rsidRPr="00960AC6" w:rsidRDefault="008E537A" w:rsidP="006E5BD0">
                            <w:pPr>
                              <w:pStyle w:val="a6"/>
                              <w:ind w:firstLineChars="0" w:firstLine="0"/>
                              <w:rPr>
                                <w:rFonts w:ascii="宋体" w:eastAsia="宋体" w:hAnsi="宋体" w:cs="宋体"/>
                                <w:b w:val="0"/>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6ECE96CB" id="_x0000_s3565" type="#_x0000_t202" style="position:absolute;margin-left:99.2pt;margin-top:1.95pt;width:171pt;height:15.3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" filled="f" stroked="f">
                <v:textbox inset="0,0,0,0">
                  <w:txbxContent>
                    <w:p w:rsidR="008E537A" w:rsidRPr="00960AC6" w:rsidRDefault="008E537A" w:rsidP="006E5BD0">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11</w:t>
                      </w:r>
                      <w:r>
                        <w:rPr>
                          <w:rFonts w:ascii="宋体" w:eastAsia="宋体" w:hAnsi="宋体" w:cs="宋体"/>
                          <w:b w:val="0"/>
                        </w:rPr>
                        <w:t xml:space="preserve"> </w:t>
                      </w:r>
                      <w:r>
                        <w:rPr>
                          <w:rFonts w:ascii="Times New Roman" w:eastAsia="宋体" w:hAnsi="Times New Roman" w:cs="Times New Roman" w:hint="eastAsia"/>
                          <w:b w:val="0"/>
                        </w:rPr>
                        <w:t>二叉查找</w:t>
                      </w:r>
                      <w:r>
                        <w:rPr>
                          <w:rFonts w:ascii="宋体" w:eastAsia="宋体" w:hAnsi="宋体" w:cs="宋体" w:hint="eastAsia"/>
                          <w:b w:val="0"/>
                        </w:rPr>
                        <w:t>树的生成过程</w:t>
                      </w:r>
                    </w:p>
                    <w:p w:rsidR="008E537A" w:rsidRPr="00960AC6" w:rsidRDefault="008E537A" w:rsidP="006E5BD0">
                      <w:pPr>
                        <w:pStyle w:val="a6"/>
                        <w:ind w:firstLineChars="0" w:firstLine="0"/>
                        <w:rPr>
                          <w:rFonts w:ascii="宋体" w:eastAsia="宋体" w:hAnsi="宋体" w:cs="宋体"/>
                          <w:b w:val="0"/>
                        </w:rPr>
                      </w:pPr>
                    </w:p>
                  </w:txbxContent>
                </v:textbox>
              </v:shape>
            </w:pict>
          </mc:Fallback>
        </mc:AlternateContent>
      </w:r>
    </w:p>
    <w:p w:rsidR="005C7A6D" w:rsidRPr="00196523" w:rsidRDefault="005C7A6D">
      <w:pPr>
        <w:widowControl/>
        <w:ind w:firstLineChars="0" w:firstLine="0"/>
        <w:jc w:val="left"/>
        <w:rPr>
          <w:rFonts w:ascii="Times New Roman" w:eastAsia="宋体" w:hAnsi="Times New Roman" w:cs="Times New Roman"/>
          <w:color w:val="000000" w:themeColor="text1"/>
        </w:rPr>
      </w:pPr>
    </w:p>
    <w:p w:rsidR="006C2BE8" w:rsidRPr="00196523" w:rsidRDefault="006C2BE8" w:rsidP="005C7A6D">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9</w:t>
      </w:r>
      <w:r w:rsidRPr="00196523">
        <w:rPr>
          <w:rFonts w:ascii="Times New Roman" w:eastAsia="宋体" w:hAnsi="Times New Roman" w:cs="Times New Roman"/>
          <w:color w:val="000000" w:themeColor="text1"/>
        </w:rPr>
        <w:t>．设有依以下次序出现的关键字</w:t>
      </w:r>
      <w:bookmarkStart w:id="95" w:name="_Hlk126839790"/>
      <w:r w:rsidR="005218B2" w:rsidRPr="00196523">
        <w:rPr>
          <w:rFonts w:ascii="Times New Roman" w:eastAsia="宋体" w:hAnsi="Times New Roman" w:cs="Times New Roman"/>
          <w:color w:val="000000" w:themeColor="text1"/>
        </w:rPr>
        <w:t>22</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41</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53</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46</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30</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13</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1</w:t>
      </w:r>
      <w:r w:rsidR="005218B2" w:rsidRPr="00196523">
        <w:rPr>
          <w:rFonts w:ascii="宋体" w:eastAsia="宋体" w:hAnsi="宋体" w:cs="Times New Roman"/>
          <w:color w:val="000000" w:themeColor="text1"/>
        </w:rPr>
        <w:t>,</w:t>
      </w:r>
      <w:r w:rsidR="005218B2" w:rsidRPr="00196523">
        <w:rPr>
          <w:rFonts w:ascii="Times New Roman" w:eastAsia="宋体" w:hAnsi="Times New Roman" w:cs="Times New Roman"/>
          <w:color w:val="000000" w:themeColor="text1"/>
        </w:rPr>
        <w:t>67</w:t>
      </w:r>
      <w:bookmarkEnd w:id="95"/>
      <w:r w:rsidRPr="00196523">
        <w:rPr>
          <w:rFonts w:ascii="Times New Roman" w:eastAsia="宋体" w:hAnsi="Times New Roman" w:cs="Times New Roman"/>
          <w:color w:val="000000" w:themeColor="text1"/>
        </w:rPr>
        <w:t>，构造一棵二叉查找树，画出最后得到的树形。</w:t>
      </w:r>
    </w:p>
    <w:p w:rsidR="005218B2" w:rsidRPr="00196523" w:rsidRDefault="00076CE8" w:rsidP="005218B2">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1924480" behindDoc="0" locked="0" layoutInCell="1" allowOverlap="1" wp14:anchorId="0C06D340" wp14:editId="7CE2E49C">
                <wp:simplePos x="0" y="0"/>
                <wp:positionH relativeFrom="column">
                  <wp:posOffset>1321182</wp:posOffset>
                </wp:positionH>
                <wp:positionV relativeFrom="paragraph">
                  <wp:posOffset>322867</wp:posOffset>
                </wp:positionV>
                <wp:extent cx="1943100" cy="1464310"/>
                <wp:effectExtent l="0" t="0" r="0" b="2540"/>
                <wp:wrapTopAndBottom/>
                <wp:docPr id="2782" name="Group 9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464310"/>
                          <a:chOff x="4467" y="10153"/>
                          <a:chExt cx="3060" cy="2306"/>
                        </a:xfrm>
                      </wpg:grpSpPr>
                      <wpg:grpSp>
                        <wpg:cNvPr id="1008" name="Group 9313"/>
                        <wpg:cNvGrpSpPr>
                          <a:grpSpLocks/>
                        </wpg:cNvGrpSpPr>
                        <wpg:grpSpPr bwMode="auto">
                          <a:xfrm>
                            <a:off x="4786" y="10153"/>
                            <a:ext cx="2314" cy="1868"/>
                            <a:chOff x="3331" y="2623"/>
                            <a:chExt cx="2314" cy="1868"/>
                          </a:xfrm>
                        </wpg:grpSpPr>
                        <wps:wsp>
                          <wps:cNvPr id="1010" name="Oval 9314"/>
                          <wps:cNvSpPr>
                            <a:spLocks noChangeArrowheads="1"/>
                          </wps:cNvSpPr>
                          <wps:spPr bwMode="auto">
                            <a:xfrm flipH="1">
                              <a:off x="4185" y="2623"/>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22</w:t>
                                </w:r>
                              </w:p>
                            </w:txbxContent>
                          </wps:txbx>
                          <wps:bodyPr rot="0" vert="horz" wrap="square" lIns="0" tIns="0" rIns="0" bIns="0" anchor="t" anchorCtr="0" upright="1">
                            <a:noAutofit/>
                          </wps:bodyPr>
                        </wps:wsp>
                        <wps:wsp>
                          <wps:cNvPr id="1011" name="Oval 9315"/>
                          <wps:cNvSpPr>
                            <a:spLocks noChangeArrowheads="1"/>
                          </wps:cNvSpPr>
                          <wps:spPr bwMode="auto">
                            <a:xfrm flipH="1">
                              <a:off x="3657" y="3137"/>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13</w:t>
                                </w:r>
                              </w:p>
                            </w:txbxContent>
                          </wps:txbx>
                          <wps:bodyPr rot="0" vert="horz" wrap="square" lIns="0" tIns="0" rIns="0" bIns="0" anchor="t" anchorCtr="0" upright="1">
                            <a:noAutofit/>
                          </wps:bodyPr>
                        </wps:wsp>
                        <wps:wsp>
                          <wps:cNvPr id="1012" name="Oval 9316"/>
                          <wps:cNvSpPr>
                            <a:spLocks noChangeArrowheads="1"/>
                          </wps:cNvSpPr>
                          <wps:spPr bwMode="auto">
                            <a:xfrm flipH="1">
                              <a:off x="4684" y="3128"/>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41</w:t>
                                </w:r>
                              </w:p>
                            </w:txbxContent>
                          </wps:txbx>
                          <wps:bodyPr rot="0" vert="horz" wrap="square" lIns="0" tIns="0" rIns="0" bIns="0" anchor="t" anchorCtr="0" upright="1">
                            <a:noAutofit/>
                          </wps:bodyPr>
                        </wps:wsp>
                        <wps:wsp>
                          <wps:cNvPr id="1013" name="Oval 9317"/>
                          <wps:cNvSpPr>
                            <a:spLocks noChangeArrowheads="1"/>
                          </wps:cNvSpPr>
                          <wps:spPr bwMode="auto">
                            <a:xfrm flipH="1">
                              <a:off x="3331" y="3622"/>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1</w:t>
                                </w:r>
                              </w:p>
                            </w:txbxContent>
                          </wps:txbx>
                          <wps:bodyPr rot="0" vert="horz" wrap="square" lIns="0" tIns="0" rIns="0" bIns="0" anchor="t" anchorCtr="0" upright="1">
                            <a:noAutofit/>
                          </wps:bodyPr>
                        </wps:wsp>
                        <wps:wsp>
                          <wps:cNvPr id="1014" name="Oval 9318"/>
                          <wps:cNvSpPr>
                            <a:spLocks noChangeArrowheads="1"/>
                          </wps:cNvSpPr>
                          <wps:spPr bwMode="auto">
                            <a:xfrm flipH="1">
                              <a:off x="4344" y="3642"/>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30</w:t>
                                </w:r>
                              </w:p>
                            </w:txbxContent>
                          </wps:txbx>
                          <wps:bodyPr rot="0" vert="horz" wrap="square" lIns="0" tIns="0" rIns="0" bIns="0" anchor="t" anchorCtr="0" upright="1">
                            <a:noAutofit/>
                          </wps:bodyPr>
                        </wps:wsp>
                        <wps:wsp>
                          <wps:cNvPr id="1015" name="Oval 9319"/>
                          <wps:cNvSpPr>
                            <a:spLocks noChangeArrowheads="1"/>
                          </wps:cNvSpPr>
                          <wps:spPr bwMode="auto">
                            <a:xfrm flipH="1">
                              <a:off x="5019" y="3629"/>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53</w:t>
                                </w:r>
                              </w:p>
                            </w:txbxContent>
                          </wps:txbx>
                          <wps:bodyPr rot="0" vert="horz" wrap="square" lIns="0" tIns="0" rIns="0" bIns="0" anchor="t" anchorCtr="0" upright="1">
                            <a:noAutofit/>
                          </wps:bodyPr>
                        </wps:wsp>
                        <wps:wsp>
                          <wps:cNvPr id="1016" name="Freeform 9320"/>
                          <wps:cNvSpPr>
                            <a:spLocks/>
                          </wps:cNvSpPr>
                          <wps:spPr bwMode="auto">
                            <a:xfrm flipH="1">
                              <a:off x="4500" y="2879"/>
                              <a:ext cx="254" cy="281"/>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Freeform 9321"/>
                          <wps:cNvSpPr>
                            <a:spLocks/>
                          </wps:cNvSpPr>
                          <wps:spPr bwMode="auto">
                            <a:xfrm flipH="1">
                              <a:off x="4964" y="3428"/>
                              <a:ext cx="152" cy="205"/>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9322"/>
                          <wps:cNvSpPr>
                            <a:spLocks/>
                          </wps:cNvSpPr>
                          <wps:spPr bwMode="auto">
                            <a:xfrm flipH="1">
                              <a:off x="3942" y="2867"/>
                              <a:ext cx="266" cy="309"/>
                            </a:xfrm>
                            <a:custGeom>
                              <a:avLst/>
                              <a:gdLst>
                                <a:gd name="T0" fmla="*/ 0 w 266"/>
                                <a:gd name="T1" fmla="*/ 0 h 309"/>
                                <a:gd name="T2" fmla="*/ 266 w 266"/>
                                <a:gd name="T3" fmla="*/ 309 h 309"/>
                              </a:gdLst>
                              <a:ahLst/>
                              <a:cxnLst>
                                <a:cxn ang="0">
                                  <a:pos x="T0" y="T1"/>
                                </a:cxn>
                                <a:cxn ang="0">
                                  <a:pos x="T2" y="T3"/>
                                </a:cxn>
                              </a:cxnLst>
                              <a:rect l="0" t="0" r="r" b="b"/>
                              <a:pathLst>
                                <a:path w="266" h="309">
                                  <a:moveTo>
                                    <a:pt x="0" y="0"/>
                                  </a:moveTo>
                                  <a:lnTo>
                                    <a:pt x="266" y="30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9323"/>
                          <wps:cNvSpPr>
                            <a:spLocks/>
                          </wps:cNvSpPr>
                          <wps:spPr bwMode="auto">
                            <a:xfrm flipH="1">
                              <a:off x="3592" y="3444"/>
                              <a:ext cx="120" cy="210"/>
                            </a:xfrm>
                            <a:custGeom>
                              <a:avLst/>
                              <a:gdLst>
                                <a:gd name="T0" fmla="*/ 0 w 120"/>
                                <a:gd name="T1" fmla="*/ 0 h 210"/>
                                <a:gd name="T2" fmla="*/ 120 w 120"/>
                                <a:gd name="T3" fmla="*/ 210 h 210"/>
                              </a:gdLst>
                              <a:ahLst/>
                              <a:cxnLst>
                                <a:cxn ang="0">
                                  <a:pos x="T0" y="T1"/>
                                </a:cxn>
                                <a:cxn ang="0">
                                  <a:pos x="T2" y="T3"/>
                                </a:cxn>
                              </a:cxnLst>
                              <a:rect l="0" t="0" r="r" b="b"/>
                              <a:pathLst>
                                <a:path w="120" h="210">
                                  <a:moveTo>
                                    <a:pt x="0" y="0"/>
                                  </a:moveTo>
                                  <a:lnTo>
                                    <a:pt x="120" y="21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9324"/>
                          <wps:cNvSpPr>
                            <a:spLocks/>
                          </wps:cNvSpPr>
                          <wps:spPr bwMode="auto">
                            <a:xfrm flipH="1">
                              <a:off x="4583" y="3428"/>
                              <a:ext cx="150" cy="220"/>
                            </a:xfrm>
                            <a:custGeom>
                              <a:avLst/>
                              <a:gdLst>
                                <a:gd name="T0" fmla="*/ 0 w 150"/>
                                <a:gd name="T1" fmla="*/ 0 h 220"/>
                                <a:gd name="T2" fmla="*/ 150 w 150"/>
                                <a:gd name="T3" fmla="*/ 220 h 220"/>
                              </a:gdLst>
                              <a:ahLst/>
                              <a:cxnLst>
                                <a:cxn ang="0">
                                  <a:pos x="T0" y="T1"/>
                                </a:cxn>
                                <a:cxn ang="0">
                                  <a:pos x="T2" y="T3"/>
                                </a:cxn>
                              </a:cxnLst>
                              <a:rect l="0" t="0" r="r" b="b"/>
                              <a:pathLst>
                                <a:path w="150" h="220">
                                  <a:moveTo>
                                    <a:pt x="0" y="0"/>
                                  </a:moveTo>
                                  <a:lnTo>
                                    <a:pt x="150" y="22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Oval 9325"/>
                          <wps:cNvSpPr>
                            <a:spLocks noChangeArrowheads="1"/>
                          </wps:cNvSpPr>
                          <wps:spPr bwMode="auto">
                            <a:xfrm flipH="1">
                              <a:off x="4666" y="4142"/>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46</w:t>
                                </w:r>
                              </w:p>
                            </w:txbxContent>
                          </wps:txbx>
                          <wps:bodyPr rot="0" vert="horz" wrap="square" lIns="0" tIns="0" rIns="0" bIns="0" anchor="t" anchorCtr="0" upright="1">
                            <a:noAutofit/>
                          </wps:bodyPr>
                        </wps:wsp>
                        <wps:wsp>
                          <wps:cNvPr id="1027" name="Oval 9326"/>
                          <wps:cNvSpPr>
                            <a:spLocks noChangeArrowheads="1"/>
                          </wps:cNvSpPr>
                          <wps:spPr bwMode="auto">
                            <a:xfrm flipH="1">
                              <a:off x="5305" y="4151"/>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67</w:t>
                                </w:r>
                              </w:p>
                            </w:txbxContent>
                          </wps:txbx>
                          <wps:bodyPr rot="0" vert="horz" wrap="square" lIns="0" tIns="0" rIns="0" bIns="0" anchor="t" anchorCtr="0" upright="1">
                            <a:noAutofit/>
                          </wps:bodyPr>
                        </wps:wsp>
                        <wps:wsp>
                          <wps:cNvPr id="1028" name="Freeform 9327"/>
                          <wps:cNvSpPr>
                            <a:spLocks/>
                          </wps:cNvSpPr>
                          <wps:spPr bwMode="auto">
                            <a:xfrm flipH="1">
                              <a:off x="5296" y="3934"/>
                              <a:ext cx="130" cy="230"/>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9328"/>
                          <wps:cNvSpPr>
                            <a:spLocks/>
                          </wps:cNvSpPr>
                          <wps:spPr bwMode="auto">
                            <a:xfrm flipH="1">
                              <a:off x="4927" y="3944"/>
                              <a:ext cx="150" cy="220"/>
                            </a:xfrm>
                            <a:custGeom>
                              <a:avLst/>
                              <a:gdLst>
                                <a:gd name="T0" fmla="*/ 0 w 150"/>
                                <a:gd name="T1" fmla="*/ 0 h 220"/>
                                <a:gd name="T2" fmla="*/ 150 w 150"/>
                                <a:gd name="T3" fmla="*/ 220 h 220"/>
                              </a:gdLst>
                              <a:ahLst/>
                              <a:cxnLst>
                                <a:cxn ang="0">
                                  <a:pos x="T0" y="T1"/>
                                </a:cxn>
                                <a:cxn ang="0">
                                  <a:pos x="T2" y="T3"/>
                                </a:cxn>
                              </a:cxnLst>
                              <a:rect l="0" t="0" r="r" b="b"/>
                              <a:pathLst>
                                <a:path w="150" h="220">
                                  <a:moveTo>
                                    <a:pt x="0" y="0"/>
                                  </a:moveTo>
                                  <a:lnTo>
                                    <a:pt x="150" y="22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31" name="Text Box 9329"/>
                        <wps:cNvSpPr txBox="1">
                          <a:spLocks noChangeArrowheads="1"/>
                        </wps:cNvSpPr>
                        <wps:spPr bwMode="auto">
                          <a:xfrm>
                            <a:off x="4467" y="12173"/>
                            <a:ext cx="306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960AC6" w:rsidRDefault="008E537A" w:rsidP="005218B2">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Pr>
                                  <w:rFonts w:ascii="Times New Roman" w:eastAsia="宋体" w:hAnsi="Times New Roman" w:cs="Times New Roman"/>
                                  <w:b w:val="0"/>
                                </w:rPr>
                                <w:t>2</w:t>
                              </w:r>
                              <w:r>
                                <w:rPr>
                                  <w:rFonts w:ascii="宋体" w:eastAsia="宋体" w:hAnsi="宋体" w:cs="宋体"/>
                                  <w:b w:val="0"/>
                                </w:rPr>
                                <w:t xml:space="preserve"> 生成</w:t>
                              </w:r>
                              <w:r>
                                <w:rPr>
                                  <w:rFonts w:ascii="宋体" w:eastAsia="宋体" w:hAnsi="宋体" w:cs="宋体" w:hint="eastAsia"/>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5218B2" w:rsidRDefault="008E537A" w:rsidP="006C2BE8">
                              <w:pPr>
                                <w:pStyle w:val="a6"/>
                                <w:ind w:firstLineChars="0" w:firstLine="0"/>
                                <w:rPr>
                                  <w:rFonts w:ascii="Times New Roman" w:hAnsi="Times New Roman" w:cs="Times New Roman"/>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6D340" id="Group 9312" o:spid="_x0000_s3566" style="position:absolute;left:0;text-align:left;margin-left:104.05pt;margin-top:25.4pt;width:153pt;height:115.3pt;z-index:251924480" coordorigin="4467,10153" coordsize="306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">
                <v:group id="Group 9313" o:spid="_x0000_s3567" style="position:absolute;left:4786;top:10153;width:2314;height:1868" coordorigin="3331,2623" coordsize="2314,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oval id="Oval 9314" o:spid="_x0000_s3568" style="position:absolute;left:4185;top:2623;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22</w:t>
                          </w:r>
                        </w:p>
                      </w:txbxContent>
                    </v:textbox>
                  </v:oval>
                  <v:oval id="Oval 9315" o:spid="_x0000_s3569" style="position:absolute;left:3657;top:3137;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13</w:t>
                          </w:r>
                        </w:p>
                      </w:txbxContent>
                    </v:textbox>
                  </v:oval>
                  <v:oval id="Oval 9316" o:spid="_x0000_s3570" style="position:absolute;left:4684;top:3128;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41</w:t>
                          </w:r>
                        </w:p>
                      </w:txbxContent>
                    </v:textbox>
                  </v:oval>
                  <v:oval id="Oval 9317" o:spid="_x0000_s3571" style="position:absolute;left:3331;top:3622;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1</w:t>
                          </w:r>
                        </w:p>
                      </w:txbxContent>
                    </v:textbox>
                  </v:oval>
                  <v:oval id="Oval 9318" o:spid="_x0000_s3572" style="position:absolute;left:4344;top:3642;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30</w:t>
                          </w:r>
                        </w:p>
                      </w:txbxContent>
                    </v:textbox>
                  </v:oval>
                  <v:oval id="Oval 9319" o:spid="_x0000_s3573" style="position:absolute;left:5019;top:3629;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53</w:t>
                          </w:r>
                        </w:p>
                      </w:txbxContent>
                    </v:textbox>
                  </v:oval>
                  <v:shape id="Freeform 9320" o:spid="_x0000_s3574" style="position:absolute;left:4500;top:2879;width:254;height:281;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" path="m254,l,281e" filled="f">
                    <v:path arrowok="t" o:connecttype="custom" o:connectlocs="254,0;0,281" o:connectangles="0,0"/>
                  </v:shape>
                  <v:shape id="Freeform 9321" o:spid="_x0000_s3575" style="position:absolute;left:4964;top:3428;width:152;height:205;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" path="m130,l,230e" filled="f">
                    <v:path arrowok="t" o:connecttype="custom" o:connectlocs="152,0;0,205" o:connectangles="0,0"/>
                  </v:shape>
                  <v:shape id="Freeform 9322" o:spid="_x0000_s3576" style="position:absolute;left:3942;top:2867;width:266;height:309;flip:x;visibility:visible;mso-wrap-style:square;v-text-anchor:top" coordsize="26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" path="m,l266,309e" filled="f">
                    <v:path arrowok="t" o:connecttype="custom" o:connectlocs="0,0;266,309" o:connectangles="0,0"/>
                  </v:shape>
                  <v:shape id="Freeform 9323" o:spid="_x0000_s3577" style="position:absolute;left:3592;top:3444;width:120;height:210;flip:x;visibility:visible;mso-wrap-style:square;v-text-anchor:top" coordsize="1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" path="m,l120,210e" filled="f">
                    <v:path arrowok="t" o:connecttype="custom" o:connectlocs="0,0;120,210" o:connectangles="0,0"/>
                  </v:shape>
                  <v:shape id="Freeform 9324" o:spid="_x0000_s3578" style="position:absolute;left:4583;top:3428;width:150;height:220;flip:x;visibility:visible;mso-wrap-style:square;v-text-anchor:top" coordsize="15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" path="m,l150,220e" filled="f">
                    <v:path arrowok="t" o:connecttype="custom" o:connectlocs="0,0;150,220" o:connectangles="0,0"/>
                  </v:shape>
                  <v:oval id="Oval 9325" o:spid="_x0000_s3579" style="position:absolute;left:4666;top:4142;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46</w:t>
                          </w:r>
                        </w:p>
                      </w:txbxContent>
                    </v:textbox>
                  </v:oval>
                  <v:oval id="Oval 9326" o:spid="_x0000_s3580" style="position:absolute;left:5305;top:4151;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" filled="f">
                    <v:textbox inset="0,0,0,0">
                      <w:txbxContent>
                        <w:p w:rsidR="008E537A" w:rsidRPr="002B127E" w:rsidRDefault="008E537A" w:rsidP="006C2BE8">
                          <w:pPr>
                            <w:pStyle w:val="ab"/>
                            <w:ind w:firstLineChars="0" w:firstLine="0"/>
                            <w:rPr>
                              <w:rFonts w:ascii="Times New Roman" w:hAnsi="Times New Roman" w:cs="Times New Roman"/>
                            </w:rPr>
                          </w:pPr>
                          <w:r w:rsidRPr="002B127E">
                            <w:rPr>
                              <w:rFonts w:ascii="Times New Roman" w:hAnsi="Times New Roman" w:cs="Times New Roman"/>
                            </w:rPr>
                            <w:t>67</w:t>
                          </w:r>
                        </w:p>
                      </w:txbxContent>
                    </v:textbox>
                  </v:oval>
                  <v:shape id="Freeform 9327" o:spid="_x0000_s3581" style="position:absolute;left:5296;top:3934;width:130;height:230;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" path="m130,l,230e" filled="f">
                    <v:path arrowok="t" o:connecttype="custom" o:connectlocs="130,0;0,230" o:connectangles="0,0"/>
                  </v:shape>
                  <v:shape id="Freeform 9328" o:spid="_x0000_s3582" style="position:absolute;left:4927;top:3944;width:150;height:220;flip:x;visibility:visible;mso-wrap-style:square;v-text-anchor:top" coordsize="15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" path="m,l150,220e" filled="f">
                    <v:path arrowok="t" o:connecttype="custom" o:connectlocs="0,0;150,220" o:connectangles="0,0"/>
                  </v:shape>
                </v:group>
                <v:shape id="_x0000_s3583" type="#_x0000_t202" style="position:absolute;left:4467;top:12173;width:306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6ewwAAAN0AAAAPAAAAZHJzL2Rvd25yZXYueG1sRE9NawIx&#10;EL0L/Q9hCr1pogW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ArgOnsMAAADdAAAADwAA&#10;AAAAAAAAAAAAAAAHAgAAZHJzL2Rvd25yZXYueG1sUEsFBgAAAAADAAMAtwAAAPcCAAAAAA==&#10;" filled="f" stroked="f">
                  <v:textbox inset="0,0,0,0">
                    <w:txbxContent>
                      <w:p w:rsidR="008E537A" w:rsidRPr="00960AC6" w:rsidRDefault="008E537A" w:rsidP="005218B2">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Pr>
                            <w:rFonts w:ascii="Times New Roman" w:eastAsia="宋体" w:hAnsi="Times New Roman" w:cs="Times New Roman"/>
                            <w:b w:val="0"/>
                          </w:rPr>
                          <w:t>2</w:t>
                        </w:r>
                        <w:r>
                          <w:rPr>
                            <w:rFonts w:ascii="宋体" w:eastAsia="宋体" w:hAnsi="宋体" w:cs="宋体"/>
                            <w:b w:val="0"/>
                          </w:rPr>
                          <w:t xml:space="preserve"> 生成</w:t>
                        </w:r>
                        <w:r>
                          <w:rPr>
                            <w:rFonts w:ascii="宋体" w:eastAsia="宋体" w:hAnsi="宋体" w:cs="宋体" w:hint="eastAsia"/>
                            <w:b w:val="0"/>
                          </w:rPr>
                          <w:t>的</w:t>
                        </w:r>
                        <w:r>
                          <w:rPr>
                            <w:rFonts w:ascii="Times New Roman" w:eastAsia="宋体" w:hAnsi="Times New Roman" w:cs="Times New Roman" w:hint="eastAsia"/>
                            <w:b w:val="0"/>
                          </w:rPr>
                          <w:t>二叉查找</w:t>
                        </w:r>
                        <w:r>
                          <w:rPr>
                            <w:rFonts w:ascii="宋体" w:eastAsia="宋体" w:hAnsi="宋体" w:cs="宋体" w:hint="eastAsia"/>
                            <w:b w:val="0"/>
                          </w:rPr>
                          <w:t>树</w:t>
                        </w:r>
                      </w:p>
                      <w:p w:rsidR="008E537A" w:rsidRPr="005218B2" w:rsidRDefault="008E537A" w:rsidP="006C2BE8">
                        <w:pPr>
                          <w:pStyle w:val="a6"/>
                          <w:ind w:firstLineChars="0" w:firstLine="0"/>
                          <w:rPr>
                            <w:rFonts w:ascii="Times New Roman" w:hAnsi="Times New Roman" w:cs="Times New Roman"/>
                          </w:rPr>
                        </w:pPr>
                      </w:p>
                    </w:txbxContent>
                  </v:textbox>
                </v:shape>
                <w10:wrap type="topAndBottom"/>
              </v:group>
            </w:pict>
          </mc:Fallback>
        </mc:AlternateContent>
      </w:r>
      <w:r w:rsidR="00514FEE" w:rsidRPr="00196523">
        <w:rPr>
          <w:rFonts w:ascii="Times New Roman" w:eastAsia="宋体" w:hAnsi="Times New Roman" w:cs="Times New Roman" w:hint="eastAsia"/>
          <w:color w:val="000000" w:themeColor="text1"/>
        </w:rPr>
        <w:t>【参考答案】</w:t>
      </w:r>
      <w:r w:rsidR="005218B2" w:rsidRPr="00196523">
        <w:rPr>
          <w:rFonts w:ascii="Times New Roman" w:eastAsia="宋体" w:hAnsi="Times New Roman" w:cs="Times New Roman" w:hint="eastAsia"/>
          <w:color w:val="000000" w:themeColor="text1"/>
        </w:rPr>
        <w:t>得到</w:t>
      </w:r>
      <w:proofErr w:type="gramStart"/>
      <w:r w:rsidR="005218B2" w:rsidRPr="00196523">
        <w:rPr>
          <w:rFonts w:ascii="Times New Roman" w:eastAsia="宋体" w:hAnsi="Times New Roman" w:cs="Times New Roman" w:hint="eastAsia"/>
          <w:color w:val="000000" w:themeColor="text1"/>
        </w:rPr>
        <w:t>的二叉查找</w:t>
      </w:r>
      <w:proofErr w:type="gramEnd"/>
      <w:r w:rsidR="005218B2" w:rsidRPr="00196523">
        <w:rPr>
          <w:rFonts w:ascii="Times New Roman" w:eastAsia="宋体" w:hAnsi="Times New Roman" w:cs="Times New Roman" w:hint="eastAsia"/>
          <w:color w:val="000000" w:themeColor="text1"/>
        </w:rPr>
        <w:t>树如图</w:t>
      </w:r>
      <w:r w:rsidR="005218B2"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5218B2" w:rsidRPr="00196523">
        <w:rPr>
          <w:rFonts w:ascii="Times New Roman" w:eastAsia="宋体" w:hAnsi="Times New Roman" w:cs="Times New Roman"/>
          <w:color w:val="000000" w:themeColor="text1"/>
        </w:rPr>
        <w:t>1</w:t>
      </w:r>
      <w:r w:rsidR="005218B2" w:rsidRPr="00196523">
        <w:rPr>
          <w:rFonts w:ascii="Times New Roman" w:eastAsia="宋体" w:hAnsi="Times New Roman" w:cs="Times New Roman" w:hint="eastAsia"/>
          <w:color w:val="000000" w:themeColor="text1"/>
        </w:rPr>
        <w:t>2</w:t>
      </w:r>
      <w:r w:rsidR="005218B2" w:rsidRPr="00196523">
        <w:rPr>
          <w:rFonts w:ascii="Times New Roman" w:eastAsia="宋体" w:hAnsi="Times New Roman" w:cs="Times New Roman" w:hint="eastAsia"/>
          <w:color w:val="000000" w:themeColor="text1"/>
        </w:rPr>
        <w:t>所示。</w:t>
      </w:r>
    </w:p>
    <w:p w:rsidR="00F70863" w:rsidRDefault="00F70863" w:rsidP="00F70863">
      <w:pPr>
        <w:snapToGrid w:val="0"/>
        <w:ind w:left="315" w:hangingChars="150" w:hanging="315"/>
        <w:rPr>
          <w:rFonts w:ascii="Times New Roman" w:eastAsia="宋体" w:hAnsi="Times New Roman" w:cs="Times New Roman"/>
        </w:rPr>
      </w:pPr>
      <w:r>
        <w:rPr>
          <w:rFonts w:ascii="Times New Roman" w:eastAsia="宋体" w:hAnsi="Times New Roman" w:cs="Times New Roman"/>
        </w:rPr>
        <w:t>10</w:t>
      </w:r>
      <w:r w:rsidRPr="00C813BA">
        <w:rPr>
          <w:rFonts w:ascii="Times New Roman" w:eastAsia="宋体" w:hAnsi="Times New Roman" w:cs="Times New Roman"/>
          <w:color w:val="000000"/>
        </w:rPr>
        <w:t>．</w:t>
      </w:r>
      <w:r w:rsidRPr="00C813BA">
        <w:rPr>
          <w:rFonts w:ascii="Times New Roman" w:eastAsia="宋体" w:hAnsi="Times New Roman" w:cs="Times New Roman"/>
        </w:rPr>
        <w:t>设有</w:t>
      </w:r>
      <w:proofErr w:type="gramStart"/>
      <w:r w:rsidRPr="00C813BA">
        <w:rPr>
          <w:rFonts w:ascii="Times New Roman" w:eastAsia="宋体" w:hAnsi="Times New Roman" w:cs="Times New Roman"/>
        </w:rPr>
        <w:t>依以下</w:t>
      </w:r>
      <w:proofErr w:type="gramEnd"/>
      <w:r w:rsidRPr="00C813BA">
        <w:rPr>
          <w:rFonts w:ascii="Times New Roman" w:eastAsia="宋体" w:hAnsi="Times New Roman" w:cs="Times New Roman"/>
        </w:rPr>
        <w:t>次序出现的关键字</w:t>
      </w:r>
      <w:r w:rsidRPr="00C813BA">
        <w:rPr>
          <w:rFonts w:ascii="Times New Roman" w:eastAsia="宋体" w:hAnsi="Times New Roman" w:cs="Times New Roman"/>
        </w:rPr>
        <w:t>22</w:t>
      </w:r>
      <w:r w:rsidRPr="00C813BA">
        <w:rPr>
          <w:rFonts w:ascii="宋体" w:eastAsia="宋体" w:hAnsi="宋体" w:cs="Times New Roman"/>
        </w:rPr>
        <w:t>,</w:t>
      </w:r>
      <w:r w:rsidRPr="00C813BA">
        <w:rPr>
          <w:rFonts w:ascii="Times New Roman" w:eastAsia="宋体" w:hAnsi="Times New Roman" w:cs="Times New Roman"/>
        </w:rPr>
        <w:t>41</w:t>
      </w:r>
      <w:r w:rsidRPr="00C813BA">
        <w:rPr>
          <w:rFonts w:ascii="宋体" w:eastAsia="宋体" w:hAnsi="宋体" w:cs="Times New Roman"/>
        </w:rPr>
        <w:t>,</w:t>
      </w:r>
      <w:r w:rsidRPr="00C813BA">
        <w:rPr>
          <w:rFonts w:ascii="Times New Roman" w:eastAsia="宋体" w:hAnsi="Times New Roman" w:cs="Times New Roman"/>
        </w:rPr>
        <w:t>53</w:t>
      </w:r>
      <w:r w:rsidRPr="00C813BA">
        <w:rPr>
          <w:rFonts w:ascii="宋体" w:eastAsia="宋体" w:hAnsi="宋体" w:cs="Times New Roman"/>
        </w:rPr>
        <w:t>,</w:t>
      </w:r>
      <w:r w:rsidRPr="00C813BA">
        <w:rPr>
          <w:rFonts w:ascii="Times New Roman" w:eastAsia="宋体" w:hAnsi="Times New Roman" w:cs="Times New Roman"/>
        </w:rPr>
        <w:t>46</w:t>
      </w:r>
      <w:r w:rsidRPr="00C813BA">
        <w:rPr>
          <w:rFonts w:ascii="宋体" w:eastAsia="宋体" w:hAnsi="宋体" w:cs="Times New Roman"/>
        </w:rPr>
        <w:t>,</w:t>
      </w:r>
      <w:r w:rsidR="0022481E">
        <w:rPr>
          <w:rFonts w:ascii="Times New Roman" w:eastAsia="宋体" w:hAnsi="Times New Roman" w:cs="Times New Roman"/>
        </w:rPr>
        <w:t>5</w:t>
      </w:r>
      <w:r w:rsidRPr="00C813BA">
        <w:rPr>
          <w:rFonts w:ascii="Times New Roman" w:eastAsia="宋体" w:hAnsi="Times New Roman" w:cs="Times New Roman"/>
        </w:rPr>
        <w:t>0</w:t>
      </w:r>
      <w:r w:rsidRPr="00C813BA">
        <w:rPr>
          <w:rFonts w:ascii="宋体" w:eastAsia="宋体" w:hAnsi="宋体" w:cs="Times New Roman"/>
        </w:rPr>
        <w:t>,</w:t>
      </w:r>
      <w:r w:rsidRPr="00C813BA">
        <w:rPr>
          <w:rFonts w:ascii="Times New Roman" w:eastAsia="宋体" w:hAnsi="Times New Roman" w:cs="Times New Roman"/>
        </w:rPr>
        <w:t>13</w:t>
      </w:r>
      <w:r w:rsidRPr="00C813BA">
        <w:rPr>
          <w:rFonts w:ascii="Times New Roman" w:eastAsia="宋体" w:hAnsi="Times New Roman" w:cs="Times New Roman"/>
        </w:rPr>
        <w:t>，构造一棵</w:t>
      </w:r>
      <w:r>
        <w:rPr>
          <w:rFonts w:ascii="Times New Roman" w:eastAsia="宋体" w:hAnsi="Times New Roman" w:cs="Times New Roman" w:hint="eastAsia"/>
        </w:rPr>
        <w:t>AVL</w:t>
      </w:r>
      <w:r w:rsidRPr="00C813BA">
        <w:rPr>
          <w:rFonts w:ascii="Times New Roman" w:eastAsia="宋体" w:hAnsi="Times New Roman" w:cs="Times New Roman"/>
        </w:rPr>
        <w:t>树，画出最后得到的树形。</w:t>
      </w:r>
    </w:p>
    <w:p w:rsidR="005711CD" w:rsidRPr="00C813BA" w:rsidRDefault="005711CD" w:rsidP="005711CD">
      <w:pPr>
        <w:ind w:firstLineChars="150" w:firstLine="315"/>
        <w:rPr>
          <w:rFonts w:ascii="Times New Roman" w:eastAsia="宋体" w:hAnsi="Times New Roman" w:cs="Times New Roman"/>
        </w:rPr>
      </w:pPr>
      <w:r w:rsidRPr="00196523">
        <w:rPr>
          <w:rFonts w:ascii="Times New Roman" w:eastAsia="宋体" w:hAnsi="Times New Roman" w:cs="Times New Roman" w:hint="eastAsia"/>
          <w:color w:val="000000" w:themeColor="text1"/>
        </w:rPr>
        <w:t>【参考答案】得到的</w:t>
      </w:r>
      <w:r>
        <w:rPr>
          <w:rFonts w:ascii="Times New Roman" w:eastAsia="宋体" w:hAnsi="Times New Roman" w:cs="Times New Roman" w:hint="eastAsia"/>
          <w:color w:val="000000" w:themeColor="text1"/>
        </w:rPr>
        <w:t>A</w:t>
      </w:r>
      <w:r>
        <w:rPr>
          <w:rFonts w:ascii="Times New Roman" w:eastAsia="宋体" w:hAnsi="Times New Roman" w:cs="Times New Roman"/>
          <w:color w:val="000000" w:themeColor="text1"/>
        </w:rPr>
        <w:t>VL</w:t>
      </w:r>
      <w:r w:rsidRPr="00196523">
        <w:rPr>
          <w:rFonts w:ascii="Times New Roman" w:eastAsia="宋体" w:hAnsi="Times New Roman" w:cs="Times New Roman" w:hint="eastAsia"/>
          <w:color w:val="000000" w:themeColor="text1"/>
        </w:rPr>
        <w:t>树如图</w:t>
      </w:r>
      <w:r w:rsidRPr="00196523">
        <w:rPr>
          <w:rFonts w:ascii="Times New Roman" w:eastAsia="宋体" w:hAnsi="Times New Roman" w:cs="Times New Roman" w:hint="eastAsia"/>
          <w:color w:val="000000" w:themeColor="text1"/>
        </w:rPr>
        <w:t>8</w:t>
      </w:r>
      <w:r>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Pr>
          <w:rFonts w:ascii="Times New Roman" w:eastAsia="宋体" w:hAnsi="Times New Roman" w:cs="Times New Roman"/>
          <w:color w:val="000000" w:themeColor="text1"/>
        </w:rPr>
        <w:t>3</w:t>
      </w:r>
      <w:r w:rsidRPr="00196523">
        <w:rPr>
          <w:rFonts w:ascii="Times New Roman" w:eastAsia="宋体" w:hAnsi="Times New Roman" w:cs="Times New Roman" w:hint="eastAsia"/>
          <w:color w:val="000000" w:themeColor="text1"/>
        </w:rPr>
        <w:t>所示。</w:t>
      </w:r>
    </w:p>
    <w:p w:rsidR="00F70863" w:rsidRDefault="005711CD"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132352" behindDoc="0" locked="0" layoutInCell="1" allowOverlap="1" wp14:anchorId="4AEFD0BC" wp14:editId="6D27A665">
                <wp:simplePos x="0" y="0"/>
                <wp:positionH relativeFrom="column">
                  <wp:posOffset>1560861</wp:posOffset>
                </wp:positionH>
                <wp:positionV relativeFrom="paragraph">
                  <wp:posOffset>220011</wp:posOffset>
                </wp:positionV>
                <wp:extent cx="1943100" cy="1231900"/>
                <wp:effectExtent l="0" t="0" r="0" b="6350"/>
                <wp:wrapTopAndBottom/>
                <wp:docPr id="12970" name="Group 9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1943100" cy="1231900"/>
                          <a:chOff x="4257" y="10153"/>
                          <a:chExt cx="3060" cy="1940"/>
                        </a:xfrm>
                      </wpg:grpSpPr>
                      <wpg:grpSp>
                        <wpg:cNvPr id="12971" name="Group 9313"/>
                        <wpg:cNvGrpSpPr>
                          <a:grpSpLocks/>
                        </wpg:cNvGrpSpPr>
                        <wpg:grpSpPr bwMode="auto">
                          <a:xfrm>
                            <a:off x="4786" y="10153"/>
                            <a:ext cx="2028" cy="1381"/>
                            <a:chOff x="3331" y="2623"/>
                            <a:chExt cx="2028" cy="1381"/>
                          </a:xfrm>
                        </wpg:grpSpPr>
                        <wps:wsp>
                          <wps:cNvPr id="12972" name="Oval 9314"/>
                          <wps:cNvSpPr>
                            <a:spLocks noChangeArrowheads="1"/>
                          </wps:cNvSpPr>
                          <wps:spPr bwMode="auto">
                            <a:xfrm flipH="1">
                              <a:off x="4185" y="2623"/>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41</w:t>
                                </w:r>
                              </w:p>
                            </w:txbxContent>
                          </wps:txbx>
                          <wps:bodyPr rot="0" vert="horz" wrap="square" lIns="0" tIns="0" rIns="0" bIns="0" anchor="t" anchorCtr="0" upright="1">
                            <a:noAutofit/>
                          </wps:bodyPr>
                        </wps:wsp>
                        <wps:wsp>
                          <wps:cNvPr id="12973" name="Oval 9315"/>
                          <wps:cNvSpPr>
                            <a:spLocks noChangeArrowheads="1"/>
                          </wps:cNvSpPr>
                          <wps:spPr bwMode="auto">
                            <a:xfrm flipH="1">
                              <a:off x="3657" y="3137"/>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5</w:t>
                                </w:r>
                                <w:r w:rsidR="005711CD">
                                  <w:rPr>
                                    <w:rFonts w:ascii="Times New Roman" w:hAnsi="Times New Roman" w:cs="Times New Roman"/>
                                  </w:rPr>
                                  <w:t>0</w:t>
                                </w:r>
                              </w:p>
                            </w:txbxContent>
                          </wps:txbx>
                          <wps:bodyPr rot="0" vert="horz" wrap="square" lIns="0" tIns="0" rIns="0" bIns="0" anchor="t" anchorCtr="0" upright="1">
                            <a:noAutofit/>
                          </wps:bodyPr>
                        </wps:wsp>
                        <wps:wsp>
                          <wps:cNvPr id="12974" name="Oval 9316"/>
                          <wps:cNvSpPr>
                            <a:spLocks noChangeArrowheads="1"/>
                          </wps:cNvSpPr>
                          <wps:spPr bwMode="auto">
                            <a:xfrm flipH="1">
                              <a:off x="4684" y="3128"/>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22</w:t>
                                </w:r>
                              </w:p>
                            </w:txbxContent>
                          </wps:txbx>
                          <wps:bodyPr rot="0" vert="horz" wrap="square" lIns="0" tIns="0" rIns="0" bIns="0" anchor="t" anchorCtr="0" upright="1">
                            <a:noAutofit/>
                          </wps:bodyPr>
                        </wps:wsp>
                        <wps:wsp>
                          <wps:cNvPr id="12975" name="Oval 9317"/>
                          <wps:cNvSpPr>
                            <a:spLocks noChangeArrowheads="1"/>
                          </wps:cNvSpPr>
                          <wps:spPr bwMode="auto">
                            <a:xfrm flipH="1">
                              <a:off x="3331" y="3622"/>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5711CD" w:rsidP="00F70863">
                                <w:pPr>
                                  <w:pStyle w:val="ab"/>
                                  <w:ind w:firstLineChars="0" w:firstLine="0"/>
                                  <w:rPr>
                                    <w:rFonts w:ascii="Times New Roman" w:hAnsi="Times New Roman" w:cs="Times New Roman"/>
                                  </w:rPr>
                                </w:pPr>
                                <w:r>
                                  <w:rPr>
                                    <w:rFonts w:ascii="Times New Roman" w:hAnsi="Times New Roman" w:cs="Times New Roman"/>
                                  </w:rPr>
                                  <w:t>53</w:t>
                                </w:r>
                              </w:p>
                            </w:txbxContent>
                          </wps:txbx>
                          <wps:bodyPr rot="0" vert="horz" wrap="square" lIns="0" tIns="0" rIns="0" bIns="0" anchor="t" anchorCtr="0" upright="1">
                            <a:noAutofit/>
                          </wps:bodyPr>
                        </wps:wsp>
                        <wps:wsp>
                          <wps:cNvPr id="12977" name="Oval 9319"/>
                          <wps:cNvSpPr>
                            <a:spLocks noChangeArrowheads="1"/>
                          </wps:cNvSpPr>
                          <wps:spPr bwMode="auto">
                            <a:xfrm flipH="1">
                              <a:off x="5019" y="3629"/>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13</w:t>
                                </w:r>
                              </w:p>
                            </w:txbxContent>
                          </wps:txbx>
                          <wps:bodyPr rot="0" vert="horz" wrap="square" lIns="0" tIns="0" rIns="0" bIns="0" anchor="t" anchorCtr="0" upright="1">
                            <a:noAutofit/>
                          </wps:bodyPr>
                        </wps:wsp>
                        <wps:wsp>
                          <wps:cNvPr id="12978" name="Freeform 9320"/>
                          <wps:cNvSpPr>
                            <a:spLocks/>
                          </wps:cNvSpPr>
                          <wps:spPr bwMode="auto">
                            <a:xfrm flipH="1">
                              <a:off x="4500" y="2879"/>
                              <a:ext cx="254" cy="281"/>
                            </a:xfrm>
                            <a:custGeom>
                              <a:avLst/>
                              <a:gdLst>
                                <a:gd name="T0" fmla="*/ 254 w 254"/>
                                <a:gd name="T1" fmla="*/ 0 h 281"/>
                                <a:gd name="T2" fmla="*/ 0 w 254"/>
                                <a:gd name="T3" fmla="*/ 281 h 281"/>
                              </a:gdLst>
                              <a:ahLst/>
                              <a:cxnLst>
                                <a:cxn ang="0">
                                  <a:pos x="T0" y="T1"/>
                                </a:cxn>
                                <a:cxn ang="0">
                                  <a:pos x="T2" y="T3"/>
                                </a:cxn>
                              </a:cxnLst>
                              <a:rect l="0" t="0" r="r" b="b"/>
                              <a:pathLst>
                                <a:path w="254" h="281">
                                  <a:moveTo>
                                    <a:pt x="254" y="0"/>
                                  </a:moveTo>
                                  <a:lnTo>
                                    <a:pt x="0" y="2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9" name="Freeform 9321"/>
                          <wps:cNvSpPr>
                            <a:spLocks/>
                          </wps:cNvSpPr>
                          <wps:spPr bwMode="auto">
                            <a:xfrm flipH="1">
                              <a:off x="4964" y="3428"/>
                              <a:ext cx="152" cy="205"/>
                            </a:xfrm>
                            <a:custGeom>
                              <a:avLst/>
                              <a:gdLst>
                                <a:gd name="T0" fmla="*/ 130 w 130"/>
                                <a:gd name="T1" fmla="*/ 0 h 230"/>
                                <a:gd name="T2" fmla="*/ 0 w 130"/>
                                <a:gd name="T3" fmla="*/ 230 h 230"/>
                              </a:gdLst>
                              <a:ahLst/>
                              <a:cxnLst>
                                <a:cxn ang="0">
                                  <a:pos x="T0" y="T1"/>
                                </a:cxn>
                                <a:cxn ang="0">
                                  <a:pos x="T2" y="T3"/>
                                </a:cxn>
                              </a:cxnLst>
                              <a:rect l="0" t="0" r="r" b="b"/>
                              <a:pathLst>
                                <a:path w="130" h="230">
                                  <a:moveTo>
                                    <a:pt x="130" y="0"/>
                                  </a:moveTo>
                                  <a:lnTo>
                                    <a:pt x="0" y="23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0" name="Freeform 9322"/>
                          <wps:cNvSpPr>
                            <a:spLocks/>
                          </wps:cNvSpPr>
                          <wps:spPr bwMode="auto">
                            <a:xfrm flipH="1">
                              <a:off x="3942" y="2867"/>
                              <a:ext cx="266" cy="309"/>
                            </a:xfrm>
                            <a:custGeom>
                              <a:avLst/>
                              <a:gdLst>
                                <a:gd name="T0" fmla="*/ 0 w 266"/>
                                <a:gd name="T1" fmla="*/ 0 h 309"/>
                                <a:gd name="T2" fmla="*/ 266 w 266"/>
                                <a:gd name="T3" fmla="*/ 309 h 309"/>
                              </a:gdLst>
                              <a:ahLst/>
                              <a:cxnLst>
                                <a:cxn ang="0">
                                  <a:pos x="T0" y="T1"/>
                                </a:cxn>
                                <a:cxn ang="0">
                                  <a:pos x="T2" y="T3"/>
                                </a:cxn>
                              </a:cxnLst>
                              <a:rect l="0" t="0" r="r" b="b"/>
                              <a:pathLst>
                                <a:path w="266" h="309">
                                  <a:moveTo>
                                    <a:pt x="0" y="0"/>
                                  </a:moveTo>
                                  <a:lnTo>
                                    <a:pt x="266" y="30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1" name="Freeform 9323"/>
                          <wps:cNvSpPr>
                            <a:spLocks/>
                          </wps:cNvSpPr>
                          <wps:spPr bwMode="auto">
                            <a:xfrm flipH="1">
                              <a:off x="3592" y="3444"/>
                              <a:ext cx="120" cy="210"/>
                            </a:xfrm>
                            <a:custGeom>
                              <a:avLst/>
                              <a:gdLst>
                                <a:gd name="T0" fmla="*/ 0 w 120"/>
                                <a:gd name="T1" fmla="*/ 0 h 210"/>
                                <a:gd name="T2" fmla="*/ 120 w 120"/>
                                <a:gd name="T3" fmla="*/ 210 h 210"/>
                              </a:gdLst>
                              <a:ahLst/>
                              <a:cxnLst>
                                <a:cxn ang="0">
                                  <a:pos x="T0" y="T1"/>
                                </a:cxn>
                                <a:cxn ang="0">
                                  <a:pos x="T2" y="T3"/>
                                </a:cxn>
                              </a:cxnLst>
                              <a:rect l="0" t="0" r="r" b="b"/>
                              <a:pathLst>
                                <a:path w="120" h="210">
                                  <a:moveTo>
                                    <a:pt x="0" y="0"/>
                                  </a:moveTo>
                                  <a:lnTo>
                                    <a:pt x="120" y="21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3" name="Oval 9325"/>
                          <wps:cNvSpPr>
                            <a:spLocks noChangeArrowheads="1"/>
                          </wps:cNvSpPr>
                          <wps:spPr bwMode="auto">
                            <a:xfrm>
                              <a:off x="3935" y="3664"/>
                              <a:ext cx="340" cy="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70863" w:rsidRPr="002B127E" w:rsidRDefault="005711CD" w:rsidP="00F70863">
                                <w:pPr>
                                  <w:pStyle w:val="ab"/>
                                  <w:ind w:firstLineChars="0" w:firstLine="0"/>
                                  <w:rPr>
                                    <w:rFonts w:ascii="Times New Roman" w:hAnsi="Times New Roman" w:cs="Times New Roman"/>
                                  </w:rPr>
                                </w:pPr>
                                <w:r>
                                  <w:rPr>
                                    <w:rFonts w:ascii="Times New Roman" w:hAnsi="Times New Roman" w:cs="Times New Roman"/>
                                  </w:rPr>
                                  <w:t>41</w:t>
                                </w:r>
                              </w:p>
                            </w:txbxContent>
                          </wps:txbx>
                          <wps:bodyPr rot="0" vert="horz" wrap="square" lIns="0" tIns="0" rIns="0" bIns="0" anchor="t" anchorCtr="0" upright="1">
                            <a:noAutofit/>
                          </wps:bodyPr>
                        </wps:wsp>
                        <wps:wsp>
                          <wps:cNvPr id="13002" name="Freeform 9328"/>
                          <wps:cNvSpPr>
                            <a:spLocks/>
                          </wps:cNvSpPr>
                          <wps:spPr bwMode="auto">
                            <a:xfrm>
                              <a:off x="3936" y="3444"/>
                              <a:ext cx="150" cy="220"/>
                            </a:xfrm>
                            <a:custGeom>
                              <a:avLst/>
                              <a:gdLst>
                                <a:gd name="T0" fmla="*/ 0 w 150"/>
                                <a:gd name="T1" fmla="*/ 0 h 220"/>
                                <a:gd name="T2" fmla="*/ 150 w 150"/>
                                <a:gd name="T3" fmla="*/ 220 h 220"/>
                              </a:gdLst>
                              <a:ahLst/>
                              <a:cxnLst>
                                <a:cxn ang="0">
                                  <a:pos x="T0" y="T1"/>
                                </a:cxn>
                                <a:cxn ang="0">
                                  <a:pos x="T2" y="T3"/>
                                </a:cxn>
                              </a:cxnLst>
                              <a:rect l="0" t="0" r="r" b="b"/>
                              <a:pathLst>
                                <a:path w="150" h="220">
                                  <a:moveTo>
                                    <a:pt x="0" y="0"/>
                                  </a:moveTo>
                                  <a:lnTo>
                                    <a:pt x="150" y="22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003" name="Text Box 9329"/>
                        <wps:cNvSpPr txBox="1">
                          <a:spLocks noChangeArrowheads="1"/>
                        </wps:cNvSpPr>
                        <wps:spPr bwMode="auto">
                          <a:xfrm>
                            <a:off x="4257" y="11807"/>
                            <a:ext cx="306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0863" w:rsidRPr="00960AC6" w:rsidRDefault="00F70863" w:rsidP="00F70863">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sidR="005711CD">
                                <w:rPr>
                                  <w:rFonts w:ascii="Times New Roman" w:eastAsia="宋体" w:hAnsi="Times New Roman" w:cs="Times New Roman"/>
                                  <w:b w:val="0"/>
                                </w:rPr>
                                <w:t>3</w:t>
                              </w:r>
                              <w:r>
                                <w:rPr>
                                  <w:rFonts w:ascii="宋体" w:eastAsia="宋体" w:hAnsi="宋体" w:cs="宋体"/>
                                  <w:b w:val="0"/>
                                </w:rPr>
                                <w:t xml:space="preserve"> 生成</w:t>
                              </w:r>
                              <w:r>
                                <w:rPr>
                                  <w:rFonts w:ascii="宋体" w:eastAsia="宋体" w:hAnsi="宋体" w:cs="宋体" w:hint="eastAsia"/>
                                  <w:b w:val="0"/>
                                </w:rPr>
                                <w:t>的</w:t>
                              </w:r>
                              <w:r w:rsidR="005711CD">
                                <w:rPr>
                                  <w:rFonts w:ascii="Times New Roman" w:eastAsia="宋体" w:hAnsi="Times New Roman" w:cs="Times New Roman" w:hint="eastAsia"/>
                                  <w:b w:val="0"/>
                                </w:rPr>
                                <w:t>A</w:t>
                              </w:r>
                              <w:r w:rsidR="005711CD">
                                <w:rPr>
                                  <w:rFonts w:ascii="Times New Roman" w:eastAsia="宋体" w:hAnsi="Times New Roman" w:cs="Times New Roman"/>
                                  <w:b w:val="0"/>
                                </w:rPr>
                                <w:t>VL</w:t>
                              </w:r>
                              <w:r>
                                <w:rPr>
                                  <w:rFonts w:ascii="宋体" w:eastAsia="宋体" w:hAnsi="宋体" w:cs="宋体" w:hint="eastAsia"/>
                                  <w:b w:val="0"/>
                                </w:rPr>
                                <w:t>树</w:t>
                              </w:r>
                            </w:p>
                            <w:p w:rsidR="00F70863" w:rsidRPr="005218B2" w:rsidRDefault="00F70863" w:rsidP="00F70863">
                              <w:pPr>
                                <w:pStyle w:val="a6"/>
                                <w:ind w:firstLineChars="0" w:firstLine="0"/>
                                <w:rPr>
                                  <w:rFonts w:ascii="Times New Roman" w:hAnsi="Times New Roman" w:cs="Times New Roman"/>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EFD0BC" id="_x0000_s3584" style="position:absolute;left:0;text-align:left;margin-left:122.9pt;margin-top:17.3pt;width:153pt;height:97pt;flip:x;z-index:252132352" coordorigin="4257,10153" coordsize="3060,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">
                <v:group id="Group 9313" o:spid="_x0000_s3585" style="position:absolute;left:4786;top:10153;width:2028;height:1381" coordorigin="3331,2623" coordsize="2028,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">
                  <v:oval id="Oval 9314" o:spid="_x0000_s3586" style="position:absolute;left:4185;top:2623;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" filled="f">
                    <v:textbox inset="0,0,0,0">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41</w:t>
                          </w:r>
                        </w:p>
                      </w:txbxContent>
                    </v:textbox>
                  </v:oval>
                  <v:oval id="Oval 9315" o:spid="_x0000_s3587" style="position:absolute;left:3657;top:3137;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" filled="f">
                    <v:textbox inset="0,0,0,0">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5</w:t>
                          </w:r>
                          <w:r w:rsidR="005711CD">
                            <w:rPr>
                              <w:rFonts w:ascii="Times New Roman" w:hAnsi="Times New Roman" w:cs="Times New Roman"/>
                            </w:rPr>
                            <w:t>0</w:t>
                          </w:r>
                        </w:p>
                      </w:txbxContent>
                    </v:textbox>
                  </v:oval>
                  <v:oval id="Oval 9316" o:spid="_x0000_s3588" style="position:absolute;left:4684;top:3128;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" filled="f">
                    <v:textbox inset="0,0,0,0">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22</w:t>
                          </w:r>
                        </w:p>
                      </w:txbxContent>
                    </v:textbox>
                  </v:oval>
                  <v:oval id="Oval 9317" o:spid="_x0000_s3589" style="position:absolute;left:3331;top:3622;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" filled="f">
                    <v:textbox inset="0,0,0,0">
                      <w:txbxContent>
                        <w:p w:rsidR="00F70863" w:rsidRPr="002B127E" w:rsidRDefault="005711CD" w:rsidP="00F70863">
                          <w:pPr>
                            <w:pStyle w:val="ab"/>
                            <w:ind w:firstLineChars="0" w:firstLine="0"/>
                            <w:rPr>
                              <w:rFonts w:ascii="Times New Roman" w:hAnsi="Times New Roman" w:cs="Times New Roman"/>
                            </w:rPr>
                          </w:pPr>
                          <w:r>
                            <w:rPr>
                              <w:rFonts w:ascii="Times New Roman" w:hAnsi="Times New Roman" w:cs="Times New Roman"/>
                            </w:rPr>
                            <w:t>53</w:t>
                          </w:r>
                        </w:p>
                      </w:txbxContent>
                    </v:textbox>
                  </v:oval>
                  <v:oval id="Oval 9319" o:spid="_x0000_s3590" style="position:absolute;left:5019;top:3629;width:340;height: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" filled="f">
                    <v:textbox inset="0,0,0,0">
                      <w:txbxContent>
                        <w:p w:rsidR="00F70863" w:rsidRPr="002B127E" w:rsidRDefault="00F70863" w:rsidP="00F70863">
                          <w:pPr>
                            <w:pStyle w:val="ab"/>
                            <w:ind w:firstLineChars="0" w:firstLine="0"/>
                            <w:rPr>
                              <w:rFonts w:ascii="Times New Roman" w:hAnsi="Times New Roman" w:cs="Times New Roman"/>
                            </w:rPr>
                          </w:pPr>
                          <w:r>
                            <w:rPr>
                              <w:rFonts w:ascii="Times New Roman" w:hAnsi="Times New Roman" w:cs="Times New Roman"/>
                            </w:rPr>
                            <w:t>13</w:t>
                          </w:r>
                        </w:p>
                      </w:txbxContent>
                    </v:textbox>
                  </v:oval>
                  <v:shape id="Freeform 9320" o:spid="_x0000_s3591" style="position:absolute;left:4500;top:2879;width:254;height:281;flip:x;visibility:visible;mso-wrap-style:square;v-text-anchor:top" coordsize="25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" path="m254,l,281e" filled="f">
                    <v:path arrowok="t" o:connecttype="custom" o:connectlocs="254,0;0,281" o:connectangles="0,0"/>
                  </v:shape>
                  <v:shape id="Freeform 9321" o:spid="_x0000_s3592" style="position:absolute;left:4964;top:3428;width:152;height:205;flip:x;visibility:visible;mso-wrap-style:square;v-text-anchor:top" coordsize="1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" path="m130,l,230e" filled="f">
                    <v:path arrowok="t" o:connecttype="custom" o:connectlocs="152,0;0,205" o:connectangles="0,0"/>
                  </v:shape>
                  <v:shape id="Freeform 9322" o:spid="_x0000_s3593" style="position:absolute;left:3942;top:2867;width:266;height:309;flip:x;visibility:visible;mso-wrap-style:square;v-text-anchor:top" coordsize="26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" path="m,l266,309e" filled="f">
                    <v:path arrowok="t" o:connecttype="custom" o:connectlocs="0,0;266,309" o:connectangles="0,0"/>
                  </v:shape>
                  <v:shape id="Freeform 9323" o:spid="_x0000_s3594" style="position:absolute;left:3592;top:3444;width:120;height:210;flip:x;visibility:visible;mso-wrap-style:square;v-text-anchor:top" coordsize="1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" path="m,l120,210e" filled="f">
                    <v:path arrowok="t" o:connecttype="custom" o:connectlocs="0,0;120,210" o:connectangles="0,0"/>
                  </v:shape>
                  <v:oval id="Oval 9325" o:spid="_x0000_s3595" style="position:absolute;left:3935;top:366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" filled="f">
                    <v:textbox inset="0,0,0,0">
                      <w:txbxContent>
                        <w:p w:rsidR="00F70863" w:rsidRPr="002B127E" w:rsidRDefault="005711CD" w:rsidP="00F70863">
                          <w:pPr>
                            <w:pStyle w:val="ab"/>
                            <w:ind w:firstLineChars="0" w:firstLine="0"/>
                            <w:rPr>
                              <w:rFonts w:ascii="Times New Roman" w:hAnsi="Times New Roman" w:cs="Times New Roman"/>
                            </w:rPr>
                          </w:pPr>
                          <w:r>
                            <w:rPr>
                              <w:rFonts w:ascii="Times New Roman" w:hAnsi="Times New Roman" w:cs="Times New Roman"/>
                            </w:rPr>
                            <w:t>41</w:t>
                          </w:r>
                        </w:p>
                      </w:txbxContent>
                    </v:textbox>
                  </v:oval>
                  <v:shape id="Freeform 9328" o:spid="_x0000_s3596" style="position:absolute;left:3936;top:3444;width:150;height:220;visibility:visible;mso-wrap-style:square;v-text-anchor:top" coordsize="15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" path="m,l150,220e" filled="f">
                    <v:path arrowok="t" o:connecttype="custom" o:connectlocs="0,0;150,220" o:connectangles="0,0"/>
                  </v:shape>
                </v:group>
                <v:shape id="_x0000_s3597" type="#_x0000_t202" style="position:absolute;left:4257;top:11807;width:306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" filled="f" stroked="f">
                  <v:textbox inset="0,0,0,0">
                    <w:txbxContent>
                      <w:p w:rsidR="00F70863" w:rsidRPr="00960AC6" w:rsidRDefault="00F70863" w:rsidP="00F70863">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sidR="005711CD">
                          <w:rPr>
                            <w:rFonts w:ascii="Times New Roman" w:eastAsia="宋体" w:hAnsi="Times New Roman" w:cs="Times New Roman"/>
                            <w:b w:val="0"/>
                          </w:rPr>
                          <w:t>3</w:t>
                        </w:r>
                        <w:r>
                          <w:rPr>
                            <w:rFonts w:ascii="宋体" w:eastAsia="宋体" w:hAnsi="宋体" w:cs="宋体"/>
                            <w:b w:val="0"/>
                          </w:rPr>
                          <w:t xml:space="preserve"> 生成</w:t>
                        </w:r>
                        <w:r>
                          <w:rPr>
                            <w:rFonts w:ascii="宋体" w:eastAsia="宋体" w:hAnsi="宋体" w:cs="宋体" w:hint="eastAsia"/>
                            <w:b w:val="0"/>
                          </w:rPr>
                          <w:t>的</w:t>
                        </w:r>
                        <w:r w:rsidR="005711CD">
                          <w:rPr>
                            <w:rFonts w:ascii="Times New Roman" w:eastAsia="宋体" w:hAnsi="Times New Roman" w:cs="Times New Roman" w:hint="eastAsia"/>
                            <w:b w:val="0"/>
                          </w:rPr>
                          <w:t>A</w:t>
                        </w:r>
                        <w:r w:rsidR="005711CD">
                          <w:rPr>
                            <w:rFonts w:ascii="Times New Roman" w:eastAsia="宋体" w:hAnsi="Times New Roman" w:cs="Times New Roman"/>
                            <w:b w:val="0"/>
                          </w:rPr>
                          <w:t>VL</w:t>
                        </w:r>
                        <w:r>
                          <w:rPr>
                            <w:rFonts w:ascii="宋体" w:eastAsia="宋体" w:hAnsi="宋体" w:cs="宋体" w:hint="eastAsia"/>
                            <w:b w:val="0"/>
                          </w:rPr>
                          <w:t>树</w:t>
                        </w:r>
                      </w:p>
                      <w:p w:rsidR="00F70863" w:rsidRPr="005218B2" w:rsidRDefault="00F70863" w:rsidP="00F70863">
                        <w:pPr>
                          <w:pStyle w:val="a6"/>
                          <w:ind w:firstLineChars="0" w:firstLine="0"/>
                          <w:rPr>
                            <w:rFonts w:ascii="Times New Roman" w:hAnsi="Times New Roman" w:cs="Times New Roman"/>
                          </w:rPr>
                        </w:pPr>
                      </w:p>
                    </w:txbxContent>
                  </v:textbox>
                </v:shape>
                <w10:wrap type="topAndBottom"/>
              </v:group>
            </w:pict>
          </mc:Fallback>
        </mc:AlternateContent>
      </w:r>
    </w:p>
    <w:p w:rsidR="00F70863" w:rsidRDefault="00F70863" w:rsidP="00B338B4">
      <w:pPr>
        <w:snapToGrid w:val="0"/>
        <w:ind w:left="315" w:hangingChars="150" w:hanging="315"/>
        <w:rPr>
          <w:rFonts w:ascii="Times New Roman" w:eastAsia="宋体" w:hAnsi="Times New Roman" w:cs="Times New Roman"/>
          <w:color w:val="000000" w:themeColor="text1"/>
        </w:rPr>
      </w:pPr>
    </w:p>
    <w:p w:rsidR="00B338B4" w:rsidRPr="00196523" w:rsidRDefault="00B338B4"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F7086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．设有</w:t>
      </w:r>
      <w:proofErr w:type="gramStart"/>
      <w:r w:rsidRPr="00196523">
        <w:rPr>
          <w:rFonts w:ascii="Times New Roman" w:eastAsia="宋体" w:hAnsi="Times New Roman" w:cs="Times New Roman"/>
          <w:color w:val="000000" w:themeColor="text1"/>
        </w:rPr>
        <w:t>依以下</w:t>
      </w:r>
      <w:proofErr w:type="gramEnd"/>
      <w:r w:rsidRPr="00196523">
        <w:rPr>
          <w:rFonts w:ascii="Times New Roman" w:eastAsia="宋体" w:hAnsi="Times New Roman" w:cs="Times New Roman"/>
          <w:color w:val="000000" w:themeColor="text1"/>
        </w:rPr>
        <w:t>次序出现的关键字</w:t>
      </w:r>
      <w:bookmarkStart w:id="96" w:name="_Hlk126918155"/>
      <w:r w:rsidRPr="00196523">
        <w:rPr>
          <w:rFonts w:ascii="Times New Roman" w:eastAsia="宋体" w:hAnsi="Times New Roman" w:cs="Times New Roman"/>
          <w:color w:val="000000" w:themeColor="text1"/>
        </w:rPr>
        <w:t>35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w:t>
      </w:r>
      <w:bookmarkEnd w:id="96"/>
      <w:r w:rsidRPr="00196523">
        <w:rPr>
          <w:rFonts w:ascii="Times New Roman" w:eastAsia="宋体" w:hAnsi="Times New Roman" w:cs="Times New Roman"/>
          <w:color w:val="000000" w:themeColor="text1"/>
        </w:rPr>
        <w:t>，构造一棵</w:t>
      </w:r>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阶</w:t>
      </w:r>
      <w:r w:rsidRPr="00196523">
        <w:rPr>
          <w:rFonts w:ascii="Times New Roman" w:eastAsia="宋体" w:hAnsi="Times New Roman" w:cs="Times New Roman"/>
          <w:color w:val="000000" w:themeColor="text1"/>
        </w:rPr>
        <w:t>B</w:t>
      </w:r>
      <w:r w:rsidRPr="00196523">
        <w:rPr>
          <w:rFonts w:ascii="Times New Roman" w:eastAsia="宋体" w:hAnsi="Times New Roman" w:cs="Times New Roman"/>
          <w:color w:val="000000" w:themeColor="text1"/>
        </w:rPr>
        <w:t>树。要求从空树开始，每插入一个关键字，画出一个树形。</w:t>
      </w:r>
    </w:p>
    <w:p w:rsidR="00865FF6" w:rsidRPr="00196523" w:rsidRDefault="00514FEE" w:rsidP="009E394B">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3D1F1A" w:rsidRPr="00196523">
        <w:rPr>
          <w:rFonts w:ascii="Times New Roman" w:eastAsia="宋体" w:hAnsi="Times New Roman" w:cs="Times New Roman" w:hint="eastAsia"/>
          <w:color w:val="000000" w:themeColor="text1"/>
        </w:rPr>
        <w:t>3</w:t>
      </w:r>
      <w:r w:rsidR="003D1F1A" w:rsidRPr="00196523">
        <w:rPr>
          <w:rFonts w:ascii="Times New Roman" w:eastAsia="宋体" w:hAnsi="Times New Roman" w:cs="Times New Roman" w:hint="eastAsia"/>
          <w:color w:val="000000" w:themeColor="text1"/>
        </w:rPr>
        <w:t>阶</w:t>
      </w:r>
      <w:r w:rsidR="003D1F1A" w:rsidRPr="00196523">
        <w:rPr>
          <w:rFonts w:ascii="Times New Roman" w:eastAsia="宋体" w:hAnsi="Times New Roman" w:cs="Times New Roman" w:hint="eastAsia"/>
          <w:color w:val="000000" w:themeColor="text1"/>
        </w:rPr>
        <w:t>B</w:t>
      </w:r>
      <w:r w:rsidR="003D1F1A" w:rsidRPr="00196523">
        <w:rPr>
          <w:rFonts w:ascii="Times New Roman" w:eastAsia="宋体" w:hAnsi="Times New Roman" w:cs="Times New Roman" w:hint="eastAsia"/>
          <w:color w:val="000000" w:themeColor="text1"/>
        </w:rPr>
        <w:t>树的生成过程如图</w:t>
      </w:r>
      <w:r w:rsidR="003D1F1A"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3D1F1A" w:rsidRPr="00196523">
        <w:rPr>
          <w:rFonts w:ascii="Times New Roman" w:eastAsia="宋体" w:hAnsi="Times New Roman" w:cs="Times New Roman"/>
          <w:color w:val="000000" w:themeColor="text1"/>
        </w:rPr>
        <w:t>1</w:t>
      </w:r>
      <w:r w:rsidR="009863CE">
        <w:rPr>
          <w:rFonts w:ascii="Times New Roman" w:eastAsia="宋体" w:hAnsi="Times New Roman" w:cs="Times New Roman" w:hint="eastAsia"/>
          <w:color w:val="000000" w:themeColor="text1"/>
        </w:rPr>
        <w:t>4</w:t>
      </w:r>
      <w:r w:rsidR="003D1F1A" w:rsidRPr="00196523">
        <w:rPr>
          <w:rFonts w:ascii="Times New Roman" w:eastAsia="宋体" w:hAnsi="Times New Roman" w:cs="Times New Roman" w:hint="eastAsia"/>
          <w:color w:val="000000" w:themeColor="text1"/>
        </w:rPr>
        <w:t>所示。</w:t>
      </w:r>
    </w:p>
    <w:p w:rsidR="00865FF6" w:rsidRPr="00196523" w:rsidRDefault="003D1F1A">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23808" behindDoc="0" locked="0" layoutInCell="1" allowOverlap="1" wp14:anchorId="6A9C81C1" wp14:editId="112AB71C">
                <wp:simplePos x="0" y="0"/>
                <wp:positionH relativeFrom="column">
                  <wp:posOffset>3728085</wp:posOffset>
                </wp:positionH>
                <wp:positionV relativeFrom="paragraph">
                  <wp:posOffset>163195</wp:posOffset>
                </wp:positionV>
                <wp:extent cx="1283234" cy="750521"/>
                <wp:effectExtent l="0" t="0" r="12700" b="12065"/>
                <wp:wrapNone/>
                <wp:docPr id="1579" name="组合 1579"/>
                <wp:cNvGraphicFramePr/>
                <a:graphic xmlns:a="http://schemas.openxmlformats.org/drawingml/2006/main">
                  <a:graphicData uri="http://schemas.microsoft.com/office/word/2010/wordprocessingGroup">
                    <wpg:wgp>
                      <wpg:cNvGrpSpPr/>
                      <wpg:grpSpPr>
                        <a:xfrm>
                          <a:off x="0" y="0"/>
                          <a:ext cx="1283234" cy="750521"/>
                          <a:chOff x="0" y="0"/>
                          <a:chExt cx="1283234" cy="750521"/>
                        </a:xfrm>
                      </wpg:grpSpPr>
                      <wpg:grpSp>
                        <wpg:cNvPr id="1583" name="组合 1583"/>
                        <wpg:cNvGrpSpPr/>
                        <wpg:grpSpPr>
                          <a:xfrm>
                            <a:off x="0" y="0"/>
                            <a:ext cx="1283234" cy="522303"/>
                            <a:chOff x="0" y="0"/>
                            <a:chExt cx="1283234" cy="522303"/>
                          </a:xfrm>
                        </wpg:grpSpPr>
                        <wps:wsp>
                          <wps:cNvPr id="1585"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wps:txbx>
                          <wps:bodyPr rot="0" vert="horz" wrap="square" lIns="0" tIns="0" rIns="0" bIns="0" anchor="t" anchorCtr="0" upright="1">
                            <a:noAutofit/>
                          </wps:bodyPr>
                        </wps:wsp>
                        <wps:wsp>
                          <wps:cNvPr id="1587" name="Oval 9424"/>
                          <wps:cNvSpPr>
                            <a:spLocks noChangeArrowheads="1"/>
                          </wps:cNvSpPr>
                          <wps:spPr bwMode="auto">
                            <a:xfrm>
                              <a:off x="873024" y="333073"/>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20 35</w:t>
                                </w:r>
                              </w:p>
                            </w:txbxContent>
                          </wps:txbx>
                          <wps:bodyPr rot="0" vert="horz" wrap="square" lIns="0" tIns="0" rIns="0" bIns="0" anchor="t" anchorCtr="0" upright="1">
                            <a:noAutofit/>
                          </wps:bodyPr>
                        </wps:wsp>
                        <wps:wsp>
                          <wps:cNvPr id="1588"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w:t>
                                </w:r>
                              </w:p>
                            </w:txbxContent>
                          </wps:txbx>
                          <wps:bodyPr rot="0" vert="horz" wrap="square" lIns="0" tIns="0" rIns="0" bIns="0" anchor="t" anchorCtr="0" upright="1">
                            <a:noAutofit/>
                          </wps:bodyPr>
                        </wps:wsp>
                        <wps:wsp>
                          <wps:cNvPr id="1594"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95" name="Freeform 9428"/>
                          <wps:cNvSpPr>
                            <a:spLocks/>
                          </wps:cNvSpPr>
                          <wps:spPr bwMode="auto">
                            <a:xfrm>
                              <a:off x="781998" y="163433"/>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597" name="Text Box 9439"/>
                        <wps:cNvSpPr txBox="1">
                          <a:spLocks noChangeArrowheads="1"/>
                        </wps:cNvSpPr>
                        <wps:spPr bwMode="auto">
                          <a:xfrm>
                            <a:off x="355829"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20</w:t>
                              </w:r>
                              <w:r w:rsidRPr="00865FF6">
                                <w:rPr>
                                  <w:rFonts w:ascii="宋体" w:eastAsia="宋体" w:hAnsi="宋体" w:cs="宋体"/>
                                  <w:sz w:val="18"/>
                                  <w:szCs w:val="18"/>
                                </w:rPr>
                                <w:t>后</w:t>
                              </w:r>
                            </w:p>
                          </w:txbxContent>
                        </wps:txbx>
                        <wps:bodyPr rot="0" vert="horz" wrap="square" lIns="0" tIns="0" rIns="0" bIns="0" anchor="t" anchorCtr="0" upright="1">
                          <a:noAutofit/>
                        </wps:bodyPr>
                      </wps:wsp>
                    </wpg:wgp>
                  </a:graphicData>
                </a:graphic>
              </wp:anchor>
            </w:drawing>
          </mc:Choice>
          <mc:Fallback>
            <w:pict>
              <v:group w14:anchorId="6A9C81C1" id="组合 1579" o:spid="_x0000_s3598" style="position:absolute;margin-left:293.55pt;margin-top:12.85pt;width:101.05pt;height:59.1pt;z-index:252023808"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">
                <v:group id="组合 1583" o:spid="_x0000_s3599" style="position:absolute;width:12832;height:5223" coordsize="12832,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">
                  <v:oval id="Oval 9429" o:spid="_x0000_s3600"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v:textbox>
                  </v:oval>
                  <v:oval id="Oval 9424" o:spid="_x0000_s3601" style="position:absolute;left:8730;top:3330;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20 35</w:t>
                          </w:r>
                        </w:p>
                      </w:txbxContent>
                    </v:textbox>
                  </v:oval>
                  <v:oval id="Oval 9425" o:spid="_x0000_s3602"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w:t>
                          </w:r>
                        </w:p>
                      </w:txbxContent>
                    </v:textbox>
                  </v:oval>
                  <v:shape id="Freeform 9427" o:spid="_x0000_s3603"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" path="m380,l,460e" filled="f">
                    <v:path arrowok="t" o:connecttype="custom" o:connectlocs="234315,0;0,160020" o:connectangles="0,0"/>
                  </v:shape>
                  <v:shape id="Freeform 9428" o:spid="_x0000_s3604"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" path="m,l390,470e" filled="f">
                    <v:path arrowok="t" o:connecttype="custom" o:connectlocs="0,0;243153,163830" o:connectangles="0,0"/>
                  </v:shape>
                </v:group>
                <v:shape id="Text Box 9439" o:spid="_x0000_s3605" type="#_x0000_t202" style="position:absolute;left:3558;top:5689;width:572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20</w:t>
                        </w:r>
                        <w:r w:rsidRPr="00865FF6">
                          <w:rPr>
                            <w:rFonts w:ascii="宋体" w:eastAsia="宋体" w:hAnsi="宋体" w:cs="宋体"/>
                            <w:sz w:val="18"/>
                            <w:szCs w:val="18"/>
                          </w:rPr>
                          <w:t>后</w:t>
                        </w:r>
                      </w:p>
                    </w:txbxContent>
                  </v:textbox>
                </v:shape>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22784" behindDoc="0" locked="0" layoutInCell="1" allowOverlap="1" wp14:anchorId="30D0BD64" wp14:editId="52FE762D">
                <wp:simplePos x="0" y="0"/>
                <wp:positionH relativeFrom="column">
                  <wp:posOffset>2161540</wp:posOffset>
                </wp:positionH>
                <wp:positionV relativeFrom="paragraph">
                  <wp:posOffset>163195</wp:posOffset>
                </wp:positionV>
                <wp:extent cx="1283234" cy="750521"/>
                <wp:effectExtent l="0" t="0" r="12700" b="12065"/>
                <wp:wrapNone/>
                <wp:docPr id="1419" name="组合 1419"/>
                <wp:cNvGraphicFramePr/>
                <a:graphic xmlns:a="http://schemas.openxmlformats.org/drawingml/2006/main">
                  <a:graphicData uri="http://schemas.microsoft.com/office/word/2010/wordprocessingGroup">
                    <wpg:wgp>
                      <wpg:cNvGrpSpPr/>
                      <wpg:grpSpPr>
                        <a:xfrm>
                          <a:off x="0" y="0"/>
                          <a:ext cx="1283234" cy="750521"/>
                          <a:chOff x="0" y="0"/>
                          <a:chExt cx="1283234" cy="750521"/>
                        </a:xfrm>
                      </wpg:grpSpPr>
                      <wpg:grpSp>
                        <wpg:cNvPr id="1420" name="组合 1420"/>
                        <wpg:cNvGrpSpPr/>
                        <wpg:grpSpPr>
                          <a:xfrm>
                            <a:off x="0" y="0"/>
                            <a:ext cx="1283234" cy="522303"/>
                            <a:chOff x="0" y="0"/>
                            <a:chExt cx="1283234" cy="522303"/>
                          </a:xfrm>
                        </wpg:grpSpPr>
                        <wps:wsp>
                          <wps:cNvPr id="1423"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wps:txbx>
                          <wps:bodyPr rot="0" vert="horz" wrap="square" lIns="0" tIns="0" rIns="0" bIns="0" anchor="t" anchorCtr="0" upright="1">
                            <a:noAutofit/>
                          </wps:bodyPr>
                        </wps:wsp>
                        <wps:wsp>
                          <wps:cNvPr id="1432" name="Oval 9424"/>
                          <wps:cNvSpPr>
                            <a:spLocks noChangeArrowheads="1"/>
                          </wps:cNvSpPr>
                          <wps:spPr bwMode="auto">
                            <a:xfrm>
                              <a:off x="873024" y="333073"/>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35</w:t>
                                </w:r>
                              </w:p>
                            </w:txbxContent>
                          </wps:txbx>
                          <wps:bodyPr rot="0" vert="horz" wrap="square" lIns="0" tIns="0" rIns="0" bIns="0" anchor="t" anchorCtr="0" upright="1">
                            <a:noAutofit/>
                          </wps:bodyPr>
                        </wps:wsp>
                        <wps:wsp>
                          <wps:cNvPr id="1433"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w:t>
                                </w:r>
                              </w:p>
                            </w:txbxContent>
                          </wps:txbx>
                          <wps:bodyPr rot="0" vert="horz" wrap="square" lIns="0" tIns="0" rIns="0" bIns="0" anchor="t" anchorCtr="0" upright="1">
                            <a:noAutofit/>
                          </wps:bodyPr>
                        </wps:wsp>
                        <wps:wsp>
                          <wps:cNvPr id="1437"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38" name="Freeform 9428"/>
                          <wps:cNvSpPr>
                            <a:spLocks/>
                          </wps:cNvSpPr>
                          <wps:spPr bwMode="auto">
                            <a:xfrm>
                              <a:off x="781998" y="163433"/>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439" name="Text Box 9439"/>
                        <wps:cNvSpPr txBox="1">
                          <a:spLocks noChangeArrowheads="1"/>
                        </wps:cNvSpPr>
                        <wps:spPr bwMode="auto">
                          <a:xfrm>
                            <a:off x="355829"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18</w:t>
                              </w:r>
                              <w:r w:rsidRPr="00865FF6">
                                <w:rPr>
                                  <w:rFonts w:ascii="宋体" w:eastAsia="宋体" w:hAnsi="宋体" w:cs="宋体"/>
                                  <w:sz w:val="18"/>
                                  <w:szCs w:val="18"/>
                                </w:rPr>
                                <w:t>后</w:t>
                              </w:r>
                            </w:p>
                          </w:txbxContent>
                        </wps:txbx>
                        <wps:bodyPr rot="0" vert="horz" wrap="square" lIns="0" tIns="0" rIns="0" bIns="0" anchor="t" anchorCtr="0" upright="1">
                          <a:noAutofit/>
                        </wps:bodyPr>
                      </wps:wsp>
                    </wpg:wgp>
                  </a:graphicData>
                </a:graphic>
              </wp:anchor>
            </w:drawing>
          </mc:Choice>
          <mc:Fallback>
            <w:pict>
              <v:group w14:anchorId="30D0BD64" id="组合 1419" o:spid="_x0000_s3606" style="position:absolute;margin-left:170.2pt;margin-top:12.85pt;width:101.05pt;height:59.1pt;z-index:252022784"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">
                <v:group id="组合 1420" o:spid="_x0000_s3607" style="position:absolute;width:12832;height:5223" coordsize="12832,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a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l5nwyzcygl79AwAA//8DAFBLAQItABQABgAIAAAAIQDb4fbL7gAAAIUBAAATAAAAAAAA&#10;AAAAAAAAAAAAAABbQ29udGVudF9UeXBlc10ueG1sUEsBAi0AFAAGAAgAAAAhAFr0LFu/AAAAFQEA&#10;AAsAAAAAAAAAAAAAAAAAHwEAAF9yZWxzLy5yZWxzUEsBAi0AFAAGAAgAAAAhAD+gmRrHAAAA3QAA&#10;AA8AAAAAAAAAAAAAAAAABwIAAGRycy9kb3ducmV2LnhtbFBLBQYAAAAAAwADALcAAAD7AgAAAAA=&#10;">
                  <v:oval id="Oval 9429" o:spid="_x0000_s3608"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v:textbox>
                  </v:oval>
                  <v:oval id="Oval 9424" o:spid="_x0000_s3609" style="position:absolute;left:8730;top:3330;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35</w:t>
                          </w:r>
                        </w:p>
                      </w:txbxContent>
                    </v:textbox>
                  </v:oval>
                  <v:oval id="Oval 9425" o:spid="_x0000_s3610"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w:t>
                          </w:r>
                        </w:p>
                      </w:txbxContent>
                    </v:textbox>
                  </v:oval>
                  <v:shape id="Freeform 9427" o:spid="_x0000_s3611"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" path="m380,l,460e" filled="f">
                    <v:path arrowok="t" o:connecttype="custom" o:connectlocs="234315,0;0,160020" o:connectangles="0,0"/>
                  </v:shape>
                  <v:shape id="Freeform 9428" o:spid="_x0000_s3612"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" path="m,l390,470e" filled="f">
                    <v:path arrowok="t" o:connecttype="custom" o:connectlocs="0,0;243153,163830" o:connectangles="0,0"/>
                  </v:shape>
                </v:group>
                <v:shape id="Text Box 9439" o:spid="_x0000_s3613" type="#_x0000_t202" style="position:absolute;left:3558;top:5689;width:572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BwwAAAN0AAAAPAAAAZHJzL2Rvd25yZXYueG1sRE9Na8JA&#10;EL0X/A/LCL3Vja2I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50GugcMAAADdAAAADwAA&#10;AAAAAAAAAAAAAAAHAgAAZHJzL2Rvd25yZXYueG1sUEsFBgAAAAADAAMAtwAAAPcCA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18</w:t>
                        </w:r>
                        <w:r w:rsidRPr="00865FF6">
                          <w:rPr>
                            <w:rFonts w:ascii="宋体" w:eastAsia="宋体" w:hAnsi="宋体" w:cs="宋体"/>
                            <w:sz w:val="18"/>
                            <w:szCs w:val="18"/>
                          </w:rPr>
                          <w:t>后</w:t>
                        </w:r>
                      </w:p>
                    </w:txbxContent>
                  </v:textbox>
                </v:shape>
              </v:group>
            </w:pict>
          </mc:Fallback>
        </mc:AlternateContent>
      </w:r>
    </w:p>
    <w:p w:rsidR="00865FF6" w:rsidRPr="00196523" w:rsidRDefault="003D1F1A">
      <w:pPr>
        <w:widowControl/>
        <w:ind w:firstLineChars="0" w:firstLine="0"/>
        <w:jc w:val="left"/>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20736" behindDoc="0" locked="0" layoutInCell="1" allowOverlap="1" wp14:anchorId="2CADB178" wp14:editId="1E7E0D9B">
                <wp:simplePos x="0" y="0"/>
                <wp:positionH relativeFrom="column">
                  <wp:posOffset>441325</wp:posOffset>
                </wp:positionH>
                <wp:positionV relativeFrom="paragraph">
                  <wp:posOffset>-34290</wp:posOffset>
                </wp:positionV>
                <wp:extent cx="572770" cy="446413"/>
                <wp:effectExtent l="0" t="0" r="17780" b="10795"/>
                <wp:wrapNone/>
                <wp:docPr id="1164" name="组合 1164"/>
                <wp:cNvGraphicFramePr/>
                <a:graphic xmlns:a="http://schemas.openxmlformats.org/drawingml/2006/main">
                  <a:graphicData uri="http://schemas.microsoft.com/office/word/2010/wordprocessingGroup">
                    <wpg:wgp>
                      <wpg:cNvGrpSpPr/>
                      <wpg:grpSpPr>
                        <a:xfrm>
                          <a:off x="0" y="0"/>
                          <a:ext cx="572770" cy="446413"/>
                          <a:chOff x="0" y="0"/>
                          <a:chExt cx="572770" cy="446413"/>
                        </a:xfrm>
                      </wpg:grpSpPr>
                      <wps:wsp>
                        <wps:cNvPr id="1165" name="Text Box 9439"/>
                        <wps:cNvSpPr txBox="1">
                          <a:spLocks noChangeArrowheads="1"/>
                        </wps:cNvSpPr>
                        <wps:spPr bwMode="auto">
                          <a:xfrm>
                            <a:off x="0" y="264803"/>
                            <a:ext cx="5727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35</w:t>
                              </w:r>
                              <w:r w:rsidRPr="00865FF6">
                                <w:rPr>
                                  <w:rFonts w:ascii="宋体" w:eastAsia="宋体" w:hAnsi="宋体" w:cs="宋体"/>
                                  <w:sz w:val="18"/>
                                  <w:szCs w:val="18"/>
                                </w:rPr>
                                <w:t>后</w:t>
                              </w:r>
                            </w:p>
                          </w:txbxContent>
                        </wps:txbx>
                        <wps:bodyPr rot="0" vert="horz" wrap="square" lIns="0" tIns="0" rIns="0" bIns="0" anchor="t" anchorCtr="0" upright="1">
                          <a:noAutofit/>
                        </wps:bodyPr>
                      </wps:wsp>
                      <wps:wsp>
                        <wps:cNvPr id="1166" name="Oval 9435"/>
                        <wps:cNvSpPr>
                          <a:spLocks noChangeArrowheads="1"/>
                        </wps:cNvSpPr>
                        <wps:spPr bwMode="auto">
                          <a:xfrm>
                            <a:off x="80682" y="0"/>
                            <a:ext cx="412014"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35</w:t>
                              </w:r>
                            </w:p>
                          </w:txbxContent>
                        </wps:txbx>
                        <wps:bodyPr rot="0" vert="horz" wrap="square" lIns="0" tIns="0" rIns="0" bIns="0" anchor="t" anchorCtr="0" upright="1">
                          <a:noAutofit/>
                        </wps:bodyPr>
                      </wps:wsp>
                    </wpg:wgp>
                  </a:graphicData>
                </a:graphic>
              </wp:anchor>
            </w:drawing>
          </mc:Choice>
          <mc:Fallback>
            <w:pict>
              <v:group w14:anchorId="2CADB178" id="组合 1164" o:spid="_x0000_s3614" style="position:absolute;margin-left:34.75pt;margin-top:-2.7pt;width:45.1pt;height:35.15pt;z-index:252020736" coordsize="5727,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">
                <v:shape id="Text Box 9439" o:spid="_x0000_s3615" type="#_x0000_t202" style="position:absolute;top:2648;width:572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35</w:t>
                        </w:r>
                        <w:r w:rsidRPr="00865FF6">
                          <w:rPr>
                            <w:rFonts w:ascii="宋体" w:eastAsia="宋体" w:hAnsi="宋体" w:cs="宋体"/>
                            <w:sz w:val="18"/>
                            <w:szCs w:val="18"/>
                          </w:rPr>
                          <w:t>后</w:t>
                        </w:r>
                      </w:p>
                    </w:txbxContent>
                  </v:textbox>
                </v:shape>
                <v:oval id="Oval 9435" o:spid="_x0000_s3616" style="position:absolute;left:806;width:4120;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35</w:t>
                        </w:r>
                      </w:p>
                    </w:txbxContent>
                  </v:textbox>
                </v:oval>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21760" behindDoc="0" locked="0" layoutInCell="1" allowOverlap="1" wp14:anchorId="01A38B6D" wp14:editId="7A288765">
                <wp:simplePos x="0" y="0"/>
                <wp:positionH relativeFrom="column">
                  <wp:posOffset>1300480</wp:posOffset>
                </wp:positionH>
                <wp:positionV relativeFrom="paragraph">
                  <wp:posOffset>-34925</wp:posOffset>
                </wp:positionV>
                <wp:extent cx="572770" cy="446413"/>
                <wp:effectExtent l="0" t="0" r="17780" b="10795"/>
                <wp:wrapNone/>
                <wp:docPr id="1167" name="组合 1167"/>
                <wp:cNvGraphicFramePr/>
                <a:graphic xmlns:a="http://schemas.openxmlformats.org/drawingml/2006/main">
                  <a:graphicData uri="http://schemas.microsoft.com/office/word/2010/wordprocessingGroup">
                    <wpg:wgp>
                      <wpg:cNvGrpSpPr/>
                      <wpg:grpSpPr>
                        <a:xfrm>
                          <a:off x="0" y="0"/>
                          <a:ext cx="572770" cy="446413"/>
                          <a:chOff x="0" y="0"/>
                          <a:chExt cx="572770" cy="446413"/>
                        </a:xfrm>
                      </wpg:grpSpPr>
                      <wps:wsp>
                        <wps:cNvPr id="1168" name="Text Box 9439"/>
                        <wps:cNvSpPr txBox="1">
                          <a:spLocks noChangeArrowheads="1"/>
                        </wps:cNvSpPr>
                        <wps:spPr bwMode="auto">
                          <a:xfrm>
                            <a:off x="0" y="264803"/>
                            <a:ext cx="5727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16</w:t>
                              </w:r>
                              <w:r w:rsidRPr="00865FF6">
                                <w:rPr>
                                  <w:rFonts w:ascii="宋体" w:eastAsia="宋体" w:hAnsi="宋体" w:cs="宋体"/>
                                  <w:sz w:val="18"/>
                                  <w:szCs w:val="18"/>
                                </w:rPr>
                                <w:t>后</w:t>
                              </w:r>
                            </w:p>
                          </w:txbxContent>
                        </wps:txbx>
                        <wps:bodyPr rot="0" vert="horz" wrap="square" lIns="0" tIns="0" rIns="0" bIns="0" anchor="t" anchorCtr="0" upright="1">
                          <a:noAutofit/>
                        </wps:bodyPr>
                      </wps:wsp>
                      <wps:wsp>
                        <wps:cNvPr id="1169" name="Oval 9435"/>
                        <wps:cNvSpPr>
                          <a:spLocks noChangeArrowheads="1"/>
                        </wps:cNvSpPr>
                        <wps:spPr bwMode="auto">
                          <a:xfrm>
                            <a:off x="80682" y="0"/>
                            <a:ext cx="412014"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16 35</w:t>
                              </w:r>
                            </w:p>
                          </w:txbxContent>
                        </wps:txbx>
                        <wps:bodyPr rot="0" vert="horz" wrap="square" lIns="0" tIns="0" rIns="0" bIns="0" anchor="t" anchorCtr="0" upright="1">
                          <a:noAutofit/>
                        </wps:bodyPr>
                      </wps:wsp>
                    </wpg:wgp>
                  </a:graphicData>
                </a:graphic>
              </wp:anchor>
            </w:drawing>
          </mc:Choice>
          <mc:Fallback>
            <w:pict>
              <v:group w14:anchorId="01A38B6D" id="组合 1167" o:spid="_x0000_s3617" style="position:absolute;margin-left:102.4pt;margin-top:-2.75pt;width:45.1pt;height:35.15pt;z-index:252021760" coordsize="5727,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">
                <v:shape id="Text Box 9439" o:spid="_x0000_s3618" type="#_x0000_t202" style="position:absolute;top:2648;width:572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IeD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sGVb2QEvfwFAAD//wMAUEsBAi0AFAAGAAgAAAAhANvh9svuAAAAhQEAABMAAAAAAAAA&#10;AAAAAAAAAAAAAFtDb250ZW50X1R5cGVzXS54bWxQSwECLQAUAAYACAAAACEAWvQsW78AAAAVAQAA&#10;CwAAAAAAAAAAAAAAAAAfAQAAX3JlbHMvLnJlbHNQSwECLQAUAAYACAAAACEA9tCHg8YAAADdAAAA&#10;DwAAAAAAAAAAAAAAAAAHAgAAZHJzL2Rvd25yZXYueG1sUEsFBgAAAAADAAMAtwAAAPoCA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16</w:t>
                        </w:r>
                        <w:r w:rsidRPr="00865FF6">
                          <w:rPr>
                            <w:rFonts w:ascii="宋体" w:eastAsia="宋体" w:hAnsi="宋体" w:cs="宋体"/>
                            <w:sz w:val="18"/>
                            <w:szCs w:val="18"/>
                          </w:rPr>
                          <w:t>后</w:t>
                        </w:r>
                      </w:p>
                    </w:txbxContent>
                  </v:textbox>
                </v:shape>
                <v:oval id="Oval 9435" o:spid="_x0000_s3619" style="position:absolute;left:806;width:4120;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16 35</w:t>
                        </w:r>
                      </w:p>
                    </w:txbxContent>
                  </v:textbox>
                </v:oval>
              </v:group>
            </w:pict>
          </mc:Fallback>
        </mc:AlternateContent>
      </w:r>
    </w:p>
    <w:p w:rsidR="00865FF6" w:rsidRPr="00196523" w:rsidRDefault="00865FF6">
      <w:pPr>
        <w:widowControl/>
        <w:ind w:firstLineChars="0" w:firstLine="0"/>
        <w:jc w:val="left"/>
        <w:rPr>
          <w:rFonts w:ascii="Times New Roman" w:eastAsia="宋体" w:hAnsi="Times New Roman" w:cs="Times New Roman"/>
          <w:color w:val="000000" w:themeColor="text1"/>
        </w:rPr>
      </w:pPr>
    </w:p>
    <w:p w:rsidR="00865FF6" w:rsidRPr="00196523" w:rsidRDefault="00865FF6">
      <w:pPr>
        <w:widowControl/>
        <w:ind w:firstLineChars="0" w:firstLine="0"/>
        <w:jc w:val="left"/>
        <w:rPr>
          <w:rFonts w:ascii="Times New Roman" w:eastAsia="宋体" w:hAnsi="Times New Roman" w:cs="Times New Roman"/>
          <w:color w:val="000000" w:themeColor="text1"/>
        </w:rPr>
      </w:pPr>
    </w:p>
    <w:p w:rsidR="00D05029" w:rsidRPr="00196523" w:rsidRDefault="00D05029" w:rsidP="00B338B4">
      <w:pPr>
        <w:snapToGrid w:val="0"/>
        <w:ind w:left="315" w:hangingChars="150" w:hanging="315"/>
        <w:rPr>
          <w:rFonts w:ascii="Times New Roman" w:eastAsia="宋体" w:hAnsi="Times New Roman" w:cs="Times New Roman"/>
          <w:color w:val="000000" w:themeColor="text1"/>
        </w:rPr>
      </w:pPr>
    </w:p>
    <w:p w:rsidR="00D05029" w:rsidRPr="00196523" w:rsidRDefault="00D05029" w:rsidP="00B338B4">
      <w:pPr>
        <w:snapToGrid w:val="0"/>
        <w:ind w:left="315" w:hangingChars="150" w:hanging="315"/>
        <w:rPr>
          <w:rFonts w:ascii="Times New Roman" w:eastAsia="宋体" w:hAnsi="Times New Roman" w:cs="Times New Roman"/>
          <w:color w:val="000000" w:themeColor="text1"/>
        </w:rPr>
      </w:pPr>
    </w:p>
    <w:p w:rsidR="008761F0" w:rsidRPr="00196523" w:rsidRDefault="005711CD"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027904" behindDoc="0" locked="0" layoutInCell="1" allowOverlap="1" wp14:anchorId="550CC2F2" wp14:editId="659FA5FD">
                <wp:simplePos x="0" y="0"/>
                <wp:positionH relativeFrom="column">
                  <wp:posOffset>664210</wp:posOffset>
                </wp:positionH>
                <wp:positionV relativeFrom="paragraph">
                  <wp:posOffset>1003935</wp:posOffset>
                </wp:positionV>
                <wp:extent cx="1282700" cy="749935"/>
                <wp:effectExtent l="0" t="0" r="12700" b="12065"/>
                <wp:wrapNone/>
                <wp:docPr id="2269" name="组合 2269"/>
                <wp:cNvGraphicFramePr/>
                <a:graphic xmlns:a="http://schemas.openxmlformats.org/drawingml/2006/main">
                  <a:graphicData uri="http://schemas.microsoft.com/office/word/2010/wordprocessingGroup">
                    <wpg:wgp>
                      <wpg:cNvGrpSpPr/>
                      <wpg:grpSpPr>
                        <a:xfrm>
                          <a:off x="0" y="0"/>
                          <a:ext cx="1282700" cy="749935"/>
                          <a:chOff x="0" y="0"/>
                          <a:chExt cx="1283234" cy="750521"/>
                        </a:xfrm>
                      </wpg:grpSpPr>
                      <wps:wsp>
                        <wps:cNvPr id="2270" name="Text Box 9439"/>
                        <wps:cNvSpPr txBox="1">
                          <a:spLocks noChangeArrowheads="1"/>
                        </wps:cNvSpPr>
                        <wps:spPr bwMode="auto">
                          <a:xfrm>
                            <a:off x="355830"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22</w:t>
                              </w:r>
                              <w:r w:rsidRPr="00865FF6">
                                <w:rPr>
                                  <w:rFonts w:ascii="宋体" w:eastAsia="宋体" w:hAnsi="宋体" w:cs="宋体"/>
                                  <w:sz w:val="18"/>
                                  <w:szCs w:val="18"/>
                                </w:rPr>
                                <w:t>后</w:t>
                              </w:r>
                            </w:p>
                          </w:txbxContent>
                        </wps:txbx>
                        <wps:bodyPr rot="0" vert="horz" wrap="square" lIns="0" tIns="0" rIns="0" bIns="0" anchor="t" anchorCtr="0" upright="1">
                          <a:noAutofit/>
                        </wps:bodyPr>
                      </wps:wsp>
                      <wpg:grpSp>
                        <wpg:cNvPr id="2271" name="组合 2271"/>
                        <wpg:cNvGrpSpPr/>
                        <wpg:grpSpPr>
                          <a:xfrm>
                            <a:off x="0" y="0"/>
                            <a:ext cx="1283234" cy="523102"/>
                            <a:chOff x="0" y="0"/>
                            <a:chExt cx="1283234" cy="523102"/>
                          </a:xfrm>
                        </wpg:grpSpPr>
                        <wpg:grpSp>
                          <wpg:cNvPr id="2272" name="组合 2272"/>
                          <wpg:cNvGrpSpPr/>
                          <wpg:grpSpPr>
                            <a:xfrm>
                              <a:off x="0" y="0"/>
                              <a:ext cx="1283234" cy="523102"/>
                              <a:chOff x="0" y="0"/>
                              <a:chExt cx="1283234" cy="523102"/>
                            </a:xfrm>
                          </wpg:grpSpPr>
                          <wps:wsp>
                            <wps:cNvPr id="2273"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18 35</w:t>
                                  </w:r>
                                </w:p>
                              </w:txbxContent>
                            </wps:txbx>
                            <wps:bodyPr rot="0" vert="horz" wrap="square" lIns="0" tIns="0" rIns="0" bIns="0" anchor="t" anchorCtr="0" upright="1">
                              <a:noAutofit/>
                            </wps:bodyPr>
                          </wps:wsp>
                          <wps:wsp>
                            <wps:cNvPr id="2274" name="Oval 9424"/>
                            <wps:cNvSpPr>
                              <a:spLocks noChangeArrowheads="1"/>
                            </wps:cNvSpPr>
                            <wps:spPr bwMode="auto">
                              <a:xfrm>
                                <a:off x="873024" y="335142"/>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50</w:t>
                                  </w:r>
                                </w:p>
                              </w:txbxContent>
                            </wps:txbx>
                            <wps:bodyPr rot="0" vert="horz" wrap="square" lIns="0" tIns="0" rIns="0" bIns="0" anchor="t" anchorCtr="0" upright="1">
                              <a:noAutofit/>
                            </wps:bodyPr>
                          </wps:wsp>
                          <wps:wsp>
                            <wps:cNvPr id="2275"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wps:txbx>
                            <wps:bodyPr rot="0" vert="horz" wrap="square" lIns="0" tIns="0" rIns="0" bIns="0" anchor="t" anchorCtr="0" upright="1">
                              <a:noAutofit/>
                            </wps:bodyPr>
                          </wps:wsp>
                          <wps:wsp>
                            <wps:cNvPr id="2276"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277" name="Freeform 9428"/>
                            <wps:cNvSpPr>
                              <a:spLocks/>
                            </wps:cNvSpPr>
                            <wps:spPr bwMode="auto">
                              <a:xfrm>
                                <a:off x="781998" y="163434"/>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278" name="Oval 9437"/>
                            <wps:cNvSpPr>
                              <a:spLocks noChangeArrowheads="1"/>
                            </wps:cNvSpPr>
                            <wps:spPr bwMode="auto">
                              <a:xfrm>
                                <a:off x="436512" y="335142"/>
                                <a:ext cx="410757"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20 22</w:t>
                                  </w:r>
                                </w:p>
                              </w:txbxContent>
                            </wps:txbx>
                            <wps:bodyPr rot="0" vert="horz" wrap="square" lIns="0" tIns="0" rIns="0" bIns="0" anchor="t" anchorCtr="0" upright="1">
                              <a:noAutofit/>
                            </wps:bodyPr>
                          </wps:wsp>
                        </wpg:grpSp>
                        <wps:wsp>
                          <wps:cNvPr id="2279" name="Freeform 9438"/>
                          <wps:cNvSpPr>
                            <a:spLocks/>
                          </wps:cNvSpPr>
                          <wps:spPr bwMode="auto">
                            <a:xfrm>
                              <a:off x="649596" y="194465"/>
                              <a:ext cx="0" cy="144145"/>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550CC2F2" id="组合 2269" o:spid="_x0000_s3620" style="position:absolute;left:0;text-align:left;margin-left:52.3pt;margin-top:79.05pt;width:101pt;height:59.05pt;z-index:252027904"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">
                <v:shape id="Text Box 9439" o:spid="_x0000_s3621" type="#_x0000_t202" style="position:absolute;left:3558;top:5689;width:572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22</w:t>
                        </w:r>
                        <w:r w:rsidRPr="00865FF6">
                          <w:rPr>
                            <w:rFonts w:ascii="宋体" w:eastAsia="宋体" w:hAnsi="宋体" w:cs="宋体"/>
                            <w:sz w:val="18"/>
                            <w:szCs w:val="18"/>
                          </w:rPr>
                          <w:t>后</w:t>
                        </w:r>
                      </w:p>
                    </w:txbxContent>
                  </v:textbox>
                </v:shape>
                <v:group id="组合 2271" o:spid="_x0000_s3622"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">
                  <v:group id="组合 2272" o:spid="_x0000_s3623"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">
                    <v:oval id="Oval 9429" o:spid="_x0000_s3624"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18 35</w:t>
                            </w:r>
                          </w:p>
                        </w:txbxContent>
                      </v:textbox>
                    </v:oval>
                    <v:oval id="Oval 9424" o:spid="_x0000_s3625" style="position:absolute;left:8730;top:3351;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50</w:t>
                            </w:r>
                          </w:p>
                        </w:txbxContent>
                      </v:textbox>
                    </v:oval>
                    <v:oval id="Oval 9425" o:spid="_x0000_s3626"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v:textbox>
                    </v:oval>
                    <v:shape id="Freeform 9427" o:spid="_x0000_s3627"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" path="m380,l,460e" filled="f">
                      <v:path arrowok="t" o:connecttype="custom" o:connectlocs="234315,0;0,160020" o:connectangles="0,0"/>
                    </v:shape>
                    <v:shape id="Freeform 9428" o:spid="_x0000_s3628"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" path="m,l390,470e" filled="f">
                      <v:path arrowok="t" o:connecttype="custom" o:connectlocs="0,0;243153,163830" o:connectangles="0,0"/>
                    </v:shape>
                    <v:oval id="Oval 9437" o:spid="_x0000_s3629" style="position:absolute;left:4365;top:3351;width:4107;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20 22</w:t>
                            </w:r>
                          </w:p>
                        </w:txbxContent>
                      </v:textbox>
                    </v:oval>
                  </v:group>
                  <v:shape id="Freeform 9438" o:spid="_x0000_s3630" style="position:absolute;left:6495;top:1944;width:0;height:1442;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" path="m,l11,261e" filled="f">
                    <v:path arrowok="t" o:connecttype="custom" o:connectlocs="0,0;1,144145" o:connectangles="0,0"/>
                  </v:shape>
                </v:group>
              </v:group>
            </w:pict>
          </mc:Fallback>
        </mc:AlternateContent>
      </w:r>
      <w:r w:rsidRPr="00196523">
        <w:rPr>
          <w:rFonts w:hint="eastAsia"/>
          <w:noProof/>
          <w:color w:val="000000" w:themeColor="text1"/>
        </w:rPr>
        <mc:AlternateContent>
          <mc:Choice Requires="wpg">
            <w:drawing>
              <wp:anchor distT="0" distB="0" distL="114300" distR="114300" simplePos="0" relativeHeight="252029952" behindDoc="0" locked="0" layoutInCell="1" allowOverlap="1" wp14:anchorId="42EEC39A" wp14:editId="5CD2C695">
                <wp:simplePos x="0" y="0"/>
                <wp:positionH relativeFrom="margin">
                  <wp:posOffset>3450590</wp:posOffset>
                </wp:positionH>
                <wp:positionV relativeFrom="paragraph">
                  <wp:posOffset>1003935</wp:posOffset>
                </wp:positionV>
                <wp:extent cx="1282700" cy="749935"/>
                <wp:effectExtent l="0" t="0" r="12700" b="12065"/>
                <wp:wrapNone/>
                <wp:docPr id="2280" name="组合 2280"/>
                <wp:cNvGraphicFramePr/>
                <a:graphic xmlns:a="http://schemas.openxmlformats.org/drawingml/2006/main">
                  <a:graphicData uri="http://schemas.microsoft.com/office/word/2010/wordprocessingGroup">
                    <wpg:wgp>
                      <wpg:cNvGrpSpPr/>
                      <wpg:grpSpPr>
                        <a:xfrm>
                          <a:off x="0" y="0"/>
                          <a:ext cx="1282700" cy="749935"/>
                          <a:chOff x="0" y="0"/>
                          <a:chExt cx="1283234" cy="750521"/>
                        </a:xfrm>
                      </wpg:grpSpPr>
                      <wps:wsp>
                        <wps:cNvPr id="2290" name="Text Box 9439"/>
                        <wps:cNvSpPr txBox="1">
                          <a:spLocks noChangeArrowheads="1"/>
                        </wps:cNvSpPr>
                        <wps:spPr bwMode="auto">
                          <a:xfrm>
                            <a:off x="355830"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2B127E" w:rsidRDefault="008E537A" w:rsidP="00865FF6">
                              <w:pPr>
                                <w:pStyle w:val="a6"/>
                                <w:ind w:firstLineChars="0" w:firstLine="0"/>
                                <w:rPr>
                                  <w:rFonts w:ascii="Times New Roman" w:hAnsi="Times New Roman" w:cs="Times New Roman"/>
                                  <w:b w:val="0"/>
                                </w:rPr>
                              </w:pPr>
                              <w:r w:rsidRPr="003D2370">
                                <w:rPr>
                                  <w:rFonts w:ascii="宋体" w:eastAsia="宋体" w:hAnsi="宋体" w:cs="宋体" w:hint="eastAsia"/>
                                  <w:b w:val="0"/>
                                </w:rPr>
                                <w:t>插入</w:t>
                              </w:r>
                              <w:r w:rsidRPr="006B660D">
                                <w:rPr>
                                  <w:rFonts w:ascii="Times New Roman" w:eastAsia="宋体" w:hAnsi="Times New Roman" w:cs="Times New Roman"/>
                                  <w:b w:val="0"/>
                                </w:rPr>
                                <w:t>60</w:t>
                              </w:r>
                              <w:r w:rsidRPr="003D2370">
                                <w:rPr>
                                  <w:rFonts w:ascii="宋体" w:eastAsia="宋体" w:hAnsi="宋体" w:cs="宋体"/>
                                  <w:b w:val="0"/>
                                </w:rPr>
                                <w:t>后</w:t>
                              </w:r>
                            </w:p>
                          </w:txbxContent>
                        </wps:txbx>
                        <wps:bodyPr rot="0" vert="horz" wrap="square" lIns="0" tIns="0" rIns="0" bIns="0" anchor="t" anchorCtr="0" upright="1">
                          <a:noAutofit/>
                        </wps:bodyPr>
                      </wps:wsp>
                      <wpg:grpSp>
                        <wpg:cNvPr id="2298" name="组合 2298"/>
                        <wpg:cNvGrpSpPr/>
                        <wpg:grpSpPr>
                          <a:xfrm>
                            <a:off x="0" y="0"/>
                            <a:ext cx="1283234" cy="523102"/>
                            <a:chOff x="0" y="0"/>
                            <a:chExt cx="1283234" cy="523102"/>
                          </a:xfrm>
                        </wpg:grpSpPr>
                        <wpg:grpSp>
                          <wpg:cNvPr id="2300" name="组合 2300"/>
                          <wpg:cNvGrpSpPr/>
                          <wpg:grpSpPr>
                            <a:xfrm>
                              <a:off x="0" y="0"/>
                              <a:ext cx="1283234" cy="523102"/>
                              <a:chOff x="0" y="0"/>
                              <a:chExt cx="1283234" cy="523102"/>
                            </a:xfrm>
                          </wpg:grpSpPr>
                          <wps:wsp>
                            <wps:cNvPr id="2301"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18 35</w:t>
                                  </w:r>
                                </w:p>
                              </w:txbxContent>
                            </wps:txbx>
                            <wps:bodyPr rot="0" vert="horz" wrap="square" lIns="0" tIns="0" rIns="0" bIns="0" anchor="t" anchorCtr="0" upright="1">
                              <a:noAutofit/>
                            </wps:bodyPr>
                          </wps:wsp>
                          <wps:wsp>
                            <wps:cNvPr id="12246" name="Oval 9424"/>
                            <wps:cNvSpPr>
                              <a:spLocks noChangeArrowheads="1"/>
                            </wps:cNvSpPr>
                            <wps:spPr bwMode="auto">
                              <a:xfrm>
                                <a:off x="873024" y="335142"/>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50 60</w:t>
                                  </w:r>
                                </w:p>
                              </w:txbxContent>
                            </wps:txbx>
                            <wps:bodyPr rot="0" vert="horz" wrap="square" lIns="0" tIns="0" rIns="0" bIns="0" anchor="t" anchorCtr="0" upright="1">
                              <a:noAutofit/>
                            </wps:bodyPr>
                          </wps:wsp>
                          <wps:wsp>
                            <wps:cNvPr id="12247"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5 16</w:t>
                                  </w:r>
                                </w:p>
                              </w:txbxContent>
                            </wps:txbx>
                            <wps:bodyPr rot="0" vert="horz" wrap="square" lIns="0" tIns="0" rIns="0" bIns="0" anchor="t" anchorCtr="0" upright="1">
                              <a:noAutofit/>
                            </wps:bodyPr>
                          </wps:wsp>
                          <wps:wsp>
                            <wps:cNvPr id="12248"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249" name="Freeform 9428"/>
                            <wps:cNvSpPr>
                              <a:spLocks/>
                            </wps:cNvSpPr>
                            <wps:spPr bwMode="auto">
                              <a:xfrm>
                                <a:off x="781998" y="163434"/>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250" name="Oval 9437"/>
                            <wps:cNvSpPr>
                              <a:spLocks noChangeArrowheads="1"/>
                            </wps:cNvSpPr>
                            <wps:spPr bwMode="auto">
                              <a:xfrm>
                                <a:off x="436512" y="335142"/>
                                <a:ext cx="410757"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20 22</w:t>
                                  </w:r>
                                </w:p>
                              </w:txbxContent>
                            </wps:txbx>
                            <wps:bodyPr rot="0" vert="horz" wrap="square" lIns="0" tIns="0" rIns="0" bIns="0" anchor="t" anchorCtr="0" upright="1">
                              <a:noAutofit/>
                            </wps:bodyPr>
                          </wps:wsp>
                        </wpg:grpSp>
                        <wps:wsp>
                          <wps:cNvPr id="12251" name="Freeform 9438"/>
                          <wps:cNvSpPr>
                            <a:spLocks/>
                          </wps:cNvSpPr>
                          <wps:spPr bwMode="auto">
                            <a:xfrm>
                              <a:off x="649596" y="194465"/>
                              <a:ext cx="0" cy="144145"/>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42EEC39A" id="组合 2280" o:spid="_x0000_s3631" style="position:absolute;left:0;text-align:left;margin-left:271.7pt;margin-top:79.05pt;width:101pt;height:59.05pt;z-index:252029952;mso-position-horizontal-relative:margin"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">
                <v:shape id="Text Box 9439" o:spid="_x0000_s3632" type="#_x0000_t202" style="position:absolute;left:3558;top:5689;width:572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" filled="f" stroked="f">
                  <v:textbox inset="0,0,0,0">
                    <w:txbxContent>
                      <w:p w:rsidR="008E537A" w:rsidRPr="002B127E" w:rsidRDefault="008E537A" w:rsidP="00865FF6">
                        <w:pPr>
                          <w:pStyle w:val="a6"/>
                          <w:ind w:firstLineChars="0" w:firstLine="0"/>
                          <w:rPr>
                            <w:rFonts w:ascii="Times New Roman" w:hAnsi="Times New Roman" w:cs="Times New Roman"/>
                            <w:b w:val="0"/>
                          </w:rPr>
                        </w:pPr>
                        <w:r w:rsidRPr="003D2370">
                          <w:rPr>
                            <w:rFonts w:ascii="宋体" w:eastAsia="宋体" w:hAnsi="宋体" w:cs="宋体" w:hint="eastAsia"/>
                            <w:b w:val="0"/>
                          </w:rPr>
                          <w:t>插入</w:t>
                        </w:r>
                        <w:r w:rsidRPr="006B660D">
                          <w:rPr>
                            <w:rFonts w:ascii="Times New Roman" w:eastAsia="宋体" w:hAnsi="Times New Roman" w:cs="Times New Roman"/>
                            <w:b w:val="0"/>
                          </w:rPr>
                          <w:t>60</w:t>
                        </w:r>
                        <w:r w:rsidRPr="003D2370">
                          <w:rPr>
                            <w:rFonts w:ascii="宋体" w:eastAsia="宋体" w:hAnsi="宋体" w:cs="宋体"/>
                            <w:b w:val="0"/>
                          </w:rPr>
                          <w:t>后</w:t>
                        </w:r>
                      </w:p>
                    </w:txbxContent>
                  </v:textbox>
                </v:shape>
                <v:group id="组合 2298" o:spid="_x0000_s3633"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">
                  <v:group id="组合 2300" o:spid="_x0000_s3634"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">
                    <v:oval id="Oval 9429" o:spid="_x0000_s3635"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" filled="f">
                      <v:textbox inset="0,0,0,0">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18 35</w:t>
                            </w:r>
                          </w:p>
                        </w:txbxContent>
                      </v:textbox>
                    </v:oval>
                    <v:oval id="Oval 9424" o:spid="_x0000_s3636" style="position:absolute;left:8730;top:3351;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" filled="f">
                      <v:textbox inset="0,0,0,0">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50 60</w:t>
                            </w:r>
                          </w:p>
                        </w:txbxContent>
                      </v:textbox>
                    </v:oval>
                    <v:oval id="Oval 9425" o:spid="_x0000_s3637"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" filled="f">
                      <v:textbox inset="0,0,0,0">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5 16</w:t>
                            </w:r>
                          </w:p>
                        </w:txbxContent>
                      </v:textbox>
                    </v:oval>
                    <v:shape id="Freeform 9427" o:spid="_x0000_s3638"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" path="m380,l,460e" filled="f">
                      <v:path arrowok="t" o:connecttype="custom" o:connectlocs="234315,0;0,160020" o:connectangles="0,0"/>
                    </v:shape>
                    <v:shape id="Freeform 9428" o:spid="_x0000_s3639"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" path="m,l390,470e" filled="f">
                      <v:path arrowok="t" o:connecttype="custom" o:connectlocs="0,0;243153,163830" o:connectangles="0,0"/>
                    </v:shape>
                    <v:oval id="Oval 9437" o:spid="_x0000_s3640" style="position:absolute;left:4365;top:3351;width:4107;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" filled="f">
                      <v:textbox inset="0,0,0,0">
                        <w:txbxContent>
                          <w:p w:rsidR="008E537A" w:rsidRPr="002B127E" w:rsidRDefault="008E537A" w:rsidP="00865FF6">
                            <w:pPr>
                              <w:pStyle w:val="ab"/>
                              <w:ind w:firstLineChars="0" w:firstLine="0"/>
                              <w:rPr>
                                <w:rFonts w:ascii="Times New Roman" w:hAnsi="Times New Roman" w:cs="Times New Roman"/>
                              </w:rPr>
                            </w:pPr>
                            <w:r>
                              <w:rPr>
                                <w:rFonts w:ascii="Times New Roman" w:hAnsi="Times New Roman" w:cs="Times New Roman"/>
                              </w:rPr>
                              <w:t>20 22</w:t>
                            </w:r>
                          </w:p>
                        </w:txbxContent>
                      </v:textbox>
                    </v:oval>
                  </v:group>
                  <v:shape id="Freeform 9438" o:spid="_x0000_s3641" style="position:absolute;left:6495;top:1944;width:0;height:1442;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" path="m,l11,261e" filled="f">
                    <v:path arrowok="t" o:connecttype="custom" o:connectlocs="0,0;1,144145" o:connectangles="0,0"/>
                  </v:shape>
                </v:group>
                <w10:wrap anchorx="margin"/>
              </v:group>
            </w:pict>
          </mc:Fallback>
        </mc:AlternateContent>
      </w:r>
      <w:r w:rsidRPr="00196523">
        <w:rPr>
          <w:rFonts w:ascii="Times New Roman" w:eastAsia="宋体" w:hAnsi="Times New Roman" w:cs="Times New Roman"/>
          <w:noProof/>
          <w:color w:val="000000" w:themeColor="text1"/>
        </w:rPr>
        <mc:AlternateContent>
          <mc:Choice Requires="wpg">
            <w:drawing>
              <wp:anchor distT="0" distB="0" distL="114300" distR="114300" simplePos="0" relativeHeight="252025856" behindDoc="0" locked="0" layoutInCell="1" allowOverlap="1" wp14:anchorId="40C7B8F5" wp14:editId="490F70C9">
                <wp:simplePos x="0" y="0"/>
                <wp:positionH relativeFrom="column">
                  <wp:posOffset>656590</wp:posOffset>
                </wp:positionH>
                <wp:positionV relativeFrom="paragraph">
                  <wp:posOffset>72390</wp:posOffset>
                </wp:positionV>
                <wp:extent cx="1282700" cy="749935"/>
                <wp:effectExtent l="0" t="0" r="12700" b="12065"/>
                <wp:wrapNone/>
                <wp:docPr id="1598" name="组合 1598"/>
                <wp:cNvGraphicFramePr/>
                <a:graphic xmlns:a="http://schemas.openxmlformats.org/drawingml/2006/main">
                  <a:graphicData uri="http://schemas.microsoft.com/office/word/2010/wordprocessingGroup">
                    <wpg:wgp>
                      <wpg:cNvGrpSpPr/>
                      <wpg:grpSpPr>
                        <a:xfrm>
                          <a:off x="0" y="0"/>
                          <a:ext cx="1282700" cy="749935"/>
                          <a:chOff x="0" y="0"/>
                          <a:chExt cx="1283234" cy="750521"/>
                        </a:xfrm>
                      </wpg:grpSpPr>
                      <wpg:grpSp>
                        <wpg:cNvPr id="10816" name="组合 10816"/>
                        <wpg:cNvGrpSpPr/>
                        <wpg:grpSpPr>
                          <a:xfrm>
                            <a:off x="0" y="0"/>
                            <a:ext cx="1283234" cy="522303"/>
                            <a:chOff x="0" y="0"/>
                            <a:chExt cx="1283234" cy="522303"/>
                          </a:xfrm>
                        </wpg:grpSpPr>
                        <wps:wsp>
                          <wps:cNvPr id="10822"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wps:txbx>
                          <wps:bodyPr rot="0" vert="horz" wrap="square" lIns="0" tIns="0" rIns="0" bIns="0" anchor="t" anchorCtr="0" upright="1">
                            <a:noAutofit/>
                          </wps:bodyPr>
                        </wps:wsp>
                        <wps:wsp>
                          <wps:cNvPr id="10823" name="Oval 9424"/>
                          <wps:cNvSpPr>
                            <a:spLocks noChangeArrowheads="1"/>
                          </wps:cNvSpPr>
                          <wps:spPr bwMode="auto">
                            <a:xfrm>
                              <a:off x="873024" y="333073"/>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20 35</w:t>
                                </w:r>
                              </w:p>
                            </w:txbxContent>
                          </wps:txbx>
                          <wps:bodyPr rot="0" vert="horz" wrap="square" lIns="0" tIns="0" rIns="0" bIns="0" anchor="t" anchorCtr="0" upright="1">
                            <a:noAutofit/>
                          </wps:bodyPr>
                        </wps:wsp>
                        <wps:wsp>
                          <wps:cNvPr id="10824"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wps:txbx>
                          <wps:bodyPr rot="0" vert="horz" wrap="square" lIns="0" tIns="0" rIns="0" bIns="0" anchor="t" anchorCtr="0" upright="1">
                            <a:noAutofit/>
                          </wps:bodyPr>
                        </wps:wsp>
                        <wps:wsp>
                          <wps:cNvPr id="10825"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1088" name="Freeform 9428"/>
                          <wps:cNvSpPr>
                            <a:spLocks/>
                          </wps:cNvSpPr>
                          <wps:spPr bwMode="auto">
                            <a:xfrm>
                              <a:off x="781998" y="163433"/>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2180" name="Text Box 9439"/>
                        <wps:cNvSpPr txBox="1">
                          <a:spLocks noChangeArrowheads="1"/>
                        </wps:cNvSpPr>
                        <wps:spPr bwMode="auto">
                          <a:xfrm>
                            <a:off x="355829"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5</w:t>
                              </w:r>
                              <w:r w:rsidRPr="00865FF6">
                                <w:rPr>
                                  <w:rFonts w:ascii="宋体" w:eastAsia="宋体" w:hAnsi="宋体" w:cs="宋体"/>
                                  <w:sz w:val="18"/>
                                  <w:szCs w:val="18"/>
                                </w:rPr>
                                <w:t>后</w:t>
                              </w:r>
                            </w:p>
                          </w:txbxContent>
                        </wps:txbx>
                        <wps:bodyPr rot="0" vert="horz" wrap="square" lIns="0" tIns="0" rIns="0" bIns="0" anchor="t" anchorCtr="0" upright="1">
                          <a:noAutofit/>
                        </wps:bodyPr>
                      </wps:wsp>
                    </wpg:wgp>
                  </a:graphicData>
                </a:graphic>
              </wp:anchor>
            </w:drawing>
          </mc:Choice>
          <mc:Fallback>
            <w:pict>
              <v:group w14:anchorId="40C7B8F5" id="组合 1598" o:spid="_x0000_s3642" style="position:absolute;left:0;text-align:left;margin-left:51.7pt;margin-top:5.7pt;width:101pt;height:59.05pt;z-index:252025856"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">
                <v:group id="组合 10816" o:spid="_x0000_s3643" style="position:absolute;width:12832;height:5223" coordsize="12832,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">
                  <v:oval id="Oval 9429" o:spid="_x0000_s3644"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w:t>
                          </w:r>
                        </w:p>
                      </w:txbxContent>
                    </v:textbox>
                  </v:oval>
                  <v:oval id="Oval 9424" o:spid="_x0000_s3645" style="position:absolute;left:8730;top:3330;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20 35</w:t>
                          </w:r>
                        </w:p>
                      </w:txbxContent>
                    </v:textbox>
                  </v:oval>
                  <v:oval id="Oval 9425" o:spid="_x0000_s3646"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v:textbox>
                  </v:oval>
                  <v:shape id="Freeform 9427" o:spid="_x0000_s3647"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" path="m380,l,460e" filled="f">
                    <v:path arrowok="t" o:connecttype="custom" o:connectlocs="234315,0;0,160020" o:connectangles="0,0"/>
                  </v:shape>
                  <v:shape id="Freeform 9428" o:spid="_x0000_s3648"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" path="m,l390,470e" filled="f">
                    <v:path arrowok="t" o:connecttype="custom" o:connectlocs="0,0;243153,163830" o:connectangles="0,0"/>
                  </v:shape>
                </v:group>
                <v:shape id="Text Box 9439" o:spid="_x0000_s3649" type="#_x0000_t202" style="position:absolute;left:3558;top:5689;width:572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5</w:t>
                        </w:r>
                        <w:r w:rsidRPr="00865FF6">
                          <w:rPr>
                            <w:rFonts w:ascii="宋体" w:eastAsia="宋体" w:hAnsi="宋体" w:cs="宋体"/>
                            <w:sz w:val="18"/>
                            <w:szCs w:val="18"/>
                          </w:rPr>
                          <w:t>后</w:t>
                        </w:r>
                      </w:p>
                    </w:txbxContent>
                  </v:textbox>
                </v:shape>
              </v:group>
            </w:pict>
          </mc:Fallback>
        </mc:AlternateContent>
      </w: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026880" behindDoc="0" locked="0" layoutInCell="1" allowOverlap="1" wp14:anchorId="2DA52EE1" wp14:editId="35043D63">
                <wp:simplePos x="0" y="0"/>
                <wp:positionH relativeFrom="column">
                  <wp:posOffset>3447523</wp:posOffset>
                </wp:positionH>
                <wp:positionV relativeFrom="paragraph">
                  <wp:posOffset>72517</wp:posOffset>
                </wp:positionV>
                <wp:extent cx="1283234" cy="750521"/>
                <wp:effectExtent l="0" t="0" r="12700" b="12065"/>
                <wp:wrapNone/>
                <wp:docPr id="2181" name="组合 2181"/>
                <wp:cNvGraphicFramePr/>
                <a:graphic xmlns:a="http://schemas.openxmlformats.org/drawingml/2006/main">
                  <a:graphicData uri="http://schemas.microsoft.com/office/word/2010/wordprocessingGroup">
                    <wpg:wgp>
                      <wpg:cNvGrpSpPr/>
                      <wpg:grpSpPr>
                        <a:xfrm>
                          <a:off x="0" y="0"/>
                          <a:ext cx="1283234" cy="750521"/>
                          <a:chOff x="0" y="0"/>
                          <a:chExt cx="1283234" cy="750521"/>
                        </a:xfrm>
                      </wpg:grpSpPr>
                      <wps:wsp>
                        <wps:cNvPr id="2232" name="Text Box 9439"/>
                        <wps:cNvSpPr txBox="1">
                          <a:spLocks noChangeArrowheads="1"/>
                        </wps:cNvSpPr>
                        <wps:spPr bwMode="auto">
                          <a:xfrm>
                            <a:off x="355830" y="568914"/>
                            <a:ext cx="572770" cy="18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50</w:t>
                              </w:r>
                              <w:r w:rsidRPr="00865FF6">
                                <w:rPr>
                                  <w:rFonts w:ascii="宋体" w:eastAsia="宋体" w:hAnsi="宋体" w:cs="宋体"/>
                                  <w:sz w:val="18"/>
                                  <w:szCs w:val="18"/>
                                </w:rPr>
                                <w:t>后</w:t>
                              </w:r>
                            </w:p>
                          </w:txbxContent>
                        </wps:txbx>
                        <wps:bodyPr rot="0" vert="horz" wrap="square" lIns="0" tIns="0" rIns="0" bIns="0" anchor="t" anchorCtr="0" upright="1">
                          <a:noAutofit/>
                        </wps:bodyPr>
                      </wps:wsp>
                      <wpg:grpSp>
                        <wpg:cNvPr id="2233" name="组合 2233"/>
                        <wpg:cNvGrpSpPr/>
                        <wpg:grpSpPr>
                          <a:xfrm>
                            <a:off x="0" y="0"/>
                            <a:ext cx="1283234" cy="523102"/>
                            <a:chOff x="0" y="0"/>
                            <a:chExt cx="1283234" cy="523102"/>
                          </a:xfrm>
                        </wpg:grpSpPr>
                        <wpg:grpSp>
                          <wpg:cNvPr id="2234" name="组合 2234"/>
                          <wpg:cNvGrpSpPr/>
                          <wpg:grpSpPr>
                            <a:xfrm>
                              <a:off x="0" y="0"/>
                              <a:ext cx="1283234" cy="523102"/>
                              <a:chOff x="0" y="0"/>
                              <a:chExt cx="1283234" cy="523102"/>
                            </a:xfrm>
                          </wpg:grpSpPr>
                          <wps:wsp>
                            <wps:cNvPr id="2249" name="Oval 9429"/>
                            <wps:cNvSpPr>
                              <a:spLocks noChangeArrowheads="1"/>
                            </wps:cNvSpPr>
                            <wps:spPr bwMode="auto">
                              <a:xfrm>
                                <a:off x="428237" y="0"/>
                                <a:ext cx="411271"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18 35</w:t>
                                  </w:r>
                                </w:p>
                              </w:txbxContent>
                            </wps:txbx>
                            <wps:bodyPr rot="0" vert="horz" wrap="square" lIns="0" tIns="0" rIns="0" bIns="0" anchor="t" anchorCtr="0" upright="1">
                              <a:noAutofit/>
                            </wps:bodyPr>
                          </wps:wsp>
                          <wps:wsp>
                            <wps:cNvPr id="2250" name="Oval 9424"/>
                            <wps:cNvSpPr>
                              <a:spLocks noChangeArrowheads="1"/>
                            </wps:cNvSpPr>
                            <wps:spPr bwMode="auto">
                              <a:xfrm>
                                <a:off x="873024" y="335142"/>
                                <a:ext cx="410210"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50</w:t>
                                  </w:r>
                                </w:p>
                              </w:txbxContent>
                            </wps:txbx>
                            <wps:bodyPr rot="0" vert="horz" wrap="square" lIns="0" tIns="0" rIns="0" bIns="0" anchor="t" anchorCtr="0" upright="1">
                              <a:noAutofit/>
                            </wps:bodyPr>
                          </wps:wsp>
                          <wps:wsp>
                            <wps:cNvPr id="2260" name="Oval 9425"/>
                            <wps:cNvSpPr>
                              <a:spLocks noChangeArrowheads="1"/>
                            </wps:cNvSpPr>
                            <wps:spPr bwMode="auto">
                              <a:xfrm>
                                <a:off x="0" y="333073"/>
                                <a:ext cx="410845"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wps:txbx>
                            <wps:bodyPr rot="0" vert="horz" wrap="square" lIns="0" tIns="0" rIns="0" bIns="0" anchor="t" anchorCtr="0" upright="1">
                              <a:noAutofit/>
                            </wps:bodyPr>
                          </wps:wsp>
                          <wps:wsp>
                            <wps:cNvPr id="2265" name="Freeform 9427"/>
                            <wps:cNvSpPr>
                              <a:spLocks/>
                            </wps:cNvSpPr>
                            <wps:spPr bwMode="auto">
                              <a:xfrm>
                                <a:off x="295835" y="173777"/>
                                <a:ext cx="234315"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266" name="Freeform 9428"/>
                            <wps:cNvSpPr>
                              <a:spLocks/>
                            </wps:cNvSpPr>
                            <wps:spPr bwMode="auto">
                              <a:xfrm>
                                <a:off x="781998" y="163434"/>
                                <a:ext cx="243153"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2267" name="Oval 9437"/>
                            <wps:cNvSpPr>
                              <a:spLocks noChangeArrowheads="1"/>
                            </wps:cNvSpPr>
                            <wps:spPr bwMode="auto">
                              <a:xfrm>
                                <a:off x="436512" y="335142"/>
                                <a:ext cx="410757"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w:t>
                                  </w:r>
                                </w:p>
                              </w:txbxContent>
                            </wps:txbx>
                            <wps:bodyPr rot="0" vert="horz" wrap="square" lIns="0" tIns="0" rIns="0" bIns="0" anchor="t" anchorCtr="0" upright="1">
                              <a:noAutofit/>
                            </wps:bodyPr>
                          </wps:wsp>
                        </wpg:grpSp>
                        <wps:wsp>
                          <wps:cNvPr id="2268" name="Freeform 9438"/>
                          <wps:cNvSpPr>
                            <a:spLocks/>
                          </wps:cNvSpPr>
                          <wps:spPr bwMode="auto">
                            <a:xfrm>
                              <a:off x="649596" y="194465"/>
                              <a:ext cx="0" cy="144145"/>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2DA52EE1" id="组合 2181" o:spid="_x0000_s3650" style="position:absolute;left:0;text-align:left;margin-left:271.45pt;margin-top:5.7pt;width:101.05pt;height:59.1pt;z-index:252026880" coordsize="12832,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">
                <v:shape id="Text Box 9439" o:spid="_x0000_s3651" type="#_x0000_t202" style="position:absolute;left:3558;top:5689;width:572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" filled="f" stroked="f">
                  <v:textbox inset="0,0,0,0">
                    <w:txbxContent>
                      <w:p w:rsidR="008E537A" w:rsidRPr="00865FF6" w:rsidRDefault="008E537A" w:rsidP="00865FF6">
                        <w:pPr>
                          <w:pStyle w:val="a3"/>
                          <w:spacing w:line="0" w:lineRule="atLeast"/>
                          <w:ind w:firstLineChars="0" w:firstLine="0"/>
                          <w:jc w:val="center"/>
                          <w:rPr>
                            <w:rFonts w:ascii="Times New Roman" w:hAnsi="Times New Roman" w:cs="Times New Roman"/>
                            <w:sz w:val="18"/>
                            <w:szCs w:val="18"/>
                          </w:rPr>
                        </w:pPr>
                        <w:r w:rsidRPr="00865FF6">
                          <w:rPr>
                            <w:rFonts w:ascii="宋体" w:eastAsia="宋体" w:hAnsi="宋体" w:cs="宋体" w:hint="eastAsia"/>
                            <w:sz w:val="18"/>
                            <w:szCs w:val="18"/>
                          </w:rPr>
                          <w:t>插入</w:t>
                        </w:r>
                        <w:r w:rsidRPr="00865FF6">
                          <w:rPr>
                            <w:rFonts w:ascii="Times New Roman" w:eastAsia="宋体" w:hAnsi="Times New Roman" w:cs="Times New Roman"/>
                            <w:sz w:val="18"/>
                            <w:szCs w:val="18"/>
                          </w:rPr>
                          <w:t>50</w:t>
                        </w:r>
                        <w:r w:rsidRPr="00865FF6">
                          <w:rPr>
                            <w:rFonts w:ascii="宋体" w:eastAsia="宋体" w:hAnsi="宋体" w:cs="宋体"/>
                            <w:sz w:val="18"/>
                            <w:szCs w:val="18"/>
                          </w:rPr>
                          <w:t>后</w:t>
                        </w:r>
                      </w:p>
                    </w:txbxContent>
                  </v:textbox>
                </v:shape>
                <v:group id="组合 2233" o:spid="_x0000_s3652"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">
                  <v:group id="组合 2234" o:spid="_x0000_s3653" style="position:absolute;width:12832;height:5231" coordsize="12832,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">
                    <v:oval id="Oval 9429" o:spid="_x0000_s3654" style="position:absolute;left:4282;width:411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18 35</w:t>
                            </w:r>
                          </w:p>
                        </w:txbxContent>
                      </v:textbox>
                    </v:oval>
                    <v:oval id="Oval 9424" o:spid="_x0000_s3655" style="position:absolute;left:8730;top:3351;width:4102;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50</w:t>
                            </w:r>
                          </w:p>
                        </w:txbxContent>
                      </v:textbox>
                    </v:oval>
                    <v:oval id="Oval 9425" o:spid="_x0000_s3656" style="position:absolute;top:3330;width:41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5 16</w:t>
                            </w:r>
                          </w:p>
                        </w:txbxContent>
                      </v:textbox>
                    </v:oval>
                    <v:shape id="Freeform 9427" o:spid="_x0000_s3657" style="position:absolute;left:2958;top:1737;width:2343;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" path="m380,l,460e" filled="f">
                      <v:path arrowok="t" o:connecttype="custom" o:connectlocs="234315,0;0,160020" o:connectangles="0,0"/>
                    </v:shape>
                    <v:shape id="Freeform 9428" o:spid="_x0000_s3658" style="position:absolute;left:7819;top:1634;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" path="m,l390,470e" filled="f">
                      <v:path arrowok="t" o:connecttype="custom" o:connectlocs="0,0;243153,163830" o:connectangles="0,0"/>
                    </v:shape>
                    <v:oval id="Oval 9437" o:spid="_x0000_s3659" style="position:absolute;left:4365;top:3351;width:4107;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" filled="f">
                      <v:textbox inset="0,0,0,0">
                        <w:txbxContent>
                          <w:p w:rsidR="008E537A" w:rsidRPr="00865FF6" w:rsidRDefault="008E537A" w:rsidP="00865FF6">
                            <w:pPr>
                              <w:spacing w:line="0" w:lineRule="atLeast"/>
                              <w:ind w:firstLineChars="0" w:firstLine="0"/>
                              <w:jc w:val="center"/>
                              <w:rPr>
                                <w:rFonts w:ascii="Times New Roman" w:hAnsi="Times New Roman" w:cs="Times New Roman"/>
                                <w:sz w:val="18"/>
                                <w:szCs w:val="18"/>
                              </w:rPr>
                            </w:pPr>
                            <w:r w:rsidRPr="00865FF6">
                              <w:rPr>
                                <w:rFonts w:ascii="Times New Roman" w:hAnsi="Times New Roman" w:cs="Times New Roman"/>
                                <w:sz w:val="18"/>
                                <w:szCs w:val="18"/>
                              </w:rPr>
                              <w:t>20</w:t>
                            </w:r>
                          </w:p>
                        </w:txbxContent>
                      </v:textbox>
                    </v:oval>
                  </v:group>
                  <v:shape id="Freeform 9438" o:spid="_x0000_s3660" style="position:absolute;left:6495;top:1944;width:0;height:1442;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" path="m,l11,261e" filled="f">
                    <v:path arrowok="t" o:connecttype="custom" o:connectlocs="0,0;1,144145" o:connectangles="0,0"/>
                  </v:shape>
                </v:group>
              </v:group>
            </w:pict>
          </mc:Fallback>
        </mc:AlternateContent>
      </w: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5711CD" w:rsidRDefault="005711CD">
      <w:pPr>
        <w:widowControl/>
        <w:ind w:firstLineChars="0" w:firstLine="0"/>
        <w:jc w:val="left"/>
        <w:rPr>
          <w:rFonts w:ascii="Times New Roman" w:eastAsia="宋体" w:hAnsi="Times New Roman" w:cs="Times New Roman"/>
          <w:color w:val="000000" w:themeColor="text1"/>
        </w:rPr>
      </w:pPr>
      <w:r>
        <w:rPr>
          <w:rFonts w:ascii="Times New Roman" w:eastAsia="宋体" w:hAnsi="Times New Roman" w:cs="Times New Roman"/>
          <w:color w:val="000000" w:themeColor="text1"/>
        </w:rPr>
        <w:br w:type="page"/>
      </w: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9863CE"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34400" behindDoc="0" locked="0" layoutInCell="1" allowOverlap="1" wp14:anchorId="34C34626" wp14:editId="4266F4A0">
                <wp:simplePos x="0" y="0"/>
                <wp:positionH relativeFrom="column">
                  <wp:posOffset>51675</wp:posOffset>
                </wp:positionH>
                <wp:positionV relativeFrom="paragraph">
                  <wp:posOffset>1589</wp:posOffset>
                </wp:positionV>
                <wp:extent cx="2671445" cy="1169670"/>
                <wp:effectExtent l="0" t="0" r="14605" b="11430"/>
                <wp:wrapNone/>
                <wp:docPr id="12252" name="组合 12252"/>
                <wp:cNvGraphicFramePr/>
                <a:graphic xmlns:a="http://schemas.openxmlformats.org/drawingml/2006/main">
                  <a:graphicData uri="http://schemas.microsoft.com/office/word/2010/wordprocessingGroup">
                    <wpg:wgp>
                      <wpg:cNvGrpSpPr/>
                      <wpg:grpSpPr>
                        <a:xfrm>
                          <a:off x="0" y="0"/>
                          <a:ext cx="2671445" cy="1169670"/>
                          <a:chOff x="0" y="0"/>
                          <a:chExt cx="2672019" cy="1169670"/>
                        </a:xfrm>
                      </wpg:grpSpPr>
                      <wpg:grpSp>
                        <wpg:cNvPr id="12253" name="Group 9422"/>
                        <wpg:cNvGrpSpPr>
                          <a:grpSpLocks/>
                        </wpg:cNvGrpSpPr>
                        <wpg:grpSpPr bwMode="auto">
                          <a:xfrm>
                            <a:off x="0" y="0"/>
                            <a:ext cx="2438400" cy="1169670"/>
                            <a:chOff x="4059" y="12799"/>
                            <a:chExt cx="3278" cy="1842"/>
                          </a:xfrm>
                        </wpg:grpSpPr>
                        <wpg:grpSp>
                          <wpg:cNvPr id="12254" name="Group 9423"/>
                          <wpg:cNvGrpSpPr>
                            <a:grpSpLocks/>
                          </wpg:cNvGrpSpPr>
                          <wpg:grpSpPr bwMode="auto">
                            <a:xfrm>
                              <a:off x="4059" y="12799"/>
                              <a:ext cx="2993" cy="1337"/>
                              <a:chOff x="3370" y="8166"/>
                              <a:chExt cx="2993" cy="1337"/>
                            </a:xfrm>
                          </wpg:grpSpPr>
                          <wps:wsp>
                            <wps:cNvPr id="12255" name="Oval 9424"/>
                            <wps:cNvSpPr>
                              <a:spLocks noChangeArrowheads="1"/>
                            </wps:cNvSpPr>
                            <wps:spPr bwMode="auto">
                              <a:xfrm>
                                <a:off x="4544" y="9207"/>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w:t>
                                  </w:r>
                                </w:p>
                              </w:txbxContent>
                            </wps:txbx>
                            <wps:bodyPr rot="0" vert="horz" wrap="square" lIns="0" tIns="0" rIns="0" bIns="0" anchor="t" anchorCtr="0" upright="1">
                              <a:noAutofit/>
                            </wps:bodyPr>
                          </wps:wsp>
                          <wps:wsp>
                            <wps:cNvPr id="12256" name="Oval 9425"/>
                            <wps:cNvSpPr>
                              <a:spLocks noChangeArrowheads="1"/>
                            </wps:cNvSpPr>
                            <wps:spPr bwMode="auto">
                              <a:xfrm>
                                <a:off x="3370" y="9205"/>
                                <a:ext cx="554" cy="29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wps:txbx>
                            <wps:bodyPr rot="0" vert="horz" wrap="square" lIns="0" tIns="0" rIns="0" bIns="0" anchor="t" anchorCtr="0" upright="1">
                              <a:noAutofit/>
                            </wps:bodyPr>
                          </wps:wsp>
                          <wps:wsp>
                            <wps:cNvPr id="12257" name="Oval 9426"/>
                            <wps:cNvSpPr>
                              <a:spLocks noChangeArrowheads="1"/>
                            </wps:cNvSpPr>
                            <wps:spPr bwMode="auto">
                              <a:xfrm>
                                <a:off x="3966" y="8675"/>
                                <a:ext cx="554" cy="2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wps:txbx>
                            <wps:bodyPr rot="0" vert="horz" wrap="square" lIns="0" tIns="0" rIns="0" bIns="0" anchor="t" anchorCtr="0" upright="1">
                              <a:noAutofit/>
                            </wps:bodyPr>
                          </wps:wsp>
                          <wps:wsp>
                            <wps:cNvPr id="12258" name="Freeform 9427"/>
                            <wps:cNvSpPr>
                              <a:spLocks/>
                            </wps:cNvSpPr>
                            <wps:spPr bwMode="auto">
                              <a:xfrm>
                                <a:off x="3768" y="8955"/>
                                <a:ext cx="316" cy="252"/>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259" name="Freeform 9428"/>
                            <wps:cNvSpPr>
                              <a:spLocks/>
                            </wps:cNvSpPr>
                            <wps:spPr bwMode="auto">
                              <a:xfrm>
                                <a:off x="4433" y="8938"/>
                                <a:ext cx="327" cy="258"/>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260" name="Oval 9429"/>
                            <wps:cNvSpPr>
                              <a:spLocks noChangeArrowheads="1"/>
                            </wps:cNvSpPr>
                            <wps:spPr bwMode="auto">
                              <a:xfrm>
                                <a:off x="5810" y="8679"/>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w:t>
                                  </w:r>
                                </w:p>
                              </w:txbxContent>
                            </wps:txbx>
                            <wps:bodyPr rot="0" vert="horz" wrap="square" lIns="0" tIns="0" rIns="0" bIns="0" anchor="t" anchorCtr="0" upright="1">
                              <a:noAutofit/>
                            </wps:bodyPr>
                          </wps:wsp>
                          <wps:wsp>
                            <wps:cNvPr id="12261" name="Freeform 9432"/>
                            <wps:cNvSpPr>
                              <a:spLocks/>
                            </wps:cNvSpPr>
                            <wps:spPr bwMode="auto">
                              <a:xfrm>
                                <a:off x="5364" y="8417"/>
                                <a:ext cx="569" cy="274"/>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262" name="Oval 9435"/>
                            <wps:cNvSpPr>
                              <a:spLocks noChangeArrowheads="1"/>
                            </wps:cNvSpPr>
                            <wps:spPr bwMode="auto">
                              <a:xfrm>
                                <a:off x="4876" y="8166"/>
                                <a:ext cx="554"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wps:txbx>
                            <wps:bodyPr rot="0" vert="horz" wrap="square" lIns="0" tIns="0" rIns="0" bIns="0" anchor="t" anchorCtr="0" upright="1">
                              <a:noAutofit/>
                            </wps:bodyPr>
                          </wps:wsp>
                          <wps:wsp>
                            <wps:cNvPr id="12263" name="Freeform 9436"/>
                            <wps:cNvSpPr>
                              <a:spLocks/>
                            </wps:cNvSpPr>
                            <wps:spPr bwMode="auto">
                              <a:xfrm>
                                <a:off x="4455" y="8417"/>
                                <a:ext cx="509" cy="304"/>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2264" name="Text Box 9439"/>
                          <wps:cNvSpPr txBox="1">
                            <a:spLocks noChangeArrowheads="1"/>
                          </wps:cNvSpPr>
                          <wps:spPr bwMode="auto">
                            <a:xfrm>
                              <a:off x="4457" y="14355"/>
                              <a:ext cx="28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3</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g:grpSp>
                      <wpg:grpSp>
                        <wpg:cNvPr id="12265" name="组合 12265"/>
                        <wpg:cNvGrpSpPr/>
                        <wpg:grpSpPr>
                          <a:xfrm>
                            <a:off x="1388150" y="490300"/>
                            <a:ext cx="1283869" cy="358870"/>
                            <a:chOff x="0" y="0"/>
                            <a:chExt cx="1283869" cy="358870"/>
                          </a:xfrm>
                        </wpg:grpSpPr>
                        <wps:wsp>
                          <wps:cNvPr id="12266" name="Oval 9424"/>
                          <wps:cNvSpPr>
                            <a:spLocks noChangeArrowheads="1"/>
                          </wps:cNvSpPr>
                          <wps:spPr bwMode="auto">
                            <a:xfrm>
                              <a:off x="873024" y="169640"/>
                              <a:ext cx="410845"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50 60</w:t>
                                </w:r>
                              </w:p>
                            </w:txbxContent>
                          </wps:txbx>
                          <wps:bodyPr rot="0" vert="horz" wrap="square" lIns="0" tIns="0" rIns="0" bIns="0" anchor="t" anchorCtr="0" upright="1">
                            <a:noAutofit/>
                          </wps:bodyPr>
                        </wps:wsp>
                        <wps:wsp>
                          <wps:cNvPr id="12267" name="Oval 9425"/>
                          <wps:cNvSpPr>
                            <a:spLocks noChangeArrowheads="1"/>
                          </wps:cNvSpPr>
                          <wps:spPr bwMode="auto">
                            <a:xfrm>
                              <a:off x="0" y="169640"/>
                              <a:ext cx="411480"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wps:txbx>
                          <wps:bodyPr rot="0" vert="horz" wrap="square" lIns="0" tIns="0" rIns="0" bIns="0" anchor="t" anchorCtr="0" upright="1">
                            <a:noAutofit/>
                          </wps:bodyPr>
                        </wps:wsp>
                        <wps:wsp>
                          <wps:cNvPr id="12268" name="Freeform 9427"/>
                          <wps:cNvSpPr>
                            <a:spLocks/>
                          </wps:cNvSpPr>
                          <wps:spPr bwMode="auto">
                            <a:xfrm>
                              <a:off x="295835" y="10344"/>
                              <a:ext cx="234950"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3281" name="Freeform 9428"/>
                          <wps:cNvSpPr>
                            <a:spLocks/>
                          </wps:cNvSpPr>
                          <wps:spPr bwMode="auto">
                            <a:xfrm>
                              <a:off x="790273" y="0"/>
                              <a:ext cx="243205"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34C34626" id="组合 12252" o:spid="_x0000_s3661" style="position:absolute;left:0;text-align:left;margin-left:4.05pt;margin-top:.15pt;width:210.35pt;height:92.1pt;z-index:252134400" coordsize="26720,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">
                <v:group id="Group 9422" o:spid="_x0000_s3662" style="position:absolute;width:24384;height:11696" coordorigin="4059,12799" coordsize="3278,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">
                  <v:group id="Group 9423" o:spid="_x0000_s3663" style="position:absolute;left:4059;top:12799;width:2993;height:1337" coordorigin="3370,8166" coordsize="299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">
                    <v:oval id="Oval 9424" o:spid="_x0000_s3664" style="position:absolute;left:4544;top:9207;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w:t>
                            </w:r>
                          </w:p>
                        </w:txbxContent>
                      </v:textbox>
                    </v:oval>
                    <v:oval id="Oval 9425" o:spid="_x0000_s3665" style="position:absolute;left:3370;top:9205;width:5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v:textbox>
                    </v:oval>
                    <v:oval id="Oval 9426" o:spid="_x0000_s3666" style="position:absolute;left:3966;top:8675;width:55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v:textbox>
                    </v:oval>
                    <v:shape id="Freeform 9427" o:spid="_x0000_s3667" style="position:absolute;left:3768;top:8955;width:316;height:252;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" path="m380,l,460e" filled="f">
                      <v:path arrowok="t" o:connecttype="custom" o:connectlocs="316,0;0,252" o:connectangles="0,0"/>
                    </v:shape>
                    <v:shape id="Freeform 9428" o:spid="_x0000_s3668" style="position:absolute;left:4433;top:8938;width:327;height:25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" path="m,l390,470e" filled="f">
                      <v:path arrowok="t" o:connecttype="custom" o:connectlocs="0,0;327,258" o:connectangles="0,0"/>
                    </v:shape>
                    <v:oval id="Oval 9429" o:spid="_x0000_s3669" style="position:absolute;left:5810;top:8679;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w:t>
                            </w:r>
                          </w:p>
                        </w:txbxContent>
                      </v:textbox>
                    </v:oval>
                    <v:shape id="Freeform 9432" o:spid="_x0000_s3670" style="position:absolute;left:5364;top:8417;width:569;height:274;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" path="m,l390,470e" filled="f">
                      <v:path arrowok="t" o:connecttype="custom" o:connectlocs="0,0;569,274" o:connectangles="0,0"/>
                    </v:shape>
                    <v:oval id="Oval 9435" o:spid="_x0000_s3671" style="position:absolute;left:4876;top:8166;width:55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v:textbox>
                    </v:oval>
                    <v:shape id="Freeform 9436" o:spid="_x0000_s3672" style="position:absolute;left:4455;top:8417;width:509;height:304;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" path="m380,l,460e" filled="f">
                      <v:path arrowok="t" o:connecttype="custom" o:connectlocs="509,0;0,304" o:connectangles="0,0"/>
                    </v:shape>
                  </v:group>
                  <v:shape id="Text Box 9439" o:spid="_x0000_s3673" type="#_x0000_t202" style="position:absolute;left:4457;top:14355;width:288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" filled="f" stroked="f">
                    <v:textbox inset="0,0,0,0">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3</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v:textbox>
                  </v:shape>
                </v:group>
                <v:group id="组合 12265" o:spid="_x0000_s3674" style="position:absolute;left:13881;top:4903;width:12839;height:3588" coordsize="12838,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">
                  <v:oval id="Oval 9424" o:spid="_x0000_s3675" style="position:absolute;left:8730;top:1696;width:410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50 60</w:t>
                          </w:r>
                        </w:p>
                      </w:txbxContent>
                    </v:textbox>
                  </v:oval>
                  <v:oval id="Oval 9425" o:spid="_x0000_s3676" style="position:absolute;top:1696;width:411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v:textbox>
                  </v:oval>
                  <v:shape id="Freeform 9427" o:spid="_x0000_s3677" style="position:absolute;left:2958;top:103;width:2349;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" path="m380,l,460e" filled="f">
                    <v:path arrowok="t" o:connecttype="custom" o:connectlocs="234950,0;0,160020" o:connectangles="0,0"/>
                  </v:shape>
                  <v:shape id="Freeform 9428" o:spid="_x0000_s3678" style="position:absolute;left:7902;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" path="m,l390,470e" filled="f">
                    <v:path arrowok="t" o:connecttype="custom" o:connectlocs="0,0;243205,163830" o:connectangles="0,0"/>
                  </v:shape>
                </v:group>
              </v:group>
            </w:pict>
          </mc:Fallback>
        </mc:AlternateContent>
      </w: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9863CE"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35424" behindDoc="0" locked="0" layoutInCell="1" allowOverlap="1" wp14:anchorId="1DAAA9C1" wp14:editId="373F063E">
                <wp:simplePos x="0" y="0"/>
                <wp:positionH relativeFrom="margin">
                  <wp:posOffset>2450001</wp:posOffset>
                </wp:positionH>
                <wp:positionV relativeFrom="paragraph">
                  <wp:posOffset>119193</wp:posOffset>
                </wp:positionV>
                <wp:extent cx="2671445" cy="1169670"/>
                <wp:effectExtent l="0" t="0" r="14605" b="11430"/>
                <wp:wrapNone/>
                <wp:docPr id="3282" name="组合 3282"/>
                <wp:cNvGraphicFramePr/>
                <a:graphic xmlns:a="http://schemas.openxmlformats.org/drawingml/2006/main">
                  <a:graphicData uri="http://schemas.microsoft.com/office/word/2010/wordprocessingGroup">
                    <wpg:wgp>
                      <wpg:cNvGrpSpPr/>
                      <wpg:grpSpPr>
                        <a:xfrm>
                          <a:off x="0" y="0"/>
                          <a:ext cx="2671445" cy="1169670"/>
                          <a:chOff x="0" y="0"/>
                          <a:chExt cx="2672019" cy="1169670"/>
                        </a:xfrm>
                      </wpg:grpSpPr>
                      <wpg:grpSp>
                        <wpg:cNvPr id="3283" name="Group 9422"/>
                        <wpg:cNvGrpSpPr>
                          <a:grpSpLocks/>
                        </wpg:cNvGrpSpPr>
                        <wpg:grpSpPr bwMode="auto">
                          <a:xfrm>
                            <a:off x="0" y="0"/>
                            <a:ext cx="2438400" cy="1169670"/>
                            <a:chOff x="4059" y="12799"/>
                            <a:chExt cx="3278" cy="1842"/>
                          </a:xfrm>
                        </wpg:grpSpPr>
                        <wpg:grpSp>
                          <wpg:cNvPr id="3316" name="Group 9423"/>
                          <wpg:cNvGrpSpPr>
                            <a:grpSpLocks/>
                          </wpg:cNvGrpSpPr>
                          <wpg:grpSpPr bwMode="auto">
                            <a:xfrm>
                              <a:off x="4059" y="12799"/>
                              <a:ext cx="2993" cy="1337"/>
                              <a:chOff x="3370" y="8166"/>
                              <a:chExt cx="2993" cy="1337"/>
                            </a:xfrm>
                          </wpg:grpSpPr>
                          <wps:wsp>
                            <wps:cNvPr id="3317" name="Oval 9424"/>
                            <wps:cNvSpPr>
                              <a:spLocks noChangeArrowheads="1"/>
                            </wps:cNvSpPr>
                            <wps:spPr bwMode="auto">
                              <a:xfrm>
                                <a:off x="4544" y="9207"/>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16 17</w:t>
                                  </w:r>
                                </w:p>
                              </w:txbxContent>
                            </wps:txbx>
                            <wps:bodyPr rot="0" vert="horz" wrap="square" lIns="0" tIns="0" rIns="0" bIns="0" anchor="t" anchorCtr="0" upright="1">
                              <a:noAutofit/>
                            </wps:bodyPr>
                          </wps:wsp>
                          <wps:wsp>
                            <wps:cNvPr id="3320" name="Oval 9425"/>
                            <wps:cNvSpPr>
                              <a:spLocks noChangeArrowheads="1"/>
                            </wps:cNvSpPr>
                            <wps:spPr bwMode="auto">
                              <a:xfrm>
                                <a:off x="3370" y="9205"/>
                                <a:ext cx="554" cy="29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wps:txbx>
                            <wps:bodyPr rot="0" vert="horz" wrap="square" lIns="0" tIns="0" rIns="0" bIns="0" anchor="t" anchorCtr="0" upright="1">
                              <a:noAutofit/>
                            </wps:bodyPr>
                          </wps:wsp>
                          <wps:wsp>
                            <wps:cNvPr id="3321" name="Oval 9426"/>
                            <wps:cNvSpPr>
                              <a:spLocks noChangeArrowheads="1"/>
                            </wps:cNvSpPr>
                            <wps:spPr bwMode="auto">
                              <a:xfrm>
                                <a:off x="3966" y="8675"/>
                                <a:ext cx="554" cy="2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wps:txbx>
                            <wps:bodyPr rot="0" vert="horz" wrap="square" lIns="0" tIns="0" rIns="0" bIns="0" anchor="t" anchorCtr="0" upright="1">
                              <a:noAutofit/>
                            </wps:bodyPr>
                          </wps:wsp>
                          <wps:wsp>
                            <wps:cNvPr id="3324" name="Freeform 9427"/>
                            <wps:cNvSpPr>
                              <a:spLocks/>
                            </wps:cNvSpPr>
                            <wps:spPr bwMode="auto">
                              <a:xfrm>
                                <a:off x="3768" y="8955"/>
                                <a:ext cx="316" cy="252"/>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3326" name="Freeform 9428"/>
                            <wps:cNvSpPr>
                              <a:spLocks/>
                            </wps:cNvSpPr>
                            <wps:spPr bwMode="auto">
                              <a:xfrm>
                                <a:off x="4433" y="8938"/>
                                <a:ext cx="327" cy="258"/>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3327" name="Oval 9429"/>
                            <wps:cNvSpPr>
                              <a:spLocks noChangeArrowheads="1"/>
                            </wps:cNvSpPr>
                            <wps:spPr bwMode="auto">
                              <a:xfrm>
                                <a:off x="5810" y="8679"/>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w:t>
                                  </w:r>
                                </w:p>
                              </w:txbxContent>
                            </wps:txbx>
                            <wps:bodyPr rot="0" vert="horz" wrap="square" lIns="0" tIns="0" rIns="0" bIns="0" anchor="t" anchorCtr="0" upright="1">
                              <a:noAutofit/>
                            </wps:bodyPr>
                          </wps:wsp>
                          <wps:wsp>
                            <wps:cNvPr id="12401" name="Freeform 9432"/>
                            <wps:cNvSpPr>
                              <a:spLocks/>
                            </wps:cNvSpPr>
                            <wps:spPr bwMode="auto">
                              <a:xfrm>
                                <a:off x="5364" y="8417"/>
                                <a:ext cx="569" cy="274"/>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402" name="Oval 9435"/>
                            <wps:cNvSpPr>
                              <a:spLocks noChangeArrowheads="1"/>
                            </wps:cNvSpPr>
                            <wps:spPr bwMode="auto">
                              <a:xfrm>
                                <a:off x="4876" y="8166"/>
                                <a:ext cx="554"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wps:txbx>
                            <wps:bodyPr rot="0" vert="horz" wrap="square" lIns="0" tIns="0" rIns="0" bIns="0" anchor="t" anchorCtr="0" upright="1">
                              <a:noAutofit/>
                            </wps:bodyPr>
                          </wps:wsp>
                          <wps:wsp>
                            <wps:cNvPr id="12403" name="Freeform 9436"/>
                            <wps:cNvSpPr>
                              <a:spLocks/>
                            </wps:cNvSpPr>
                            <wps:spPr bwMode="auto">
                              <a:xfrm>
                                <a:off x="4455" y="8417"/>
                                <a:ext cx="509" cy="304"/>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2404" name="Text Box 9439"/>
                          <wps:cNvSpPr txBox="1">
                            <a:spLocks noChangeArrowheads="1"/>
                          </wps:cNvSpPr>
                          <wps:spPr bwMode="auto">
                            <a:xfrm>
                              <a:off x="4457" y="14355"/>
                              <a:ext cx="28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17</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g:grpSp>
                      <wpg:grpSp>
                        <wpg:cNvPr id="12421" name="组合 12421"/>
                        <wpg:cNvGrpSpPr/>
                        <wpg:grpSpPr>
                          <a:xfrm>
                            <a:off x="1388150" y="490300"/>
                            <a:ext cx="1283869" cy="358870"/>
                            <a:chOff x="0" y="0"/>
                            <a:chExt cx="1283869" cy="358870"/>
                          </a:xfrm>
                        </wpg:grpSpPr>
                        <wps:wsp>
                          <wps:cNvPr id="12422" name="Oval 9424"/>
                          <wps:cNvSpPr>
                            <a:spLocks noChangeArrowheads="1"/>
                          </wps:cNvSpPr>
                          <wps:spPr bwMode="auto">
                            <a:xfrm>
                              <a:off x="873024" y="169640"/>
                              <a:ext cx="410845"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50 60</w:t>
                                </w:r>
                              </w:p>
                            </w:txbxContent>
                          </wps:txbx>
                          <wps:bodyPr rot="0" vert="horz" wrap="square" lIns="0" tIns="0" rIns="0" bIns="0" anchor="t" anchorCtr="0" upright="1">
                            <a:noAutofit/>
                          </wps:bodyPr>
                        </wps:wsp>
                        <wps:wsp>
                          <wps:cNvPr id="12425" name="Oval 9425"/>
                          <wps:cNvSpPr>
                            <a:spLocks noChangeArrowheads="1"/>
                          </wps:cNvSpPr>
                          <wps:spPr bwMode="auto">
                            <a:xfrm>
                              <a:off x="0" y="169640"/>
                              <a:ext cx="411480"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wps:txbx>
                          <wps:bodyPr rot="0" vert="horz" wrap="square" lIns="0" tIns="0" rIns="0" bIns="0" anchor="t" anchorCtr="0" upright="1">
                            <a:noAutofit/>
                          </wps:bodyPr>
                        </wps:wsp>
                        <wps:wsp>
                          <wps:cNvPr id="12426" name="Freeform 9427"/>
                          <wps:cNvSpPr>
                            <a:spLocks/>
                          </wps:cNvSpPr>
                          <wps:spPr bwMode="auto">
                            <a:xfrm>
                              <a:off x="295835" y="10344"/>
                              <a:ext cx="234950"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431" name="Freeform 9428"/>
                          <wps:cNvSpPr>
                            <a:spLocks/>
                          </wps:cNvSpPr>
                          <wps:spPr bwMode="auto">
                            <a:xfrm>
                              <a:off x="790273" y="0"/>
                              <a:ext cx="243205"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1DAAA9C1" id="组合 3282" o:spid="_x0000_s3679" style="position:absolute;left:0;text-align:left;margin-left:192.9pt;margin-top:9.4pt;width:210.35pt;height:92.1pt;z-index:252135424;mso-position-horizontal-relative:margin" coordsize="26720,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">
                <v:group id="Group 9422" o:spid="_x0000_s3680" style="position:absolute;width:24384;height:11696" coordorigin="4059,12799" coordsize="3278,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">
                  <v:group id="Group 9423" o:spid="_x0000_s3681" style="position:absolute;left:4059;top:12799;width:2993;height:1337" coordorigin="3370,8166" coordsize="299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">
                    <v:oval id="Oval 9424" o:spid="_x0000_s3682" style="position:absolute;left:4544;top:9207;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16 17</w:t>
                            </w:r>
                          </w:p>
                        </w:txbxContent>
                      </v:textbox>
                    </v:oval>
                    <v:oval id="Oval 9425" o:spid="_x0000_s3683" style="position:absolute;left:3370;top:9205;width:5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v:textbox>
                    </v:oval>
                    <v:oval id="Oval 9426" o:spid="_x0000_s3684" style="position:absolute;left:3966;top:8675;width:55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v:textbox>
                    </v:oval>
                    <v:shape id="Freeform 9427" o:spid="_x0000_s3685" style="position:absolute;left:3768;top:8955;width:316;height:252;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" path="m380,l,460e" filled="f">
                      <v:path arrowok="t" o:connecttype="custom" o:connectlocs="316,0;0,252" o:connectangles="0,0"/>
                    </v:shape>
                    <v:shape id="Freeform 9428" o:spid="_x0000_s3686" style="position:absolute;left:4433;top:8938;width:327;height:25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" path="m,l390,470e" filled="f">
                      <v:path arrowok="t" o:connecttype="custom" o:connectlocs="0,0;327,258" o:connectangles="0,0"/>
                    </v:shape>
                    <v:oval id="Oval 9429" o:spid="_x0000_s3687" style="position:absolute;left:5810;top:8679;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w:t>
                            </w:r>
                          </w:p>
                        </w:txbxContent>
                      </v:textbox>
                    </v:oval>
                    <v:shape id="Freeform 9432" o:spid="_x0000_s3688" style="position:absolute;left:5364;top:8417;width:569;height:274;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" path="m,l390,470e" filled="f">
                      <v:path arrowok="t" o:connecttype="custom" o:connectlocs="0,0;569,274" o:connectangles="0,0"/>
                    </v:shape>
                    <v:oval id="Oval 9435" o:spid="_x0000_s3689" style="position:absolute;left:4876;top:8166;width:55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v:textbox>
                    </v:oval>
                    <v:shape id="Freeform 9436" o:spid="_x0000_s3690" style="position:absolute;left:4455;top:8417;width:509;height:304;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" path="m380,l,460e" filled="f">
                      <v:path arrowok="t" o:connecttype="custom" o:connectlocs="509,0;0,304" o:connectangles="0,0"/>
                    </v:shape>
                  </v:group>
                  <v:shape id="Text Box 9439" o:spid="_x0000_s3691" type="#_x0000_t202" style="position:absolute;left:4457;top:14355;width:288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" filled="f" stroked="f">
                    <v:textbox inset="0,0,0,0">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17</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v:textbox>
                  </v:shape>
                </v:group>
                <v:group id="组合 12421" o:spid="_x0000_s3692" style="position:absolute;left:13881;top:4903;width:12839;height:3588" coordsize="12838,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">
                  <v:oval id="Oval 9424" o:spid="_x0000_s3693" style="position:absolute;left:8730;top:1696;width:410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50 60</w:t>
                          </w:r>
                        </w:p>
                      </w:txbxContent>
                    </v:textbox>
                  </v:oval>
                  <v:oval id="Oval 9425" o:spid="_x0000_s3694" style="position:absolute;top:1696;width:411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v:textbox>
                  </v:oval>
                  <v:shape id="Freeform 9427" o:spid="_x0000_s3695" style="position:absolute;left:2958;top:103;width:2349;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" path="m380,l,460e" filled="f">
                    <v:path arrowok="t" o:connecttype="custom" o:connectlocs="234950,0;0,160020" o:connectangles="0,0"/>
                  </v:shape>
                  <v:shape id="Freeform 9428" o:spid="_x0000_s3696" style="position:absolute;left:7902;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" path="m,l390,470e" filled="f">
                    <v:path arrowok="t" o:connecttype="custom" o:connectlocs="0,0;243205,163830" o:connectangles="0,0"/>
                  </v:shape>
                </v:group>
                <w10:wrap anchorx="margin"/>
              </v:group>
            </w:pict>
          </mc:Fallback>
        </mc:AlternateContent>
      </w: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9863CE"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noProof/>
          <w:color w:val="000000" w:themeColor="text1"/>
        </w:rPr>
        <mc:AlternateContent>
          <mc:Choice Requires="wpg">
            <w:drawing>
              <wp:anchor distT="0" distB="0" distL="114300" distR="114300" simplePos="0" relativeHeight="252136448" behindDoc="0" locked="0" layoutInCell="1" allowOverlap="1" wp14:anchorId="19DB3454" wp14:editId="09732B73">
                <wp:simplePos x="0" y="0"/>
                <wp:positionH relativeFrom="column">
                  <wp:posOffset>135451</wp:posOffset>
                </wp:positionH>
                <wp:positionV relativeFrom="paragraph">
                  <wp:posOffset>38501</wp:posOffset>
                </wp:positionV>
                <wp:extent cx="2671445" cy="1169670"/>
                <wp:effectExtent l="0" t="0" r="14605" b="11430"/>
                <wp:wrapNone/>
                <wp:docPr id="12438" name="组合 12438"/>
                <wp:cNvGraphicFramePr/>
                <a:graphic xmlns:a="http://schemas.openxmlformats.org/drawingml/2006/main">
                  <a:graphicData uri="http://schemas.microsoft.com/office/word/2010/wordprocessingGroup">
                    <wpg:wgp>
                      <wpg:cNvGrpSpPr/>
                      <wpg:grpSpPr>
                        <a:xfrm>
                          <a:off x="0" y="0"/>
                          <a:ext cx="2671445" cy="1169670"/>
                          <a:chOff x="0" y="0"/>
                          <a:chExt cx="2672019" cy="1169670"/>
                        </a:xfrm>
                      </wpg:grpSpPr>
                      <wpg:grpSp>
                        <wpg:cNvPr id="12439" name="组合 12439"/>
                        <wpg:cNvGrpSpPr/>
                        <wpg:grpSpPr>
                          <a:xfrm>
                            <a:off x="0" y="0"/>
                            <a:ext cx="2672019" cy="1169670"/>
                            <a:chOff x="0" y="0"/>
                            <a:chExt cx="2672019" cy="1169670"/>
                          </a:xfrm>
                        </wpg:grpSpPr>
                        <wpg:grpSp>
                          <wpg:cNvPr id="12440" name="Group 9422"/>
                          <wpg:cNvGrpSpPr>
                            <a:grpSpLocks/>
                          </wpg:cNvGrpSpPr>
                          <wpg:grpSpPr bwMode="auto">
                            <a:xfrm>
                              <a:off x="0" y="0"/>
                              <a:ext cx="2438400" cy="1169670"/>
                              <a:chOff x="4059" y="12799"/>
                              <a:chExt cx="3278" cy="1842"/>
                            </a:xfrm>
                          </wpg:grpSpPr>
                          <wpg:grpSp>
                            <wpg:cNvPr id="12467" name="Group 9423"/>
                            <wpg:cNvGrpSpPr>
                              <a:grpSpLocks/>
                            </wpg:cNvGrpSpPr>
                            <wpg:grpSpPr bwMode="auto">
                              <a:xfrm>
                                <a:off x="4059" y="12799"/>
                                <a:ext cx="2993" cy="1337"/>
                                <a:chOff x="3370" y="8166"/>
                                <a:chExt cx="2993" cy="1337"/>
                              </a:xfrm>
                            </wpg:grpSpPr>
                            <wps:wsp>
                              <wps:cNvPr id="12511" name="Oval 9424"/>
                              <wps:cNvSpPr>
                                <a:spLocks noChangeArrowheads="1"/>
                              </wps:cNvSpPr>
                              <wps:spPr bwMode="auto">
                                <a:xfrm>
                                  <a:off x="4544" y="9207"/>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16 17</w:t>
                                    </w:r>
                                  </w:p>
                                </w:txbxContent>
                              </wps:txbx>
                              <wps:bodyPr rot="0" vert="horz" wrap="square" lIns="0" tIns="0" rIns="0" bIns="0" anchor="t" anchorCtr="0" upright="1">
                                <a:noAutofit/>
                              </wps:bodyPr>
                            </wps:wsp>
                            <wps:wsp>
                              <wps:cNvPr id="12513" name="Oval 9425"/>
                              <wps:cNvSpPr>
                                <a:spLocks noChangeArrowheads="1"/>
                              </wps:cNvSpPr>
                              <wps:spPr bwMode="auto">
                                <a:xfrm>
                                  <a:off x="3370" y="9205"/>
                                  <a:ext cx="554" cy="29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wps:txbx>
                              <wps:bodyPr rot="0" vert="horz" wrap="square" lIns="0" tIns="0" rIns="0" bIns="0" anchor="t" anchorCtr="0" upright="1">
                                <a:noAutofit/>
                              </wps:bodyPr>
                            </wps:wsp>
                            <wps:wsp>
                              <wps:cNvPr id="12514" name="Oval 9426"/>
                              <wps:cNvSpPr>
                                <a:spLocks noChangeArrowheads="1"/>
                              </wps:cNvSpPr>
                              <wps:spPr bwMode="auto">
                                <a:xfrm>
                                  <a:off x="3966" y="8675"/>
                                  <a:ext cx="554" cy="2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wps:txbx>
                              <wps:bodyPr rot="0" vert="horz" wrap="square" lIns="0" tIns="0" rIns="0" bIns="0" anchor="t" anchorCtr="0" upright="1">
                                <a:noAutofit/>
                              </wps:bodyPr>
                            </wps:wsp>
                            <wps:wsp>
                              <wps:cNvPr id="12527" name="Freeform 9427"/>
                              <wps:cNvSpPr>
                                <a:spLocks/>
                              </wps:cNvSpPr>
                              <wps:spPr bwMode="auto">
                                <a:xfrm>
                                  <a:off x="3768" y="8955"/>
                                  <a:ext cx="316" cy="252"/>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528" name="Freeform 9428"/>
                              <wps:cNvSpPr>
                                <a:spLocks/>
                              </wps:cNvSpPr>
                              <wps:spPr bwMode="auto">
                                <a:xfrm>
                                  <a:off x="4433" y="8938"/>
                                  <a:ext cx="327" cy="258"/>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536" name="Oval 9429"/>
                              <wps:cNvSpPr>
                                <a:spLocks noChangeArrowheads="1"/>
                              </wps:cNvSpPr>
                              <wps:spPr bwMode="auto">
                                <a:xfrm>
                                  <a:off x="5810" y="8679"/>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35 50</w:t>
                                    </w:r>
                                  </w:p>
                                </w:txbxContent>
                              </wps:txbx>
                              <wps:bodyPr rot="0" vert="horz" wrap="square" lIns="0" tIns="0" rIns="0" bIns="0" anchor="t" anchorCtr="0" upright="1">
                                <a:noAutofit/>
                              </wps:bodyPr>
                            </wps:wsp>
                            <wps:wsp>
                              <wps:cNvPr id="12537" name="Freeform 9432"/>
                              <wps:cNvSpPr>
                                <a:spLocks/>
                              </wps:cNvSpPr>
                              <wps:spPr bwMode="auto">
                                <a:xfrm>
                                  <a:off x="5364" y="8417"/>
                                  <a:ext cx="569" cy="274"/>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556" name="Oval 9435"/>
                              <wps:cNvSpPr>
                                <a:spLocks noChangeArrowheads="1"/>
                              </wps:cNvSpPr>
                              <wps:spPr bwMode="auto">
                                <a:xfrm>
                                  <a:off x="4876" y="8166"/>
                                  <a:ext cx="554"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wps:txbx>
                              <wps:bodyPr rot="0" vert="horz" wrap="square" lIns="0" tIns="0" rIns="0" bIns="0" anchor="t" anchorCtr="0" upright="1">
                                <a:noAutofit/>
                              </wps:bodyPr>
                            </wps:wsp>
                            <wps:wsp>
                              <wps:cNvPr id="12558" name="Freeform 9436"/>
                              <wps:cNvSpPr>
                                <a:spLocks/>
                              </wps:cNvSpPr>
                              <wps:spPr bwMode="auto">
                                <a:xfrm>
                                  <a:off x="4455" y="8417"/>
                                  <a:ext cx="509" cy="304"/>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2559" name="Text Box 9439"/>
                            <wps:cNvSpPr txBox="1">
                              <a:spLocks noChangeArrowheads="1"/>
                            </wps:cNvSpPr>
                            <wps:spPr bwMode="auto">
                              <a:xfrm>
                                <a:off x="4457" y="14355"/>
                                <a:ext cx="28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45</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wps:txbx>
                            <wps:bodyPr rot="0" vert="horz" wrap="square" lIns="0" tIns="0" rIns="0" bIns="0" anchor="t" anchorCtr="0" upright="1">
                              <a:noAutofit/>
                            </wps:bodyPr>
                          </wps:wsp>
                        </wpg:grpSp>
                        <wpg:grpSp>
                          <wpg:cNvPr id="12561" name="组合 12561"/>
                          <wpg:cNvGrpSpPr/>
                          <wpg:grpSpPr>
                            <a:xfrm>
                              <a:off x="1388150" y="490300"/>
                              <a:ext cx="1283869" cy="358870"/>
                              <a:chOff x="0" y="0"/>
                              <a:chExt cx="1283869" cy="358870"/>
                            </a:xfrm>
                          </wpg:grpSpPr>
                          <wps:wsp>
                            <wps:cNvPr id="12562" name="Oval 9424"/>
                            <wps:cNvSpPr>
                              <a:spLocks noChangeArrowheads="1"/>
                            </wps:cNvSpPr>
                            <wps:spPr bwMode="auto">
                              <a:xfrm>
                                <a:off x="873024" y="169640"/>
                                <a:ext cx="410845"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60</w:t>
                                  </w:r>
                                </w:p>
                              </w:txbxContent>
                            </wps:txbx>
                            <wps:bodyPr rot="0" vert="horz" wrap="square" lIns="0" tIns="0" rIns="0" bIns="0" anchor="t" anchorCtr="0" upright="1">
                              <a:noAutofit/>
                            </wps:bodyPr>
                          </wps:wsp>
                          <wps:wsp>
                            <wps:cNvPr id="12563" name="Oval 9425"/>
                            <wps:cNvSpPr>
                              <a:spLocks noChangeArrowheads="1"/>
                            </wps:cNvSpPr>
                            <wps:spPr bwMode="auto">
                              <a:xfrm>
                                <a:off x="0" y="169640"/>
                                <a:ext cx="411480"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wps:txbx>
                            <wps:bodyPr rot="0" vert="horz" wrap="square" lIns="0" tIns="0" rIns="0" bIns="0" anchor="t" anchorCtr="0" upright="1">
                              <a:noAutofit/>
                            </wps:bodyPr>
                          </wps:wsp>
                          <wps:wsp>
                            <wps:cNvPr id="12565" name="Freeform 9427"/>
                            <wps:cNvSpPr>
                              <a:spLocks/>
                            </wps:cNvSpPr>
                            <wps:spPr bwMode="auto">
                              <a:xfrm>
                                <a:off x="295835" y="10344"/>
                                <a:ext cx="234950"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566" name="Freeform 9428"/>
                            <wps:cNvSpPr>
                              <a:spLocks/>
                            </wps:cNvSpPr>
                            <wps:spPr bwMode="auto">
                              <a:xfrm>
                                <a:off x="790273" y="0"/>
                                <a:ext cx="243205"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grpSp>
                      <wpg:grpSp>
                        <wpg:cNvPr id="12567" name="组合 12567"/>
                        <wpg:cNvGrpSpPr/>
                        <wpg:grpSpPr>
                          <a:xfrm>
                            <a:off x="1826731" y="519264"/>
                            <a:ext cx="410210" cy="325933"/>
                            <a:chOff x="0" y="0"/>
                            <a:chExt cx="410210" cy="325933"/>
                          </a:xfrm>
                        </wpg:grpSpPr>
                        <wps:wsp>
                          <wps:cNvPr id="12568" name="Oval 9437"/>
                          <wps:cNvSpPr>
                            <a:spLocks noChangeArrowheads="1"/>
                          </wps:cNvSpPr>
                          <wps:spPr bwMode="auto">
                            <a:xfrm>
                              <a:off x="0" y="138608"/>
                              <a:ext cx="410210" cy="1873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45</w:t>
                                </w:r>
                              </w:p>
                            </w:txbxContent>
                          </wps:txbx>
                          <wps:bodyPr rot="0" vert="horz" wrap="square" lIns="0" tIns="0" rIns="0" bIns="0" anchor="t" anchorCtr="0" upright="1">
                            <a:noAutofit/>
                          </wps:bodyPr>
                        </wps:wsp>
                        <wps:wsp>
                          <wps:cNvPr id="12569" name="Freeform 9438"/>
                          <wps:cNvSpPr>
                            <a:spLocks/>
                          </wps:cNvSpPr>
                          <wps:spPr bwMode="auto">
                            <a:xfrm>
                              <a:off x="213084" y="0"/>
                              <a:ext cx="0" cy="143510"/>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wgp>
                  </a:graphicData>
                </a:graphic>
              </wp:anchor>
            </w:drawing>
          </mc:Choice>
          <mc:Fallback>
            <w:pict>
              <v:group w14:anchorId="19DB3454" id="组合 12438" o:spid="_x0000_s3697" style="position:absolute;left:0;text-align:left;margin-left:10.65pt;margin-top:3.05pt;width:210.35pt;height:92.1pt;z-index:252136448" coordsize="26720,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">
                <v:group id="组合 12439" o:spid="_x0000_s3698" style="position:absolute;width:26720;height:11696" coordsize="2672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">
                  <v:group id="Group 9422" o:spid="_x0000_s3699" style="position:absolute;width:24384;height:11696" coordorigin="4059,12799" coordsize="3278,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">
                    <v:group id="Group 9423" o:spid="_x0000_s3700" style="position:absolute;left:4059;top:12799;width:2993;height:1337" coordorigin="3370,8166" coordsize="299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">
                      <v:oval id="Oval 9424" o:spid="_x0000_s3701" style="position:absolute;left:4544;top:9207;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16 17</w:t>
                              </w:r>
                            </w:p>
                          </w:txbxContent>
                        </v:textbox>
                      </v:oval>
                      <v:oval id="Oval 9425" o:spid="_x0000_s3702" style="position:absolute;left:3370;top:9205;width:5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w:t>
                              </w:r>
                            </w:p>
                          </w:txbxContent>
                        </v:textbox>
                      </v:oval>
                      <v:oval id="Oval 9426" o:spid="_x0000_s3703" style="position:absolute;left:3966;top:8675;width:55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5</w:t>
                              </w:r>
                            </w:p>
                          </w:txbxContent>
                        </v:textbox>
                      </v:oval>
                      <v:shape id="Freeform 9427" o:spid="_x0000_s3704" style="position:absolute;left:3768;top:8955;width:316;height:252;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" path="m380,l,460e" filled="f">
                        <v:path arrowok="t" o:connecttype="custom" o:connectlocs="316,0;0,252" o:connectangles="0,0"/>
                      </v:shape>
                      <v:shape id="Freeform 9428" o:spid="_x0000_s3705" style="position:absolute;left:4433;top:8938;width:327;height:25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" path="m,l390,470e" filled="f">
                        <v:path arrowok="t" o:connecttype="custom" o:connectlocs="0,0;327,258" o:connectangles="0,0"/>
                      </v:shape>
                      <v:oval id="Oval 9429" o:spid="_x0000_s3706" style="position:absolute;left:5810;top:8679;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35 50</w:t>
                              </w:r>
                            </w:p>
                          </w:txbxContent>
                        </v:textbox>
                      </v:oval>
                      <v:shape id="Freeform 9432" o:spid="_x0000_s3707" style="position:absolute;left:5364;top:8417;width:569;height:274;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" path="m,l390,470e" filled="f">
                        <v:path arrowok="t" o:connecttype="custom" o:connectlocs="0,0;569,274" o:connectangles="0,0"/>
                      </v:shape>
                      <v:oval id="Oval 9435" o:spid="_x0000_s3708" style="position:absolute;left:4876;top:8166;width:55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18</w:t>
                              </w:r>
                            </w:p>
                          </w:txbxContent>
                        </v:textbox>
                      </v:oval>
                      <v:shape id="Freeform 9436" o:spid="_x0000_s3709" style="position:absolute;left:4455;top:8417;width:509;height:304;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" path="m380,l,460e" filled="f">
                        <v:path arrowok="t" o:connecttype="custom" o:connectlocs="509,0;0,304" o:connectangles="0,0"/>
                      </v:shape>
                    </v:group>
                    <v:shape id="Text Box 9439" o:spid="_x0000_s3710" type="#_x0000_t202" style="position:absolute;left:4457;top:14355;width:288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" filled="f" stroked="f">
                      <v:textbox inset="0,0,0,0">
                        <w:txbxContent>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r w:rsidRPr="003D1F1A">
                              <w:rPr>
                                <w:rFonts w:ascii="宋体" w:eastAsia="宋体" w:hAnsi="宋体" w:cs="宋体" w:hint="eastAsia"/>
                                <w:sz w:val="18"/>
                                <w:szCs w:val="18"/>
                              </w:rPr>
                              <w:t>插入</w:t>
                            </w:r>
                            <w:r w:rsidRPr="003D1F1A">
                              <w:rPr>
                                <w:rFonts w:ascii="Times New Roman" w:eastAsia="宋体" w:hAnsi="Times New Roman" w:cs="Times New Roman"/>
                                <w:sz w:val="18"/>
                                <w:szCs w:val="18"/>
                              </w:rPr>
                              <w:t>45</w:t>
                            </w:r>
                            <w:r w:rsidRPr="003D1F1A">
                              <w:rPr>
                                <w:rFonts w:ascii="宋体" w:eastAsia="宋体" w:hAnsi="宋体" w:cs="宋体"/>
                                <w:sz w:val="18"/>
                                <w:szCs w:val="18"/>
                              </w:rPr>
                              <w:t>后</w:t>
                            </w:r>
                          </w:p>
                          <w:p w:rsidR="005711CD" w:rsidRPr="003D1F1A" w:rsidRDefault="005711CD" w:rsidP="005711CD">
                            <w:pPr>
                              <w:pStyle w:val="a3"/>
                              <w:spacing w:line="0" w:lineRule="atLeast"/>
                              <w:ind w:firstLineChars="0" w:firstLine="0"/>
                              <w:jc w:val="center"/>
                              <w:rPr>
                                <w:rFonts w:ascii="Times New Roman" w:hAnsi="Times New Roman" w:cs="Times New Roman"/>
                                <w:sz w:val="18"/>
                                <w:szCs w:val="18"/>
                              </w:rPr>
                            </w:pPr>
                          </w:p>
                        </w:txbxContent>
                      </v:textbox>
                    </v:shape>
                  </v:group>
                  <v:group id="组合 12561" o:spid="_x0000_s3711" style="position:absolute;left:13881;top:4903;width:12839;height:3588" coordsize="12838,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">
                    <v:oval id="Oval 9424" o:spid="_x0000_s3712" style="position:absolute;left:8730;top:1696;width:410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60</w:t>
                            </w:r>
                          </w:p>
                        </w:txbxContent>
                      </v:textbox>
                    </v:oval>
                    <v:oval id="Oval 9425" o:spid="_x0000_s3713" style="position:absolute;top:1696;width:411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20 22</w:t>
                            </w:r>
                          </w:p>
                        </w:txbxContent>
                      </v:textbox>
                    </v:oval>
                    <v:shape id="Freeform 9427" o:spid="_x0000_s3714" style="position:absolute;left:2958;top:103;width:2349;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" path="m380,l,460e" filled="f">
                      <v:path arrowok="t" o:connecttype="custom" o:connectlocs="234950,0;0,160020" o:connectangles="0,0"/>
                    </v:shape>
                    <v:shape id="Freeform 9428" o:spid="_x0000_s3715" style="position:absolute;left:7902;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" path="m,l390,470e" filled="f">
                      <v:path arrowok="t" o:connecttype="custom" o:connectlocs="0,0;243205,163830" o:connectangles="0,0"/>
                    </v:shape>
                  </v:group>
                </v:group>
                <v:group id="组合 12567" o:spid="_x0000_s3716" style="position:absolute;left:18267;top:5192;width:4102;height:3259" coordsize="410210,3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">
                  <v:oval id="Oval 9437" o:spid="_x0000_s3717" style="position:absolute;top:138608;width:410210;height:18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" filled="f">
                    <v:textbox inset="0,0,0,0">
                      <w:txbxContent>
                        <w:p w:rsidR="005711CD" w:rsidRPr="003D1F1A" w:rsidRDefault="005711CD" w:rsidP="005711CD">
                          <w:pPr>
                            <w:spacing w:line="0" w:lineRule="atLeast"/>
                            <w:ind w:firstLineChars="0" w:firstLine="0"/>
                            <w:jc w:val="center"/>
                            <w:rPr>
                              <w:rFonts w:ascii="Times New Roman" w:hAnsi="Times New Roman" w:cs="Times New Roman"/>
                              <w:sz w:val="18"/>
                              <w:szCs w:val="18"/>
                            </w:rPr>
                          </w:pPr>
                          <w:r w:rsidRPr="003D1F1A">
                            <w:rPr>
                              <w:rFonts w:ascii="Times New Roman" w:hAnsi="Times New Roman" w:cs="Times New Roman"/>
                              <w:sz w:val="18"/>
                              <w:szCs w:val="18"/>
                            </w:rPr>
                            <w:t>45</w:t>
                          </w:r>
                        </w:p>
                      </w:txbxContent>
                    </v:textbox>
                  </v:oval>
                  <v:shape id="Freeform 9438" o:spid="_x0000_s3718" style="position:absolute;left:213084;width:0;height:143510;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" path="m,l11,261e" filled="f">
                    <v:path arrowok="t" o:connecttype="custom" o:connectlocs="0,0;1,143510" o:connectangles="0,0"/>
                  </v:shape>
                </v:group>
              </v:group>
            </w:pict>
          </mc:Fallback>
        </mc:AlternateContent>
      </w: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8761F0" w:rsidRPr="00196523" w:rsidRDefault="008761F0" w:rsidP="00B338B4">
      <w:pPr>
        <w:snapToGrid w:val="0"/>
        <w:ind w:left="315" w:hangingChars="150" w:hanging="315"/>
        <w:rPr>
          <w:rFonts w:ascii="Times New Roman" w:eastAsia="宋体" w:hAnsi="Times New Roman" w:cs="Times New Roman"/>
          <w:color w:val="000000" w:themeColor="text1"/>
        </w:rPr>
      </w:pPr>
    </w:p>
    <w:p w:rsidR="00D05029" w:rsidRPr="00196523" w:rsidRDefault="00D05029" w:rsidP="00B338B4">
      <w:pPr>
        <w:snapToGrid w:val="0"/>
        <w:ind w:left="315" w:hangingChars="150" w:hanging="315"/>
        <w:rPr>
          <w:rFonts w:ascii="Times New Roman" w:eastAsia="宋体" w:hAnsi="Times New Roman" w:cs="Times New Roman"/>
          <w:color w:val="000000" w:themeColor="text1"/>
        </w:rPr>
      </w:pPr>
    </w:p>
    <w:p w:rsidR="005711CD" w:rsidRDefault="005711CD"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r w:rsidRPr="00196523">
        <w:rPr>
          <w:rFonts w:hint="eastAsia"/>
          <w:noProof/>
          <w:color w:val="000000" w:themeColor="text1"/>
        </w:rPr>
        <mc:AlternateContent>
          <mc:Choice Requires="wpg">
            <w:drawing>
              <wp:anchor distT="0" distB="0" distL="114300" distR="114300" simplePos="0" relativeHeight="252137472" behindDoc="0" locked="0" layoutInCell="1" allowOverlap="1" wp14:anchorId="6B601F05" wp14:editId="6192EAAA">
                <wp:simplePos x="0" y="0"/>
                <wp:positionH relativeFrom="column">
                  <wp:posOffset>2459444</wp:posOffset>
                </wp:positionH>
                <wp:positionV relativeFrom="paragraph">
                  <wp:posOffset>117159</wp:posOffset>
                </wp:positionV>
                <wp:extent cx="2671445" cy="1169670"/>
                <wp:effectExtent l="0" t="0" r="14605" b="11430"/>
                <wp:wrapNone/>
                <wp:docPr id="12595" name="组合 12595"/>
                <wp:cNvGraphicFramePr/>
                <a:graphic xmlns:a="http://schemas.openxmlformats.org/drawingml/2006/main">
                  <a:graphicData uri="http://schemas.microsoft.com/office/word/2010/wordprocessingGroup">
                    <wpg:wgp>
                      <wpg:cNvGrpSpPr/>
                      <wpg:grpSpPr>
                        <a:xfrm>
                          <a:off x="0" y="0"/>
                          <a:ext cx="2671445" cy="1169670"/>
                          <a:chOff x="0" y="0"/>
                          <a:chExt cx="2672019" cy="1169670"/>
                        </a:xfrm>
                      </wpg:grpSpPr>
                      <wpg:grpSp>
                        <wpg:cNvPr id="12596" name="组合 12596"/>
                        <wpg:cNvGrpSpPr/>
                        <wpg:grpSpPr>
                          <a:xfrm>
                            <a:off x="0" y="0"/>
                            <a:ext cx="2672019" cy="1169670"/>
                            <a:chOff x="0" y="0"/>
                            <a:chExt cx="2672019" cy="1169670"/>
                          </a:xfrm>
                        </wpg:grpSpPr>
                        <wpg:grpSp>
                          <wpg:cNvPr id="12597" name="组合 12597"/>
                          <wpg:cNvGrpSpPr/>
                          <wpg:grpSpPr>
                            <a:xfrm>
                              <a:off x="0" y="0"/>
                              <a:ext cx="2672019" cy="1169670"/>
                              <a:chOff x="0" y="0"/>
                              <a:chExt cx="2672019" cy="1169670"/>
                            </a:xfrm>
                          </wpg:grpSpPr>
                          <wpg:grpSp>
                            <wpg:cNvPr id="12598" name="组合 12598"/>
                            <wpg:cNvGrpSpPr/>
                            <wpg:grpSpPr>
                              <a:xfrm>
                                <a:off x="0" y="0"/>
                                <a:ext cx="2672019" cy="1169670"/>
                                <a:chOff x="0" y="0"/>
                                <a:chExt cx="2672019" cy="1169670"/>
                              </a:xfrm>
                            </wpg:grpSpPr>
                            <wpg:grpSp>
                              <wpg:cNvPr id="12599" name="Group 9422"/>
                              <wpg:cNvGrpSpPr>
                                <a:grpSpLocks/>
                              </wpg:cNvGrpSpPr>
                              <wpg:grpSpPr bwMode="auto">
                                <a:xfrm>
                                  <a:off x="0" y="0"/>
                                  <a:ext cx="2438400" cy="1169670"/>
                                  <a:chOff x="4059" y="12799"/>
                                  <a:chExt cx="3278" cy="1842"/>
                                </a:xfrm>
                              </wpg:grpSpPr>
                              <wpg:grpSp>
                                <wpg:cNvPr id="12600" name="Group 9423"/>
                                <wpg:cNvGrpSpPr>
                                  <a:grpSpLocks/>
                                </wpg:cNvGrpSpPr>
                                <wpg:grpSpPr bwMode="auto">
                                  <a:xfrm>
                                    <a:off x="4059" y="12799"/>
                                    <a:ext cx="2993" cy="1337"/>
                                    <a:chOff x="3370" y="8166"/>
                                    <a:chExt cx="2993" cy="1337"/>
                                  </a:xfrm>
                                </wpg:grpSpPr>
                                <wps:wsp>
                                  <wps:cNvPr id="12601" name="Oval 9424"/>
                                  <wps:cNvSpPr>
                                    <a:spLocks noChangeArrowheads="1"/>
                                  </wps:cNvSpPr>
                                  <wps:spPr bwMode="auto">
                                    <a:xfrm>
                                      <a:off x="4544" y="9207"/>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17</w:t>
                                        </w:r>
                                      </w:p>
                                    </w:txbxContent>
                                  </wps:txbx>
                                  <wps:bodyPr rot="0" vert="horz" wrap="square" lIns="0" tIns="0" rIns="0" bIns="0" anchor="t" anchorCtr="0" upright="1">
                                    <a:noAutofit/>
                                  </wps:bodyPr>
                                </wps:wsp>
                                <wps:wsp>
                                  <wps:cNvPr id="12602" name="Oval 9425"/>
                                  <wps:cNvSpPr>
                                    <a:spLocks noChangeArrowheads="1"/>
                                  </wps:cNvSpPr>
                                  <wps:spPr bwMode="auto">
                                    <a:xfrm>
                                      <a:off x="3370" y="9205"/>
                                      <a:ext cx="554" cy="29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3</w:t>
                                        </w:r>
                                      </w:p>
                                    </w:txbxContent>
                                  </wps:txbx>
                                  <wps:bodyPr rot="0" vert="horz" wrap="square" lIns="0" tIns="0" rIns="0" bIns="0" anchor="t" anchorCtr="0" upright="1">
                                    <a:noAutofit/>
                                  </wps:bodyPr>
                                </wps:wsp>
                                <wps:wsp>
                                  <wps:cNvPr id="12603" name="Oval 9426"/>
                                  <wps:cNvSpPr>
                                    <a:spLocks noChangeArrowheads="1"/>
                                  </wps:cNvSpPr>
                                  <wps:spPr bwMode="auto">
                                    <a:xfrm>
                                      <a:off x="3966" y="8675"/>
                                      <a:ext cx="554" cy="29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5 16</w:t>
                                        </w:r>
                                      </w:p>
                                    </w:txbxContent>
                                  </wps:txbx>
                                  <wps:bodyPr rot="0" vert="horz" wrap="square" lIns="0" tIns="0" rIns="0" bIns="0" anchor="t" anchorCtr="0" upright="1">
                                    <a:noAutofit/>
                                  </wps:bodyPr>
                                </wps:wsp>
                                <wps:wsp>
                                  <wps:cNvPr id="12604" name="Freeform 9427"/>
                                  <wps:cNvSpPr>
                                    <a:spLocks/>
                                  </wps:cNvSpPr>
                                  <wps:spPr bwMode="auto">
                                    <a:xfrm>
                                      <a:off x="3768" y="8955"/>
                                      <a:ext cx="316" cy="252"/>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605" name="Freeform 9428"/>
                                  <wps:cNvSpPr>
                                    <a:spLocks/>
                                  </wps:cNvSpPr>
                                  <wps:spPr bwMode="auto">
                                    <a:xfrm>
                                      <a:off x="4433" y="8938"/>
                                      <a:ext cx="327" cy="258"/>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606" name="Oval 9429"/>
                                  <wps:cNvSpPr>
                                    <a:spLocks noChangeArrowheads="1"/>
                                  </wps:cNvSpPr>
                                  <wps:spPr bwMode="auto">
                                    <a:xfrm>
                                      <a:off x="5810" y="8679"/>
                                      <a:ext cx="553"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35 50</w:t>
                                        </w:r>
                                      </w:p>
                                    </w:txbxContent>
                                  </wps:txbx>
                                  <wps:bodyPr rot="0" vert="horz" wrap="square" lIns="0" tIns="0" rIns="0" bIns="0" anchor="t" anchorCtr="0" upright="1">
                                    <a:noAutofit/>
                                  </wps:bodyPr>
                                </wps:wsp>
                                <wps:wsp>
                                  <wps:cNvPr id="12607" name="Freeform 9432"/>
                                  <wps:cNvSpPr>
                                    <a:spLocks/>
                                  </wps:cNvSpPr>
                                  <wps:spPr bwMode="auto">
                                    <a:xfrm>
                                      <a:off x="5364" y="8417"/>
                                      <a:ext cx="569" cy="274"/>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608" name="Oval 9435"/>
                                  <wps:cNvSpPr>
                                    <a:spLocks noChangeArrowheads="1"/>
                                  </wps:cNvSpPr>
                                  <wps:spPr bwMode="auto">
                                    <a:xfrm>
                                      <a:off x="4876" y="8166"/>
                                      <a:ext cx="554" cy="29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18</w:t>
                                        </w:r>
                                      </w:p>
                                    </w:txbxContent>
                                  </wps:txbx>
                                  <wps:bodyPr rot="0" vert="horz" wrap="square" lIns="0" tIns="0" rIns="0" bIns="0" anchor="t" anchorCtr="0" upright="1">
                                    <a:noAutofit/>
                                  </wps:bodyPr>
                                </wps:wsp>
                                <wps:wsp>
                                  <wps:cNvPr id="12609" name="Freeform 9436"/>
                                  <wps:cNvSpPr>
                                    <a:spLocks/>
                                  </wps:cNvSpPr>
                                  <wps:spPr bwMode="auto">
                                    <a:xfrm>
                                      <a:off x="4455" y="8417"/>
                                      <a:ext cx="509" cy="304"/>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s:wsp>
                                <wps:cNvPr id="12610" name="Text Box 9439"/>
                                <wps:cNvSpPr txBox="1">
                                  <a:spLocks noChangeArrowheads="1"/>
                                </wps:cNvSpPr>
                                <wps:spPr bwMode="auto">
                                  <a:xfrm>
                                    <a:off x="4457" y="14355"/>
                                    <a:ext cx="28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1CD" w:rsidRPr="002B127E" w:rsidRDefault="005711CD" w:rsidP="005711CD">
                                      <w:pPr>
                                        <w:pStyle w:val="a6"/>
                                        <w:ind w:firstLineChars="0" w:firstLine="0"/>
                                        <w:rPr>
                                          <w:rFonts w:ascii="Times New Roman" w:hAnsi="Times New Roman" w:cs="Times New Roman"/>
                                          <w:b w:val="0"/>
                                        </w:rPr>
                                      </w:pPr>
                                      <w:r w:rsidRPr="003D2370">
                                        <w:rPr>
                                          <w:rFonts w:ascii="宋体" w:eastAsia="宋体" w:hAnsi="宋体" w:cs="宋体" w:hint="eastAsia"/>
                                          <w:b w:val="0"/>
                                        </w:rPr>
                                        <w:t>插入</w:t>
                                      </w:r>
                                      <w:r>
                                        <w:rPr>
                                          <w:rFonts w:ascii="Times New Roman" w:eastAsia="宋体" w:hAnsi="Times New Roman" w:cs="Times New Roman"/>
                                          <w:b w:val="0"/>
                                        </w:rPr>
                                        <w:t>7</w:t>
                                      </w:r>
                                      <w:r w:rsidRPr="003D2370">
                                        <w:rPr>
                                          <w:rFonts w:ascii="宋体" w:eastAsia="宋体" w:hAnsi="宋体" w:cs="宋体"/>
                                          <w:b w:val="0"/>
                                        </w:rPr>
                                        <w:t>后</w:t>
                                      </w:r>
                                    </w:p>
                                    <w:p w:rsidR="005711CD" w:rsidRPr="002B127E" w:rsidRDefault="005711CD" w:rsidP="005711CD">
                                      <w:pPr>
                                        <w:pStyle w:val="a6"/>
                                        <w:ind w:firstLineChars="0" w:firstLine="0"/>
                                        <w:rPr>
                                          <w:rFonts w:ascii="Times New Roman" w:hAnsi="Times New Roman" w:cs="Times New Roman"/>
                                          <w:b w:val="0"/>
                                        </w:rPr>
                                      </w:pPr>
                                    </w:p>
                                  </w:txbxContent>
                                </wps:txbx>
                                <wps:bodyPr rot="0" vert="horz" wrap="square" lIns="0" tIns="0" rIns="0" bIns="0" anchor="t" anchorCtr="0" upright="1">
                                  <a:noAutofit/>
                                </wps:bodyPr>
                              </wps:wsp>
                            </wpg:grpSp>
                            <wpg:grpSp>
                              <wpg:cNvPr id="12611" name="组合 12611"/>
                              <wpg:cNvGrpSpPr/>
                              <wpg:grpSpPr>
                                <a:xfrm>
                                  <a:off x="1388150" y="490300"/>
                                  <a:ext cx="1283869" cy="358870"/>
                                  <a:chOff x="0" y="0"/>
                                  <a:chExt cx="1283869" cy="358870"/>
                                </a:xfrm>
                              </wpg:grpSpPr>
                              <wps:wsp>
                                <wps:cNvPr id="12612" name="Oval 9424"/>
                                <wps:cNvSpPr>
                                  <a:spLocks noChangeArrowheads="1"/>
                                </wps:cNvSpPr>
                                <wps:spPr bwMode="auto">
                                  <a:xfrm>
                                    <a:off x="873024" y="169640"/>
                                    <a:ext cx="410845" cy="1879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60</w:t>
                                      </w:r>
                                    </w:p>
                                  </w:txbxContent>
                                </wps:txbx>
                                <wps:bodyPr rot="0" vert="horz" wrap="square" lIns="0" tIns="0" rIns="0" bIns="0" anchor="t" anchorCtr="0" upright="1">
                                  <a:noAutofit/>
                                </wps:bodyPr>
                              </wps:wsp>
                              <wps:wsp>
                                <wps:cNvPr id="12613" name="Oval 9425"/>
                                <wps:cNvSpPr>
                                  <a:spLocks noChangeArrowheads="1"/>
                                </wps:cNvSpPr>
                                <wps:spPr bwMode="auto">
                                  <a:xfrm>
                                    <a:off x="0" y="169640"/>
                                    <a:ext cx="411480" cy="1892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20 22</w:t>
                                      </w:r>
                                    </w:p>
                                  </w:txbxContent>
                                </wps:txbx>
                                <wps:bodyPr rot="0" vert="horz" wrap="square" lIns="0" tIns="0" rIns="0" bIns="0" anchor="t" anchorCtr="0" upright="1">
                                  <a:noAutofit/>
                                </wps:bodyPr>
                              </wps:wsp>
                              <wps:wsp>
                                <wps:cNvPr id="12614" name="Freeform 9427"/>
                                <wps:cNvSpPr>
                                  <a:spLocks/>
                                </wps:cNvSpPr>
                                <wps:spPr bwMode="auto">
                                  <a:xfrm>
                                    <a:off x="295835" y="10344"/>
                                    <a:ext cx="234950" cy="160020"/>
                                  </a:xfrm>
                                  <a:custGeom>
                                    <a:avLst/>
                                    <a:gdLst>
                                      <a:gd name="T0" fmla="*/ 380 w 380"/>
                                      <a:gd name="T1" fmla="*/ 0 h 460"/>
                                      <a:gd name="T2" fmla="*/ 0 w 380"/>
                                      <a:gd name="T3" fmla="*/ 460 h 460"/>
                                    </a:gdLst>
                                    <a:ahLst/>
                                    <a:cxnLst>
                                      <a:cxn ang="0">
                                        <a:pos x="T0" y="T1"/>
                                      </a:cxn>
                                      <a:cxn ang="0">
                                        <a:pos x="T2" y="T3"/>
                                      </a:cxn>
                                    </a:cxnLst>
                                    <a:rect l="0" t="0" r="r" b="b"/>
                                    <a:pathLst>
                                      <a:path w="380" h="460">
                                        <a:moveTo>
                                          <a:pt x="380" y="0"/>
                                        </a:moveTo>
                                        <a:lnTo>
                                          <a:pt x="0" y="46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2615" name="Freeform 9428"/>
                                <wps:cNvSpPr>
                                  <a:spLocks/>
                                </wps:cNvSpPr>
                                <wps:spPr bwMode="auto">
                                  <a:xfrm>
                                    <a:off x="790273" y="0"/>
                                    <a:ext cx="243205" cy="163830"/>
                                  </a:xfrm>
                                  <a:custGeom>
                                    <a:avLst/>
                                    <a:gdLst>
                                      <a:gd name="T0" fmla="*/ 0 w 390"/>
                                      <a:gd name="T1" fmla="*/ 0 h 470"/>
                                      <a:gd name="T2" fmla="*/ 390 w 390"/>
                                      <a:gd name="T3" fmla="*/ 470 h 470"/>
                                    </a:gdLst>
                                    <a:ahLst/>
                                    <a:cxnLst>
                                      <a:cxn ang="0">
                                        <a:pos x="T0" y="T1"/>
                                      </a:cxn>
                                      <a:cxn ang="0">
                                        <a:pos x="T2" y="T3"/>
                                      </a:cxn>
                                    </a:cxnLst>
                                    <a:rect l="0" t="0" r="r" b="b"/>
                                    <a:pathLst>
                                      <a:path w="390" h="470">
                                        <a:moveTo>
                                          <a:pt x="0" y="0"/>
                                        </a:moveTo>
                                        <a:lnTo>
                                          <a:pt x="390" y="47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grpSp>
                          <wpg:grpSp>
                            <wpg:cNvPr id="12616" name="组合 12616"/>
                            <wpg:cNvGrpSpPr/>
                            <wpg:grpSpPr>
                              <a:xfrm>
                                <a:off x="1826731" y="519264"/>
                                <a:ext cx="410210" cy="325933"/>
                                <a:chOff x="0" y="0"/>
                                <a:chExt cx="410210" cy="325933"/>
                              </a:xfrm>
                            </wpg:grpSpPr>
                            <wps:wsp>
                              <wps:cNvPr id="12617" name="Oval 9437"/>
                              <wps:cNvSpPr>
                                <a:spLocks noChangeArrowheads="1"/>
                              </wps:cNvSpPr>
                              <wps:spPr bwMode="auto">
                                <a:xfrm>
                                  <a:off x="0" y="138608"/>
                                  <a:ext cx="410210" cy="1873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45</w:t>
                                    </w:r>
                                  </w:p>
                                </w:txbxContent>
                              </wps:txbx>
                              <wps:bodyPr rot="0" vert="horz" wrap="square" lIns="0" tIns="0" rIns="0" bIns="0" anchor="t" anchorCtr="0" upright="1">
                                <a:noAutofit/>
                              </wps:bodyPr>
                            </wps:wsp>
                            <wps:wsp>
                              <wps:cNvPr id="12618" name="Freeform 9438"/>
                              <wps:cNvSpPr>
                                <a:spLocks/>
                              </wps:cNvSpPr>
                              <wps:spPr bwMode="auto">
                                <a:xfrm>
                                  <a:off x="213084" y="0"/>
                                  <a:ext cx="0" cy="143510"/>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grpSp>
                        </wpg:grpSp>
                        <wps:wsp>
                          <wps:cNvPr id="12619" name="Oval 9437"/>
                          <wps:cNvSpPr>
                            <a:spLocks noChangeArrowheads="1"/>
                          </wps:cNvSpPr>
                          <wps:spPr bwMode="auto">
                            <a:xfrm>
                              <a:off x="438581" y="659940"/>
                              <a:ext cx="410122" cy="1873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7</w:t>
                                </w:r>
                              </w:p>
                            </w:txbxContent>
                          </wps:txbx>
                          <wps:bodyPr rot="0" vert="horz" wrap="square" lIns="0" tIns="0" rIns="0" bIns="0" anchor="t" anchorCtr="0" upright="1">
                            <a:noAutofit/>
                          </wps:bodyPr>
                        </wps:wsp>
                      </wpg:grpSp>
                      <wps:wsp>
                        <wps:cNvPr id="12620" name="Freeform 9438"/>
                        <wps:cNvSpPr>
                          <a:spLocks/>
                        </wps:cNvSpPr>
                        <wps:spPr bwMode="auto">
                          <a:xfrm>
                            <a:off x="651665" y="521332"/>
                            <a:ext cx="0" cy="143510"/>
                          </a:xfrm>
                          <a:custGeom>
                            <a:avLst/>
                            <a:gdLst>
                              <a:gd name="T0" fmla="*/ 0 w 11"/>
                              <a:gd name="T1" fmla="*/ 0 h 261"/>
                              <a:gd name="T2" fmla="*/ 11 w 11"/>
                              <a:gd name="T3" fmla="*/ 261 h 261"/>
                            </a:gdLst>
                            <a:ahLst/>
                            <a:cxnLst>
                              <a:cxn ang="0">
                                <a:pos x="T0" y="T1"/>
                              </a:cxn>
                              <a:cxn ang="0">
                                <a:pos x="T2" y="T3"/>
                              </a:cxn>
                            </a:cxnLst>
                            <a:rect l="0" t="0" r="r" b="b"/>
                            <a:pathLst>
                              <a:path w="11" h="261">
                                <a:moveTo>
                                  <a:pt x="0" y="0"/>
                                </a:moveTo>
                                <a:lnTo>
                                  <a:pt x="11" y="26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wgp>
                  </a:graphicData>
                </a:graphic>
              </wp:anchor>
            </w:drawing>
          </mc:Choice>
          <mc:Fallback>
            <w:pict>
              <v:group w14:anchorId="6B601F05" id="组合 12595" o:spid="_x0000_s3719" style="position:absolute;left:0;text-align:left;margin-left:193.65pt;margin-top:9.25pt;width:210.35pt;height:92.1pt;z-index:252137472" coordsize="26720,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">
                <v:group id="组合 12596" o:spid="_x0000_s3720" style="position:absolute;width:26720;height:11696" coordsize="2672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">
                  <v:group id="组合 12597" o:spid="_x0000_s3721" style="position:absolute;width:26720;height:11696" coordsize="2672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">
                    <v:group id="组合 12598" o:spid="_x0000_s3722" style="position:absolute;width:26720;height:11696" coordsize="2672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">
                      <v:group id="Group 9422" o:spid="_x0000_s3723" style="position:absolute;width:24384;height:11696" coordorigin="4059,12799" coordsize="3278,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">
                        <v:group id="Group 9423" o:spid="_x0000_s3724" style="position:absolute;left:4059;top:12799;width:2993;height:1337" coordorigin="3370,8166" coordsize="299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">
                          <v:oval id="Oval 9424" o:spid="_x0000_s3725" style="position:absolute;left:4544;top:9207;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17</w:t>
                                  </w:r>
                                </w:p>
                              </w:txbxContent>
                            </v:textbox>
                          </v:oval>
                          <v:oval id="Oval 9425" o:spid="_x0000_s3726" style="position:absolute;left:3370;top:9205;width:5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3</w:t>
                                  </w:r>
                                </w:p>
                              </w:txbxContent>
                            </v:textbox>
                          </v:oval>
                          <v:oval id="Oval 9426" o:spid="_x0000_s3727" style="position:absolute;left:3966;top:8675;width:55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5 16</w:t>
                                  </w:r>
                                </w:p>
                              </w:txbxContent>
                            </v:textbox>
                          </v:oval>
                          <v:shape id="Freeform 9427" o:spid="_x0000_s3728" style="position:absolute;left:3768;top:8955;width:316;height:252;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" path="m380,l,460e" filled="f">
                            <v:path arrowok="t" o:connecttype="custom" o:connectlocs="316,0;0,252" o:connectangles="0,0"/>
                          </v:shape>
                          <v:shape id="Freeform 9428" o:spid="_x0000_s3729" style="position:absolute;left:4433;top:8938;width:327;height:25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" path="m,l390,470e" filled="f">
                            <v:path arrowok="t" o:connecttype="custom" o:connectlocs="0,0;327,258" o:connectangles="0,0"/>
                          </v:shape>
                          <v:oval id="Oval 9429" o:spid="_x0000_s3730" style="position:absolute;left:5810;top:8679;width:553;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35 50</w:t>
                                  </w:r>
                                </w:p>
                              </w:txbxContent>
                            </v:textbox>
                          </v:oval>
                          <v:shape id="Freeform 9432" o:spid="_x0000_s3731" style="position:absolute;left:5364;top:8417;width:569;height:274;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" path="m,l390,470e" filled="f">
                            <v:path arrowok="t" o:connecttype="custom" o:connectlocs="0,0;569,274" o:connectangles="0,0"/>
                          </v:shape>
                          <v:oval id="Oval 9435" o:spid="_x0000_s3732" style="position:absolute;left:4876;top:8166;width:55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18</w:t>
                                  </w:r>
                                </w:p>
                              </w:txbxContent>
                            </v:textbox>
                          </v:oval>
                          <v:shape id="Freeform 9436" o:spid="_x0000_s3733" style="position:absolute;left:4455;top:8417;width:509;height:304;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" path="m380,l,460e" filled="f">
                            <v:path arrowok="t" o:connecttype="custom" o:connectlocs="509,0;0,304" o:connectangles="0,0"/>
                          </v:shape>
                        </v:group>
                        <v:shape id="Text Box 9439" o:spid="_x0000_s3734" type="#_x0000_t202" style="position:absolute;left:4457;top:14355;width:288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" filled="f" stroked="f">
                          <v:textbox inset="0,0,0,0">
                            <w:txbxContent>
                              <w:p w:rsidR="005711CD" w:rsidRPr="002B127E" w:rsidRDefault="005711CD" w:rsidP="005711CD">
                                <w:pPr>
                                  <w:pStyle w:val="a6"/>
                                  <w:ind w:firstLineChars="0" w:firstLine="0"/>
                                  <w:rPr>
                                    <w:rFonts w:ascii="Times New Roman" w:hAnsi="Times New Roman" w:cs="Times New Roman"/>
                                    <w:b w:val="0"/>
                                  </w:rPr>
                                </w:pPr>
                                <w:r w:rsidRPr="003D2370">
                                  <w:rPr>
                                    <w:rFonts w:ascii="宋体" w:eastAsia="宋体" w:hAnsi="宋体" w:cs="宋体" w:hint="eastAsia"/>
                                    <w:b w:val="0"/>
                                  </w:rPr>
                                  <w:t>插入</w:t>
                                </w:r>
                                <w:r>
                                  <w:rPr>
                                    <w:rFonts w:ascii="Times New Roman" w:eastAsia="宋体" w:hAnsi="Times New Roman" w:cs="Times New Roman"/>
                                    <w:b w:val="0"/>
                                  </w:rPr>
                                  <w:t>7</w:t>
                                </w:r>
                                <w:r w:rsidRPr="003D2370">
                                  <w:rPr>
                                    <w:rFonts w:ascii="宋体" w:eastAsia="宋体" w:hAnsi="宋体" w:cs="宋体"/>
                                    <w:b w:val="0"/>
                                  </w:rPr>
                                  <w:t>后</w:t>
                                </w:r>
                              </w:p>
                              <w:p w:rsidR="005711CD" w:rsidRPr="002B127E" w:rsidRDefault="005711CD" w:rsidP="005711CD">
                                <w:pPr>
                                  <w:pStyle w:val="a6"/>
                                  <w:ind w:firstLineChars="0" w:firstLine="0"/>
                                  <w:rPr>
                                    <w:rFonts w:ascii="Times New Roman" w:hAnsi="Times New Roman" w:cs="Times New Roman"/>
                                    <w:b w:val="0"/>
                                  </w:rPr>
                                </w:pPr>
                              </w:p>
                            </w:txbxContent>
                          </v:textbox>
                        </v:shape>
                      </v:group>
                      <v:group id="组合 12611" o:spid="_x0000_s3735" style="position:absolute;left:13881;top:4903;width:12839;height:3588" coordsize="12838,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">
                        <v:oval id="Oval 9424" o:spid="_x0000_s3736" style="position:absolute;left:8730;top:1696;width:410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60</w:t>
                                </w:r>
                              </w:p>
                            </w:txbxContent>
                          </v:textbox>
                        </v:oval>
                        <v:oval id="Oval 9425" o:spid="_x0000_s3737" style="position:absolute;top:1696;width:411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20 22</w:t>
                                </w:r>
                              </w:p>
                            </w:txbxContent>
                          </v:textbox>
                        </v:oval>
                        <v:shape id="Freeform 9427" o:spid="_x0000_s3738" style="position:absolute;left:2958;top:103;width:2349;height:1600;visibility:visible;mso-wrap-style:square;v-text-anchor:top" coordsize="3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" path="m380,l,460e" filled="f">
                          <v:path arrowok="t" o:connecttype="custom" o:connectlocs="234950,0;0,160020" o:connectangles="0,0"/>
                        </v:shape>
                        <v:shape id="Freeform 9428" o:spid="_x0000_s3739" style="position:absolute;left:7902;width:2432;height:1638;visibility:visible;mso-wrap-style:square;v-text-anchor:top" coordsize="39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" path="m,l390,470e" filled="f">
                          <v:path arrowok="t" o:connecttype="custom" o:connectlocs="0,0;243205,163830" o:connectangles="0,0"/>
                        </v:shape>
                      </v:group>
                    </v:group>
                    <v:group id="组合 12616" o:spid="_x0000_s3740" style="position:absolute;left:18267;top:5192;width:4102;height:3259" coordsize="410210,3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">
                      <v:oval id="Oval 9437" o:spid="_x0000_s3741" style="position:absolute;top:138608;width:410210;height:18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45</w:t>
                              </w:r>
                            </w:p>
                          </w:txbxContent>
                        </v:textbox>
                      </v:oval>
                      <v:shape id="Freeform 9438" o:spid="_x0000_s3742" style="position:absolute;left:213084;width:0;height:143510;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" path="m,l11,261e" filled="f">
                        <v:path arrowok="t" o:connecttype="custom" o:connectlocs="0,0;1,143510" o:connectangles="0,0"/>
                      </v:shape>
                    </v:group>
                  </v:group>
                  <v:oval id="Oval 9437" o:spid="_x0000_s3743" style="position:absolute;left:4385;top:6599;width:410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" filled="f">
                    <v:textbox inset="0,0,0,0">
                      <w:txbxContent>
                        <w:p w:rsidR="005711CD" w:rsidRPr="002B127E" w:rsidRDefault="005711CD" w:rsidP="005711CD">
                          <w:pPr>
                            <w:pStyle w:val="ab"/>
                            <w:ind w:firstLineChars="0" w:firstLine="0"/>
                            <w:rPr>
                              <w:rFonts w:ascii="Times New Roman" w:hAnsi="Times New Roman" w:cs="Times New Roman"/>
                            </w:rPr>
                          </w:pPr>
                          <w:r>
                            <w:rPr>
                              <w:rFonts w:ascii="Times New Roman" w:hAnsi="Times New Roman" w:cs="Times New Roman"/>
                            </w:rPr>
                            <w:t>7</w:t>
                          </w:r>
                        </w:p>
                      </w:txbxContent>
                    </v:textbox>
                  </v:oval>
                </v:group>
                <v:shape id="Freeform 9438" o:spid="_x0000_s3744" style="position:absolute;left:6516;top:5213;width:0;height:1435;visibility:visible;mso-wrap-style:square;v-text-anchor:top" coordsize="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" path="m,l11,261e" filled="f">
                  <v:path arrowok="t" o:connecttype="custom" o:connectlocs="0,0;1,143510" o:connectangles="0,0"/>
                </v:shape>
              </v:group>
            </w:pict>
          </mc:Fallback>
        </mc:AlternateContent>
      </w: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r w:rsidRPr="00196523">
        <w:rPr>
          <w:noProof/>
          <w:color w:val="000000" w:themeColor="text1"/>
        </w:rPr>
        <mc:AlternateContent>
          <mc:Choice Requires="wps">
            <w:drawing>
              <wp:anchor distT="0" distB="0" distL="114300" distR="114300" simplePos="0" relativeHeight="252138496" behindDoc="0" locked="0" layoutInCell="1" allowOverlap="1" wp14:anchorId="55D8EE13" wp14:editId="7E323494">
                <wp:simplePos x="0" y="0"/>
                <wp:positionH relativeFrom="column">
                  <wp:posOffset>1663058</wp:posOffset>
                </wp:positionH>
                <wp:positionV relativeFrom="paragraph">
                  <wp:posOffset>3195</wp:posOffset>
                </wp:positionV>
                <wp:extent cx="1943100" cy="181610"/>
                <wp:effectExtent l="0" t="0" r="0" b="0"/>
                <wp:wrapNone/>
                <wp:docPr id="12621" name="Text Box 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1CD" w:rsidRPr="00960AC6" w:rsidRDefault="005711CD" w:rsidP="005711CD">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sidR="009863CE">
                              <w:rPr>
                                <w:rFonts w:ascii="Times New Roman" w:eastAsia="宋体" w:hAnsi="Times New Roman" w:cs="Times New Roman"/>
                                <w:b w:val="0"/>
                              </w:rPr>
                              <w:t>4</w:t>
                            </w:r>
                            <w:r w:rsidRPr="003D1F1A">
                              <w:rPr>
                                <w:rFonts w:ascii="Times New Roman" w:eastAsia="宋体" w:hAnsi="Times New Roman" w:cs="Times New Roman"/>
                                <w:b w:val="0"/>
                              </w:rPr>
                              <w:t xml:space="preserve"> 3</w:t>
                            </w:r>
                            <w:r w:rsidRPr="003D1F1A">
                              <w:rPr>
                                <w:rFonts w:ascii="Times New Roman" w:eastAsia="宋体" w:hAnsi="Times New Roman" w:cs="Times New Roman"/>
                                <w:b w:val="0"/>
                              </w:rPr>
                              <w:t>阶</w:t>
                            </w:r>
                            <w:r w:rsidRPr="003D1F1A">
                              <w:rPr>
                                <w:rFonts w:ascii="Times New Roman" w:eastAsia="宋体" w:hAnsi="Times New Roman" w:cs="Times New Roman"/>
                                <w:b w:val="0"/>
                              </w:rPr>
                              <w:t>B</w:t>
                            </w:r>
                            <w:r w:rsidRPr="003D1F1A">
                              <w:rPr>
                                <w:rFonts w:ascii="Times New Roman" w:eastAsia="宋体" w:hAnsi="Times New Roman" w:cs="Times New Roman"/>
                                <w:b w:val="0"/>
                              </w:rPr>
                              <w:t>树的生成过程</w:t>
                            </w:r>
                          </w:p>
                          <w:p w:rsidR="005711CD" w:rsidRPr="005218B2" w:rsidRDefault="005711CD" w:rsidP="005711CD">
                            <w:pPr>
                              <w:pStyle w:val="a6"/>
                              <w:ind w:firstLineChars="0" w:firstLine="0"/>
                              <w:rPr>
                                <w:rFonts w:ascii="Times New Roman" w:hAnsi="Times New Roman" w:cs="Times New Roman"/>
                              </w:rPr>
                            </w:pPr>
                          </w:p>
                        </w:txbxContent>
                      </wps:txbx>
                      <wps:bodyPr rot="0" vert="horz" wrap="square" lIns="0" tIns="0" rIns="0" bIns="0" anchor="t" anchorCtr="0" upright="1">
                        <a:noAutofit/>
                      </wps:bodyPr>
                    </wps:wsp>
                  </a:graphicData>
                </a:graphic>
              </wp:anchor>
            </w:drawing>
          </mc:Choice>
          <mc:Fallback>
            <w:pict>
              <v:shape w14:anchorId="55D8EE13" id="Text Box 9329" o:spid="_x0000_s3745" type="#_x0000_t202" style="position:absolute;left:0;text-align:left;margin-left:130.95pt;margin-top:.25pt;width:153pt;height:14.3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wotwIAALo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" filled="f" stroked="f">
                <v:textbox inset="0,0,0,0">
                  <w:txbxContent>
                    <w:p w:rsidR="005711CD" w:rsidRPr="00960AC6" w:rsidRDefault="005711CD" w:rsidP="005711CD">
                      <w:pPr>
                        <w:pStyle w:val="a6"/>
                        <w:ind w:firstLineChars="0" w:firstLine="0"/>
                        <w:rPr>
                          <w:rFonts w:ascii="宋体" w:eastAsia="宋体" w:hAnsi="宋体" w:cs="宋体"/>
                          <w:b w:val="0"/>
                        </w:rPr>
                      </w:pPr>
                      <w:r>
                        <w:rPr>
                          <w:rFonts w:ascii="宋体" w:eastAsia="宋体" w:hAnsi="宋体" w:cs="宋体"/>
                          <w:b w:val="0"/>
                        </w:rPr>
                        <w:t>图</w:t>
                      </w:r>
                      <w:r w:rsidRPr="006E5BD0">
                        <w:rPr>
                          <w:rFonts w:ascii="Times New Roman" w:eastAsia="宋体" w:hAnsi="Times New Roman" w:cs="Times New Roman"/>
                          <w:b w:val="0"/>
                        </w:rPr>
                        <w:t>8</w:t>
                      </w:r>
                      <w:r>
                        <w:rPr>
                          <w:rFonts w:ascii="Times New Roman" w:eastAsia="宋体" w:hAnsi="Times New Roman" w:cs="Times New Roman"/>
                          <w:b w:val="0"/>
                        </w:rPr>
                        <w:t>-</w:t>
                      </w:r>
                      <w:r w:rsidRPr="006E5BD0">
                        <w:rPr>
                          <w:rFonts w:ascii="Times New Roman" w:eastAsia="宋体" w:hAnsi="Times New Roman" w:cs="Times New Roman"/>
                          <w:b w:val="0"/>
                        </w:rPr>
                        <w:t>1</w:t>
                      </w:r>
                      <w:r w:rsidR="009863CE">
                        <w:rPr>
                          <w:rFonts w:ascii="Times New Roman" w:eastAsia="宋体" w:hAnsi="Times New Roman" w:cs="Times New Roman"/>
                          <w:b w:val="0"/>
                        </w:rPr>
                        <w:t>4</w:t>
                      </w:r>
                      <w:r w:rsidRPr="003D1F1A">
                        <w:rPr>
                          <w:rFonts w:ascii="Times New Roman" w:eastAsia="宋体" w:hAnsi="Times New Roman" w:cs="Times New Roman"/>
                          <w:b w:val="0"/>
                        </w:rPr>
                        <w:t xml:space="preserve"> 3</w:t>
                      </w:r>
                      <w:r w:rsidRPr="003D1F1A">
                        <w:rPr>
                          <w:rFonts w:ascii="Times New Roman" w:eastAsia="宋体" w:hAnsi="Times New Roman" w:cs="Times New Roman"/>
                          <w:b w:val="0"/>
                        </w:rPr>
                        <w:t>阶</w:t>
                      </w:r>
                      <w:r w:rsidRPr="003D1F1A">
                        <w:rPr>
                          <w:rFonts w:ascii="Times New Roman" w:eastAsia="宋体" w:hAnsi="Times New Roman" w:cs="Times New Roman"/>
                          <w:b w:val="0"/>
                        </w:rPr>
                        <w:t>B</w:t>
                      </w:r>
                      <w:r w:rsidRPr="003D1F1A">
                        <w:rPr>
                          <w:rFonts w:ascii="Times New Roman" w:eastAsia="宋体" w:hAnsi="Times New Roman" w:cs="Times New Roman"/>
                          <w:b w:val="0"/>
                        </w:rPr>
                        <w:t>树的生成过程</w:t>
                      </w:r>
                    </w:p>
                    <w:p w:rsidR="005711CD" w:rsidRPr="005218B2" w:rsidRDefault="005711CD" w:rsidP="005711CD">
                      <w:pPr>
                        <w:pStyle w:val="a6"/>
                        <w:ind w:firstLineChars="0" w:firstLine="0"/>
                        <w:rPr>
                          <w:rFonts w:ascii="Times New Roman" w:hAnsi="Times New Roman" w:cs="Times New Roman"/>
                        </w:rPr>
                      </w:pPr>
                    </w:p>
                  </w:txbxContent>
                </v:textbox>
              </v:shape>
            </w:pict>
          </mc:Fallback>
        </mc:AlternateContent>
      </w:r>
    </w:p>
    <w:p w:rsidR="009863CE" w:rsidRDefault="009863CE" w:rsidP="00B338B4">
      <w:pPr>
        <w:snapToGrid w:val="0"/>
        <w:ind w:left="315" w:hangingChars="150" w:hanging="315"/>
        <w:rPr>
          <w:rFonts w:ascii="Times New Roman" w:eastAsia="宋体" w:hAnsi="Times New Roman" w:cs="Times New Roman"/>
          <w:color w:val="000000" w:themeColor="text1"/>
        </w:rPr>
      </w:pPr>
    </w:p>
    <w:p w:rsidR="009863CE" w:rsidRDefault="009863CE" w:rsidP="00B338B4">
      <w:pPr>
        <w:snapToGrid w:val="0"/>
        <w:ind w:left="315" w:hangingChars="150" w:hanging="315"/>
        <w:rPr>
          <w:rFonts w:ascii="Times New Roman" w:eastAsia="宋体" w:hAnsi="Times New Roman" w:cs="Times New Roman"/>
          <w:color w:val="000000" w:themeColor="text1"/>
        </w:rPr>
      </w:pPr>
    </w:p>
    <w:p w:rsidR="00B338B4" w:rsidRPr="00196523" w:rsidRDefault="00B338B4"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F7086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．构造哈希函数的基本原则是什么？列出三种常用的构造方法。</w:t>
      </w:r>
    </w:p>
    <w:p w:rsidR="009E394B" w:rsidRPr="00196523" w:rsidRDefault="00514FEE" w:rsidP="005A7673">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9E394B" w:rsidRPr="00196523">
        <w:rPr>
          <w:rFonts w:ascii="Times New Roman" w:eastAsia="宋体" w:hAnsi="Times New Roman" w:cs="Times New Roman"/>
          <w:color w:val="000000" w:themeColor="text1"/>
        </w:rPr>
        <w:t>构造哈希函数的基本原则</w:t>
      </w:r>
      <w:r w:rsidR="005A7673" w:rsidRPr="00196523">
        <w:rPr>
          <w:rFonts w:ascii="Times New Roman" w:eastAsia="宋体" w:hAnsi="Times New Roman" w:cs="Times New Roman" w:hint="eastAsia"/>
          <w:color w:val="000000" w:themeColor="text1"/>
        </w:rPr>
        <w:t>有两条</w:t>
      </w:r>
      <w:r w:rsidR="009E394B" w:rsidRPr="00196523">
        <w:rPr>
          <w:rFonts w:ascii="Times New Roman" w:eastAsia="宋体" w:hAnsi="Times New Roman" w:cs="Times New Roman"/>
          <w:color w:val="000000" w:themeColor="text1"/>
        </w:rPr>
        <w:t>：</w:t>
      </w:r>
    </w:p>
    <w:p w:rsidR="009E394B" w:rsidRPr="00196523" w:rsidRDefault="009E394B" w:rsidP="009E394B">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算法简单，运算量小；</w:t>
      </w:r>
    </w:p>
    <w:p w:rsidR="009E394B" w:rsidRPr="00196523" w:rsidRDefault="009E394B" w:rsidP="009E394B">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均匀分布，减少冲突。</w:t>
      </w:r>
    </w:p>
    <w:p w:rsidR="008761F0" w:rsidRPr="00196523" w:rsidRDefault="009E394B" w:rsidP="0061028E">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算法简单及冲突少，都是为了提高哈希方法的效率。</w:t>
      </w:r>
    </w:p>
    <w:p w:rsidR="008761F0" w:rsidRPr="00196523" w:rsidRDefault="0061028E" w:rsidP="0061028E">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常用的构造方法有很多，包括直接定址法、平方取中法、</w:t>
      </w:r>
      <w:r w:rsidRPr="00196523">
        <w:rPr>
          <w:rFonts w:ascii="Times New Roman" w:eastAsia="宋体" w:hAnsi="Times New Roman" w:cs="Times New Roman"/>
          <w:color w:val="000000" w:themeColor="text1"/>
          <w:szCs w:val="21"/>
        </w:rPr>
        <w:t>除留余数法</w:t>
      </w:r>
      <w:r w:rsidRPr="00196523">
        <w:rPr>
          <w:rFonts w:ascii="Times New Roman" w:eastAsia="宋体" w:hAnsi="Times New Roman" w:cs="Times New Roman" w:hint="eastAsia"/>
          <w:color w:val="000000" w:themeColor="text1"/>
          <w:szCs w:val="21"/>
        </w:rPr>
        <w:t>等。</w:t>
      </w:r>
    </w:p>
    <w:p w:rsidR="00B338B4" w:rsidRPr="00196523" w:rsidRDefault="00B338B4"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F7086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．设有一组关键字，出现次序为：</w:t>
      </w:r>
      <w:r w:rsidRPr="00196523">
        <w:rPr>
          <w:rFonts w:ascii="Times New Roman" w:eastAsia="宋体" w:hAnsi="Times New Roman" w:cs="Times New Roman"/>
          <w:color w:val="000000" w:themeColor="text1"/>
        </w:rPr>
        <w:t>105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90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76</w:t>
      </w:r>
      <w:r w:rsidRPr="00196523">
        <w:rPr>
          <w:rFonts w:ascii="Times New Roman" w:eastAsia="宋体" w:hAnsi="Times New Roman" w:cs="Times New Roman"/>
          <w:color w:val="000000" w:themeColor="text1"/>
        </w:rPr>
        <w:t>，要求用哈</w:t>
      </w:r>
      <w:proofErr w:type="gramStart"/>
      <w:r w:rsidRPr="00196523">
        <w:rPr>
          <w:rFonts w:ascii="Times New Roman" w:eastAsia="宋体" w:hAnsi="Times New Roman" w:cs="Times New Roman"/>
          <w:color w:val="000000" w:themeColor="text1"/>
        </w:rPr>
        <w:t>希方法</w:t>
      </w:r>
      <w:proofErr w:type="gramEnd"/>
      <w:r w:rsidRPr="00196523">
        <w:rPr>
          <w:rFonts w:ascii="Times New Roman" w:eastAsia="宋体" w:hAnsi="Times New Roman" w:cs="Times New Roman"/>
          <w:color w:val="000000" w:themeColor="text1"/>
        </w:rPr>
        <w:t>将它们存入长度为</w:t>
      </w:r>
      <w:r w:rsidRPr="00196523">
        <w:rPr>
          <w:rFonts w:ascii="Times New Roman" w:eastAsia="宋体" w:hAnsi="Times New Roman" w:cs="Times New Roman"/>
          <w:color w:val="000000" w:themeColor="text1"/>
        </w:rPr>
        <w:t>15</w:t>
      </w:r>
      <w:r w:rsidRPr="00196523">
        <w:rPr>
          <w:rFonts w:ascii="Times New Roman" w:eastAsia="宋体" w:hAnsi="Times New Roman" w:cs="Times New Roman"/>
          <w:color w:val="000000" w:themeColor="text1"/>
        </w:rPr>
        <w:t>的表中。</w:t>
      </w:r>
    </w:p>
    <w:p w:rsidR="00B338B4" w:rsidRPr="00196523" w:rsidRDefault="00B338B4"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采用除留余数法</w:t>
      </w:r>
      <w:r w:rsidRPr="00196523">
        <w:rPr>
          <w:rFonts w:ascii="Times New Roman" w:eastAsia="宋体" w:hAnsi="Times New Roman" w:cs="Times New Roman"/>
          <w:color w:val="000000" w:themeColor="text1"/>
        </w:rPr>
        <w:t>构造哈希函数；</w:t>
      </w:r>
    </w:p>
    <w:p w:rsidR="00B338B4" w:rsidRPr="00196523" w:rsidRDefault="00B338B4"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）用二次</w:t>
      </w:r>
      <w:proofErr w:type="gramStart"/>
      <w:r w:rsidRPr="00196523">
        <w:rPr>
          <w:rFonts w:ascii="Times New Roman" w:eastAsia="宋体" w:hAnsi="Times New Roman" w:cs="Times New Roman"/>
          <w:color w:val="000000" w:themeColor="text1"/>
        </w:rPr>
        <w:t>探测再</w:t>
      </w:r>
      <w:proofErr w:type="gramEnd"/>
      <w:r w:rsidRPr="00196523">
        <w:rPr>
          <w:rFonts w:ascii="Times New Roman" w:eastAsia="宋体" w:hAnsi="Times New Roman" w:cs="Times New Roman"/>
          <w:color w:val="000000" w:themeColor="text1"/>
        </w:rPr>
        <w:t>散列法解决冲突。</w:t>
      </w:r>
    </w:p>
    <w:p w:rsidR="00B338B4" w:rsidRPr="00196523" w:rsidRDefault="00B338B4"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给出最后得到的哈希表</w:t>
      </w:r>
      <w:r w:rsidRPr="00196523">
        <w:rPr>
          <w:rFonts w:ascii="Times New Roman" w:eastAsia="宋体" w:hAnsi="Times New Roman" w:cs="Times New Roman"/>
          <w:color w:val="000000" w:themeColor="text1"/>
        </w:rPr>
        <w:t>。</w:t>
      </w:r>
    </w:p>
    <w:p w:rsidR="0061028E" w:rsidRPr="00196523" w:rsidRDefault="00514FEE" w:rsidP="0061028E">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182EB0" w:rsidRPr="00196523">
        <w:rPr>
          <w:rFonts w:ascii="Times New Roman" w:eastAsia="宋体" w:hAnsi="Times New Roman" w:cs="Times New Roman" w:hint="eastAsia"/>
          <w:color w:val="000000" w:themeColor="text1"/>
        </w:rPr>
        <w:t>（</w:t>
      </w:r>
      <w:r w:rsidR="00182EB0" w:rsidRPr="00196523">
        <w:rPr>
          <w:rFonts w:ascii="Times New Roman" w:eastAsia="宋体" w:hAnsi="Times New Roman" w:cs="Times New Roman" w:hint="eastAsia"/>
          <w:color w:val="000000" w:themeColor="text1"/>
        </w:rPr>
        <w:t>1</w:t>
      </w:r>
      <w:r w:rsidR="00182EB0" w:rsidRPr="00196523">
        <w:rPr>
          <w:rFonts w:ascii="Times New Roman" w:eastAsia="宋体" w:hAnsi="Times New Roman" w:cs="Times New Roman" w:hint="eastAsia"/>
          <w:color w:val="000000" w:themeColor="text1"/>
        </w:rPr>
        <w:t>）</w:t>
      </w:r>
      <w:r w:rsidR="0061028E" w:rsidRPr="00196523">
        <w:rPr>
          <w:rFonts w:ascii="Times New Roman" w:eastAsia="宋体" w:hAnsi="Times New Roman" w:cs="Times New Roman" w:hint="eastAsia"/>
          <w:color w:val="000000" w:themeColor="text1"/>
        </w:rPr>
        <w:t>哈</w:t>
      </w:r>
      <w:proofErr w:type="gramStart"/>
      <w:r w:rsidR="0061028E" w:rsidRPr="00196523">
        <w:rPr>
          <w:rFonts w:ascii="Times New Roman" w:eastAsia="宋体" w:hAnsi="Times New Roman" w:cs="Times New Roman" w:hint="eastAsia"/>
          <w:color w:val="000000" w:themeColor="text1"/>
        </w:rPr>
        <w:t>希表长是</w:t>
      </w:r>
      <w:proofErr w:type="gramEnd"/>
      <w:r w:rsidR="0061028E" w:rsidRPr="00196523">
        <w:rPr>
          <w:rFonts w:ascii="Times New Roman" w:eastAsia="宋体" w:hAnsi="Times New Roman" w:cs="Times New Roman" w:hint="eastAsia"/>
          <w:color w:val="000000" w:themeColor="text1"/>
        </w:rPr>
        <w:t>15</w:t>
      </w:r>
      <w:r w:rsidR="0061028E" w:rsidRPr="00196523">
        <w:rPr>
          <w:rFonts w:ascii="Times New Roman" w:eastAsia="宋体" w:hAnsi="Times New Roman" w:cs="Times New Roman" w:hint="eastAsia"/>
          <w:color w:val="000000" w:themeColor="text1"/>
        </w:rPr>
        <w:t>，除留余数法中，</w:t>
      </w:r>
      <w:r w:rsidR="0061028E" w:rsidRPr="00196523">
        <w:rPr>
          <w:rFonts w:ascii="Times New Roman" w:eastAsia="宋体" w:hAnsi="Times New Roman" w:cs="Times New Roman"/>
          <w:i/>
          <w:color w:val="000000" w:themeColor="text1"/>
        </w:rPr>
        <w:t>p</w:t>
      </w:r>
      <w:r w:rsidR="0061028E" w:rsidRPr="00196523">
        <w:rPr>
          <w:rFonts w:ascii="Times New Roman" w:eastAsia="宋体" w:hAnsi="Times New Roman" w:cs="Times New Roman" w:hint="eastAsia"/>
          <w:color w:val="000000" w:themeColor="text1"/>
        </w:rPr>
        <w:t>应</w:t>
      </w:r>
      <w:r w:rsidR="0061028E" w:rsidRPr="00196523">
        <w:rPr>
          <w:rFonts w:ascii="Times New Roman" w:eastAsia="宋体" w:hAnsi="Times New Roman" w:cs="Times New Roman"/>
          <w:color w:val="000000" w:themeColor="text1"/>
        </w:rPr>
        <w:t>为小于</w:t>
      </w:r>
      <w:proofErr w:type="gramStart"/>
      <w:r w:rsidR="0061028E" w:rsidRPr="00196523">
        <w:rPr>
          <w:rFonts w:ascii="Times New Roman" w:eastAsia="宋体" w:hAnsi="Times New Roman" w:cs="Times New Roman" w:hint="eastAsia"/>
          <w:color w:val="000000" w:themeColor="text1"/>
        </w:rPr>
        <w:t>等于表</w:t>
      </w:r>
      <w:proofErr w:type="gramEnd"/>
      <w:r w:rsidR="0061028E" w:rsidRPr="00196523">
        <w:rPr>
          <w:rFonts w:ascii="Times New Roman" w:eastAsia="宋体" w:hAnsi="Times New Roman" w:cs="Times New Roman" w:hint="eastAsia"/>
          <w:color w:val="000000" w:themeColor="text1"/>
        </w:rPr>
        <w:t>长</w:t>
      </w:r>
      <w:r w:rsidR="0061028E" w:rsidRPr="00196523">
        <w:rPr>
          <w:rFonts w:ascii="Times New Roman" w:eastAsia="宋体" w:hAnsi="Times New Roman" w:cs="Times New Roman" w:hint="eastAsia"/>
          <w:color w:val="000000" w:themeColor="text1"/>
        </w:rPr>
        <w:t>15</w:t>
      </w:r>
      <w:r w:rsidR="0061028E" w:rsidRPr="00196523">
        <w:rPr>
          <w:rFonts w:ascii="Times New Roman" w:eastAsia="宋体" w:hAnsi="Times New Roman" w:cs="Times New Roman"/>
          <w:color w:val="000000" w:themeColor="text1"/>
        </w:rPr>
        <w:t>的</w:t>
      </w:r>
      <w:r w:rsidR="0061028E" w:rsidRPr="00196523">
        <w:rPr>
          <w:rFonts w:ascii="Times New Roman" w:eastAsia="宋体" w:hAnsi="Times New Roman" w:cs="Times New Roman" w:hint="eastAsia"/>
          <w:color w:val="000000" w:themeColor="text1"/>
        </w:rPr>
        <w:t>最大素数。本题</w:t>
      </w:r>
      <w:r w:rsidR="00F636EA" w:rsidRPr="00196523">
        <w:rPr>
          <w:rFonts w:ascii="Times New Roman" w:eastAsia="宋体" w:hAnsi="Times New Roman" w:cs="Times New Roman" w:hint="eastAsia"/>
          <w:color w:val="000000" w:themeColor="text1"/>
        </w:rPr>
        <w:t>取</w:t>
      </w:r>
      <w:r w:rsidR="0061028E" w:rsidRPr="00196523">
        <w:rPr>
          <w:rFonts w:ascii="Times New Roman" w:eastAsia="宋体" w:hAnsi="Times New Roman" w:cs="Times New Roman"/>
          <w:i/>
          <w:color w:val="000000" w:themeColor="text1"/>
        </w:rPr>
        <w:t>p</w:t>
      </w:r>
      <w:r w:rsidR="0061028E" w:rsidRPr="00196523">
        <w:rPr>
          <w:rFonts w:ascii="Times New Roman" w:eastAsia="宋体" w:hAnsi="Times New Roman" w:cs="Times New Roman"/>
          <w:color w:val="000000" w:themeColor="text1"/>
        </w:rPr>
        <w:t>=13</w:t>
      </w:r>
      <w:r w:rsidR="00F636EA" w:rsidRPr="00196523">
        <w:rPr>
          <w:rFonts w:ascii="Times New Roman" w:eastAsia="宋体" w:hAnsi="Times New Roman" w:cs="Times New Roman" w:hint="eastAsia"/>
          <w:color w:val="000000" w:themeColor="text1"/>
        </w:rPr>
        <w:t>，哈希函数为</w:t>
      </w:r>
      <w:r w:rsidR="00F636EA" w:rsidRPr="00196523">
        <w:rPr>
          <w:rFonts w:ascii="Times New Roman" w:eastAsia="宋体" w:hAnsi="Times New Roman" w:cs="Times New Roman"/>
          <w:color w:val="000000" w:themeColor="text1"/>
        </w:rPr>
        <w:t>H(</w:t>
      </w:r>
      <w:r w:rsidR="00F636EA" w:rsidRPr="00196523">
        <w:rPr>
          <w:rFonts w:ascii="Times New Roman" w:eastAsia="宋体" w:hAnsi="Times New Roman" w:cs="Times New Roman"/>
          <w:i/>
          <w:color w:val="000000" w:themeColor="text1"/>
        </w:rPr>
        <w:t>k</w:t>
      </w:r>
      <w:r w:rsidR="00F636EA" w:rsidRPr="00196523">
        <w:rPr>
          <w:rFonts w:ascii="Times New Roman" w:eastAsia="宋体" w:hAnsi="Times New Roman" w:cs="Times New Roman"/>
          <w:color w:val="000000" w:themeColor="text1"/>
        </w:rPr>
        <w:t>)=</w:t>
      </w:r>
      <w:r w:rsidR="00F636EA" w:rsidRPr="00196523">
        <w:rPr>
          <w:rFonts w:ascii="Times New Roman" w:eastAsia="宋体" w:hAnsi="Times New Roman" w:cs="Times New Roman"/>
          <w:i/>
          <w:color w:val="000000" w:themeColor="text1"/>
        </w:rPr>
        <w:t>k</w:t>
      </w:r>
      <w:r w:rsidR="00F636EA" w:rsidRPr="00196523">
        <w:rPr>
          <w:rFonts w:ascii="Times New Roman" w:eastAsia="宋体" w:hAnsi="Times New Roman" w:cs="Times New Roman"/>
          <w:color w:val="000000" w:themeColor="text1"/>
        </w:rPr>
        <w:t xml:space="preserve"> mod </w:t>
      </w:r>
      <w:r w:rsidR="00F636EA" w:rsidRPr="00196523">
        <w:rPr>
          <w:rFonts w:ascii="Times New Roman" w:eastAsia="宋体" w:hAnsi="Times New Roman" w:cs="Times New Roman"/>
          <w:i/>
          <w:color w:val="000000" w:themeColor="text1"/>
        </w:rPr>
        <w:t>p</w:t>
      </w:r>
      <w:r w:rsidR="0061028E" w:rsidRPr="00196523">
        <w:rPr>
          <w:rFonts w:ascii="Times New Roman" w:eastAsia="宋体" w:hAnsi="Times New Roman" w:cs="Times New Roman" w:hint="eastAsia"/>
          <w:color w:val="000000" w:themeColor="text1"/>
        </w:rPr>
        <w:t>。先计算各关键字对应的哈希值，如表</w:t>
      </w:r>
      <w:r w:rsidR="0061028E"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0061028E" w:rsidRPr="00196523">
        <w:rPr>
          <w:rFonts w:ascii="Times New Roman" w:eastAsia="宋体" w:hAnsi="Times New Roman" w:cs="Times New Roman"/>
          <w:color w:val="000000" w:themeColor="text1"/>
        </w:rPr>
        <w:t>5</w:t>
      </w:r>
      <w:r w:rsidR="0061028E" w:rsidRPr="00196523">
        <w:rPr>
          <w:rFonts w:ascii="Times New Roman" w:eastAsia="宋体" w:hAnsi="Times New Roman" w:cs="Times New Roman" w:hint="eastAsia"/>
          <w:color w:val="000000" w:themeColor="text1"/>
        </w:rPr>
        <w:t>所示。</w:t>
      </w:r>
    </w:p>
    <w:p w:rsidR="00F636EA" w:rsidRPr="00196523" w:rsidRDefault="00F636EA"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44288" behindDoc="0" locked="0" layoutInCell="1" allowOverlap="1" wp14:anchorId="22C8EB3B" wp14:editId="10F5002B">
                <wp:simplePos x="0" y="0"/>
                <wp:positionH relativeFrom="margin">
                  <wp:posOffset>546735</wp:posOffset>
                </wp:positionH>
                <wp:positionV relativeFrom="paragraph">
                  <wp:posOffset>163830</wp:posOffset>
                </wp:positionV>
                <wp:extent cx="4373245" cy="492125"/>
                <wp:effectExtent l="0" t="0" r="0" b="3175"/>
                <wp:wrapTopAndBottom/>
                <wp:docPr id="12622"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245"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61028E">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-5</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6</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r>
                          </w:tbl>
                          <w:p w:rsidR="008E537A" w:rsidRDefault="008E537A" w:rsidP="0061028E">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C8EB3B" id="_x0000_s3746" type="#_x0000_t202" style="position:absolute;left:0;text-align:left;margin-left:43.05pt;margin-top:12.9pt;width:344.35pt;height:38.7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tuw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" filled="f" stroked="f">
                <v:textbox inset=",0,,0">
                  <w:txbxContent>
                    <w:p w:rsidR="008E537A" w:rsidRPr="00BB66A1" w:rsidRDefault="008E537A" w:rsidP="0061028E">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-5</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6</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r>
                    </w:tbl>
                    <w:p w:rsidR="008E537A" w:rsidRDefault="008E537A" w:rsidP="0061028E">
                      <w:pPr>
                        <w:ind w:firstLineChars="0" w:firstLine="0"/>
                      </w:pPr>
                    </w:p>
                  </w:txbxContent>
                </v:textbox>
                <w10:wrap type="topAndBottom" anchorx="margin"/>
              </v:shape>
            </w:pict>
          </mc:Fallback>
        </mc:AlternateContent>
      </w:r>
    </w:p>
    <w:p w:rsidR="00F636EA" w:rsidRPr="00196523" w:rsidRDefault="00F636EA" w:rsidP="00B338B4">
      <w:pPr>
        <w:snapToGrid w:val="0"/>
        <w:ind w:left="315" w:hangingChars="150" w:hanging="315"/>
        <w:rPr>
          <w:rFonts w:ascii="Times New Roman" w:eastAsia="宋体" w:hAnsi="Times New Roman" w:cs="Times New Roman"/>
          <w:color w:val="000000" w:themeColor="text1"/>
        </w:rPr>
      </w:pPr>
    </w:p>
    <w:p w:rsidR="00F636EA" w:rsidRPr="00196523" w:rsidRDefault="006428E0" w:rsidP="006428E0">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）将各关键字放入哈希表中，采用二次</w:t>
      </w:r>
      <w:proofErr w:type="gramStart"/>
      <w:r w:rsidRPr="00196523">
        <w:rPr>
          <w:rFonts w:ascii="Times New Roman" w:eastAsia="宋体" w:hAnsi="Times New Roman" w:cs="Times New Roman" w:hint="eastAsia"/>
          <w:color w:val="000000" w:themeColor="text1"/>
        </w:rPr>
        <w:t>探测再</w:t>
      </w:r>
      <w:proofErr w:type="gramEnd"/>
      <w:r w:rsidRPr="00196523">
        <w:rPr>
          <w:rFonts w:ascii="Times New Roman" w:eastAsia="宋体" w:hAnsi="Times New Roman" w:cs="Times New Roman" w:hint="eastAsia"/>
          <w:color w:val="000000" w:themeColor="text1"/>
        </w:rPr>
        <w:t>散列法解决冲突。放置前</w:t>
      </w:r>
      <w:r w:rsidRPr="00196523">
        <w:rPr>
          <w:rFonts w:ascii="Times New Roman" w:eastAsia="宋体" w:hAnsi="Times New Roman" w:cs="Times New Roman" w:hint="eastAsia"/>
          <w:color w:val="000000" w:themeColor="text1"/>
        </w:rPr>
        <w:t>8</w:t>
      </w:r>
      <w:r w:rsidRPr="00196523">
        <w:rPr>
          <w:rFonts w:ascii="Times New Roman" w:eastAsia="宋体" w:hAnsi="Times New Roman" w:cs="Times New Roman" w:hint="eastAsia"/>
          <w:color w:val="000000" w:themeColor="text1"/>
        </w:rPr>
        <w:t>个关键字时</w:t>
      </w:r>
      <w:r w:rsidRPr="00196523">
        <w:rPr>
          <w:rFonts w:ascii="Times New Roman" w:eastAsia="宋体" w:hAnsi="Times New Roman" w:cs="Times New Roman" w:hint="eastAsia"/>
          <w:color w:val="000000" w:themeColor="text1"/>
        </w:rPr>
        <w:lastRenderedPageBreak/>
        <w:t>不会引起冲突，直接放置到位。如表</w:t>
      </w:r>
      <w:r w:rsidRPr="00196523">
        <w:rPr>
          <w:rFonts w:ascii="Times New Roman" w:eastAsia="宋体" w:hAnsi="Times New Roman" w:cs="Times New Roman" w:hint="eastAsia"/>
          <w:color w:val="000000" w:themeColor="text1"/>
        </w:rPr>
        <w:t>8</w:t>
      </w:r>
      <w:r w:rsidR="00692BEA">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6</w:t>
      </w:r>
      <w:r w:rsidRPr="00196523">
        <w:rPr>
          <w:rFonts w:ascii="Times New Roman" w:eastAsia="宋体" w:hAnsi="Times New Roman" w:cs="Times New Roman" w:hint="eastAsia"/>
          <w:color w:val="000000" w:themeColor="text1"/>
        </w:rPr>
        <w:t>所示。</w:t>
      </w:r>
    </w:p>
    <w:p w:rsidR="0061028E" w:rsidRPr="00196523" w:rsidRDefault="006428E0"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46336" behindDoc="0" locked="0" layoutInCell="1" allowOverlap="1" wp14:anchorId="2494244B" wp14:editId="62410A31">
                <wp:simplePos x="0" y="0"/>
                <wp:positionH relativeFrom="margin">
                  <wp:posOffset>155575</wp:posOffset>
                </wp:positionH>
                <wp:positionV relativeFrom="paragraph">
                  <wp:posOffset>113030</wp:posOffset>
                </wp:positionV>
                <wp:extent cx="4996815" cy="580390"/>
                <wp:effectExtent l="0" t="0" r="0" b="10160"/>
                <wp:wrapTopAndBottom/>
                <wp:docPr id="12625"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68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6428E0">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-6</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了前</w:t>
                            </w:r>
                            <w:r>
                              <w:rPr>
                                <w:rFonts w:ascii="Times New Roman" w:eastAsia="宋体" w:hAnsi="Times New Roman" w:cs="Times New Roman"/>
                                <w:b w:val="0"/>
                              </w:rPr>
                              <w:t>8</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6428E0">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94244B" id="_x0000_s3747" type="#_x0000_t202" style="position:absolute;left:0;text-align:left;margin-left:12.25pt;margin-top:8.9pt;width:393.45pt;height:45.7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" filled="f" stroked="f">
                <v:textbox inset=",0,,0">
                  <w:txbxContent>
                    <w:p w:rsidR="008E537A" w:rsidRPr="00BB66A1" w:rsidRDefault="008E537A" w:rsidP="006428E0">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-6</w:t>
                      </w:r>
                      <w:r w:rsidRPr="00BB66A1">
                        <w:rPr>
                          <w:rFonts w:ascii="Times New Roman" w:eastAsia="宋体" w:hAnsi="Times New Roman" w:cs="Times New Roman"/>
                          <w:b w:val="0"/>
                        </w:rPr>
                        <w:t xml:space="preserve"> </w:t>
                      </w:r>
                      <w:r>
                        <w:rPr>
                          <w:rFonts w:ascii="Times New Roman" w:eastAsia="宋体" w:hAnsi="Times New Roman" w:cs="Times New Roman"/>
                          <w:b w:val="0"/>
                        </w:rPr>
                        <w:t>放置</w:t>
                      </w:r>
                      <w:r>
                        <w:rPr>
                          <w:rFonts w:ascii="Times New Roman" w:eastAsia="宋体" w:hAnsi="Times New Roman" w:cs="Times New Roman" w:hint="eastAsia"/>
                          <w:b w:val="0"/>
                        </w:rPr>
                        <w:t>了前</w:t>
                      </w:r>
                      <w:r>
                        <w:rPr>
                          <w:rFonts w:ascii="Times New Roman" w:eastAsia="宋体" w:hAnsi="Times New Roman" w:cs="Times New Roman"/>
                          <w:b w:val="0"/>
                        </w:rPr>
                        <w:t>8</w:t>
                      </w:r>
                      <w:r>
                        <w:rPr>
                          <w:rFonts w:ascii="Times New Roman" w:eastAsia="宋体" w:hAnsi="Times New Roman" w:cs="Times New Roman"/>
                          <w:b w:val="0"/>
                        </w:rPr>
                        <w:t>个</w:t>
                      </w:r>
                      <w:r>
                        <w:rPr>
                          <w:rFonts w:ascii="Times New Roman" w:eastAsia="宋体" w:hAnsi="Times New Roman" w:cs="Times New Roman" w:hint="eastAsia"/>
                          <w:b w:val="0"/>
                        </w:rPr>
                        <w:t>关键字的哈希表</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6428E0">
                      <w:pPr>
                        <w:ind w:firstLineChars="0" w:firstLine="0"/>
                      </w:pPr>
                    </w:p>
                  </w:txbxContent>
                </v:textbox>
                <w10:wrap type="topAndBottom" anchorx="margin"/>
              </v:shape>
            </w:pict>
          </mc:Fallback>
        </mc:AlternateContent>
      </w:r>
    </w:p>
    <w:p w:rsidR="0061028E" w:rsidRPr="00196523" w:rsidRDefault="006428E0" w:rsidP="006428E0">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关键字</w:t>
      </w:r>
      <w:r w:rsidRPr="00196523">
        <w:rPr>
          <w:rFonts w:ascii="Times New Roman" w:eastAsia="宋体" w:hAnsi="Times New Roman" w:cs="Times New Roman" w:hint="eastAsia"/>
          <w:color w:val="000000" w:themeColor="text1"/>
        </w:rPr>
        <w:t>45</w:t>
      </w:r>
      <w:r w:rsidRPr="00196523">
        <w:rPr>
          <w:rFonts w:ascii="Times New Roman" w:eastAsia="宋体" w:hAnsi="Times New Roman" w:cs="Times New Roman" w:hint="eastAsia"/>
          <w:color w:val="000000" w:themeColor="text1"/>
        </w:rPr>
        <w:t>与关键字</w:t>
      </w:r>
      <w:r w:rsidRPr="00196523">
        <w:rPr>
          <w:rFonts w:ascii="Times New Roman" w:eastAsia="宋体" w:hAnsi="Times New Roman" w:cs="Times New Roman" w:hint="eastAsia"/>
          <w:color w:val="000000" w:themeColor="text1"/>
        </w:rPr>
        <w:t>97</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hint="eastAsia"/>
          <w:color w:val="000000" w:themeColor="text1"/>
        </w:rPr>
        <w:t>发生冲突，放置在</w:t>
      </w:r>
      <w:r w:rsidRPr="00196523">
        <w:rPr>
          <w:rFonts w:ascii="Times New Roman" w:eastAsia="宋体" w:hAnsi="Times New Roman" w:cs="Times New Roman" w:hint="eastAsia"/>
          <w:color w:val="000000" w:themeColor="text1"/>
        </w:rPr>
        <w:t>6</w:t>
      </w:r>
      <w:r w:rsidRPr="00196523">
        <w:rPr>
          <w:rFonts w:ascii="Times New Roman" w:eastAsia="宋体" w:hAnsi="Times New Roman" w:cs="Times New Roman"/>
          <w:color w:val="000000" w:themeColor="text1"/>
        </w:rPr>
        <w:t>+1=7</w:t>
      </w:r>
      <w:r w:rsidRPr="00196523">
        <w:rPr>
          <w:rFonts w:ascii="Times New Roman" w:eastAsia="宋体" w:hAnsi="Times New Roman" w:cs="Times New Roman" w:hint="eastAsia"/>
          <w:color w:val="000000" w:themeColor="text1"/>
        </w:rPr>
        <w:t>的位置。关键字</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color w:val="000000" w:themeColor="text1"/>
        </w:rPr>
        <w:t>9</w:t>
      </w:r>
      <w:r w:rsidRPr="00196523">
        <w:rPr>
          <w:rFonts w:ascii="Times New Roman" w:eastAsia="宋体" w:hAnsi="Times New Roman" w:cs="Times New Roman" w:hint="eastAsia"/>
          <w:color w:val="000000" w:themeColor="text1"/>
        </w:rPr>
        <w:t>与关键字</w:t>
      </w:r>
      <w:r w:rsidRPr="00196523">
        <w:rPr>
          <w:rFonts w:ascii="Times New Roman" w:eastAsia="宋体" w:hAnsi="Times New Roman" w:cs="Times New Roman" w:hint="eastAsia"/>
          <w:color w:val="000000" w:themeColor="text1"/>
        </w:rPr>
        <w:t>105</w:t>
      </w:r>
      <w:r w:rsidRPr="00196523">
        <w:rPr>
          <w:rFonts w:ascii="Times New Roman" w:eastAsia="宋体" w:hAnsi="Times New Roman" w:cs="Times New Roman" w:hint="eastAsia"/>
          <w:color w:val="000000" w:themeColor="text1"/>
        </w:rPr>
        <w:t>在位置</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发生冲突，探查的位置序列依次是：</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+1=2</w:t>
      </w:r>
      <w:r w:rsidRPr="00196523">
        <w:rPr>
          <w:rFonts w:ascii="Times New Roman" w:eastAsia="宋体" w:hAnsi="Times New Roman" w:cs="Times New Roman" w:hint="eastAsia"/>
          <w:color w:val="000000" w:themeColor="text1"/>
        </w:rPr>
        <w:t>（仍冲突），</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hint="eastAsia"/>
          <w:color w:val="000000" w:themeColor="text1"/>
        </w:rPr>
        <w:t>0</w:t>
      </w:r>
      <w:r w:rsidRPr="00196523">
        <w:rPr>
          <w:rFonts w:ascii="Times New Roman" w:eastAsia="宋体" w:hAnsi="Times New Roman" w:cs="Times New Roman" w:hint="eastAsia"/>
          <w:color w:val="000000" w:themeColor="text1"/>
        </w:rPr>
        <w:t>（仍冲突），</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color w:val="000000" w:themeColor="text1"/>
        </w:rPr>
        <w:t>=</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（不冲突），所以将关键字</w:t>
      </w:r>
      <w:r w:rsidRPr="00196523">
        <w:rPr>
          <w:rFonts w:ascii="Times New Roman" w:eastAsia="宋体" w:hAnsi="Times New Roman" w:cs="Times New Roman" w:hint="eastAsia"/>
          <w:color w:val="000000" w:themeColor="text1"/>
        </w:rPr>
        <w:t>7</w:t>
      </w:r>
      <w:r w:rsidRPr="00196523">
        <w:rPr>
          <w:rFonts w:ascii="Times New Roman" w:eastAsia="宋体" w:hAnsi="Times New Roman" w:cs="Times New Roman"/>
          <w:color w:val="000000" w:themeColor="text1"/>
        </w:rPr>
        <w:t>9</w:t>
      </w:r>
      <w:r w:rsidRPr="00196523">
        <w:rPr>
          <w:rFonts w:ascii="Times New Roman" w:eastAsia="宋体" w:hAnsi="Times New Roman" w:cs="Times New Roman" w:hint="eastAsia"/>
          <w:color w:val="000000" w:themeColor="text1"/>
        </w:rPr>
        <w:t>放置在位置</w:t>
      </w:r>
      <w:r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。关键字</w:t>
      </w:r>
      <w:r w:rsidR="00CD4CD5" w:rsidRPr="00196523">
        <w:rPr>
          <w:rFonts w:ascii="Times New Roman" w:eastAsia="宋体" w:hAnsi="Times New Roman" w:cs="Times New Roman" w:hint="eastAsia"/>
          <w:color w:val="000000" w:themeColor="text1"/>
        </w:rPr>
        <w:t>59</w:t>
      </w:r>
      <w:r w:rsidR="00CD4CD5" w:rsidRPr="00196523">
        <w:rPr>
          <w:rFonts w:ascii="Times New Roman" w:eastAsia="宋体" w:hAnsi="Times New Roman" w:cs="Times New Roman" w:hint="eastAsia"/>
          <w:color w:val="000000" w:themeColor="text1"/>
        </w:rPr>
        <w:t>要放置的位置</w:t>
      </w:r>
      <w:r w:rsidR="00CD4CD5" w:rsidRPr="00196523">
        <w:rPr>
          <w:rFonts w:ascii="Times New Roman" w:eastAsia="宋体" w:hAnsi="Times New Roman" w:cs="Times New Roman" w:hint="eastAsia"/>
          <w:color w:val="000000" w:themeColor="text1"/>
        </w:rPr>
        <w:t>7</w:t>
      </w:r>
      <w:r w:rsidR="00CD4CD5" w:rsidRPr="00196523">
        <w:rPr>
          <w:rFonts w:ascii="Times New Roman" w:eastAsia="宋体" w:hAnsi="Times New Roman" w:cs="Times New Roman" w:hint="eastAsia"/>
          <w:color w:val="000000" w:themeColor="text1"/>
        </w:rPr>
        <w:t>，放置了</w:t>
      </w:r>
      <w:r w:rsidR="00CD4CD5" w:rsidRPr="00196523">
        <w:rPr>
          <w:rFonts w:ascii="Times New Roman" w:eastAsia="宋体" w:hAnsi="Times New Roman" w:cs="Times New Roman" w:hint="eastAsia"/>
          <w:color w:val="000000" w:themeColor="text1"/>
        </w:rPr>
        <w:t>45</w:t>
      </w:r>
      <w:r w:rsidR="00CD4CD5" w:rsidRPr="00196523">
        <w:rPr>
          <w:rFonts w:ascii="Times New Roman" w:eastAsia="宋体" w:hAnsi="Times New Roman" w:cs="Times New Roman" w:hint="eastAsia"/>
          <w:color w:val="000000" w:themeColor="text1"/>
        </w:rPr>
        <w:t>，故探查</w:t>
      </w:r>
      <w:r w:rsidR="00CD4CD5" w:rsidRPr="00196523">
        <w:rPr>
          <w:rFonts w:ascii="Times New Roman" w:eastAsia="宋体" w:hAnsi="Times New Roman" w:cs="Times New Roman" w:hint="eastAsia"/>
          <w:color w:val="000000" w:themeColor="text1"/>
        </w:rPr>
        <w:t>7</w:t>
      </w:r>
      <w:r w:rsidR="00CD4CD5" w:rsidRPr="00196523">
        <w:rPr>
          <w:rFonts w:ascii="Times New Roman" w:eastAsia="宋体" w:hAnsi="Times New Roman" w:cs="Times New Roman"/>
          <w:color w:val="000000" w:themeColor="text1"/>
        </w:rPr>
        <w:t>+1=8</w:t>
      </w:r>
      <w:r w:rsidR="00CD4CD5" w:rsidRPr="00196523">
        <w:rPr>
          <w:rFonts w:ascii="Times New Roman" w:eastAsia="宋体" w:hAnsi="Times New Roman" w:cs="Times New Roman" w:hint="eastAsia"/>
          <w:color w:val="000000" w:themeColor="text1"/>
        </w:rPr>
        <w:t>位置，这是开放的。最后一个关键字</w:t>
      </w:r>
      <w:r w:rsidR="00CD4CD5" w:rsidRPr="00196523">
        <w:rPr>
          <w:rFonts w:ascii="Times New Roman" w:eastAsia="宋体" w:hAnsi="Times New Roman" w:cs="Times New Roman" w:hint="eastAsia"/>
          <w:color w:val="000000" w:themeColor="text1"/>
        </w:rPr>
        <w:t>7</w:t>
      </w:r>
      <w:r w:rsidR="00CD4CD5" w:rsidRPr="00196523">
        <w:rPr>
          <w:rFonts w:ascii="Times New Roman" w:eastAsia="宋体" w:hAnsi="Times New Roman" w:cs="Times New Roman"/>
          <w:color w:val="000000" w:themeColor="text1"/>
        </w:rPr>
        <w:t>6</w:t>
      </w:r>
      <w:r w:rsidR="00CD4CD5" w:rsidRPr="00196523">
        <w:rPr>
          <w:rFonts w:ascii="Times New Roman" w:eastAsia="宋体" w:hAnsi="Times New Roman" w:cs="Times New Roman" w:hint="eastAsia"/>
          <w:color w:val="000000" w:themeColor="text1"/>
        </w:rPr>
        <w:t>，探查的位置依次是</w:t>
      </w:r>
      <w:r w:rsidR="00CD4CD5" w:rsidRPr="00196523">
        <w:rPr>
          <w:rFonts w:ascii="Times New Roman" w:eastAsia="宋体" w:hAnsi="Times New Roman" w:cs="Times New Roman" w:hint="eastAsia"/>
          <w:color w:val="000000" w:themeColor="text1"/>
        </w:rPr>
        <w:t>11</w:t>
      </w:r>
      <w:r w:rsidR="00CD4CD5" w:rsidRPr="00196523">
        <w:rPr>
          <w:rFonts w:ascii="Times New Roman" w:eastAsia="宋体" w:hAnsi="Times New Roman" w:cs="Times New Roman" w:hint="eastAsia"/>
          <w:color w:val="000000" w:themeColor="text1"/>
        </w:rPr>
        <w:t>，</w:t>
      </w:r>
      <w:r w:rsidR="00CD4CD5" w:rsidRPr="00196523">
        <w:rPr>
          <w:rFonts w:ascii="Times New Roman" w:eastAsia="宋体" w:hAnsi="Times New Roman" w:cs="Times New Roman" w:hint="eastAsia"/>
          <w:color w:val="000000" w:themeColor="text1"/>
        </w:rPr>
        <w:t>1</w:t>
      </w:r>
      <w:r w:rsidR="00CD4CD5" w:rsidRPr="00196523">
        <w:rPr>
          <w:rFonts w:ascii="Times New Roman" w:eastAsia="宋体" w:hAnsi="Times New Roman" w:cs="Times New Roman"/>
          <w:color w:val="000000" w:themeColor="text1"/>
        </w:rPr>
        <w:t>1+1=12</w:t>
      </w:r>
      <w:r w:rsidR="00CD4CD5" w:rsidRPr="00196523">
        <w:rPr>
          <w:rFonts w:ascii="Times New Roman" w:eastAsia="宋体" w:hAnsi="Times New Roman" w:cs="Times New Roman" w:hint="eastAsia"/>
          <w:color w:val="000000" w:themeColor="text1"/>
        </w:rPr>
        <w:t>，</w:t>
      </w:r>
      <w:r w:rsidR="00CD4CD5" w:rsidRPr="00196523">
        <w:rPr>
          <w:rFonts w:ascii="Times New Roman" w:eastAsia="宋体" w:hAnsi="Times New Roman" w:cs="Times New Roman" w:hint="eastAsia"/>
          <w:color w:val="000000" w:themeColor="text1"/>
        </w:rPr>
        <w:t>11-1=10</w:t>
      </w:r>
      <w:r w:rsidR="00CD4CD5" w:rsidRPr="00196523">
        <w:rPr>
          <w:rFonts w:ascii="Times New Roman" w:eastAsia="宋体" w:hAnsi="Times New Roman" w:cs="Times New Roman" w:hint="eastAsia"/>
          <w:color w:val="000000" w:themeColor="text1"/>
        </w:rPr>
        <w:t>，所以将</w:t>
      </w:r>
      <w:r w:rsidR="00CD4CD5" w:rsidRPr="00196523">
        <w:rPr>
          <w:rFonts w:ascii="Times New Roman" w:eastAsia="宋体" w:hAnsi="Times New Roman" w:cs="Times New Roman" w:hint="eastAsia"/>
          <w:color w:val="000000" w:themeColor="text1"/>
        </w:rPr>
        <w:t>76</w:t>
      </w:r>
      <w:r w:rsidR="00CD4CD5" w:rsidRPr="00196523">
        <w:rPr>
          <w:rFonts w:ascii="Times New Roman" w:eastAsia="宋体" w:hAnsi="Times New Roman" w:cs="Times New Roman" w:hint="eastAsia"/>
          <w:color w:val="000000" w:themeColor="text1"/>
        </w:rPr>
        <w:t>放置在位置</w:t>
      </w:r>
      <w:r w:rsidR="00CD4CD5" w:rsidRPr="00196523">
        <w:rPr>
          <w:rFonts w:ascii="Times New Roman" w:eastAsia="宋体" w:hAnsi="Times New Roman" w:cs="Times New Roman" w:hint="eastAsia"/>
          <w:color w:val="000000" w:themeColor="text1"/>
        </w:rPr>
        <w:t>10</w:t>
      </w:r>
      <w:r w:rsidR="00CD4CD5" w:rsidRPr="00196523">
        <w:rPr>
          <w:rFonts w:ascii="Times New Roman" w:eastAsia="宋体" w:hAnsi="Times New Roman" w:cs="Times New Roman" w:hint="eastAsia"/>
          <w:color w:val="000000" w:themeColor="text1"/>
        </w:rPr>
        <w:t>。</w:t>
      </w:r>
      <w:r w:rsidR="000104AA" w:rsidRPr="00196523">
        <w:rPr>
          <w:rFonts w:ascii="Times New Roman" w:eastAsia="宋体" w:hAnsi="Times New Roman" w:cs="Times New Roman" w:hint="eastAsia"/>
          <w:color w:val="000000" w:themeColor="text1"/>
        </w:rPr>
        <w:t>最终得到的哈希表如表</w:t>
      </w:r>
      <w:r w:rsidR="000104AA" w:rsidRPr="00196523">
        <w:rPr>
          <w:rFonts w:ascii="Times New Roman" w:eastAsia="宋体" w:hAnsi="Times New Roman" w:cs="Times New Roman"/>
          <w:color w:val="000000" w:themeColor="text1"/>
        </w:rPr>
        <w:t>8</w:t>
      </w:r>
      <w:r w:rsidR="00692BEA">
        <w:rPr>
          <w:rFonts w:ascii="Times New Roman" w:eastAsia="宋体" w:hAnsi="Times New Roman" w:cs="Times New Roman"/>
          <w:color w:val="000000" w:themeColor="text1"/>
        </w:rPr>
        <w:t>-</w:t>
      </w:r>
      <w:r w:rsidR="000104AA" w:rsidRPr="00196523">
        <w:rPr>
          <w:rFonts w:ascii="Times New Roman" w:eastAsia="宋体" w:hAnsi="Times New Roman" w:cs="Times New Roman"/>
          <w:color w:val="000000" w:themeColor="text1"/>
        </w:rPr>
        <w:t>7</w:t>
      </w:r>
      <w:r w:rsidR="000104AA" w:rsidRPr="00196523">
        <w:rPr>
          <w:rFonts w:ascii="Times New Roman" w:eastAsia="宋体" w:hAnsi="Times New Roman" w:cs="Times New Roman" w:hint="eastAsia"/>
          <w:color w:val="000000" w:themeColor="text1"/>
        </w:rPr>
        <w:t>所示。</w:t>
      </w:r>
    </w:p>
    <w:p w:rsidR="006428E0" w:rsidRPr="00196523" w:rsidRDefault="000104AA"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48384" behindDoc="0" locked="0" layoutInCell="1" allowOverlap="1" wp14:anchorId="2935404B" wp14:editId="7AF04A32">
                <wp:simplePos x="0" y="0"/>
                <wp:positionH relativeFrom="margin">
                  <wp:align>center</wp:align>
                </wp:positionH>
                <wp:positionV relativeFrom="paragraph">
                  <wp:posOffset>183515</wp:posOffset>
                </wp:positionV>
                <wp:extent cx="4996815" cy="580390"/>
                <wp:effectExtent l="0" t="0" r="0" b="10160"/>
                <wp:wrapTopAndBottom/>
                <wp:docPr id="12626"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68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CD4CD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-7</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76</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CD4CD5">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35404B" id="_x0000_s3748" type="#_x0000_t202" style="position:absolute;left:0;text-align:left;margin-left:0;margin-top:14.45pt;width:393.45pt;height:45.7pt;z-index:252048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" filled="f" stroked="f">
                <v:textbox inset=",0,,0">
                  <w:txbxContent>
                    <w:p w:rsidR="008E537A" w:rsidRPr="00BB66A1" w:rsidRDefault="008E537A" w:rsidP="00CD4CD5">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-7</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14</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76</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CD4CD5">
                      <w:pPr>
                        <w:ind w:firstLineChars="0" w:firstLine="0"/>
                      </w:pPr>
                    </w:p>
                  </w:txbxContent>
                </v:textbox>
                <w10:wrap type="topAndBottom" anchorx="margin"/>
              </v:shape>
            </w:pict>
          </mc:Fallback>
        </mc:AlternateContent>
      </w:r>
    </w:p>
    <w:p w:rsidR="00B338B4" w:rsidRPr="00196523" w:rsidRDefault="00B338B4"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F7086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．已知哈希表的地址空间为</w:t>
      </w:r>
      <w:r w:rsidRPr="00196523">
        <w:rPr>
          <w:rFonts w:ascii="Times New Roman" w:eastAsia="宋体" w:hAnsi="Times New Roman" w:cs="Times New Roman"/>
          <w:color w:val="000000" w:themeColor="text1"/>
        </w:rPr>
        <w:t>A[0..11]</w:t>
      </w:r>
      <w:r w:rsidRPr="00196523">
        <w:rPr>
          <w:rFonts w:ascii="Times New Roman" w:eastAsia="宋体" w:hAnsi="Times New Roman" w:cs="Times New Roman"/>
          <w:color w:val="000000" w:themeColor="text1"/>
        </w:rPr>
        <w:t>，</w:t>
      </w:r>
      <w:r w:rsidR="0090229F" w:rsidRPr="00196523">
        <w:rPr>
          <w:rFonts w:ascii="Times New Roman" w:eastAsia="宋体" w:hAnsi="Times New Roman" w:cs="Times New Roman" w:hint="eastAsia"/>
          <w:color w:val="000000" w:themeColor="text1"/>
        </w:rPr>
        <w:t>哈希</w:t>
      </w:r>
      <w:r w:rsidRPr="00196523">
        <w:rPr>
          <w:rFonts w:ascii="Times New Roman" w:eastAsia="宋体" w:hAnsi="Times New Roman" w:cs="Times New Roman"/>
          <w:color w:val="000000" w:themeColor="text1"/>
        </w:rPr>
        <w:t>函数</w:t>
      </w:r>
      <w:r w:rsidRPr="00196523">
        <w:rPr>
          <w:rFonts w:ascii="Times New Roman" w:eastAsia="宋体" w:hAnsi="Times New Roman" w:cs="Times New Roman"/>
          <w:color w:val="000000" w:themeColor="text1"/>
        </w:rPr>
        <w:t>H(k)=k mod 11</w:t>
      </w:r>
      <w:r w:rsidRPr="00196523">
        <w:rPr>
          <w:rFonts w:ascii="Times New Roman" w:eastAsia="宋体" w:hAnsi="Times New Roman" w:cs="Times New Roman"/>
          <w:color w:val="000000" w:themeColor="text1"/>
        </w:rPr>
        <w:t>，采用线性探测法处理冲突。请将下列数据</w:t>
      </w:r>
      <w:r w:rsidRPr="00196523">
        <w:rPr>
          <w:rFonts w:ascii="Times New Roman" w:eastAsia="宋体" w:hAnsi="Times New Roman" w:cs="Times New Roman"/>
          <w:color w:val="000000" w:themeColor="text1"/>
        </w:rPr>
        <w:t>25</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38</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79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51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89</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151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231</w:t>
      </w:r>
      <w:r w:rsidRPr="00196523">
        <w:rPr>
          <w:rFonts w:ascii="Times New Roman" w:eastAsia="宋体" w:hAnsi="Times New Roman" w:cs="Times New Roman"/>
          <w:color w:val="000000" w:themeColor="text1"/>
        </w:rPr>
        <w:t>依次插入到哈希表中，并计算出在等概率情况下查找成功时的平均查找长度。</w:t>
      </w:r>
    </w:p>
    <w:p w:rsidR="00101AC9" w:rsidRPr="00196523" w:rsidRDefault="00101AC9" w:rsidP="00101AC9">
      <w:pPr>
        <w:ind w:firstLineChars="150" w:firstLine="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50432" behindDoc="0" locked="0" layoutInCell="1" allowOverlap="1" wp14:anchorId="6D5D5436" wp14:editId="30749A9F">
                <wp:simplePos x="0" y="0"/>
                <wp:positionH relativeFrom="margin">
                  <wp:posOffset>633730</wp:posOffset>
                </wp:positionH>
                <wp:positionV relativeFrom="paragraph">
                  <wp:posOffset>339090</wp:posOffset>
                </wp:positionV>
                <wp:extent cx="4052570" cy="492125"/>
                <wp:effectExtent l="0" t="0" r="0" b="3175"/>
                <wp:wrapTopAndBottom/>
                <wp:docPr id="12627"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570"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101AC9">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-8</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47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31</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r>
                          </w:tbl>
                          <w:p w:rsidR="008E537A" w:rsidRDefault="008E537A" w:rsidP="00101AC9">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5D5436" id="_x0000_s3749" type="#_x0000_t202" style="position:absolute;left:0;text-align:left;margin-left:49.9pt;margin-top:26.7pt;width:319.1pt;height:38.7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" filled="f" stroked="f">
                <v:textbox inset=",0,,0">
                  <w:txbxContent>
                    <w:p w:rsidR="008E537A" w:rsidRPr="00BB66A1" w:rsidRDefault="008E537A" w:rsidP="00101AC9">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-8</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47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31</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r>
                    </w:tbl>
                    <w:p w:rsidR="008E537A" w:rsidRDefault="008E537A" w:rsidP="00101AC9">
                      <w:pPr>
                        <w:ind w:firstLineChars="0" w:firstLine="0"/>
                      </w:pPr>
                    </w:p>
                  </w:txbxContent>
                </v:textbox>
                <w10:wrap type="topAndBottom" anchorx="margin"/>
              </v:shape>
            </w:pict>
          </mc:Fallback>
        </mc:AlternateContent>
      </w:r>
      <w:r w:rsidR="00514FEE" w:rsidRPr="00196523">
        <w:rPr>
          <w:rFonts w:ascii="Times New Roman" w:eastAsia="宋体" w:hAnsi="Times New Roman" w:cs="Times New Roman" w:hint="eastAsia"/>
          <w:color w:val="000000" w:themeColor="text1"/>
        </w:rPr>
        <w:t>【参考答案】</w:t>
      </w:r>
      <w:r w:rsidR="0090229F" w:rsidRPr="00196523">
        <w:rPr>
          <w:rFonts w:ascii="Times New Roman" w:eastAsia="宋体" w:hAnsi="Times New Roman" w:cs="Times New Roman" w:hint="eastAsia"/>
          <w:color w:val="000000" w:themeColor="text1"/>
        </w:rPr>
        <w:t>根据哈希</w:t>
      </w:r>
      <w:r w:rsidR="0090229F" w:rsidRPr="00196523">
        <w:rPr>
          <w:rFonts w:ascii="Times New Roman" w:eastAsia="宋体" w:hAnsi="Times New Roman" w:cs="Times New Roman"/>
          <w:color w:val="000000" w:themeColor="text1"/>
        </w:rPr>
        <w:t>函数</w:t>
      </w:r>
      <w:r w:rsidR="0090229F" w:rsidRPr="00196523">
        <w:rPr>
          <w:rFonts w:ascii="Times New Roman" w:eastAsia="宋体" w:hAnsi="Times New Roman" w:cs="Times New Roman"/>
          <w:color w:val="000000" w:themeColor="text1"/>
        </w:rPr>
        <w:t>H(k)=k mod 11</w:t>
      </w:r>
      <w:r w:rsidR="0090229F" w:rsidRPr="00196523">
        <w:rPr>
          <w:rFonts w:ascii="Times New Roman" w:eastAsia="宋体" w:hAnsi="Times New Roman" w:cs="Times New Roman" w:hint="eastAsia"/>
          <w:color w:val="000000" w:themeColor="text1"/>
        </w:rPr>
        <w:t>，计算各关键字的哈希值，如表</w:t>
      </w:r>
      <w:r w:rsidR="0090229F" w:rsidRPr="00196523">
        <w:rPr>
          <w:rFonts w:ascii="Times New Roman" w:eastAsia="宋体" w:hAnsi="Times New Roman" w:cs="Times New Roman" w:hint="eastAsia"/>
          <w:color w:val="000000" w:themeColor="text1"/>
        </w:rPr>
        <w:t>8</w:t>
      </w:r>
      <w:r w:rsidR="0057130E">
        <w:rPr>
          <w:rFonts w:ascii="Times New Roman" w:eastAsia="宋体" w:hAnsi="Times New Roman" w:cs="Times New Roman"/>
          <w:color w:val="000000" w:themeColor="text1"/>
        </w:rPr>
        <w:t>-</w:t>
      </w:r>
      <w:r w:rsidR="0090229F" w:rsidRPr="00196523">
        <w:rPr>
          <w:rFonts w:ascii="Times New Roman" w:eastAsia="宋体" w:hAnsi="Times New Roman" w:cs="Times New Roman"/>
          <w:color w:val="000000" w:themeColor="text1"/>
        </w:rPr>
        <w:t>8</w:t>
      </w:r>
      <w:r w:rsidR="0090229F" w:rsidRPr="00196523">
        <w:rPr>
          <w:rFonts w:ascii="Times New Roman" w:eastAsia="宋体" w:hAnsi="Times New Roman" w:cs="Times New Roman" w:hint="eastAsia"/>
          <w:color w:val="000000" w:themeColor="text1"/>
        </w:rPr>
        <w:t>所示。</w:t>
      </w:r>
    </w:p>
    <w:p w:rsidR="00101AC9" w:rsidRPr="00196523" w:rsidRDefault="00101AC9" w:rsidP="00B338B4">
      <w:pPr>
        <w:snapToGrid w:val="0"/>
        <w:ind w:left="315" w:hangingChars="150" w:hanging="315"/>
        <w:rPr>
          <w:rFonts w:ascii="Times New Roman" w:eastAsia="宋体" w:hAnsi="Times New Roman" w:cs="Times New Roman"/>
          <w:color w:val="000000" w:themeColor="text1"/>
        </w:rPr>
      </w:pPr>
    </w:p>
    <w:p w:rsidR="00101AC9" w:rsidRPr="00196523" w:rsidRDefault="0090229F"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采用线性探测法解决冲突，得到的哈希表及各关键字的探查次数如表</w:t>
      </w:r>
      <w:r w:rsidRPr="00196523">
        <w:rPr>
          <w:rFonts w:ascii="Times New Roman" w:eastAsia="宋体" w:hAnsi="Times New Roman" w:cs="Times New Roman" w:hint="eastAsia"/>
          <w:color w:val="000000" w:themeColor="text1"/>
        </w:rPr>
        <w:t>8</w:t>
      </w:r>
      <w:r w:rsidR="0057130E">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9</w:t>
      </w:r>
      <w:r w:rsidRPr="00196523">
        <w:rPr>
          <w:rFonts w:ascii="Times New Roman" w:eastAsia="宋体" w:hAnsi="Times New Roman" w:cs="Times New Roman" w:hint="eastAsia"/>
          <w:color w:val="000000" w:themeColor="text1"/>
        </w:rPr>
        <w:t>所示。</w:t>
      </w:r>
    </w:p>
    <w:p w:rsidR="00101AC9" w:rsidRPr="00196523" w:rsidRDefault="0090229F"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52480" behindDoc="0" locked="0" layoutInCell="1" allowOverlap="1" wp14:anchorId="7B5FE16E" wp14:editId="28582E27">
                <wp:simplePos x="0" y="0"/>
                <wp:positionH relativeFrom="margin">
                  <wp:align>center</wp:align>
                </wp:positionH>
                <wp:positionV relativeFrom="paragraph">
                  <wp:posOffset>162560</wp:posOffset>
                </wp:positionV>
                <wp:extent cx="4046220" cy="704850"/>
                <wp:effectExtent l="0" t="0" r="0" b="0"/>
                <wp:wrapTopAndBottom/>
                <wp:docPr id="12628"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90229F">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-9</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终的哈希表及各关键字</w:t>
                            </w:r>
                            <w:r>
                              <w:rPr>
                                <w:rFonts w:ascii="Times New Roman" w:eastAsia="宋体" w:hAnsi="Times New Roman" w:cs="Times New Roman"/>
                                <w:b w:val="0"/>
                              </w:rPr>
                              <w:t>的</w:t>
                            </w:r>
                            <w:r>
                              <w:rPr>
                                <w:rFonts w:ascii="Times New Roman" w:eastAsia="宋体" w:hAnsi="Times New Roman" w:cs="Times New Roman" w:hint="eastAsia"/>
                                <w:b w:val="0"/>
                              </w:rPr>
                              <w:t>探查次数</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31</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90229F">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5FE16E" id="_x0000_s3750" type="#_x0000_t202" style="position:absolute;left:0;text-align:left;margin-left:0;margin-top:12.8pt;width:318.6pt;height:55.5pt;z-index:25205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" filled="f" stroked="f">
                <v:textbox inset=",0,,0">
                  <w:txbxContent>
                    <w:p w:rsidR="008E537A" w:rsidRPr="00BB66A1" w:rsidRDefault="008E537A" w:rsidP="0090229F">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-9</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终的哈希表及各关键字</w:t>
                      </w:r>
                      <w:r>
                        <w:rPr>
                          <w:rFonts w:ascii="Times New Roman" w:eastAsia="宋体" w:hAnsi="Times New Roman" w:cs="Times New Roman"/>
                          <w:b w:val="0"/>
                        </w:rPr>
                        <w:t>的</w:t>
                      </w:r>
                      <w:r>
                        <w:rPr>
                          <w:rFonts w:ascii="Times New Roman" w:eastAsia="宋体" w:hAnsi="Times New Roman" w:cs="Times New Roman" w:hint="eastAsia"/>
                          <w:b w:val="0"/>
                        </w:rPr>
                        <w:t>探查次数</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31</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8</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9</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51</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r w:rsidR="008E537A" w:rsidRPr="00A71032" w:rsidTr="006428E0">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510" w:type="dxa"/>
                            <w:tcBorders>
                              <w:top w:val="single" w:sz="4" w:space="0" w:color="auto"/>
                              <w:left w:val="single" w:sz="4" w:space="0" w:color="auto"/>
                              <w:bottom w:val="single" w:sz="4" w:space="0" w:color="auto"/>
                              <w:right w:val="single" w:sz="4" w:space="0" w:color="auto"/>
                            </w:tcBorders>
                          </w:tcPr>
                          <w:p w:rsidR="008E537A" w:rsidRDefault="008E537A" w:rsidP="000D153B">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r>
                    </w:tbl>
                    <w:p w:rsidR="008E537A" w:rsidRDefault="008E537A" w:rsidP="0090229F">
                      <w:pPr>
                        <w:ind w:firstLineChars="0" w:firstLine="0"/>
                      </w:pPr>
                    </w:p>
                  </w:txbxContent>
                </v:textbox>
                <w10:wrap type="topAndBottom" anchorx="margin"/>
              </v:shape>
            </w:pict>
          </mc:Fallback>
        </mc:AlternateContent>
      </w:r>
    </w:p>
    <w:p w:rsidR="0090229F" w:rsidRPr="00196523" w:rsidRDefault="00347918"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查找成功时的平均查找长度</w:t>
      </w:r>
      <w:r w:rsidRPr="00196523">
        <w:rPr>
          <w:rFonts w:ascii="Times New Roman" w:eastAsia="宋体" w:hAnsi="Times New Roman" w:cs="Times New Roman" w:hint="eastAsia"/>
          <w:color w:val="000000" w:themeColor="text1"/>
        </w:rPr>
        <w:t>A</w:t>
      </w:r>
      <w:r w:rsidRPr="00196523">
        <w:rPr>
          <w:rFonts w:ascii="Times New Roman" w:eastAsia="宋体" w:hAnsi="Times New Roman" w:cs="Times New Roman"/>
          <w:color w:val="000000" w:themeColor="text1"/>
        </w:rPr>
        <w:t>SL</w:t>
      </w:r>
      <w:r w:rsidRPr="00196523">
        <w:rPr>
          <w:rFonts w:ascii="Times New Roman" w:eastAsia="宋体" w:hAnsi="Times New Roman" w:cs="Times New Roman" w:hint="eastAsia"/>
          <w:color w:val="000000" w:themeColor="text1"/>
          <w:vertAlign w:val="subscript"/>
        </w:rPr>
        <w:t>成功</w:t>
      </w: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5+2</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3+3</w:t>
      </w:r>
      <w:r w:rsidRPr="00196523">
        <w:rPr>
          <w:rFonts w:ascii="Times New Roman" w:eastAsia="宋体" w:hAnsi="Times New Roman" w:cs="Times New Roman"/>
          <w:color w:val="000000" w:themeColor="text1"/>
        </w:rPr>
        <w:sym w:font="Symbol" w:char="F0B4"/>
      </w:r>
      <w:r w:rsidRPr="00196523">
        <w:rPr>
          <w:rFonts w:ascii="Times New Roman" w:eastAsia="宋体" w:hAnsi="Times New Roman" w:cs="Times New Roman"/>
          <w:color w:val="000000" w:themeColor="text1"/>
        </w:rPr>
        <w:t>2+4)/11=21/11≈1.91</w:t>
      </w:r>
      <w:r w:rsidRPr="00196523">
        <w:rPr>
          <w:rFonts w:ascii="Times New Roman" w:eastAsia="宋体" w:hAnsi="Times New Roman" w:cs="Times New Roman" w:hint="eastAsia"/>
          <w:color w:val="000000" w:themeColor="text1"/>
        </w:rPr>
        <w:t>。</w:t>
      </w:r>
    </w:p>
    <w:p w:rsidR="00B338B4" w:rsidRPr="00196523" w:rsidRDefault="00B338B4"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00F70863">
        <w:rPr>
          <w:rFonts w:ascii="Times New Roman" w:eastAsia="宋体" w:hAnsi="Times New Roman" w:cs="Times New Roman"/>
          <w:color w:val="000000" w:themeColor="text1"/>
        </w:rPr>
        <w:t>5</w:t>
      </w:r>
      <w:r w:rsidRPr="00196523">
        <w:rPr>
          <w:rFonts w:ascii="Times New Roman" w:eastAsia="宋体" w:hAnsi="Times New Roman" w:cs="Times New Roman"/>
          <w:color w:val="000000" w:themeColor="text1"/>
        </w:rPr>
        <w:t>．</w:t>
      </w:r>
      <w:proofErr w:type="gramStart"/>
      <w:r w:rsidRPr="00196523">
        <w:rPr>
          <w:rFonts w:ascii="Times New Roman" w:eastAsia="宋体" w:hAnsi="Times New Roman" w:cs="Times New Roman"/>
          <w:color w:val="000000" w:themeColor="text1"/>
        </w:rPr>
        <w:t>设哈希</w:t>
      </w:r>
      <w:proofErr w:type="gramEnd"/>
      <w:r w:rsidRPr="00196523">
        <w:rPr>
          <w:rFonts w:ascii="Times New Roman" w:eastAsia="宋体" w:hAnsi="Times New Roman" w:cs="Times New Roman"/>
          <w:color w:val="000000" w:themeColor="text1"/>
        </w:rPr>
        <w:t>表的地址范围为</w:t>
      </w:r>
      <w:r w:rsidRPr="00196523">
        <w:rPr>
          <w:rFonts w:ascii="Times New Roman" w:eastAsia="宋体" w:hAnsi="Times New Roman" w:cs="Times New Roman"/>
          <w:color w:val="000000" w:themeColor="text1"/>
        </w:rPr>
        <w:t>0~17</w:t>
      </w:r>
      <w:r w:rsidRPr="00196523">
        <w:rPr>
          <w:rFonts w:ascii="Times New Roman" w:eastAsia="宋体" w:hAnsi="Times New Roman" w:cs="Times New Roman"/>
          <w:color w:val="000000" w:themeColor="text1"/>
        </w:rPr>
        <w:t>，哈希函数为：</w:t>
      </w:r>
      <w:r w:rsidRPr="00196523">
        <w:rPr>
          <w:rFonts w:ascii="Times New Roman" w:eastAsia="宋体" w:hAnsi="Times New Roman" w:cs="Times New Roman"/>
          <w:color w:val="000000" w:themeColor="text1"/>
        </w:rPr>
        <w:t>H(K)=K mod 1</w:t>
      </w:r>
      <w:r w:rsidR="00434EA3" w:rsidRPr="00196523">
        <w:rPr>
          <w:rFonts w:ascii="Times New Roman" w:eastAsia="宋体" w:hAnsi="Times New Roman" w:cs="Times New Roman"/>
          <w:color w:val="000000" w:themeColor="text1"/>
        </w:rPr>
        <w:t>7</w:t>
      </w:r>
      <w:r w:rsidRPr="00196523">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K</w:t>
      </w:r>
      <w:r w:rsidRPr="00196523">
        <w:rPr>
          <w:rFonts w:ascii="Times New Roman" w:eastAsia="宋体" w:hAnsi="Times New Roman" w:cs="Times New Roman"/>
          <w:color w:val="000000" w:themeColor="text1"/>
        </w:rPr>
        <w:t>为关键字，用线性</w:t>
      </w:r>
      <w:proofErr w:type="gramStart"/>
      <w:r w:rsidRPr="00196523">
        <w:rPr>
          <w:rFonts w:ascii="Times New Roman" w:eastAsia="宋体" w:hAnsi="Times New Roman" w:cs="Times New Roman"/>
          <w:color w:val="000000" w:themeColor="text1"/>
        </w:rPr>
        <w:t>探测再</w:t>
      </w:r>
      <w:proofErr w:type="gramEnd"/>
      <w:r w:rsidRPr="00196523">
        <w:rPr>
          <w:rFonts w:ascii="Times New Roman" w:eastAsia="宋体" w:hAnsi="Times New Roman" w:cs="Times New Roman"/>
          <w:color w:val="000000" w:themeColor="text1"/>
        </w:rPr>
        <w:t>散列法处理冲突，输入关键字序列：</w:t>
      </w:r>
      <w:r w:rsidRPr="00196523">
        <w:rPr>
          <w:rFonts w:ascii="Times New Roman" w:eastAsia="宋体" w:hAnsi="Times New Roman" w:cs="Times New Roman"/>
          <w:color w:val="000000" w:themeColor="text1"/>
        </w:rPr>
        <w:t>10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24</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17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46</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40</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63</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49</w:t>
      </w:r>
      <w:r w:rsidRPr="00196523">
        <w:rPr>
          <w:rFonts w:ascii="Times New Roman" w:eastAsia="宋体" w:hAnsi="Times New Roman" w:cs="Times New Roman"/>
          <w:color w:val="000000" w:themeColor="text1"/>
        </w:rPr>
        <w:t>，构造哈希表，试回答下列问题：</w:t>
      </w:r>
    </w:p>
    <w:p w:rsidR="00B338B4" w:rsidRPr="00196523" w:rsidRDefault="00174A81"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1</w:t>
      </w:r>
      <w:r w:rsidRPr="00196523">
        <w:rPr>
          <w:rFonts w:ascii="Times New Roman" w:eastAsia="宋体" w:hAnsi="Times New Roman" w:cs="Times New Roman" w:hint="eastAsia"/>
          <w:color w:val="000000" w:themeColor="text1"/>
        </w:rPr>
        <w:t>）给</w:t>
      </w:r>
      <w:r w:rsidR="00B338B4" w:rsidRPr="00196523">
        <w:rPr>
          <w:rFonts w:ascii="Times New Roman" w:eastAsia="宋体" w:hAnsi="Times New Roman" w:cs="Times New Roman"/>
          <w:color w:val="000000" w:themeColor="text1"/>
        </w:rPr>
        <w:t>出</w:t>
      </w:r>
      <w:r w:rsidRPr="00196523">
        <w:rPr>
          <w:rFonts w:ascii="Times New Roman" w:eastAsia="宋体" w:hAnsi="Times New Roman" w:cs="Times New Roman" w:hint="eastAsia"/>
          <w:color w:val="000000" w:themeColor="text1"/>
        </w:rPr>
        <w:t>最终的</w:t>
      </w:r>
      <w:r w:rsidR="00B338B4" w:rsidRPr="00196523">
        <w:rPr>
          <w:rFonts w:ascii="Times New Roman" w:eastAsia="宋体" w:hAnsi="Times New Roman" w:cs="Times New Roman"/>
          <w:color w:val="000000" w:themeColor="text1"/>
        </w:rPr>
        <w:t>哈希表；</w:t>
      </w:r>
    </w:p>
    <w:p w:rsidR="00B338B4" w:rsidRPr="00196523" w:rsidRDefault="00174A81"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w:t>
      </w:r>
      <w:r w:rsidR="00B338B4" w:rsidRPr="00196523">
        <w:rPr>
          <w:rFonts w:ascii="Times New Roman" w:eastAsia="宋体" w:hAnsi="Times New Roman" w:cs="Times New Roman"/>
          <w:color w:val="000000" w:themeColor="text1"/>
        </w:rPr>
        <w:t>若查找关键字</w:t>
      </w:r>
      <w:r w:rsidR="00B338B4" w:rsidRPr="00196523">
        <w:rPr>
          <w:rFonts w:ascii="Times New Roman" w:eastAsia="宋体" w:hAnsi="Times New Roman" w:cs="Times New Roman"/>
          <w:color w:val="000000" w:themeColor="text1"/>
        </w:rPr>
        <w:t>63</w:t>
      </w:r>
      <w:r w:rsidR="00B338B4" w:rsidRPr="00196523">
        <w:rPr>
          <w:rFonts w:ascii="Times New Roman" w:eastAsia="宋体" w:hAnsi="Times New Roman" w:cs="Times New Roman"/>
          <w:color w:val="000000" w:themeColor="text1"/>
        </w:rPr>
        <w:t>，需要依次与哪些关键字比较</w:t>
      </w:r>
      <w:r w:rsidR="00B338B4" w:rsidRPr="00196523">
        <w:rPr>
          <w:rFonts w:ascii="Times New Roman" w:eastAsia="宋体" w:hAnsi="Times New Roman" w:cs="Times New Roman"/>
          <w:color w:val="000000" w:themeColor="text1"/>
        </w:rPr>
        <w:t>?</w:t>
      </w:r>
    </w:p>
    <w:p w:rsidR="00B338B4" w:rsidRPr="00196523" w:rsidRDefault="00174A81"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w:t>
      </w:r>
      <w:r w:rsidR="00B338B4" w:rsidRPr="00196523">
        <w:rPr>
          <w:rFonts w:ascii="Times New Roman" w:eastAsia="宋体" w:hAnsi="Times New Roman" w:cs="Times New Roman"/>
          <w:color w:val="000000" w:themeColor="text1"/>
        </w:rPr>
        <w:t>若查找关键字</w:t>
      </w:r>
      <w:r w:rsidR="00B338B4" w:rsidRPr="00196523">
        <w:rPr>
          <w:rFonts w:ascii="Times New Roman" w:eastAsia="宋体" w:hAnsi="Times New Roman" w:cs="Times New Roman"/>
          <w:color w:val="000000" w:themeColor="text1"/>
        </w:rPr>
        <w:t>6</w:t>
      </w:r>
      <w:r w:rsidR="00D436D0" w:rsidRPr="00196523">
        <w:rPr>
          <w:rFonts w:ascii="Times New Roman" w:eastAsia="宋体" w:hAnsi="Times New Roman" w:cs="Times New Roman" w:hint="eastAsia"/>
          <w:color w:val="000000" w:themeColor="text1"/>
        </w:rPr>
        <w:t>5</w:t>
      </w:r>
      <w:r w:rsidR="00B338B4" w:rsidRPr="00196523">
        <w:rPr>
          <w:rFonts w:ascii="Times New Roman" w:eastAsia="宋体" w:hAnsi="Times New Roman" w:cs="Times New Roman"/>
          <w:color w:val="000000" w:themeColor="text1"/>
        </w:rPr>
        <w:t>，需要依次与哪些关键字比较</w:t>
      </w:r>
      <w:r w:rsidR="00B338B4" w:rsidRPr="00196523">
        <w:rPr>
          <w:rFonts w:ascii="Times New Roman" w:eastAsia="宋体" w:hAnsi="Times New Roman" w:cs="Times New Roman"/>
          <w:color w:val="000000" w:themeColor="text1"/>
        </w:rPr>
        <w:t>?</w:t>
      </w:r>
    </w:p>
    <w:p w:rsidR="00B338B4" w:rsidRPr="00196523" w:rsidRDefault="00174A81" w:rsidP="00B338B4">
      <w:pPr>
        <w:snapToGrid w:val="0"/>
        <w:ind w:left="315" w:hangingChars="150" w:hanging="315"/>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4</w:t>
      </w:r>
      <w:r w:rsidRPr="00196523">
        <w:rPr>
          <w:rFonts w:ascii="Times New Roman" w:eastAsia="宋体" w:hAnsi="Times New Roman" w:cs="Times New Roman" w:hint="eastAsia"/>
          <w:color w:val="000000" w:themeColor="text1"/>
        </w:rPr>
        <w:t>）</w:t>
      </w:r>
      <w:r w:rsidR="00B338B4" w:rsidRPr="00196523">
        <w:rPr>
          <w:rFonts w:ascii="Times New Roman" w:eastAsia="宋体" w:hAnsi="Times New Roman" w:cs="Times New Roman"/>
          <w:color w:val="000000" w:themeColor="text1"/>
        </w:rPr>
        <w:t>假定每个关键字的查找概率相等，求查找成功时的平均查找长度。</w:t>
      </w:r>
    </w:p>
    <w:p w:rsidR="00B338B4" w:rsidRPr="00196523" w:rsidRDefault="00514FEE"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174A81" w:rsidRPr="00196523">
        <w:rPr>
          <w:rFonts w:ascii="Times New Roman" w:eastAsia="宋体" w:hAnsi="Times New Roman" w:cs="Times New Roman" w:hint="eastAsia"/>
          <w:color w:val="000000" w:themeColor="text1"/>
        </w:rPr>
        <w:t>（</w:t>
      </w:r>
      <w:r w:rsidR="00174A81" w:rsidRPr="00196523">
        <w:rPr>
          <w:rFonts w:ascii="Times New Roman" w:eastAsia="宋体" w:hAnsi="Times New Roman" w:cs="Times New Roman" w:hint="eastAsia"/>
          <w:color w:val="000000" w:themeColor="text1"/>
        </w:rPr>
        <w:t>1</w:t>
      </w:r>
      <w:r w:rsidR="00174A81" w:rsidRPr="00196523">
        <w:rPr>
          <w:rFonts w:ascii="Times New Roman" w:eastAsia="宋体" w:hAnsi="Times New Roman" w:cs="Times New Roman" w:hint="eastAsia"/>
          <w:color w:val="000000" w:themeColor="text1"/>
        </w:rPr>
        <w:t>）</w:t>
      </w:r>
      <w:r w:rsidR="00434EA3" w:rsidRPr="00196523">
        <w:rPr>
          <w:rFonts w:ascii="Times New Roman" w:eastAsia="宋体" w:hAnsi="Times New Roman" w:cs="Times New Roman" w:hint="eastAsia"/>
          <w:color w:val="000000" w:themeColor="text1"/>
        </w:rPr>
        <w:t>先计算各关键字的哈希值，如表</w:t>
      </w:r>
      <w:r w:rsidR="00434EA3" w:rsidRPr="00196523">
        <w:rPr>
          <w:rFonts w:ascii="Times New Roman" w:eastAsia="宋体" w:hAnsi="Times New Roman" w:cs="Times New Roman" w:hint="eastAsia"/>
          <w:color w:val="000000" w:themeColor="text1"/>
        </w:rPr>
        <w:t>8</w:t>
      </w:r>
      <w:r w:rsidR="0057130E">
        <w:rPr>
          <w:rFonts w:ascii="Times New Roman" w:eastAsia="宋体" w:hAnsi="Times New Roman" w:cs="Times New Roman"/>
          <w:color w:val="000000" w:themeColor="text1"/>
        </w:rPr>
        <w:t>-</w:t>
      </w:r>
      <w:r w:rsidR="00434EA3" w:rsidRPr="00196523">
        <w:rPr>
          <w:rFonts w:ascii="Times New Roman" w:eastAsia="宋体" w:hAnsi="Times New Roman" w:cs="Times New Roman"/>
          <w:color w:val="000000" w:themeColor="text1"/>
        </w:rPr>
        <w:t>10</w:t>
      </w:r>
      <w:r w:rsidR="00434EA3" w:rsidRPr="00196523">
        <w:rPr>
          <w:rFonts w:ascii="Times New Roman" w:eastAsia="宋体" w:hAnsi="Times New Roman" w:cs="Times New Roman" w:hint="eastAsia"/>
          <w:color w:val="000000" w:themeColor="text1"/>
        </w:rPr>
        <w:t>所示。</w:t>
      </w:r>
    </w:p>
    <w:p w:rsidR="00434EA3" w:rsidRPr="00196523" w:rsidRDefault="00434EA3"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54528" behindDoc="0" locked="0" layoutInCell="1" allowOverlap="1" wp14:anchorId="6456B801" wp14:editId="6DDDF2E0">
                <wp:simplePos x="0" y="0"/>
                <wp:positionH relativeFrom="margin">
                  <wp:posOffset>721995</wp:posOffset>
                </wp:positionH>
                <wp:positionV relativeFrom="paragraph">
                  <wp:posOffset>188595</wp:posOffset>
                </wp:positionV>
                <wp:extent cx="4052570" cy="492125"/>
                <wp:effectExtent l="0" t="0" r="0" b="3175"/>
                <wp:wrapTopAndBottom/>
                <wp:docPr id="12629"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570"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434EA3">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-10</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4</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r>
                          </w:tbl>
                          <w:p w:rsidR="008E537A" w:rsidRDefault="008E537A" w:rsidP="00434EA3">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56B801" id="_x0000_s3751" type="#_x0000_t202" style="position:absolute;left:0;text-align:left;margin-left:56.85pt;margin-top:14.85pt;width:319.1pt;height:38.7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" filled="f" stroked="f">
                <v:textbox inset=",0,,0">
                  <w:txbxContent>
                    <w:p w:rsidR="008E537A" w:rsidRPr="00BB66A1" w:rsidRDefault="008E537A" w:rsidP="00434EA3">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-10</w:t>
                      </w:r>
                      <w:r w:rsidRPr="00BB66A1">
                        <w:rPr>
                          <w:rFonts w:ascii="Times New Roman" w:eastAsia="宋体" w:hAnsi="Times New Roman" w:cs="Times New Roman"/>
                          <w:b w:val="0"/>
                        </w:rPr>
                        <w:t xml:space="preserve"> </w:t>
                      </w:r>
                      <w:r w:rsidRPr="00BB66A1">
                        <w:rPr>
                          <w:rFonts w:ascii="Times New Roman" w:eastAsia="宋体" w:hAnsi="Times New Roman" w:cs="Times New Roman"/>
                          <w:b w:val="0"/>
                        </w:rPr>
                        <w:t>关键字对应的哈希值</w:t>
                      </w:r>
                      <w:r>
                        <w:rPr>
                          <w:rFonts w:ascii="Times New Roman" w:eastAsia="宋体" w:hAnsi="Times New Roman" w:cs="Times New Roman" w:hint="eastAsia"/>
                          <w:b w:val="0"/>
                        </w:rPr>
                        <w:t>（地址）</w:t>
                      </w:r>
                    </w:p>
                    <w:tbl>
                      <w:tblPr>
                        <w:tblW w:w="0" w:type="auto"/>
                        <w:tblLayout w:type="fixed"/>
                        <w:tblLook w:val="01E0" w:firstRow="1" w:lastRow="1" w:firstColumn="1" w:lastColumn="1" w:noHBand="0" w:noVBand="0"/>
                      </w:tblPr>
                      <w:tblGrid>
                        <w:gridCol w:w="510"/>
                        <w:gridCol w:w="510"/>
                        <w:gridCol w:w="510"/>
                        <w:gridCol w:w="510"/>
                        <w:gridCol w:w="510"/>
                        <w:gridCol w:w="510"/>
                        <w:gridCol w:w="510"/>
                        <w:gridCol w:w="510"/>
                        <w:gridCol w:w="510"/>
                        <w:gridCol w:w="510"/>
                        <w:gridCol w:w="510"/>
                        <w:gridCol w:w="510"/>
                      </w:tblGrid>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1</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6</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r>
                      <w:tr w:rsidR="008E537A" w:rsidRPr="00A71032" w:rsidTr="00203F13">
                        <w:tc>
                          <w:tcPr>
                            <w:tcW w:w="510"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sidRPr="00BB66A1">
                              <w:rPr>
                                <w:rFonts w:ascii="Times New Roman" w:hAnsi="Times New Roman" w:cs="Times New Roman"/>
                                <w:color w:val="000000"/>
                              </w:rPr>
                              <w:t>H</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4</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2</w:t>
                            </w:r>
                          </w:p>
                        </w:tc>
                        <w:tc>
                          <w:tcPr>
                            <w:tcW w:w="510" w:type="dxa"/>
                            <w:tcBorders>
                              <w:top w:val="single" w:sz="4" w:space="0" w:color="auto"/>
                              <w:left w:val="single" w:sz="4" w:space="0" w:color="auto"/>
                              <w:bottom w:val="single" w:sz="4" w:space="0" w:color="auto"/>
                              <w:right w:val="single" w:sz="4" w:space="0" w:color="auto"/>
                            </w:tcBorders>
                            <w:vAlign w:val="center"/>
                          </w:tcPr>
                          <w:p w:rsidR="008E537A" w:rsidRPr="00BB66A1" w:rsidRDefault="008E537A" w:rsidP="0061028E">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5</w:t>
                            </w:r>
                          </w:p>
                        </w:tc>
                      </w:tr>
                    </w:tbl>
                    <w:p w:rsidR="008E537A" w:rsidRDefault="008E537A" w:rsidP="00434EA3">
                      <w:pPr>
                        <w:ind w:firstLineChars="0" w:firstLine="0"/>
                      </w:pPr>
                    </w:p>
                  </w:txbxContent>
                </v:textbox>
                <w10:wrap type="topAndBottom" anchorx="margin"/>
              </v:shape>
            </w:pict>
          </mc:Fallback>
        </mc:AlternateContent>
      </w:r>
    </w:p>
    <w:p w:rsidR="00434EA3" w:rsidRPr="00196523" w:rsidRDefault="00434EA3"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noProof/>
          <w:color w:val="000000" w:themeColor="text1"/>
          <w:lang w:val="zh-CN"/>
        </w:rPr>
        <mc:AlternateContent>
          <mc:Choice Requires="wps">
            <w:drawing>
              <wp:anchor distT="0" distB="0" distL="114300" distR="114300" simplePos="0" relativeHeight="252056576" behindDoc="0" locked="0" layoutInCell="1" allowOverlap="1" wp14:anchorId="3C713743" wp14:editId="5E61D2BD">
                <wp:simplePos x="0" y="0"/>
                <wp:positionH relativeFrom="margin">
                  <wp:align>right</wp:align>
                </wp:positionH>
                <wp:positionV relativeFrom="paragraph">
                  <wp:posOffset>833755</wp:posOffset>
                </wp:positionV>
                <wp:extent cx="5090795" cy="541655"/>
                <wp:effectExtent l="0" t="0" r="0" b="10795"/>
                <wp:wrapTopAndBottom/>
                <wp:docPr id="12630" name="Text Box 9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54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37A" w:rsidRPr="00BB66A1" w:rsidRDefault="008E537A" w:rsidP="00434EA3">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-11</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w:t>
                            </w:r>
                          </w:p>
                          <w:tbl>
                            <w:tblPr>
                              <w:tblW w:w="0" w:type="auto"/>
                              <w:tblLayout w:type="fixed"/>
                              <w:tblLook w:val="01E0" w:firstRow="1" w:lastRow="1" w:firstColumn="1" w:lastColumn="1" w:noHBand="0" w:noVBand="0"/>
                            </w:tblPr>
                            <w:tblGrid>
                              <w:gridCol w:w="431"/>
                              <w:gridCol w:w="431"/>
                              <w:gridCol w:w="431"/>
                              <w:gridCol w:w="431"/>
                              <w:gridCol w:w="431"/>
                              <w:gridCol w:w="431"/>
                              <w:gridCol w:w="431"/>
                              <w:gridCol w:w="431"/>
                              <w:gridCol w:w="431"/>
                              <w:gridCol w:w="431"/>
                              <w:gridCol w:w="431"/>
                              <w:gridCol w:w="431"/>
                              <w:gridCol w:w="431"/>
                              <w:gridCol w:w="431"/>
                              <w:gridCol w:w="431"/>
                              <w:gridCol w:w="431"/>
                              <w:gridCol w:w="431"/>
                              <w:gridCol w:w="431"/>
                            </w:tblGrid>
                            <w:tr w:rsidR="008E537A" w:rsidRPr="00A71032" w:rsidTr="00104798">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12</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4</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15</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16</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r>
                            <w:tr w:rsidR="008E537A" w:rsidRPr="00A71032" w:rsidTr="00104798">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4</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6</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1</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2</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3</w:t>
                                  </w:r>
                                </w:p>
                              </w:tc>
                            </w:tr>
                          </w:tbl>
                          <w:p w:rsidR="008E537A" w:rsidRDefault="008E537A" w:rsidP="00434EA3">
                            <w:pPr>
                              <w:ind w:firstLineChars="0" w:firstLine="0"/>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713743" id="_x0000_s3752" type="#_x0000_t202" style="position:absolute;left:0;text-align:left;margin-left:349.65pt;margin-top:65.65pt;width:400.85pt;height:42.65pt;z-index:252056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" filled="f" stroked="f">
                <v:textbox inset=",0,,0">
                  <w:txbxContent>
                    <w:p w:rsidR="008E537A" w:rsidRPr="00BB66A1" w:rsidRDefault="008E537A" w:rsidP="00434EA3">
                      <w:pPr>
                        <w:pStyle w:val="a6"/>
                        <w:ind w:firstLineChars="0" w:firstLine="0"/>
                        <w:rPr>
                          <w:rFonts w:ascii="Times New Roman" w:eastAsia="宋体" w:hAnsi="Times New Roman" w:cs="Times New Roman"/>
                          <w:b w:val="0"/>
                        </w:rPr>
                      </w:pPr>
                      <w:r w:rsidRPr="00BB66A1">
                        <w:rPr>
                          <w:rFonts w:ascii="Times New Roman" w:eastAsia="宋体" w:hAnsi="Times New Roman" w:cs="Times New Roman"/>
                          <w:b w:val="0"/>
                          <w:highlight w:val="yellow"/>
                        </w:rPr>
                        <w:t>表</w:t>
                      </w:r>
                      <w:r w:rsidRPr="00BB66A1">
                        <w:rPr>
                          <w:rFonts w:ascii="Times New Roman" w:eastAsia="宋体" w:hAnsi="Times New Roman" w:cs="Times New Roman"/>
                          <w:b w:val="0"/>
                          <w:highlight w:val="yellow"/>
                        </w:rPr>
                        <w:t>8</w:t>
                      </w:r>
                      <w:r>
                        <w:rPr>
                          <w:rFonts w:ascii="Times New Roman" w:eastAsia="宋体" w:hAnsi="Times New Roman" w:cs="Times New Roman"/>
                          <w:b w:val="0"/>
                          <w:highlight w:val="yellow"/>
                        </w:rPr>
                        <w:t>-11</w:t>
                      </w:r>
                      <w:r w:rsidRPr="00BB66A1">
                        <w:rPr>
                          <w:rFonts w:ascii="Times New Roman" w:eastAsia="宋体" w:hAnsi="Times New Roman" w:cs="Times New Roman"/>
                          <w:b w:val="0"/>
                        </w:rPr>
                        <w:t xml:space="preserve"> </w:t>
                      </w:r>
                      <w:r>
                        <w:rPr>
                          <w:rFonts w:ascii="Times New Roman" w:eastAsia="宋体" w:hAnsi="Times New Roman" w:cs="Times New Roman"/>
                          <w:b w:val="0"/>
                        </w:rPr>
                        <w:t>最</w:t>
                      </w:r>
                      <w:r>
                        <w:rPr>
                          <w:rFonts w:ascii="Times New Roman" w:eastAsia="宋体" w:hAnsi="Times New Roman" w:cs="Times New Roman" w:hint="eastAsia"/>
                          <w:b w:val="0"/>
                        </w:rPr>
                        <w:t>终的哈希表</w:t>
                      </w:r>
                    </w:p>
                    <w:tbl>
                      <w:tblPr>
                        <w:tblW w:w="0" w:type="auto"/>
                        <w:tblLayout w:type="fixed"/>
                        <w:tblLook w:val="01E0" w:firstRow="1" w:lastRow="1" w:firstColumn="1" w:lastColumn="1" w:noHBand="0" w:noVBand="0"/>
                      </w:tblPr>
                      <w:tblGrid>
                        <w:gridCol w:w="431"/>
                        <w:gridCol w:w="431"/>
                        <w:gridCol w:w="431"/>
                        <w:gridCol w:w="431"/>
                        <w:gridCol w:w="431"/>
                        <w:gridCol w:w="431"/>
                        <w:gridCol w:w="431"/>
                        <w:gridCol w:w="431"/>
                        <w:gridCol w:w="431"/>
                        <w:gridCol w:w="431"/>
                        <w:gridCol w:w="431"/>
                        <w:gridCol w:w="431"/>
                        <w:gridCol w:w="431"/>
                        <w:gridCol w:w="431"/>
                        <w:gridCol w:w="431"/>
                        <w:gridCol w:w="431"/>
                        <w:gridCol w:w="431"/>
                        <w:gridCol w:w="431"/>
                      </w:tblGrid>
                      <w:tr w:rsidR="008E537A" w:rsidRPr="00A71032" w:rsidTr="00104798">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0</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5</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7</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8</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9</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12</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3</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4</w:t>
                            </w:r>
                          </w:p>
                        </w:tc>
                        <w:tc>
                          <w:tcPr>
                            <w:tcW w:w="431" w:type="dxa"/>
                            <w:tcBorders>
                              <w:top w:val="single" w:sz="4" w:space="0" w:color="auto"/>
                              <w:left w:val="single" w:sz="4" w:space="0" w:color="auto"/>
                              <w:bottom w:val="single" w:sz="4" w:space="0" w:color="auto"/>
                              <w:right w:val="single" w:sz="4" w:space="0" w:color="auto"/>
                            </w:tcBorders>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15</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color w:val="000000"/>
                              </w:rPr>
                              <w:t>16</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r>
                      <w:tr w:rsidR="008E537A" w:rsidRPr="00A71032" w:rsidTr="00104798">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7</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9</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shd w:val="clear" w:color="auto" w:fill="auto"/>
                            <w:vAlign w:val="center"/>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4</w:t>
                            </w:r>
                          </w:p>
                        </w:tc>
                        <w:tc>
                          <w:tcPr>
                            <w:tcW w:w="431" w:type="dxa"/>
                            <w:tcBorders>
                              <w:top w:val="single" w:sz="4" w:space="0" w:color="auto"/>
                              <w:left w:val="single" w:sz="4" w:space="0" w:color="auto"/>
                              <w:bottom w:val="single" w:sz="4" w:space="0" w:color="auto"/>
                              <w:right w:val="single" w:sz="4" w:space="0" w:color="auto"/>
                            </w:tcBorders>
                            <w:shd w:val="clear" w:color="auto" w:fill="auto"/>
                          </w:tcPr>
                          <w:p w:rsidR="008E537A" w:rsidRPr="00BB66A1"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6</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0</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1</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2</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4</w:t>
                            </w:r>
                            <w:r>
                              <w:rPr>
                                <w:rFonts w:ascii="Times New Roman" w:hAnsi="Times New Roman" w:cs="Times New Roman"/>
                                <w:color w:val="000000"/>
                              </w:rPr>
                              <w:t>7</w:t>
                            </w:r>
                          </w:p>
                        </w:tc>
                        <w:tc>
                          <w:tcPr>
                            <w:tcW w:w="431" w:type="dxa"/>
                            <w:tcBorders>
                              <w:top w:val="single" w:sz="4" w:space="0" w:color="auto"/>
                              <w:left w:val="single" w:sz="4" w:space="0" w:color="auto"/>
                              <w:bottom w:val="single" w:sz="4" w:space="0" w:color="auto"/>
                              <w:right w:val="single" w:sz="4" w:space="0" w:color="auto"/>
                            </w:tcBorders>
                          </w:tcPr>
                          <w:p w:rsidR="008E537A" w:rsidRDefault="008E537A" w:rsidP="00434EA3">
                            <w:pPr>
                              <w:pStyle w:val="ab"/>
                              <w:tabs>
                                <w:tab w:val="left" w:pos="840"/>
                                <w:tab w:val="left" w:pos="1320"/>
                                <w:tab w:val="left" w:pos="1680"/>
                                <w:tab w:val="left" w:pos="4320"/>
                                <w:tab w:val="left" w:pos="4680"/>
                              </w:tabs>
                              <w:adjustRightInd w:val="0"/>
                              <w:ind w:firstLineChars="0" w:firstLine="0"/>
                              <w:textAlignment w:val="baseline"/>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3</w:t>
                            </w:r>
                          </w:p>
                        </w:tc>
                      </w:tr>
                    </w:tbl>
                    <w:p w:rsidR="008E537A" w:rsidRDefault="008E537A" w:rsidP="00434EA3">
                      <w:pPr>
                        <w:ind w:firstLineChars="0" w:firstLine="0"/>
                      </w:pPr>
                    </w:p>
                  </w:txbxContent>
                </v:textbox>
                <w10:wrap type="topAndBottom" anchorx="margin"/>
              </v:shape>
            </w:pict>
          </mc:Fallback>
        </mc:AlternateContent>
      </w:r>
      <w:r w:rsidRPr="00196523">
        <w:rPr>
          <w:rFonts w:ascii="Times New Roman" w:eastAsia="宋体" w:hAnsi="Times New Roman" w:cs="Times New Roman" w:hint="eastAsia"/>
          <w:color w:val="000000" w:themeColor="text1"/>
        </w:rPr>
        <w:t>得到的哈希表如表</w:t>
      </w:r>
      <w:r w:rsidRPr="00196523">
        <w:rPr>
          <w:rFonts w:ascii="Times New Roman" w:eastAsia="宋体" w:hAnsi="Times New Roman" w:cs="Times New Roman" w:hint="eastAsia"/>
          <w:color w:val="000000" w:themeColor="text1"/>
        </w:rPr>
        <w:t>8</w:t>
      </w:r>
      <w:r w:rsidR="0057130E">
        <w:rPr>
          <w:rFonts w:ascii="Times New Roman" w:eastAsia="宋体" w:hAnsi="Times New Roman" w:cs="Times New Roman"/>
          <w:color w:val="000000" w:themeColor="text1"/>
        </w:rPr>
        <w:t>-</w:t>
      </w:r>
      <w:r w:rsidRPr="00196523">
        <w:rPr>
          <w:rFonts w:ascii="Times New Roman" w:eastAsia="宋体" w:hAnsi="Times New Roman" w:cs="Times New Roman"/>
          <w:color w:val="000000" w:themeColor="text1"/>
        </w:rPr>
        <w:t>11</w:t>
      </w:r>
      <w:r w:rsidRPr="00196523">
        <w:rPr>
          <w:rFonts w:ascii="Times New Roman" w:eastAsia="宋体" w:hAnsi="Times New Roman" w:cs="Times New Roman" w:hint="eastAsia"/>
          <w:color w:val="000000" w:themeColor="text1"/>
        </w:rPr>
        <w:t>所示。</w:t>
      </w:r>
    </w:p>
    <w:p w:rsidR="00434EA3" w:rsidRPr="00196523" w:rsidRDefault="00434EA3" w:rsidP="00B338B4">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2</w:t>
      </w:r>
      <w:r w:rsidRPr="00196523">
        <w:rPr>
          <w:rFonts w:ascii="Times New Roman" w:eastAsia="宋体" w:hAnsi="Times New Roman" w:cs="Times New Roman" w:hint="eastAsia"/>
          <w:color w:val="000000" w:themeColor="text1"/>
        </w:rPr>
        <w:t>）查找关键字</w:t>
      </w:r>
      <w:r w:rsidRPr="00196523">
        <w:rPr>
          <w:rFonts w:ascii="Times New Roman" w:eastAsia="宋体" w:hAnsi="Times New Roman" w:cs="Times New Roman" w:hint="eastAsia"/>
          <w:color w:val="000000" w:themeColor="text1"/>
        </w:rPr>
        <w:t>6</w:t>
      </w:r>
      <w:r w:rsidR="001A6D16"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，先计算其哈希值为</w:t>
      </w:r>
      <w:r w:rsidR="001A6D16" w:rsidRPr="00196523">
        <w:rPr>
          <w:rFonts w:ascii="Times New Roman" w:eastAsia="宋体" w:hAnsi="Times New Roman" w:cs="Times New Roman" w:hint="eastAsia"/>
          <w:color w:val="000000" w:themeColor="text1"/>
        </w:rPr>
        <w:t>1</w:t>
      </w:r>
      <w:r w:rsidR="001A6D16" w:rsidRPr="00196523">
        <w:rPr>
          <w:rFonts w:ascii="Times New Roman" w:eastAsia="宋体" w:hAnsi="Times New Roman" w:cs="Times New Roman"/>
          <w:color w:val="000000" w:themeColor="text1"/>
        </w:rPr>
        <w:t>2</w:t>
      </w:r>
      <w:r w:rsidR="001A6D16" w:rsidRPr="00196523">
        <w:rPr>
          <w:rFonts w:ascii="Times New Roman" w:eastAsia="宋体" w:hAnsi="Times New Roman" w:cs="Times New Roman" w:hint="eastAsia"/>
          <w:color w:val="000000" w:themeColor="text1"/>
        </w:rPr>
        <w:t>，探查位置依次是</w:t>
      </w:r>
      <w:r w:rsidR="001A6D16" w:rsidRPr="00196523">
        <w:rPr>
          <w:rFonts w:ascii="Times New Roman" w:eastAsia="宋体" w:hAnsi="Times New Roman" w:cs="Times New Roman" w:hint="eastAsia"/>
          <w:color w:val="000000" w:themeColor="text1"/>
        </w:rPr>
        <w:t>12</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hint="eastAsia"/>
          <w:color w:val="000000" w:themeColor="text1"/>
        </w:rPr>
        <w:t>13</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hint="eastAsia"/>
          <w:color w:val="000000" w:themeColor="text1"/>
        </w:rPr>
        <w:t>14</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hint="eastAsia"/>
          <w:color w:val="000000" w:themeColor="text1"/>
        </w:rPr>
        <w:t>15</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hint="eastAsia"/>
          <w:color w:val="000000" w:themeColor="text1"/>
        </w:rPr>
        <w:t>16</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hint="eastAsia"/>
          <w:color w:val="000000" w:themeColor="text1"/>
        </w:rPr>
        <w:t>17</w:t>
      </w:r>
      <w:r w:rsidR="001A6D16" w:rsidRPr="00196523">
        <w:rPr>
          <w:rFonts w:ascii="Times New Roman" w:eastAsia="宋体" w:hAnsi="Times New Roman" w:cs="Times New Roman" w:hint="eastAsia"/>
          <w:color w:val="000000" w:themeColor="text1"/>
        </w:rPr>
        <w:t>，所以</w:t>
      </w:r>
      <w:r w:rsidR="001A6D16" w:rsidRPr="00196523">
        <w:rPr>
          <w:rFonts w:ascii="Times New Roman" w:eastAsia="宋体" w:hAnsi="Times New Roman" w:cs="Times New Roman" w:hint="eastAsia"/>
          <w:color w:val="000000" w:themeColor="text1"/>
        </w:rPr>
        <w:lastRenderedPageBreak/>
        <w:t>依次与</w:t>
      </w:r>
      <w:r w:rsidR="001A6D16" w:rsidRPr="00196523">
        <w:rPr>
          <w:rFonts w:ascii="Times New Roman" w:eastAsia="宋体" w:hAnsi="Times New Roman" w:cs="Times New Roman" w:hint="eastAsia"/>
          <w:color w:val="000000" w:themeColor="text1"/>
        </w:rPr>
        <w:t>4</w:t>
      </w:r>
      <w:r w:rsidR="001A6D16" w:rsidRPr="00196523">
        <w:rPr>
          <w:rFonts w:ascii="Times New Roman" w:eastAsia="宋体" w:hAnsi="Times New Roman" w:cs="Times New Roman"/>
          <w:color w:val="000000" w:themeColor="text1"/>
        </w:rPr>
        <w:t>6</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color w:val="000000" w:themeColor="text1"/>
        </w:rPr>
        <w:t>30</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color w:val="000000" w:themeColor="text1"/>
        </w:rPr>
        <w:t>31</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color w:val="000000" w:themeColor="text1"/>
        </w:rPr>
        <w:t>32</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color w:val="000000" w:themeColor="text1"/>
        </w:rPr>
        <w:t>47</w:t>
      </w:r>
      <w:r w:rsidR="001A6D16" w:rsidRPr="00196523">
        <w:rPr>
          <w:rFonts w:ascii="宋体" w:eastAsia="宋体" w:hAnsi="宋体" w:cs="Times New Roman"/>
          <w:color w:val="000000" w:themeColor="text1"/>
        </w:rPr>
        <w:t>,</w:t>
      </w:r>
      <w:r w:rsidR="001A6D16" w:rsidRPr="00196523">
        <w:rPr>
          <w:rFonts w:ascii="Times New Roman" w:eastAsia="宋体" w:hAnsi="Times New Roman" w:cs="Times New Roman"/>
          <w:color w:val="000000" w:themeColor="text1"/>
        </w:rPr>
        <w:t>63</w:t>
      </w:r>
      <w:r w:rsidR="001A6D16" w:rsidRPr="00196523">
        <w:rPr>
          <w:rFonts w:ascii="Times New Roman" w:eastAsia="宋体" w:hAnsi="Times New Roman" w:cs="Times New Roman" w:hint="eastAsia"/>
          <w:color w:val="000000" w:themeColor="text1"/>
        </w:rPr>
        <w:t>进行比较，最后在位置</w:t>
      </w:r>
      <w:r w:rsidR="001A6D16" w:rsidRPr="00196523">
        <w:rPr>
          <w:rFonts w:ascii="Times New Roman" w:eastAsia="宋体" w:hAnsi="Times New Roman" w:cs="Times New Roman" w:hint="eastAsia"/>
          <w:color w:val="000000" w:themeColor="text1"/>
        </w:rPr>
        <w:t>1</w:t>
      </w:r>
      <w:r w:rsidR="001A6D16" w:rsidRPr="00196523">
        <w:rPr>
          <w:rFonts w:ascii="Times New Roman" w:eastAsia="宋体" w:hAnsi="Times New Roman" w:cs="Times New Roman"/>
          <w:color w:val="000000" w:themeColor="text1"/>
        </w:rPr>
        <w:t>7</w:t>
      </w:r>
      <w:r w:rsidR="001A6D16" w:rsidRPr="00196523">
        <w:rPr>
          <w:rFonts w:ascii="Times New Roman" w:eastAsia="宋体" w:hAnsi="Times New Roman" w:cs="Times New Roman" w:hint="eastAsia"/>
          <w:color w:val="000000" w:themeColor="text1"/>
        </w:rPr>
        <w:t>处查找成功。</w:t>
      </w:r>
    </w:p>
    <w:p w:rsidR="00195343" w:rsidRPr="00196523" w:rsidRDefault="00195343" w:rsidP="00195343">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w:t>
      </w:r>
      <w:r w:rsidRPr="00196523">
        <w:rPr>
          <w:rFonts w:ascii="Times New Roman" w:eastAsia="宋体" w:hAnsi="Times New Roman" w:cs="Times New Roman" w:hint="eastAsia"/>
          <w:color w:val="000000" w:themeColor="text1"/>
        </w:rPr>
        <w:t>3</w:t>
      </w:r>
      <w:r w:rsidRPr="00196523">
        <w:rPr>
          <w:rFonts w:ascii="Times New Roman" w:eastAsia="宋体" w:hAnsi="Times New Roman" w:cs="Times New Roman" w:hint="eastAsia"/>
          <w:color w:val="000000" w:themeColor="text1"/>
        </w:rPr>
        <w:t>）查找关键字</w:t>
      </w:r>
      <w:r w:rsidRPr="00196523">
        <w:rPr>
          <w:rFonts w:ascii="Times New Roman" w:eastAsia="宋体" w:hAnsi="Times New Roman" w:cs="Times New Roman" w:hint="eastAsia"/>
          <w:color w:val="000000" w:themeColor="text1"/>
        </w:rPr>
        <w:t>6</w:t>
      </w:r>
      <w:r w:rsidR="00D436D0" w:rsidRPr="00196523">
        <w:rPr>
          <w:rFonts w:ascii="Times New Roman" w:eastAsia="宋体" w:hAnsi="Times New Roman" w:cs="Times New Roman" w:hint="eastAsia"/>
          <w:color w:val="000000" w:themeColor="text1"/>
        </w:rPr>
        <w:t>5</w:t>
      </w:r>
      <w:r w:rsidRPr="00196523">
        <w:rPr>
          <w:rFonts w:ascii="Times New Roman" w:eastAsia="宋体" w:hAnsi="Times New Roman" w:cs="Times New Roman" w:hint="eastAsia"/>
          <w:color w:val="000000" w:themeColor="text1"/>
        </w:rPr>
        <w:t>，先计算其哈希值为</w:t>
      </w:r>
      <w:r w:rsidR="00D436D0" w:rsidRPr="00196523">
        <w:rPr>
          <w:rFonts w:ascii="Times New Roman" w:eastAsia="宋体" w:hAnsi="Times New Roman" w:cs="Times New Roman"/>
          <w:color w:val="000000" w:themeColor="text1"/>
        </w:rPr>
        <w:t>14</w:t>
      </w:r>
      <w:r w:rsidRPr="00196523">
        <w:rPr>
          <w:rFonts w:ascii="Times New Roman" w:eastAsia="宋体" w:hAnsi="Times New Roman" w:cs="Times New Roman" w:hint="eastAsia"/>
          <w:color w:val="000000" w:themeColor="text1"/>
        </w:rPr>
        <w:t>，探查位置依次是</w:t>
      </w:r>
      <w:r w:rsidRPr="00196523">
        <w:rPr>
          <w:rFonts w:ascii="Times New Roman" w:eastAsia="宋体" w:hAnsi="Times New Roman" w:cs="Times New Roman" w:hint="eastAsia"/>
          <w:color w:val="000000" w:themeColor="text1"/>
        </w:rPr>
        <w:t>14</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15</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16</w:t>
      </w:r>
      <w:r w:rsidRPr="00196523">
        <w:rPr>
          <w:rFonts w:ascii="宋体" w:eastAsia="宋体" w:hAnsi="宋体" w:cs="Times New Roman"/>
          <w:color w:val="000000" w:themeColor="text1"/>
        </w:rPr>
        <w:t>,</w:t>
      </w:r>
      <w:r w:rsidRPr="00196523">
        <w:rPr>
          <w:rFonts w:ascii="Times New Roman" w:eastAsia="宋体" w:hAnsi="Times New Roman" w:cs="Times New Roman" w:hint="eastAsia"/>
          <w:color w:val="000000" w:themeColor="text1"/>
        </w:rPr>
        <w:t>17</w:t>
      </w:r>
      <w:r w:rsidR="00D436D0" w:rsidRPr="00196523">
        <w:rPr>
          <w:rFonts w:ascii="宋体" w:eastAsia="宋体" w:hAnsi="宋体" w:cs="Times New Roman"/>
          <w:color w:val="000000" w:themeColor="text1"/>
        </w:rPr>
        <w:t>,</w:t>
      </w:r>
      <w:r w:rsidR="00D436D0" w:rsidRPr="00196523">
        <w:rPr>
          <w:rFonts w:ascii="Times New Roman" w:eastAsia="宋体" w:hAnsi="Times New Roman" w:cs="Times New Roman"/>
          <w:color w:val="000000" w:themeColor="text1"/>
        </w:rPr>
        <w:t>0</w:t>
      </w:r>
      <w:r w:rsidR="00D436D0" w:rsidRPr="00196523">
        <w:rPr>
          <w:rFonts w:ascii="宋体" w:eastAsia="宋体" w:hAnsi="宋体" w:cs="Times New Roman"/>
          <w:color w:val="000000" w:themeColor="text1"/>
        </w:rPr>
        <w:t>,</w:t>
      </w:r>
      <w:r w:rsidR="00D436D0" w:rsidRPr="00196523">
        <w:rPr>
          <w:rFonts w:ascii="Times New Roman" w:eastAsia="宋体" w:hAnsi="Times New Roman" w:cs="Times New Roman" w:hint="eastAsia"/>
          <w:color w:val="000000" w:themeColor="text1"/>
        </w:rPr>
        <w:t>1</w:t>
      </w:r>
      <w:r w:rsidR="00D436D0" w:rsidRPr="00196523">
        <w:rPr>
          <w:rFonts w:ascii="宋体" w:eastAsia="宋体" w:hAnsi="宋体" w:cs="Times New Roman"/>
          <w:color w:val="000000" w:themeColor="text1"/>
        </w:rPr>
        <w:t>,</w:t>
      </w:r>
      <w:r w:rsidR="00D436D0"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，所以依次与</w:t>
      </w:r>
      <w:r w:rsidRPr="00196523">
        <w:rPr>
          <w:rFonts w:ascii="Times New Roman" w:eastAsia="宋体" w:hAnsi="Times New Roman" w:cs="Times New Roman"/>
          <w:color w:val="000000" w:themeColor="text1"/>
        </w:rPr>
        <w:t>31</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32</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47</w:t>
      </w:r>
      <w:r w:rsidRPr="00196523">
        <w:rPr>
          <w:rFonts w:ascii="宋体" w:eastAsia="宋体" w:hAnsi="宋体" w:cs="Times New Roman"/>
          <w:color w:val="000000" w:themeColor="text1"/>
        </w:rPr>
        <w:t>,</w:t>
      </w:r>
      <w:r w:rsidRPr="00196523">
        <w:rPr>
          <w:rFonts w:ascii="Times New Roman" w:eastAsia="宋体" w:hAnsi="Times New Roman" w:cs="Times New Roman"/>
          <w:color w:val="000000" w:themeColor="text1"/>
        </w:rPr>
        <w:t>63</w:t>
      </w:r>
      <w:r w:rsidR="00D436D0" w:rsidRPr="00196523">
        <w:rPr>
          <w:rFonts w:ascii="宋体" w:eastAsia="宋体" w:hAnsi="宋体" w:cs="Times New Roman"/>
          <w:color w:val="000000" w:themeColor="text1"/>
        </w:rPr>
        <w:t>,</w:t>
      </w:r>
      <w:r w:rsidR="00D436D0" w:rsidRPr="00196523">
        <w:rPr>
          <w:rFonts w:ascii="Times New Roman" w:eastAsia="宋体" w:hAnsi="Times New Roman" w:cs="Times New Roman"/>
          <w:color w:val="000000" w:themeColor="text1"/>
        </w:rPr>
        <w:t>17</w:t>
      </w:r>
      <w:r w:rsidR="00D436D0" w:rsidRPr="00196523">
        <w:rPr>
          <w:rFonts w:ascii="宋体" w:eastAsia="宋体" w:hAnsi="宋体" w:cs="Times New Roman"/>
          <w:color w:val="000000" w:themeColor="text1"/>
        </w:rPr>
        <w:t>,</w:t>
      </w:r>
      <w:r w:rsidR="00D436D0" w:rsidRPr="00196523">
        <w:rPr>
          <w:rFonts w:ascii="Times New Roman" w:eastAsia="宋体" w:hAnsi="Times New Roman" w:cs="Times New Roman"/>
          <w:color w:val="000000" w:themeColor="text1"/>
        </w:rPr>
        <w:t>49</w:t>
      </w:r>
      <w:r w:rsidRPr="00196523">
        <w:rPr>
          <w:rFonts w:ascii="Times New Roman" w:eastAsia="宋体" w:hAnsi="Times New Roman" w:cs="Times New Roman" w:hint="eastAsia"/>
          <w:color w:val="000000" w:themeColor="text1"/>
        </w:rPr>
        <w:t>进行比较，最后在位置</w:t>
      </w:r>
      <w:r w:rsidR="00D436D0" w:rsidRPr="00196523">
        <w:rPr>
          <w:rFonts w:ascii="Times New Roman" w:eastAsia="宋体" w:hAnsi="Times New Roman" w:cs="Times New Roman"/>
          <w:color w:val="000000" w:themeColor="text1"/>
        </w:rPr>
        <w:t>2</w:t>
      </w:r>
      <w:r w:rsidRPr="00196523">
        <w:rPr>
          <w:rFonts w:ascii="Times New Roman" w:eastAsia="宋体" w:hAnsi="Times New Roman" w:cs="Times New Roman" w:hint="eastAsia"/>
          <w:color w:val="000000" w:themeColor="text1"/>
        </w:rPr>
        <w:t>处</w:t>
      </w:r>
      <w:r w:rsidR="00D436D0" w:rsidRPr="00196523">
        <w:rPr>
          <w:rFonts w:ascii="Times New Roman" w:eastAsia="宋体" w:hAnsi="Times New Roman" w:cs="Times New Roman" w:hint="eastAsia"/>
          <w:color w:val="000000" w:themeColor="text1"/>
        </w:rPr>
        <w:t>遇到开放地址，查找失败</w:t>
      </w:r>
      <w:r w:rsidRPr="00196523">
        <w:rPr>
          <w:rFonts w:ascii="Times New Roman" w:eastAsia="宋体" w:hAnsi="Times New Roman" w:cs="Times New Roman" w:hint="eastAsia"/>
          <w:color w:val="000000" w:themeColor="text1"/>
        </w:rPr>
        <w:t>。</w:t>
      </w:r>
    </w:p>
    <w:p w:rsidR="00B338B4" w:rsidRPr="00196523" w:rsidRDefault="00B338B4" w:rsidP="00B338B4">
      <w:pPr>
        <w:pStyle w:val="a3"/>
        <w:spacing w:line="240" w:lineRule="auto"/>
        <w:ind w:firstLineChars="0" w:firstLine="0"/>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三、</w:t>
      </w:r>
      <w:r w:rsidRPr="00196523">
        <w:rPr>
          <w:rFonts w:ascii="Times New Roman" w:eastAsia="宋体" w:hAnsi="Times New Roman" w:cs="Times New Roman" w:hint="eastAsia"/>
          <w:color w:val="000000" w:themeColor="text1"/>
        </w:rPr>
        <w:t>算法设计</w:t>
      </w:r>
      <w:r w:rsidRPr="00196523">
        <w:rPr>
          <w:rFonts w:ascii="Times New Roman" w:eastAsia="宋体" w:hAnsi="Times New Roman" w:cs="Times New Roman"/>
          <w:color w:val="000000" w:themeColor="text1"/>
        </w:rPr>
        <w:t>题</w:t>
      </w:r>
    </w:p>
    <w:p w:rsidR="00B338B4" w:rsidRPr="00196523" w:rsidRDefault="00B338B4" w:rsidP="00B338B4">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1</w:t>
      </w:r>
      <w:r w:rsidRPr="00196523">
        <w:rPr>
          <w:rFonts w:ascii="Times New Roman" w:eastAsia="宋体" w:hAnsi="Times New Roman" w:cs="Times New Roman"/>
          <w:color w:val="000000" w:themeColor="text1"/>
        </w:rPr>
        <w:t>．</w:t>
      </w:r>
      <w:bookmarkStart w:id="97" w:name="_Hlk126947538"/>
      <w:r w:rsidR="00E86C96" w:rsidRPr="00196523">
        <w:rPr>
          <w:rFonts w:ascii="Times New Roman" w:eastAsia="宋体" w:hAnsi="Times New Roman" w:cs="Times New Roman" w:hint="eastAsia"/>
          <w:color w:val="000000" w:themeColor="text1"/>
        </w:rPr>
        <w:t>设二叉查找树中保存的是整数。</w:t>
      </w:r>
      <w:bookmarkEnd w:id="97"/>
      <w:r w:rsidRPr="00196523">
        <w:rPr>
          <w:rFonts w:ascii="Times New Roman" w:eastAsia="宋体" w:hAnsi="Times New Roman" w:cs="Times New Roman"/>
          <w:color w:val="000000" w:themeColor="text1"/>
        </w:rPr>
        <w:t>编写算法，返回一棵二叉查找树上最大关键字与最小关键字的值。</w:t>
      </w:r>
    </w:p>
    <w:p w:rsidR="005E2C47" w:rsidRPr="00196523" w:rsidRDefault="00514FEE" w:rsidP="00FD5560">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5E2C47" w:rsidRPr="00196523">
        <w:rPr>
          <w:rFonts w:ascii="Times New Roman" w:eastAsia="宋体" w:hAnsi="Times New Roman" w:cs="Times New Roman" w:hint="eastAsia"/>
          <w:color w:val="000000" w:themeColor="text1"/>
        </w:rPr>
        <w:t>二叉查找树中最大关键字位于树的“右下角”，即从根开始，沿右孩子指针向下</w:t>
      </w:r>
      <w:r w:rsidR="00FD5560" w:rsidRPr="00196523">
        <w:rPr>
          <w:rFonts w:ascii="Times New Roman" w:eastAsia="宋体" w:hAnsi="Times New Roman" w:cs="Times New Roman" w:hint="eastAsia"/>
          <w:color w:val="000000" w:themeColor="text1"/>
        </w:rPr>
        <w:t>查找，</w:t>
      </w:r>
      <w:r w:rsidR="00B36221" w:rsidRPr="00196523">
        <w:rPr>
          <w:rFonts w:ascii="Times New Roman" w:eastAsia="宋体" w:hAnsi="Times New Roman" w:cs="Times New Roman" w:hint="eastAsia"/>
          <w:color w:val="000000" w:themeColor="text1"/>
        </w:rPr>
        <w:t>其</w:t>
      </w:r>
      <w:r w:rsidR="00FD5560" w:rsidRPr="00196523">
        <w:rPr>
          <w:rFonts w:ascii="Times New Roman" w:eastAsia="宋体" w:hAnsi="Times New Roman" w:cs="Times New Roman" w:hint="eastAsia"/>
          <w:color w:val="000000" w:themeColor="text1"/>
        </w:rPr>
        <w:t>右孩子指针为空</w:t>
      </w:r>
      <w:r w:rsidR="00B36221" w:rsidRPr="00196523">
        <w:rPr>
          <w:rFonts w:ascii="Times New Roman" w:eastAsia="宋体" w:hAnsi="Times New Roman" w:cs="Times New Roman" w:hint="eastAsia"/>
          <w:color w:val="000000" w:themeColor="text1"/>
        </w:rPr>
        <w:t>的结点中保存的是二叉查找树中的最大值。</w:t>
      </w:r>
      <w:r w:rsidR="00471AE7" w:rsidRPr="00196523">
        <w:rPr>
          <w:rFonts w:ascii="Times New Roman" w:eastAsia="宋体" w:hAnsi="Times New Roman" w:cs="Times New Roman" w:hint="eastAsia"/>
          <w:color w:val="000000" w:themeColor="text1"/>
        </w:rPr>
        <w:t>类似地，二叉查找树中最小关键字位于树的“左下角”，即从根开始，沿左孩子指针向下查找，其左孩子指针为空的结点中保存的是二叉查找树中的最小值。</w:t>
      </w:r>
    </w:p>
    <w:p w:rsidR="00471AE7" w:rsidRPr="00196523" w:rsidRDefault="00471AE7" w:rsidP="00FD5560">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MaxOfBstSearch(</w:t>
      </w:r>
      <w:r w:rsidR="00277E04" w:rsidRPr="00196523">
        <w:rPr>
          <w:rFonts w:ascii="Courier New" w:eastAsia="宋体" w:hAnsi="Courier New" w:cs="Courier New"/>
          <w:color w:val="000000" w:themeColor="text1"/>
        </w:rPr>
        <w:t xml:space="preserve">BstTree </w:t>
      </w:r>
      <w:r w:rsidRPr="00196523">
        <w:rPr>
          <w:rFonts w:ascii="Courier New" w:eastAsia="宋体" w:hAnsi="Courier New" w:cs="Courier New"/>
          <w:color w:val="000000" w:themeColor="text1"/>
        </w:rPr>
        <w:t>t)</w:t>
      </w:r>
      <w:r w:rsidR="00E557F6" w:rsidRPr="00196523">
        <w:rPr>
          <w:rFonts w:ascii="Courier New" w:eastAsia="宋体" w:hAnsi="Courier New" w:cs="Courier New"/>
          <w:color w:val="000000" w:themeColor="text1"/>
        </w:rPr>
        <w:tab/>
      </w: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返回二叉查找树中的最大值</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w:t>
      </w:r>
      <w:r w:rsidR="00E86C96" w:rsidRPr="00196523">
        <w:rPr>
          <w:rFonts w:ascii="Courier New" w:eastAsia="宋体" w:hAnsi="Courier New" w:cs="Courier New" w:hint="eastAsia"/>
          <w:color w:val="000000" w:themeColor="text1"/>
        </w:rPr>
        <w:t>若树为空</w:t>
      </w:r>
      <w:r w:rsidRPr="00196523">
        <w:rPr>
          <w:rFonts w:ascii="Courier New" w:eastAsia="宋体" w:hAnsi="Courier New" w:cs="Courier New" w:hint="eastAsia"/>
          <w:color w:val="000000" w:themeColor="text1"/>
        </w:rPr>
        <w:t>，</w:t>
      </w:r>
      <w:r w:rsidR="00E86C96" w:rsidRPr="00196523">
        <w:rPr>
          <w:rFonts w:ascii="Courier New" w:eastAsia="宋体" w:hAnsi="Courier New" w:cs="Courier New" w:hint="eastAsia"/>
          <w:color w:val="000000" w:themeColor="text1"/>
        </w:rPr>
        <w:t>则</w:t>
      </w:r>
      <w:r w:rsidRPr="00196523">
        <w:rPr>
          <w:rFonts w:ascii="Courier New" w:eastAsia="宋体" w:hAnsi="Courier New" w:cs="Courier New" w:hint="eastAsia"/>
          <w:color w:val="000000" w:themeColor="text1"/>
        </w:rPr>
        <w:t>返回</w:t>
      </w:r>
      <w:r w:rsidR="00E86C96" w:rsidRPr="00196523">
        <w:rPr>
          <w:rFonts w:ascii="Courier New" w:eastAsia="宋体" w:hAnsi="Courier New" w:cs="Courier New" w:hint="eastAsia"/>
          <w:color w:val="000000" w:themeColor="text1"/>
        </w:rPr>
        <w:t>NA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BstNode *temp=t;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if(t==NULL) return NA;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while(temp-&gt;right!=NULL){</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temp=temp-&gt;right;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temp-&gt;data;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471AE7" w:rsidRPr="00196523" w:rsidRDefault="00471AE7" w:rsidP="00471AE7">
      <w:pPr>
        <w:autoSpaceDE w:val="0"/>
        <w:autoSpaceDN w:val="0"/>
        <w:adjustRightInd w:val="0"/>
        <w:ind w:firstLine="420"/>
        <w:rPr>
          <w:rFonts w:ascii="Times New Roman" w:eastAsia="宋体" w:hAnsi="Times New Roman" w:cs="Times New Roman"/>
          <w:color w:val="000000" w:themeColor="text1"/>
        </w:rPr>
      </w:pP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MinOfBstSearch(</w:t>
      </w:r>
      <w:r w:rsidR="00277E04" w:rsidRPr="00196523">
        <w:rPr>
          <w:rFonts w:ascii="Courier New" w:eastAsia="宋体" w:hAnsi="Courier New" w:cs="Courier New"/>
          <w:color w:val="000000" w:themeColor="text1"/>
        </w:rPr>
        <w:t xml:space="preserve">BstTree </w:t>
      </w:r>
      <w:r w:rsidRPr="00196523">
        <w:rPr>
          <w:rFonts w:ascii="Courier New" w:eastAsia="宋体" w:hAnsi="Courier New" w:cs="Courier New"/>
          <w:color w:val="000000" w:themeColor="text1"/>
        </w:rPr>
        <w:t>t)</w:t>
      </w:r>
      <w:r w:rsidR="00E86C96" w:rsidRPr="00196523">
        <w:rPr>
          <w:rFonts w:ascii="Courier New" w:eastAsia="宋体" w:hAnsi="Courier New" w:cs="Courier New"/>
          <w:color w:val="000000" w:themeColor="text1"/>
        </w:rPr>
        <w:t xml:space="preserve"> </w:t>
      </w:r>
      <w:r w:rsidR="00E86C96" w:rsidRPr="00196523">
        <w:rPr>
          <w:rFonts w:ascii="Courier New" w:eastAsia="宋体" w:hAnsi="Courier New" w:cs="Courier New"/>
          <w:color w:val="000000" w:themeColor="text1"/>
        </w:rPr>
        <w:tab/>
      </w:r>
      <w:r w:rsidR="00E86C96" w:rsidRPr="00196523">
        <w:rPr>
          <w:rFonts w:ascii="Courier New" w:eastAsia="宋体" w:hAnsi="Courier New" w:cs="Courier New" w:hint="eastAsia"/>
          <w:color w:val="000000" w:themeColor="text1"/>
        </w:rPr>
        <w:t>//</w:t>
      </w:r>
      <w:r w:rsidR="00E86C96" w:rsidRPr="00196523">
        <w:rPr>
          <w:rFonts w:ascii="Courier New" w:eastAsia="宋体" w:hAnsi="Courier New" w:cs="Courier New" w:hint="eastAsia"/>
          <w:color w:val="000000" w:themeColor="text1"/>
        </w:rPr>
        <w:t>返回二叉查找树中的最小值</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E86C96" w:rsidRPr="00196523" w:rsidRDefault="00E86C96" w:rsidP="00E86C9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ab/>
        <w:t>//</w:t>
      </w:r>
      <w:r w:rsidRPr="00196523">
        <w:rPr>
          <w:rFonts w:ascii="Courier New" w:eastAsia="宋体" w:hAnsi="Courier New" w:cs="Courier New" w:hint="eastAsia"/>
          <w:color w:val="000000" w:themeColor="text1"/>
        </w:rPr>
        <w:t>若树为空，则返回</w:t>
      </w:r>
      <w:r w:rsidRPr="00196523">
        <w:rPr>
          <w:rFonts w:ascii="Courier New" w:eastAsia="宋体" w:hAnsi="Courier New" w:cs="Courier New" w:hint="eastAsia"/>
          <w:color w:val="000000" w:themeColor="text1"/>
        </w:rPr>
        <w:t>NA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BstNode *temp=t;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if(t==NULL) return NA;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while(temp-&gt;left!=NULL){</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temp=temp-&gt;left;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temp-&gt;data;</w:t>
      </w:r>
    </w:p>
    <w:p w:rsidR="00471AE7" w:rsidRPr="00196523" w:rsidRDefault="00471AE7" w:rsidP="00E557F6">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B338B4" w:rsidRPr="00196523" w:rsidRDefault="00B338B4" w:rsidP="00B338B4">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2</w:t>
      </w:r>
      <w:r w:rsidRPr="00196523">
        <w:rPr>
          <w:rFonts w:ascii="Times New Roman" w:eastAsia="宋体" w:hAnsi="Times New Roman" w:cs="Times New Roman"/>
          <w:color w:val="000000" w:themeColor="text1"/>
        </w:rPr>
        <w:t>．</w:t>
      </w:r>
      <w:r w:rsidR="00E86C96" w:rsidRPr="00196523">
        <w:rPr>
          <w:rFonts w:ascii="Times New Roman" w:eastAsia="宋体" w:hAnsi="Times New Roman" w:cs="Times New Roman" w:hint="eastAsia"/>
          <w:color w:val="000000" w:themeColor="text1"/>
        </w:rPr>
        <w:t>设二叉查找树中保存的是整数。</w:t>
      </w:r>
      <w:r w:rsidRPr="00196523">
        <w:rPr>
          <w:rFonts w:ascii="Times New Roman" w:eastAsia="宋体" w:hAnsi="Times New Roman" w:cs="Times New Roman"/>
          <w:color w:val="000000" w:themeColor="text1"/>
        </w:rPr>
        <w:t>编写算法，返回一棵二叉查找树上全部关键字的平均值。</w:t>
      </w:r>
    </w:p>
    <w:p w:rsidR="00E86C96" w:rsidRPr="00196523" w:rsidRDefault="00514FEE" w:rsidP="00E86C96">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E86C96" w:rsidRPr="00196523">
        <w:rPr>
          <w:rFonts w:ascii="Times New Roman" w:eastAsia="宋体" w:hAnsi="Times New Roman" w:cs="Times New Roman" w:hint="eastAsia"/>
          <w:color w:val="000000" w:themeColor="text1"/>
        </w:rPr>
        <w:t>可以按任何一种遍历策略，访问二叉查找树中的结点，然后将结点中保存的关键字求和，进而求平均值。</w:t>
      </w:r>
    </w:p>
    <w:p w:rsidR="00E86C96" w:rsidRPr="00196523" w:rsidRDefault="00E86C96" w:rsidP="00E86C96">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692CEF" w:rsidRPr="00196523" w:rsidRDefault="00692CEF"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Average1(BstTree root,int</w:t>
      </w:r>
      <w:r w:rsidR="00277E0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*sum,int</w:t>
      </w:r>
      <w:r w:rsidR="00277E0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float Average(BstTree root)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t>int sum=0,nodecount=0;</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 (root==NULL){</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 0;</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Average1(root,&amp;sum,&amp;nodecount);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sum*1.0/nodecount;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lastRenderedPageBreak/>
        <w: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Average1(BstTree root,int* sum,int* 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if(root==NULL){</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*sum+=root-&gt;data;</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Average1(root-&gt;left,sum,nodecount);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Average1(root-&gt;right,sum,nodecount);</w:t>
      </w:r>
    </w:p>
    <w:p w:rsidR="000D35C9"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w:t>
      </w:r>
    </w:p>
    <w:p w:rsidR="00E86C96" w:rsidRPr="00196523" w:rsidRDefault="000D35C9" w:rsidP="000D35C9">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E86C96" w:rsidRPr="00196523" w:rsidRDefault="00E86C96" w:rsidP="00B338B4">
      <w:pPr>
        <w:tabs>
          <w:tab w:val="num" w:pos="2115"/>
        </w:tabs>
        <w:ind w:leftChars="50" w:left="378" w:hangingChars="130" w:hanging="273"/>
        <w:rPr>
          <w:rFonts w:ascii="Times New Roman" w:eastAsia="宋体" w:hAnsi="Times New Roman" w:cs="Times New Roman"/>
          <w:color w:val="000000" w:themeColor="text1"/>
        </w:rPr>
      </w:pPr>
    </w:p>
    <w:p w:rsidR="00B338B4" w:rsidRPr="00196523" w:rsidRDefault="00B338B4" w:rsidP="00B338B4">
      <w:pPr>
        <w:tabs>
          <w:tab w:val="num" w:pos="2115"/>
        </w:tabs>
        <w:ind w:leftChars="50" w:left="378" w:hangingChars="130" w:hanging="273"/>
        <w:rPr>
          <w:rFonts w:ascii="Times New Roman" w:eastAsia="宋体" w:hAnsi="Times New Roman" w:cs="Times New Roman"/>
          <w:color w:val="000000" w:themeColor="text1"/>
        </w:rPr>
      </w:pPr>
      <w:bookmarkStart w:id="98" w:name="_Hlk126953166"/>
      <w:r w:rsidRPr="00196523">
        <w:rPr>
          <w:rFonts w:ascii="Times New Roman" w:eastAsia="宋体" w:hAnsi="Times New Roman" w:cs="Times New Roman"/>
          <w:color w:val="000000" w:themeColor="text1"/>
        </w:rPr>
        <w:t>3</w:t>
      </w:r>
      <w:r w:rsidRPr="00196523">
        <w:rPr>
          <w:rFonts w:ascii="Times New Roman" w:eastAsia="宋体" w:hAnsi="Times New Roman" w:cs="Times New Roman"/>
          <w:color w:val="000000" w:themeColor="text1"/>
        </w:rPr>
        <w:t>．</w:t>
      </w:r>
      <w:r w:rsidR="00E86C96" w:rsidRPr="00196523">
        <w:rPr>
          <w:rFonts w:ascii="Times New Roman" w:eastAsia="宋体" w:hAnsi="Times New Roman" w:cs="Times New Roman" w:hint="eastAsia"/>
          <w:color w:val="000000" w:themeColor="text1"/>
        </w:rPr>
        <w:t>设二叉查找树中保存的是整数。</w:t>
      </w:r>
      <w:r w:rsidRPr="00196523">
        <w:rPr>
          <w:rFonts w:ascii="Times New Roman" w:eastAsia="宋体" w:hAnsi="Times New Roman" w:cs="Times New Roman"/>
          <w:color w:val="000000" w:themeColor="text1"/>
        </w:rPr>
        <w:t>编写算法，</w:t>
      </w:r>
      <w:r w:rsidR="00945E1C" w:rsidRPr="00196523">
        <w:rPr>
          <w:rFonts w:ascii="Times New Roman" w:eastAsia="宋体" w:hAnsi="Times New Roman" w:cs="Times New Roman" w:hint="eastAsia"/>
          <w:color w:val="000000" w:themeColor="text1"/>
        </w:rPr>
        <w:t>输出</w:t>
      </w:r>
      <w:r w:rsidRPr="00196523">
        <w:rPr>
          <w:rFonts w:ascii="Times New Roman" w:eastAsia="宋体" w:hAnsi="Times New Roman" w:cs="Times New Roman"/>
          <w:color w:val="000000" w:themeColor="text1"/>
        </w:rPr>
        <w:t>二叉查找树</w:t>
      </w:r>
      <w:r w:rsidR="007227FB" w:rsidRPr="00196523">
        <w:rPr>
          <w:rFonts w:ascii="Times New Roman" w:eastAsia="宋体" w:hAnsi="Times New Roman" w:cs="Times New Roman" w:hint="eastAsia"/>
          <w:color w:val="000000" w:themeColor="text1"/>
        </w:rPr>
        <w:t>中</w:t>
      </w:r>
      <w:r w:rsidR="00945E1C" w:rsidRPr="00196523">
        <w:rPr>
          <w:rFonts w:ascii="Times New Roman" w:eastAsia="宋体" w:hAnsi="Times New Roman" w:cs="Times New Roman" w:hint="eastAsia"/>
          <w:color w:val="000000" w:themeColor="text1"/>
        </w:rPr>
        <w:t>满足</w:t>
      </w:r>
      <w:r w:rsidR="00945E1C" w:rsidRPr="00196523">
        <w:rPr>
          <w:rFonts w:ascii="Times New Roman" w:eastAsia="宋体" w:hAnsi="Times New Roman" w:cs="Times New Roman" w:hint="eastAsia"/>
          <w:color w:val="000000" w:themeColor="text1"/>
        </w:rPr>
        <w:t>k</w:t>
      </w:r>
      <w:r w:rsidR="00945E1C" w:rsidRPr="00196523">
        <w:rPr>
          <w:rFonts w:ascii="Times New Roman" w:eastAsia="宋体" w:hAnsi="Times New Roman" w:cs="Times New Roman"/>
          <w:color w:val="000000" w:themeColor="text1"/>
        </w:rPr>
        <w:t>1</w:t>
      </w:r>
      <w:r w:rsidR="00945E1C" w:rsidRPr="00196523">
        <w:rPr>
          <w:rFonts w:ascii="宋体" w:eastAsia="宋体" w:hAnsi="宋体" w:cs="Times New Roman"/>
          <w:color w:val="000000" w:themeColor="text1"/>
        </w:rPr>
        <w:t>≤</w:t>
      </w:r>
      <w:r w:rsidR="00945E1C" w:rsidRPr="00196523">
        <w:rPr>
          <w:rFonts w:ascii="Times New Roman" w:eastAsia="宋体" w:hAnsi="Times New Roman" w:cs="Times New Roman"/>
          <w:color w:val="000000" w:themeColor="text1"/>
        </w:rPr>
        <w:t>x</w:t>
      </w:r>
      <w:r w:rsidR="00945E1C" w:rsidRPr="00196523">
        <w:rPr>
          <w:rFonts w:ascii="宋体" w:eastAsia="宋体" w:hAnsi="宋体" w:cs="Times New Roman"/>
          <w:color w:val="000000" w:themeColor="text1"/>
        </w:rPr>
        <w:t>≤</w:t>
      </w:r>
      <w:r w:rsidR="00945E1C" w:rsidRPr="00196523">
        <w:rPr>
          <w:rFonts w:ascii="Times New Roman" w:eastAsia="宋体" w:hAnsi="Times New Roman" w:cs="Times New Roman"/>
          <w:color w:val="000000" w:themeColor="text1"/>
        </w:rPr>
        <w:t>k2</w:t>
      </w:r>
      <w:r w:rsidR="00945E1C" w:rsidRPr="00196523">
        <w:rPr>
          <w:rFonts w:ascii="Times New Roman" w:eastAsia="宋体" w:hAnsi="Times New Roman" w:cs="Times New Roman" w:hint="eastAsia"/>
          <w:color w:val="000000" w:themeColor="text1"/>
        </w:rPr>
        <w:t>的所有关键字</w:t>
      </w:r>
      <w:r w:rsidR="00945E1C" w:rsidRPr="00196523">
        <w:rPr>
          <w:rFonts w:ascii="Times New Roman" w:eastAsia="宋体" w:hAnsi="Times New Roman" w:cs="Times New Roman" w:hint="eastAsia"/>
          <w:color w:val="000000" w:themeColor="text1"/>
        </w:rPr>
        <w:t>x</w:t>
      </w:r>
      <w:r w:rsidRPr="00196523">
        <w:rPr>
          <w:rFonts w:ascii="Times New Roman" w:eastAsia="宋体" w:hAnsi="Times New Roman" w:cs="Times New Roman"/>
          <w:color w:val="000000" w:themeColor="text1"/>
        </w:rPr>
        <w:t>。</w:t>
      </w:r>
    </w:p>
    <w:p w:rsidR="00945E1C" w:rsidRPr="00196523" w:rsidRDefault="00514FEE" w:rsidP="00945E1C">
      <w:pPr>
        <w:autoSpaceDE w:val="0"/>
        <w:autoSpaceDN w:val="0"/>
        <w:adjustRightInd w:val="0"/>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【参考答案】</w:t>
      </w:r>
      <w:r w:rsidR="00945E1C" w:rsidRPr="00196523">
        <w:rPr>
          <w:rFonts w:ascii="Times New Roman" w:eastAsia="宋体" w:hAnsi="Times New Roman" w:cs="Times New Roman" w:hint="eastAsia"/>
          <w:color w:val="000000" w:themeColor="text1"/>
        </w:rPr>
        <w:t>可以使用任一种遍历策略，对二叉查找树中的每个结点，若结点中保存的关键字值介于</w:t>
      </w:r>
      <w:r w:rsidR="00945E1C" w:rsidRPr="00196523">
        <w:rPr>
          <w:rFonts w:ascii="Times New Roman" w:eastAsia="宋体" w:hAnsi="Times New Roman" w:cs="Times New Roman" w:hint="eastAsia"/>
          <w:color w:val="000000" w:themeColor="text1"/>
        </w:rPr>
        <w:t>k</w:t>
      </w:r>
      <w:r w:rsidR="00945E1C" w:rsidRPr="00196523">
        <w:rPr>
          <w:rFonts w:ascii="Times New Roman" w:eastAsia="宋体" w:hAnsi="Times New Roman" w:cs="Times New Roman"/>
          <w:color w:val="000000" w:themeColor="text1"/>
        </w:rPr>
        <w:t>1</w:t>
      </w:r>
      <w:r w:rsidR="00945E1C" w:rsidRPr="00196523">
        <w:rPr>
          <w:rFonts w:ascii="Times New Roman" w:eastAsia="宋体" w:hAnsi="Times New Roman" w:cs="Times New Roman" w:hint="eastAsia"/>
          <w:color w:val="000000" w:themeColor="text1"/>
        </w:rPr>
        <w:t>和</w:t>
      </w:r>
      <w:r w:rsidR="00945E1C" w:rsidRPr="00196523">
        <w:rPr>
          <w:rFonts w:ascii="Times New Roman" w:eastAsia="宋体" w:hAnsi="Times New Roman" w:cs="Times New Roman"/>
          <w:color w:val="000000" w:themeColor="text1"/>
        </w:rPr>
        <w:t>k2</w:t>
      </w:r>
      <w:r w:rsidR="00945E1C" w:rsidRPr="00196523">
        <w:rPr>
          <w:rFonts w:ascii="Times New Roman" w:eastAsia="宋体" w:hAnsi="Times New Roman" w:cs="Times New Roman" w:hint="eastAsia"/>
          <w:color w:val="000000" w:themeColor="text1"/>
        </w:rPr>
        <w:t>之间，则输出。如果使用中序遍历策略，则输出的结果呈升序排序。</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hint="eastAsia"/>
          <w:color w:val="000000" w:themeColor="text1"/>
        </w:rPr>
        <w:t>//</w:t>
      </w:r>
      <w:r w:rsidRPr="00196523">
        <w:rPr>
          <w:rFonts w:ascii="Courier New" w:eastAsia="宋体" w:hAnsi="Courier New" w:cs="Courier New" w:hint="eastAsia"/>
          <w:color w:val="000000" w:themeColor="text1"/>
        </w:rPr>
        <w:t>二叉树区间查找</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void searchInorder(BstTree root,int k1, int k2)</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 (root==NULL){</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Pr="00196523">
        <w:rPr>
          <w:rFonts w:ascii="Courier New" w:eastAsia="宋体" w:hAnsi="Courier New" w:cs="Courier New"/>
          <w:color w:val="000000" w:themeColor="text1"/>
        </w:rPr>
        <w:tab/>
        <w:t>return;</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searchInorder(root-&gt;left,k1,k2);</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if(root-&gt;data&gt;=k1 &amp;&amp; root-&gt;data&lt;=k2) printf ("%d\t",root-&gt;data);</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searchInorder(root-&gt;right,k1,k2);</w:t>
      </w:r>
    </w:p>
    <w:p w:rsidR="00945E1C" w:rsidRPr="00196523" w:rsidRDefault="00945E1C" w:rsidP="00945E1C">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bookmarkEnd w:id="98"/>
    <w:p w:rsidR="00B338B4" w:rsidRPr="00196523" w:rsidRDefault="00B338B4" w:rsidP="00B338B4">
      <w:pPr>
        <w:tabs>
          <w:tab w:val="num" w:pos="2115"/>
        </w:tabs>
        <w:ind w:leftChars="50" w:left="378" w:hangingChars="130" w:hanging="273"/>
        <w:rPr>
          <w:rFonts w:ascii="Times New Roman" w:eastAsia="宋体" w:hAnsi="Times New Roman" w:cs="Times New Roman"/>
          <w:color w:val="000000" w:themeColor="text1"/>
        </w:rPr>
      </w:pPr>
      <w:r w:rsidRPr="00196523">
        <w:rPr>
          <w:rFonts w:ascii="Times New Roman" w:eastAsia="宋体" w:hAnsi="Times New Roman" w:cs="Times New Roman"/>
          <w:color w:val="000000" w:themeColor="text1"/>
        </w:rPr>
        <w:t>4</w:t>
      </w:r>
      <w:r w:rsidRPr="00196523">
        <w:rPr>
          <w:rFonts w:ascii="Times New Roman" w:eastAsia="宋体" w:hAnsi="Times New Roman" w:cs="Times New Roman"/>
          <w:color w:val="000000" w:themeColor="text1"/>
        </w:rPr>
        <w:t>．</w:t>
      </w:r>
      <w:r w:rsidR="00E86C96" w:rsidRPr="00196523">
        <w:rPr>
          <w:rFonts w:ascii="Times New Roman" w:eastAsia="宋体" w:hAnsi="Times New Roman" w:cs="Times New Roman" w:hint="eastAsia"/>
          <w:color w:val="000000" w:themeColor="text1"/>
        </w:rPr>
        <w:t>设二叉查找树中保存的是整数。</w:t>
      </w:r>
      <w:r w:rsidRPr="00196523">
        <w:rPr>
          <w:rFonts w:ascii="Times New Roman" w:eastAsia="宋体" w:hAnsi="Times New Roman" w:cs="Times New Roman"/>
          <w:color w:val="000000" w:themeColor="text1"/>
        </w:rPr>
        <w:t>编写算法，判别给定二叉树是否为二叉查找树。</w:t>
      </w:r>
    </w:p>
    <w:p w:rsidR="0027042B" w:rsidRPr="00196523" w:rsidRDefault="00514FEE" w:rsidP="0027042B">
      <w:pPr>
        <w:pStyle w:val="a3"/>
        <w:spacing w:line="240" w:lineRule="auto"/>
        <w:ind w:firstLine="420"/>
        <w:rPr>
          <w:rFonts w:ascii="Courier New" w:eastAsia="宋体" w:hAnsi="Courier New" w:cs="Courier New"/>
          <w:color w:val="000000" w:themeColor="text1"/>
        </w:rPr>
      </w:pPr>
      <w:r w:rsidRPr="00196523">
        <w:rPr>
          <w:rFonts w:ascii="Times New Roman" w:eastAsia="宋体" w:hAnsi="Times New Roman" w:cs="Times New Roman" w:hint="eastAsia"/>
          <w:color w:val="000000" w:themeColor="text1"/>
        </w:rPr>
        <w:t>【参考答案】</w:t>
      </w:r>
      <w:r w:rsidR="0033544F" w:rsidRPr="00196523">
        <w:rPr>
          <w:rFonts w:ascii="Times New Roman" w:eastAsia="宋体" w:hAnsi="Times New Roman" w:cs="Times New Roman" w:hint="eastAsia"/>
          <w:color w:val="000000" w:themeColor="text1"/>
        </w:rPr>
        <w:t>如果一棵二叉树</w:t>
      </w:r>
      <w:r w:rsidR="0033544F" w:rsidRPr="00196523">
        <w:rPr>
          <w:rFonts w:ascii="Times New Roman" w:eastAsia="宋体" w:hAnsi="Times New Roman" w:cs="Times New Roman" w:hint="eastAsia"/>
          <w:color w:val="000000" w:themeColor="text1"/>
        </w:rPr>
        <w:t>T</w:t>
      </w:r>
      <w:r w:rsidR="0033544F" w:rsidRPr="00196523">
        <w:rPr>
          <w:rFonts w:ascii="Times New Roman" w:eastAsia="宋体" w:hAnsi="Times New Roman" w:cs="Times New Roman" w:hint="eastAsia"/>
          <w:color w:val="000000" w:themeColor="text1"/>
        </w:rPr>
        <w:t>是二叉查找树，则中序遍历</w:t>
      </w:r>
      <w:r w:rsidR="0033544F" w:rsidRPr="00196523">
        <w:rPr>
          <w:rFonts w:ascii="Times New Roman" w:eastAsia="宋体" w:hAnsi="Times New Roman" w:cs="Times New Roman" w:hint="eastAsia"/>
          <w:color w:val="000000" w:themeColor="text1"/>
        </w:rPr>
        <w:t>T</w:t>
      </w:r>
      <w:r w:rsidR="0033544F" w:rsidRPr="00196523">
        <w:rPr>
          <w:rFonts w:ascii="Times New Roman" w:eastAsia="宋体" w:hAnsi="Times New Roman" w:cs="Times New Roman" w:hint="eastAsia"/>
          <w:color w:val="000000" w:themeColor="text1"/>
        </w:rPr>
        <w:t>会得到升序序列。</w:t>
      </w:r>
      <w:r w:rsidR="0027042B" w:rsidRPr="00196523">
        <w:rPr>
          <w:rFonts w:ascii="Times New Roman" w:eastAsia="宋体" w:hAnsi="Times New Roman" w:cs="Times New Roman" w:hint="eastAsia"/>
          <w:color w:val="000000" w:themeColor="text1"/>
        </w:rPr>
        <w:t>使用变量</w:t>
      </w:r>
      <w:r w:rsidR="0027042B" w:rsidRPr="00196523">
        <w:rPr>
          <w:rFonts w:ascii="Times New Roman" w:eastAsia="宋体" w:hAnsi="Times New Roman" w:cs="Times New Roman" w:hint="eastAsia"/>
          <w:color w:val="000000" w:themeColor="text1"/>
        </w:rPr>
        <w:t>c</w:t>
      </w:r>
      <w:r w:rsidR="0027042B" w:rsidRPr="00196523">
        <w:rPr>
          <w:rFonts w:ascii="Times New Roman" w:eastAsia="宋体" w:hAnsi="Times New Roman" w:cs="Times New Roman"/>
          <w:color w:val="000000" w:themeColor="text1"/>
        </w:rPr>
        <w:t>urrent</w:t>
      </w:r>
      <w:r w:rsidR="0027042B" w:rsidRPr="00196523">
        <w:rPr>
          <w:rFonts w:ascii="Times New Roman" w:eastAsia="宋体" w:hAnsi="Times New Roman" w:cs="Times New Roman" w:hint="eastAsia"/>
          <w:color w:val="000000" w:themeColor="text1"/>
        </w:rPr>
        <w:t>记录遍历过程中目前已经得到的最大值，如果当前遍历的结点中的值小于</w:t>
      </w:r>
      <w:r w:rsidR="0027042B" w:rsidRPr="00196523">
        <w:rPr>
          <w:rFonts w:ascii="Times New Roman" w:eastAsia="宋体" w:hAnsi="Times New Roman" w:cs="Times New Roman" w:hint="eastAsia"/>
          <w:color w:val="000000" w:themeColor="text1"/>
        </w:rPr>
        <w:t>c</w:t>
      </w:r>
      <w:r w:rsidR="0027042B" w:rsidRPr="00196523">
        <w:rPr>
          <w:rFonts w:ascii="Times New Roman" w:eastAsia="宋体" w:hAnsi="Times New Roman" w:cs="Times New Roman"/>
          <w:color w:val="000000" w:themeColor="text1"/>
        </w:rPr>
        <w:t>urrent</w:t>
      </w:r>
      <w:r w:rsidR="0027042B" w:rsidRPr="00196523">
        <w:rPr>
          <w:rFonts w:ascii="Times New Roman" w:eastAsia="宋体" w:hAnsi="Times New Roman" w:cs="Times New Roman" w:hint="eastAsia"/>
          <w:color w:val="000000" w:themeColor="text1"/>
        </w:rPr>
        <w:t>，则不是二叉查找树；否则继续遍历。初始时，给</w:t>
      </w:r>
      <w:r w:rsidR="0027042B" w:rsidRPr="00196523">
        <w:rPr>
          <w:rFonts w:ascii="Times New Roman" w:eastAsia="宋体" w:hAnsi="Times New Roman" w:cs="Times New Roman" w:hint="eastAsia"/>
          <w:color w:val="000000" w:themeColor="text1"/>
        </w:rPr>
        <w:t>c</w:t>
      </w:r>
      <w:r w:rsidR="0027042B" w:rsidRPr="00196523">
        <w:rPr>
          <w:rFonts w:ascii="Times New Roman" w:eastAsia="宋体" w:hAnsi="Times New Roman" w:cs="Times New Roman"/>
          <w:color w:val="000000" w:themeColor="text1"/>
        </w:rPr>
        <w:t>urrent</w:t>
      </w:r>
      <w:r w:rsidR="0027042B" w:rsidRPr="00196523">
        <w:rPr>
          <w:rFonts w:ascii="Times New Roman" w:eastAsia="宋体" w:hAnsi="Times New Roman" w:cs="Times New Roman" w:hint="eastAsia"/>
          <w:color w:val="000000" w:themeColor="text1"/>
        </w:rPr>
        <w:t>赋最小值：</w:t>
      </w:r>
      <w:r w:rsidR="0027042B" w:rsidRPr="00196523">
        <w:rPr>
          <w:rFonts w:ascii="Courier New" w:eastAsia="宋体" w:hAnsi="Courier New" w:cs="Courier New"/>
          <w:color w:val="000000" w:themeColor="text1"/>
        </w:rPr>
        <w:t>int current=NA;</w:t>
      </w:r>
      <w:r w:rsidR="0027042B" w:rsidRPr="00196523">
        <w:rPr>
          <w:rFonts w:ascii="Courier New" w:eastAsia="宋体" w:hAnsi="Courier New" w:cs="Courier New" w:hint="eastAsia"/>
          <w:color w:val="000000" w:themeColor="text1"/>
        </w:rPr>
        <w:t>。主程序中调用时，带两个参数：</w:t>
      </w:r>
      <w:r w:rsidR="0027042B" w:rsidRPr="00196523">
        <w:rPr>
          <w:rFonts w:ascii="Courier New" w:eastAsia="宋体" w:hAnsi="Courier New" w:cs="Courier New"/>
          <w:color w:val="000000" w:themeColor="text1"/>
        </w:rPr>
        <w:t>isBST(root,&amp;current)</w:t>
      </w:r>
      <w:r w:rsidR="0027042B" w:rsidRPr="00196523">
        <w:rPr>
          <w:rFonts w:ascii="Courier New" w:eastAsia="宋体" w:hAnsi="Courier New" w:cs="Courier New" w:hint="eastAsia"/>
          <w:color w:val="000000" w:themeColor="text1"/>
        </w:rPr>
        <w:t>。</w:t>
      </w:r>
    </w:p>
    <w:p w:rsidR="0027042B" w:rsidRPr="00196523" w:rsidRDefault="0027042B" w:rsidP="001C30E9">
      <w:pPr>
        <w:pStyle w:val="a3"/>
        <w:spacing w:line="240" w:lineRule="auto"/>
        <w:ind w:firstLine="420"/>
        <w:rPr>
          <w:rFonts w:ascii="Times New Roman" w:eastAsia="宋体" w:hAnsi="Times New Roman" w:cs="Times New Roman"/>
          <w:color w:val="000000" w:themeColor="text1"/>
        </w:rPr>
      </w:pPr>
      <w:r w:rsidRPr="00196523">
        <w:rPr>
          <w:rFonts w:ascii="Times New Roman" w:eastAsia="宋体" w:hAnsi="Times New Roman" w:cs="Times New Roman" w:hint="eastAsia"/>
          <w:color w:val="000000" w:themeColor="text1"/>
        </w:rPr>
        <w:t>程序实现如下所示。</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int isBST(BstTree root,int</w:t>
      </w:r>
      <w:r w:rsidR="00277E04" w:rsidRPr="00196523">
        <w:rPr>
          <w:rFonts w:ascii="Courier New" w:eastAsia="宋体" w:hAnsi="Courier New" w:cs="Courier New"/>
          <w:color w:val="000000" w:themeColor="text1"/>
        </w:rPr>
        <w:t xml:space="preserve"> </w:t>
      </w:r>
      <w:r w:rsidRPr="00196523">
        <w:rPr>
          <w:rFonts w:ascii="Courier New" w:eastAsia="宋体" w:hAnsi="Courier New" w:cs="Courier New"/>
          <w:color w:val="000000" w:themeColor="text1"/>
        </w:rPr>
        <w:t>*current)</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r w:rsidRPr="00196523">
        <w:rPr>
          <w:rFonts w:ascii="Courier New" w:eastAsia="宋体" w:hAnsi="Courier New" w:cs="Courier New"/>
          <w:color w:val="000000" w:themeColor="text1"/>
        </w:rPr>
        <w:tab/>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 (root==NULL) return 1;</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if(!isBST(root-&gt;left,current)) return 0;</w:t>
      </w:r>
    </w:p>
    <w:p w:rsidR="00CA6C54"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if(root-&gt;data&gt;=(*current)) (*current)=root-&gt;data;</w:t>
      </w:r>
    </w:p>
    <w:p w:rsidR="00BF1D38" w:rsidRPr="00196523" w:rsidRDefault="00CA6C54"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r>
      <w:r w:rsidR="00BF1D38" w:rsidRPr="00196523">
        <w:rPr>
          <w:rFonts w:ascii="Courier New" w:eastAsia="宋体" w:hAnsi="Courier New" w:cs="Courier New"/>
          <w:color w:val="000000" w:themeColor="text1"/>
        </w:rPr>
        <w:t>else return 0;</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if(!isBST(root-&gt;right,current)) return 0;</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ab/>
        <w:t>return 1;</w:t>
      </w:r>
    </w:p>
    <w:p w:rsidR="00BF1D38" w:rsidRPr="00196523" w:rsidRDefault="00BF1D38"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r w:rsidRPr="00196523">
        <w:rPr>
          <w:rFonts w:ascii="Courier New" w:eastAsia="宋体" w:hAnsi="Courier New" w:cs="Courier New"/>
          <w:color w:val="000000" w:themeColor="text1"/>
        </w:rPr>
        <w:t>}</w:t>
      </w:r>
    </w:p>
    <w:p w:rsidR="0027042B" w:rsidRPr="00196523" w:rsidRDefault="0027042B" w:rsidP="0027042B">
      <w:pPr>
        <w:pStyle w:val="a4"/>
        <w:tabs>
          <w:tab w:val="clear" w:pos="840"/>
          <w:tab w:val="clear" w:pos="1320"/>
          <w:tab w:val="clear" w:pos="4320"/>
          <w:tab w:val="left" w:pos="426"/>
          <w:tab w:val="left" w:pos="709"/>
          <w:tab w:val="left" w:pos="4111"/>
        </w:tabs>
        <w:spacing w:line="240" w:lineRule="auto"/>
        <w:ind w:firstLineChars="0" w:firstLine="0"/>
        <w:rPr>
          <w:rFonts w:ascii="Courier New" w:eastAsia="宋体" w:hAnsi="Courier New" w:cs="Courier New"/>
          <w:color w:val="000000" w:themeColor="text1"/>
        </w:rPr>
      </w:pPr>
    </w:p>
    <w:sectPr w:rsidR="0027042B" w:rsidRPr="00196523" w:rsidSect="008C340D">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A30" w:rsidRDefault="00084A30" w:rsidP="00EB7514">
      <w:pPr>
        <w:ind w:firstLine="420"/>
      </w:pPr>
      <w:r>
        <w:separator/>
      </w:r>
    </w:p>
  </w:endnote>
  <w:endnote w:type="continuationSeparator" w:id="0">
    <w:p w:rsidR="00084A30" w:rsidRDefault="00084A30" w:rsidP="00EB75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Yu Mincho Light">
    <w:altName w:val="Yu Mincho Light"/>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A30" w:rsidRDefault="00084A30" w:rsidP="00EB7514">
      <w:pPr>
        <w:ind w:firstLine="420"/>
      </w:pPr>
      <w:r>
        <w:separator/>
      </w:r>
    </w:p>
  </w:footnote>
  <w:footnote w:type="continuationSeparator" w:id="0">
    <w:p w:rsidR="00084A30" w:rsidRDefault="00084A30" w:rsidP="00EB75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537A" w:rsidRDefault="008E537A">
    <w:pPr>
      <w:pStyle w:val="a7"/>
      <w:ind w:firstLine="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yagain">
    <w15:presenceInfo w15:providerId="None" w15:userId="tryag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44"/>
    <w:rsid w:val="00004FB6"/>
    <w:rsid w:val="0000683B"/>
    <w:rsid w:val="0001001B"/>
    <w:rsid w:val="000104AA"/>
    <w:rsid w:val="00010B90"/>
    <w:rsid w:val="000122CC"/>
    <w:rsid w:val="000143C5"/>
    <w:rsid w:val="00015320"/>
    <w:rsid w:val="00017233"/>
    <w:rsid w:val="000177CA"/>
    <w:rsid w:val="00022612"/>
    <w:rsid w:val="00023B3C"/>
    <w:rsid w:val="00024341"/>
    <w:rsid w:val="00024B78"/>
    <w:rsid w:val="000265AC"/>
    <w:rsid w:val="00030F9F"/>
    <w:rsid w:val="00032E74"/>
    <w:rsid w:val="00034289"/>
    <w:rsid w:val="00043D24"/>
    <w:rsid w:val="00045366"/>
    <w:rsid w:val="00045E11"/>
    <w:rsid w:val="00045E55"/>
    <w:rsid w:val="000507BA"/>
    <w:rsid w:val="00053210"/>
    <w:rsid w:val="000539BA"/>
    <w:rsid w:val="000544EB"/>
    <w:rsid w:val="000641BF"/>
    <w:rsid w:val="0006487E"/>
    <w:rsid w:val="00065D97"/>
    <w:rsid w:val="00066308"/>
    <w:rsid w:val="00070FC0"/>
    <w:rsid w:val="0007172F"/>
    <w:rsid w:val="00072F3E"/>
    <w:rsid w:val="00076CE8"/>
    <w:rsid w:val="0008189A"/>
    <w:rsid w:val="00084A30"/>
    <w:rsid w:val="00084F1E"/>
    <w:rsid w:val="000878CF"/>
    <w:rsid w:val="000916C8"/>
    <w:rsid w:val="00091EBA"/>
    <w:rsid w:val="000920DE"/>
    <w:rsid w:val="00092778"/>
    <w:rsid w:val="00095582"/>
    <w:rsid w:val="00096632"/>
    <w:rsid w:val="000A2EAA"/>
    <w:rsid w:val="000A390F"/>
    <w:rsid w:val="000A68B1"/>
    <w:rsid w:val="000B7744"/>
    <w:rsid w:val="000B7CEE"/>
    <w:rsid w:val="000C1730"/>
    <w:rsid w:val="000C32CC"/>
    <w:rsid w:val="000C5A8B"/>
    <w:rsid w:val="000D12AA"/>
    <w:rsid w:val="000D153B"/>
    <w:rsid w:val="000D35C9"/>
    <w:rsid w:val="000D4D08"/>
    <w:rsid w:val="000D4FEF"/>
    <w:rsid w:val="000D54CE"/>
    <w:rsid w:val="000E2C94"/>
    <w:rsid w:val="000E2F27"/>
    <w:rsid w:val="000E501A"/>
    <w:rsid w:val="000E6C33"/>
    <w:rsid w:val="000F073C"/>
    <w:rsid w:val="000F3441"/>
    <w:rsid w:val="000F5A01"/>
    <w:rsid w:val="000F66B6"/>
    <w:rsid w:val="00100361"/>
    <w:rsid w:val="001013E6"/>
    <w:rsid w:val="00101AC9"/>
    <w:rsid w:val="0010449B"/>
    <w:rsid w:val="00104798"/>
    <w:rsid w:val="00106146"/>
    <w:rsid w:val="00106B84"/>
    <w:rsid w:val="00112E9E"/>
    <w:rsid w:val="00114400"/>
    <w:rsid w:val="00114E51"/>
    <w:rsid w:val="00116AB8"/>
    <w:rsid w:val="0012051A"/>
    <w:rsid w:val="00121324"/>
    <w:rsid w:val="001226E9"/>
    <w:rsid w:val="00122986"/>
    <w:rsid w:val="001265A9"/>
    <w:rsid w:val="001274C9"/>
    <w:rsid w:val="001303E4"/>
    <w:rsid w:val="00132458"/>
    <w:rsid w:val="00132C19"/>
    <w:rsid w:val="00135AC0"/>
    <w:rsid w:val="00137E89"/>
    <w:rsid w:val="00140195"/>
    <w:rsid w:val="001429DD"/>
    <w:rsid w:val="00144816"/>
    <w:rsid w:val="001478DD"/>
    <w:rsid w:val="00152B14"/>
    <w:rsid w:val="00153CE3"/>
    <w:rsid w:val="001546FF"/>
    <w:rsid w:val="00157279"/>
    <w:rsid w:val="00157FD1"/>
    <w:rsid w:val="0016191F"/>
    <w:rsid w:val="00166091"/>
    <w:rsid w:val="00170685"/>
    <w:rsid w:val="00170C36"/>
    <w:rsid w:val="00174A81"/>
    <w:rsid w:val="001759AB"/>
    <w:rsid w:val="00177D8E"/>
    <w:rsid w:val="001800EF"/>
    <w:rsid w:val="00180AC5"/>
    <w:rsid w:val="001810D7"/>
    <w:rsid w:val="00182395"/>
    <w:rsid w:val="00182EB0"/>
    <w:rsid w:val="00183D8B"/>
    <w:rsid w:val="00183F20"/>
    <w:rsid w:val="001915BA"/>
    <w:rsid w:val="00195343"/>
    <w:rsid w:val="00195974"/>
    <w:rsid w:val="00196523"/>
    <w:rsid w:val="001A126F"/>
    <w:rsid w:val="001A319E"/>
    <w:rsid w:val="001A40C3"/>
    <w:rsid w:val="001A5BCE"/>
    <w:rsid w:val="001A6D16"/>
    <w:rsid w:val="001B1D0A"/>
    <w:rsid w:val="001B3D44"/>
    <w:rsid w:val="001B5D34"/>
    <w:rsid w:val="001C30E9"/>
    <w:rsid w:val="001C4198"/>
    <w:rsid w:val="001C4BE1"/>
    <w:rsid w:val="001D2DE0"/>
    <w:rsid w:val="001D2E82"/>
    <w:rsid w:val="001D604D"/>
    <w:rsid w:val="001E1400"/>
    <w:rsid w:val="001E3595"/>
    <w:rsid w:val="001E3FFC"/>
    <w:rsid w:val="001E5EBE"/>
    <w:rsid w:val="001E6C0A"/>
    <w:rsid w:val="001E704C"/>
    <w:rsid w:val="001F0554"/>
    <w:rsid w:val="001F2C64"/>
    <w:rsid w:val="001F7EDB"/>
    <w:rsid w:val="00202674"/>
    <w:rsid w:val="00203F13"/>
    <w:rsid w:val="0020469A"/>
    <w:rsid w:val="002061C8"/>
    <w:rsid w:val="002102B4"/>
    <w:rsid w:val="0021107A"/>
    <w:rsid w:val="0021178C"/>
    <w:rsid w:val="00211804"/>
    <w:rsid w:val="00211E95"/>
    <w:rsid w:val="00211F1D"/>
    <w:rsid w:val="00213E34"/>
    <w:rsid w:val="002154A7"/>
    <w:rsid w:val="00215FA9"/>
    <w:rsid w:val="0021685C"/>
    <w:rsid w:val="002219F9"/>
    <w:rsid w:val="0022230F"/>
    <w:rsid w:val="0022481E"/>
    <w:rsid w:val="00226D83"/>
    <w:rsid w:val="00227D7B"/>
    <w:rsid w:val="00227EA3"/>
    <w:rsid w:val="00231298"/>
    <w:rsid w:val="00231F09"/>
    <w:rsid w:val="00232328"/>
    <w:rsid w:val="00233D66"/>
    <w:rsid w:val="00234B08"/>
    <w:rsid w:val="00235341"/>
    <w:rsid w:val="00243AFC"/>
    <w:rsid w:val="002458D6"/>
    <w:rsid w:val="00245C35"/>
    <w:rsid w:val="002463AB"/>
    <w:rsid w:val="002500F1"/>
    <w:rsid w:val="002531A2"/>
    <w:rsid w:val="00253BF3"/>
    <w:rsid w:val="002542C3"/>
    <w:rsid w:val="0025627C"/>
    <w:rsid w:val="00257005"/>
    <w:rsid w:val="00260DF6"/>
    <w:rsid w:val="00263048"/>
    <w:rsid w:val="0026381F"/>
    <w:rsid w:val="00263AD8"/>
    <w:rsid w:val="00263F6B"/>
    <w:rsid w:val="00265D9D"/>
    <w:rsid w:val="002667A2"/>
    <w:rsid w:val="00266AC3"/>
    <w:rsid w:val="0027042B"/>
    <w:rsid w:val="00271A09"/>
    <w:rsid w:val="002724B4"/>
    <w:rsid w:val="00272546"/>
    <w:rsid w:val="00272CB2"/>
    <w:rsid w:val="00277151"/>
    <w:rsid w:val="0027783B"/>
    <w:rsid w:val="00277E04"/>
    <w:rsid w:val="00280C34"/>
    <w:rsid w:val="00282371"/>
    <w:rsid w:val="00283FE5"/>
    <w:rsid w:val="00291066"/>
    <w:rsid w:val="00292CA0"/>
    <w:rsid w:val="00293ABA"/>
    <w:rsid w:val="00294478"/>
    <w:rsid w:val="002A2213"/>
    <w:rsid w:val="002A2DBC"/>
    <w:rsid w:val="002A3F97"/>
    <w:rsid w:val="002A503D"/>
    <w:rsid w:val="002B1ACA"/>
    <w:rsid w:val="002B22D3"/>
    <w:rsid w:val="002B236C"/>
    <w:rsid w:val="002B4D4F"/>
    <w:rsid w:val="002B58E9"/>
    <w:rsid w:val="002B7B65"/>
    <w:rsid w:val="002C18B4"/>
    <w:rsid w:val="002C3C0E"/>
    <w:rsid w:val="002C6530"/>
    <w:rsid w:val="002C763F"/>
    <w:rsid w:val="002D3CAC"/>
    <w:rsid w:val="002D5FA0"/>
    <w:rsid w:val="002D7DBB"/>
    <w:rsid w:val="002E1BE0"/>
    <w:rsid w:val="002E3D77"/>
    <w:rsid w:val="002E3E30"/>
    <w:rsid w:val="002E50BD"/>
    <w:rsid w:val="002E6B08"/>
    <w:rsid w:val="002F3850"/>
    <w:rsid w:val="002F4E81"/>
    <w:rsid w:val="0030070C"/>
    <w:rsid w:val="00300988"/>
    <w:rsid w:val="00301BA9"/>
    <w:rsid w:val="00302976"/>
    <w:rsid w:val="00303C95"/>
    <w:rsid w:val="0030417D"/>
    <w:rsid w:val="003042F2"/>
    <w:rsid w:val="00305004"/>
    <w:rsid w:val="00305FE5"/>
    <w:rsid w:val="00306AA6"/>
    <w:rsid w:val="00312B82"/>
    <w:rsid w:val="00313905"/>
    <w:rsid w:val="003139F3"/>
    <w:rsid w:val="00316020"/>
    <w:rsid w:val="00316949"/>
    <w:rsid w:val="00317BA3"/>
    <w:rsid w:val="00323193"/>
    <w:rsid w:val="00324C32"/>
    <w:rsid w:val="00324DA1"/>
    <w:rsid w:val="003264B7"/>
    <w:rsid w:val="00326B2A"/>
    <w:rsid w:val="0032708E"/>
    <w:rsid w:val="00331A33"/>
    <w:rsid w:val="00332F9B"/>
    <w:rsid w:val="00333908"/>
    <w:rsid w:val="0033544F"/>
    <w:rsid w:val="003359EC"/>
    <w:rsid w:val="0033720D"/>
    <w:rsid w:val="00342F5C"/>
    <w:rsid w:val="003444C5"/>
    <w:rsid w:val="00345080"/>
    <w:rsid w:val="00345845"/>
    <w:rsid w:val="00347918"/>
    <w:rsid w:val="00353A8D"/>
    <w:rsid w:val="00354E6B"/>
    <w:rsid w:val="00361CAD"/>
    <w:rsid w:val="00362672"/>
    <w:rsid w:val="00371B8C"/>
    <w:rsid w:val="00376DC9"/>
    <w:rsid w:val="00384DD9"/>
    <w:rsid w:val="0038573B"/>
    <w:rsid w:val="0039296A"/>
    <w:rsid w:val="003935E9"/>
    <w:rsid w:val="0039453F"/>
    <w:rsid w:val="00394BDA"/>
    <w:rsid w:val="003958D4"/>
    <w:rsid w:val="003A061C"/>
    <w:rsid w:val="003A45BD"/>
    <w:rsid w:val="003A560E"/>
    <w:rsid w:val="003B1C37"/>
    <w:rsid w:val="003B317A"/>
    <w:rsid w:val="003B353F"/>
    <w:rsid w:val="003B6C06"/>
    <w:rsid w:val="003C1D65"/>
    <w:rsid w:val="003C21D1"/>
    <w:rsid w:val="003C340C"/>
    <w:rsid w:val="003C388D"/>
    <w:rsid w:val="003D1F1A"/>
    <w:rsid w:val="003D227E"/>
    <w:rsid w:val="003D5E7A"/>
    <w:rsid w:val="003D7901"/>
    <w:rsid w:val="003E4289"/>
    <w:rsid w:val="003E5175"/>
    <w:rsid w:val="003E5E5A"/>
    <w:rsid w:val="003E71EA"/>
    <w:rsid w:val="003F1583"/>
    <w:rsid w:val="003F267F"/>
    <w:rsid w:val="003F3595"/>
    <w:rsid w:val="003F558E"/>
    <w:rsid w:val="003F59A0"/>
    <w:rsid w:val="003F5B67"/>
    <w:rsid w:val="003F7D47"/>
    <w:rsid w:val="003F7ED9"/>
    <w:rsid w:val="00402237"/>
    <w:rsid w:val="00406BE6"/>
    <w:rsid w:val="00411396"/>
    <w:rsid w:val="00411671"/>
    <w:rsid w:val="00412378"/>
    <w:rsid w:val="00413A80"/>
    <w:rsid w:val="00413EC0"/>
    <w:rsid w:val="00416830"/>
    <w:rsid w:val="00417FE0"/>
    <w:rsid w:val="0042604B"/>
    <w:rsid w:val="0042732F"/>
    <w:rsid w:val="0042749A"/>
    <w:rsid w:val="00430298"/>
    <w:rsid w:val="0043367F"/>
    <w:rsid w:val="00434EA3"/>
    <w:rsid w:val="0043508D"/>
    <w:rsid w:val="004350EF"/>
    <w:rsid w:val="00435C51"/>
    <w:rsid w:val="004405F9"/>
    <w:rsid w:val="00441F99"/>
    <w:rsid w:val="00443414"/>
    <w:rsid w:val="00443D44"/>
    <w:rsid w:val="00443E42"/>
    <w:rsid w:val="00445954"/>
    <w:rsid w:val="00445E81"/>
    <w:rsid w:val="00446B31"/>
    <w:rsid w:val="00452481"/>
    <w:rsid w:val="00452DD6"/>
    <w:rsid w:val="00452FD3"/>
    <w:rsid w:val="00455EA5"/>
    <w:rsid w:val="004627C9"/>
    <w:rsid w:val="00464A2B"/>
    <w:rsid w:val="00465018"/>
    <w:rsid w:val="00465B61"/>
    <w:rsid w:val="00465C9E"/>
    <w:rsid w:val="00466923"/>
    <w:rsid w:val="004676ED"/>
    <w:rsid w:val="0047039E"/>
    <w:rsid w:val="004711B5"/>
    <w:rsid w:val="00471A83"/>
    <w:rsid w:val="00471AE7"/>
    <w:rsid w:val="00471B02"/>
    <w:rsid w:val="00474AB0"/>
    <w:rsid w:val="00477CB2"/>
    <w:rsid w:val="00480C03"/>
    <w:rsid w:val="004817C7"/>
    <w:rsid w:val="00481876"/>
    <w:rsid w:val="00483413"/>
    <w:rsid w:val="00484067"/>
    <w:rsid w:val="00484D13"/>
    <w:rsid w:val="004852E1"/>
    <w:rsid w:val="004914D5"/>
    <w:rsid w:val="00492868"/>
    <w:rsid w:val="00492875"/>
    <w:rsid w:val="0049519D"/>
    <w:rsid w:val="004953FF"/>
    <w:rsid w:val="004964C5"/>
    <w:rsid w:val="004A13BD"/>
    <w:rsid w:val="004A175D"/>
    <w:rsid w:val="004A5125"/>
    <w:rsid w:val="004B08D4"/>
    <w:rsid w:val="004B27E0"/>
    <w:rsid w:val="004B5747"/>
    <w:rsid w:val="004B7338"/>
    <w:rsid w:val="004C1CB0"/>
    <w:rsid w:val="004C2283"/>
    <w:rsid w:val="004C29DD"/>
    <w:rsid w:val="004D061B"/>
    <w:rsid w:val="004D0951"/>
    <w:rsid w:val="004D0DD9"/>
    <w:rsid w:val="004D5173"/>
    <w:rsid w:val="004D67DF"/>
    <w:rsid w:val="004E531F"/>
    <w:rsid w:val="004F00E0"/>
    <w:rsid w:val="004F3957"/>
    <w:rsid w:val="005021CB"/>
    <w:rsid w:val="0050430F"/>
    <w:rsid w:val="00504DF0"/>
    <w:rsid w:val="005053BC"/>
    <w:rsid w:val="00505706"/>
    <w:rsid w:val="0051192E"/>
    <w:rsid w:val="005127AD"/>
    <w:rsid w:val="00512B95"/>
    <w:rsid w:val="00512D7E"/>
    <w:rsid w:val="00513B15"/>
    <w:rsid w:val="005140D1"/>
    <w:rsid w:val="00514FEE"/>
    <w:rsid w:val="00520A50"/>
    <w:rsid w:val="005218B2"/>
    <w:rsid w:val="0052633C"/>
    <w:rsid w:val="00532482"/>
    <w:rsid w:val="00532502"/>
    <w:rsid w:val="005345F5"/>
    <w:rsid w:val="00535F82"/>
    <w:rsid w:val="0053675A"/>
    <w:rsid w:val="00537FF5"/>
    <w:rsid w:val="00551C17"/>
    <w:rsid w:val="00553D49"/>
    <w:rsid w:val="005558F1"/>
    <w:rsid w:val="00557919"/>
    <w:rsid w:val="00562D3D"/>
    <w:rsid w:val="005630DB"/>
    <w:rsid w:val="005648FD"/>
    <w:rsid w:val="00567058"/>
    <w:rsid w:val="00570057"/>
    <w:rsid w:val="0057022A"/>
    <w:rsid w:val="005711CD"/>
    <w:rsid w:val="0057130E"/>
    <w:rsid w:val="00571348"/>
    <w:rsid w:val="00574F40"/>
    <w:rsid w:val="00577F13"/>
    <w:rsid w:val="0058180B"/>
    <w:rsid w:val="00581F30"/>
    <w:rsid w:val="005838F3"/>
    <w:rsid w:val="00583DA5"/>
    <w:rsid w:val="005851BB"/>
    <w:rsid w:val="005853D4"/>
    <w:rsid w:val="00585BBE"/>
    <w:rsid w:val="005869FA"/>
    <w:rsid w:val="00587F16"/>
    <w:rsid w:val="00590305"/>
    <w:rsid w:val="005909DF"/>
    <w:rsid w:val="00591564"/>
    <w:rsid w:val="00592EDA"/>
    <w:rsid w:val="00593E3A"/>
    <w:rsid w:val="00594A06"/>
    <w:rsid w:val="00594D66"/>
    <w:rsid w:val="0059754E"/>
    <w:rsid w:val="005978FD"/>
    <w:rsid w:val="005A5E0F"/>
    <w:rsid w:val="005A658A"/>
    <w:rsid w:val="005A7673"/>
    <w:rsid w:val="005B3D9F"/>
    <w:rsid w:val="005B5AB3"/>
    <w:rsid w:val="005B64FC"/>
    <w:rsid w:val="005B68DF"/>
    <w:rsid w:val="005B6C7A"/>
    <w:rsid w:val="005C3F2D"/>
    <w:rsid w:val="005C4F78"/>
    <w:rsid w:val="005C7A6D"/>
    <w:rsid w:val="005D0E64"/>
    <w:rsid w:val="005E0E1E"/>
    <w:rsid w:val="005E2C47"/>
    <w:rsid w:val="005E34FC"/>
    <w:rsid w:val="005E3662"/>
    <w:rsid w:val="005E3BEB"/>
    <w:rsid w:val="005E7331"/>
    <w:rsid w:val="005F095B"/>
    <w:rsid w:val="005F2F69"/>
    <w:rsid w:val="005F34DE"/>
    <w:rsid w:val="005F6AA6"/>
    <w:rsid w:val="00601087"/>
    <w:rsid w:val="00601B2E"/>
    <w:rsid w:val="0060671C"/>
    <w:rsid w:val="0061028E"/>
    <w:rsid w:val="0061033F"/>
    <w:rsid w:val="00610D7C"/>
    <w:rsid w:val="00612105"/>
    <w:rsid w:val="00616EF4"/>
    <w:rsid w:val="00617E6D"/>
    <w:rsid w:val="00617E83"/>
    <w:rsid w:val="0062265F"/>
    <w:rsid w:val="006233BA"/>
    <w:rsid w:val="00631B93"/>
    <w:rsid w:val="006331F3"/>
    <w:rsid w:val="00634DE2"/>
    <w:rsid w:val="00641325"/>
    <w:rsid w:val="006428E0"/>
    <w:rsid w:val="00643B33"/>
    <w:rsid w:val="00646DBC"/>
    <w:rsid w:val="00652C87"/>
    <w:rsid w:val="00661413"/>
    <w:rsid w:val="00663796"/>
    <w:rsid w:val="006647F1"/>
    <w:rsid w:val="0066733B"/>
    <w:rsid w:val="00667FE3"/>
    <w:rsid w:val="006719C4"/>
    <w:rsid w:val="00671B20"/>
    <w:rsid w:val="0067330A"/>
    <w:rsid w:val="00674620"/>
    <w:rsid w:val="00674EAC"/>
    <w:rsid w:val="00683801"/>
    <w:rsid w:val="00683BEF"/>
    <w:rsid w:val="006849B7"/>
    <w:rsid w:val="00692BEA"/>
    <w:rsid w:val="00692CEF"/>
    <w:rsid w:val="00693C87"/>
    <w:rsid w:val="00693CBE"/>
    <w:rsid w:val="00693F31"/>
    <w:rsid w:val="00696814"/>
    <w:rsid w:val="006A1705"/>
    <w:rsid w:val="006A23F5"/>
    <w:rsid w:val="006A27D0"/>
    <w:rsid w:val="006A28ED"/>
    <w:rsid w:val="006A2F59"/>
    <w:rsid w:val="006A5FFF"/>
    <w:rsid w:val="006A74A7"/>
    <w:rsid w:val="006B1A16"/>
    <w:rsid w:val="006B33F9"/>
    <w:rsid w:val="006B3B97"/>
    <w:rsid w:val="006B5B3E"/>
    <w:rsid w:val="006B5FE1"/>
    <w:rsid w:val="006C2BE8"/>
    <w:rsid w:val="006C34DD"/>
    <w:rsid w:val="006D08C0"/>
    <w:rsid w:val="006D0DBB"/>
    <w:rsid w:val="006D1CAF"/>
    <w:rsid w:val="006D503B"/>
    <w:rsid w:val="006D6DB1"/>
    <w:rsid w:val="006E0398"/>
    <w:rsid w:val="006E0A7E"/>
    <w:rsid w:val="006E25AD"/>
    <w:rsid w:val="006E29CC"/>
    <w:rsid w:val="006E3BCC"/>
    <w:rsid w:val="006E435F"/>
    <w:rsid w:val="006E5BD0"/>
    <w:rsid w:val="006E78C8"/>
    <w:rsid w:val="006F0F54"/>
    <w:rsid w:val="006F3AD3"/>
    <w:rsid w:val="006F46D6"/>
    <w:rsid w:val="006F545D"/>
    <w:rsid w:val="006F6BF5"/>
    <w:rsid w:val="00700633"/>
    <w:rsid w:val="00704E32"/>
    <w:rsid w:val="00705B1E"/>
    <w:rsid w:val="007068AA"/>
    <w:rsid w:val="00712E6B"/>
    <w:rsid w:val="00713CC5"/>
    <w:rsid w:val="00717BC3"/>
    <w:rsid w:val="007227FB"/>
    <w:rsid w:val="00722F87"/>
    <w:rsid w:val="007234C6"/>
    <w:rsid w:val="00723DAD"/>
    <w:rsid w:val="00724C95"/>
    <w:rsid w:val="007330DB"/>
    <w:rsid w:val="00741A65"/>
    <w:rsid w:val="00741A96"/>
    <w:rsid w:val="00742D81"/>
    <w:rsid w:val="00742D8E"/>
    <w:rsid w:val="00743A32"/>
    <w:rsid w:val="00743F5B"/>
    <w:rsid w:val="00746654"/>
    <w:rsid w:val="00752B7C"/>
    <w:rsid w:val="0075304D"/>
    <w:rsid w:val="007535C9"/>
    <w:rsid w:val="00753645"/>
    <w:rsid w:val="00756491"/>
    <w:rsid w:val="007575C7"/>
    <w:rsid w:val="00757C6F"/>
    <w:rsid w:val="007603EF"/>
    <w:rsid w:val="00760634"/>
    <w:rsid w:val="00761A88"/>
    <w:rsid w:val="00764582"/>
    <w:rsid w:val="00764D41"/>
    <w:rsid w:val="007670E4"/>
    <w:rsid w:val="007718FF"/>
    <w:rsid w:val="007721DB"/>
    <w:rsid w:val="00772DD3"/>
    <w:rsid w:val="0078177C"/>
    <w:rsid w:val="007857E3"/>
    <w:rsid w:val="00786549"/>
    <w:rsid w:val="00787F3F"/>
    <w:rsid w:val="007903BD"/>
    <w:rsid w:val="00793F19"/>
    <w:rsid w:val="00795933"/>
    <w:rsid w:val="00795E03"/>
    <w:rsid w:val="0079691F"/>
    <w:rsid w:val="007A494D"/>
    <w:rsid w:val="007A5707"/>
    <w:rsid w:val="007A6B4B"/>
    <w:rsid w:val="007A7D29"/>
    <w:rsid w:val="007B0A36"/>
    <w:rsid w:val="007B11C4"/>
    <w:rsid w:val="007B2069"/>
    <w:rsid w:val="007B3405"/>
    <w:rsid w:val="007B5D4C"/>
    <w:rsid w:val="007B665A"/>
    <w:rsid w:val="007C2F01"/>
    <w:rsid w:val="007C5DAB"/>
    <w:rsid w:val="007C7812"/>
    <w:rsid w:val="007D20DC"/>
    <w:rsid w:val="007D6A18"/>
    <w:rsid w:val="007E4A8E"/>
    <w:rsid w:val="007E7C09"/>
    <w:rsid w:val="007E7E9C"/>
    <w:rsid w:val="007F2FDD"/>
    <w:rsid w:val="007F7913"/>
    <w:rsid w:val="008045B9"/>
    <w:rsid w:val="008047B2"/>
    <w:rsid w:val="00811266"/>
    <w:rsid w:val="008135BE"/>
    <w:rsid w:val="00815887"/>
    <w:rsid w:val="00816C40"/>
    <w:rsid w:val="00821E57"/>
    <w:rsid w:val="00824983"/>
    <w:rsid w:val="00824FA8"/>
    <w:rsid w:val="00825094"/>
    <w:rsid w:val="00827E65"/>
    <w:rsid w:val="00830E7C"/>
    <w:rsid w:val="00832BB1"/>
    <w:rsid w:val="0083340F"/>
    <w:rsid w:val="0083405D"/>
    <w:rsid w:val="008351C2"/>
    <w:rsid w:val="008362FC"/>
    <w:rsid w:val="00836672"/>
    <w:rsid w:val="00836AB8"/>
    <w:rsid w:val="008427E5"/>
    <w:rsid w:val="008428AF"/>
    <w:rsid w:val="00843D5E"/>
    <w:rsid w:val="0084518E"/>
    <w:rsid w:val="008452CB"/>
    <w:rsid w:val="008466FE"/>
    <w:rsid w:val="00846D0E"/>
    <w:rsid w:val="00847D35"/>
    <w:rsid w:val="008519B3"/>
    <w:rsid w:val="00855CDF"/>
    <w:rsid w:val="00861AA0"/>
    <w:rsid w:val="00865FF6"/>
    <w:rsid w:val="00871816"/>
    <w:rsid w:val="00871B49"/>
    <w:rsid w:val="00872861"/>
    <w:rsid w:val="00874001"/>
    <w:rsid w:val="008761F0"/>
    <w:rsid w:val="0087743A"/>
    <w:rsid w:val="00881689"/>
    <w:rsid w:val="00883C05"/>
    <w:rsid w:val="00884292"/>
    <w:rsid w:val="00884780"/>
    <w:rsid w:val="008850D4"/>
    <w:rsid w:val="00885360"/>
    <w:rsid w:val="00887559"/>
    <w:rsid w:val="0088778C"/>
    <w:rsid w:val="008A223C"/>
    <w:rsid w:val="008A5B1F"/>
    <w:rsid w:val="008A7BD5"/>
    <w:rsid w:val="008B5806"/>
    <w:rsid w:val="008C340D"/>
    <w:rsid w:val="008C7CD3"/>
    <w:rsid w:val="008D085E"/>
    <w:rsid w:val="008D6208"/>
    <w:rsid w:val="008D6640"/>
    <w:rsid w:val="008D675D"/>
    <w:rsid w:val="008E1489"/>
    <w:rsid w:val="008E537A"/>
    <w:rsid w:val="008E5B11"/>
    <w:rsid w:val="008E663D"/>
    <w:rsid w:val="008F021F"/>
    <w:rsid w:val="008F061A"/>
    <w:rsid w:val="008F077A"/>
    <w:rsid w:val="008F1556"/>
    <w:rsid w:val="008F1944"/>
    <w:rsid w:val="008F2828"/>
    <w:rsid w:val="008F469B"/>
    <w:rsid w:val="008F4AA5"/>
    <w:rsid w:val="008F64D0"/>
    <w:rsid w:val="008F67B7"/>
    <w:rsid w:val="0090229F"/>
    <w:rsid w:val="009044FC"/>
    <w:rsid w:val="00912D13"/>
    <w:rsid w:val="00913700"/>
    <w:rsid w:val="00915673"/>
    <w:rsid w:val="00916AC5"/>
    <w:rsid w:val="00920131"/>
    <w:rsid w:val="0092162D"/>
    <w:rsid w:val="00922B35"/>
    <w:rsid w:val="00922D28"/>
    <w:rsid w:val="00922DE1"/>
    <w:rsid w:val="0092416B"/>
    <w:rsid w:val="00924EE3"/>
    <w:rsid w:val="00931AD2"/>
    <w:rsid w:val="00936419"/>
    <w:rsid w:val="009377CE"/>
    <w:rsid w:val="00940E7C"/>
    <w:rsid w:val="009417B0"/>
    <w:rsid w:val="00945E1C"/>
    <w:rsid w:val="0094707C"/>
    <w:rsid w:val="009530F7"/>
    <w:rsid w:val="0095527C"/>
    <w:rsid w:val="009563C3"/>
    <w:rsid w:val="009600DD"/>
    <w:rsid w:val="00960AC6"/>
    <w:rsid w:val="00960CBC"/>
    <w:rsid w:val="0096353F"/>
    <w:rsid w:val="00965850"/>
    <w:rsid w:val="00965F7C"/>
    <w:rsid w:val="00966F57"/>
    <w:rsid w:val="00971FD7"/>
    <w:rsid w:val="009725A0"/>
    <w:rsid w:val="0097367F"/>
    <w:rsid w:val="0097414A"/>
    <w:rsid w:val="00975F07"/>
    <w:rsid w:val="00980D56"/>
    <w:rsid w:val="0098111B"/>
    <w:rsid w:val="009863CE"/>
    <w:rsid w:val="0098708B"/>
    <w:rsid w:val="00990436"/>
    <w:rsid w:val="00991D27"/>
    <w:rsid w:val="00992547"/>
    <w:rsid w:val="00992F12"/>
    <w:rsid w:val="009935A5"/>
    <w:rsid w:val="009953DC"/>
    <w:rsid w:val="00997F8F"/>
    <w:rsid w:val="009A09F5"/>
    <w:rsid w:val="009A123F"/>
    <w:rsid w:val="009A1635"/>
    <w:rsid w:val="009A5859"/>
    <w:rsid w:val="009A6C89"/>
    <w:rsid w:val="009B2DE2"/>
    <w:rsid w:val="009B3048"/>
    <w:rsid w:val="009B328C"/>
    <w:rsid w:val="009B3484"/>
    <w:rsid w:val="009B3E38"/>
    <w:rsid w:val="009B513F"/>
    <w:rsid w:val="009B5599"/>
    <w:rsid w:val="009B7277"/>
    <w:rsid w:val="009C1091"/>
    <w:rsid w:val="009C2B50"/>
    <w:rsid w:val="009C400D"/>
    <w:rsid w:val="009C463A"/>
    <w:rsid w:val="009D09D8"/>
    <w:rsid w:val="009D0B9C"/>
    <w:rsid w:val="009D111C"/>
    <w:rsid w:val="009D487F"/>
    <w:rsid w:val="009D716E"/>
    <w:rsid w:val="009D7927"/>
    <w:rsid w:val="009E001A"/>
    <w:rsid w:val="009E0D7C"/>
    <w:rsid w:val="009E157C"/>
    <w:rsid w:val="009E394B"/>
    <w:rsid w:val="009E46AA"/>
    <w:rsid w:val="009E5566"/>
    <w:rsid w:val="009F1335"/>
    <w:rsid w:val="009F1590"/>
    <w:rsid w:val="009F43F4"/>
    <w:rsid w:val="009F7F6E"/>
    <w:rsid w:val="00A03CE0"/>
    <w:rsid w:val="00A04955"/>
    <w:rsid w:val="00A11033"/>
    <w:rsid w:val="00A134E0"/>
    <w:rsid w:val="00A138DF"/>
    <w:rsid w:val="00A1482C"/>
    <w:rsid w:val="00A17F1A"/>
    <w:rsid w:val="00A20B82"/>
    <w:rsid w:val="00A210A6"/>
    <w:rsid w:val="00A22E7A"/>
    <w:rsid w:val="00A2697C"/>
    <w:rsid w:val="00A26C2A"/>
    <w:rsid w:val="00A31130"/>
    <w:rsid w:val="00A31F62"/>
    <w:rsid w:val="00A3214A"/>
    <w:rsid w:val="00A35770"/>
    <w:rsid w:val="00A405B9"/>
    <w:rsid w:val="00A447C2"/>
    <w:rsid w:val="00A44ACE"/>
    <w:rsid w:val="00A44D86"/>
    <w:rsid w:val="00A44E61"/>
    <w:rsid w:val="00A57532"/>
    <w:rsid w:val="00A6080B"/>
    <w:rsid w:val="00A626D3"/>
    <w:rsid w:val="00A659AD"/>
    <w:rsid w:val="00A66067"/>
    <w:rsid w:val="00A70564"/>
    <w:rsid w:val="00A7379A"/>
    <w:rsid w:val="00A74727"/>
    <w:rsid w:val="00A74F63"/>
    <w:rsid w:val="00A75659"/>
    <w:rsid w:val="00A80D9D"/>
    <w:rsid w:val="00A85DCF"/>
    <w:rsid w:val="00A85FF8"/>
    <w:rsid w:val="00A90DFC"/>
    <w:rsid w:val="00A91CDF"/>
    <w:rsid w:val="00A92E47"/>
    <w:rsid w:val="00A93624"/>
    <w:rsid w:val="00A94F00"/>
    <w:rsid w:val="00A95054"/>
    <w:rsid w:val="00A95540"/>
    <w:rsid w:val="00A968D0"/>
    <w:rsid w:val="00A971AA"/>
    <w:rsid w:val="00A97CF1"/>
    <w:rsid w:val="00AA1092"/>
    <w:rsid w:val="00AA300D"/>
    <w:rsid w:val="00AA3DAE"/>
    <w:rsid w:val="00AB5D3C"/>
    <w:rsid w:val="00AB6D46"/>
    <w:rsid w:val="00AC09AA"/>
    <w:rsid w:val="00AC0C6D"/>
    <w:rsid w:val="00AC1300"/>
    <w:rsid w:val="00AC289B"/>
    <w:rsid w:val="00AC5DD3"/>
    <w:rsid w:val="00AC6F88"/>
    <w:rsid w:val="00AD05C3"/>
    <w:rsid w:val="00AD088B"/>
    <w:rsid w:val="00AD247D"/>
    <w:rsid w:val="00AD3204"/>
    <w:rsid w:val="00AD3C28"/>
    <w:rsid w:val="00AD4A45"/>
    <w:rsid w:val="00AD703B"/>
    <w:rsid w:val="00AE48B2"/>
    <w:rsid w:val="00AE53F3"/>
    <w:rsid w:val="00AE573A"/>
    <w:rsid w:val="00AE5BCB"/>
    <w:rsid w:val="00AE5C02"/>
    <w:rsid w:val="00AF34E9"/>
    <w:rsid w:val="00AF5248"/>
    <w:rsid w:val="00AF5C65"/>
    <w:rsid w:val="00AF7329"/>
    <w:rsid w:val="00AF77F1"/>
    <w:rsid w:val="00B00429"/>
    <w:rsid w:val="00B02BD5"/>
    <w:rsid w:val="00B06043"/>
    <w:rsid w:val="00B13464"/>
    <w:rsid w:val="00B22047"/>
    <w:rsid w:val="00B2219F"/>
    <w:rsid w:val="00B273A0"/>
    <w:rsid w:val="00B3153E"/>
    <w:rsid w:val="00B31CD0"/>
    <w:rsid w:val="00B338B4"/>
    <w:rsid w:val="00B36221"/>
    <w:rsid w:val="00B41BF8"/>
    <w:rsid w:val="00B434C4"/>
    <w:rsid w:val="00B518ED"/>
    <w:rsid w:val="00B53259"/>
    <w:rsid w:val="00B56187"/>
    <w:rsid w:val="00B67725"/>
    <w:rsid w:val="00B71682"/>
    <w:rsid w:val="00B71C8D"/>
    <w:rsid w:val="00B722BF"/>
    <w:rsid w:val="00B73500"/>
    <w:rsid w:val="00B75476"/>
    <w:rsid w:val="00B76055"/>
    <w:rsid w:val="00B76917"/>
    <w:rsid w:val="00B774F8"/>
    <w:rsid w:val="00B90764"/>
    <w:rsid w:val="00B90DD7"/>
    <w:rsid w:val="00B919A2"/>
    <w:rsid w:val="00B941D5"/>
    <w:rsid w:val="00B9702B"/>
    <w:rsid w:val="00BA0DC8"/>
    <w:rsid w:val="00BA1403"/>
    <w:rsid w:val="00BA2BF2"/>
    <w:rsid w:val="00BA3BD7"/>
    <w:rsid w:val="00BA3FA6"/>
    <w:rsid w:val="00BA55ED"/>
    <w:rsid w:val="00BA5C5C"/>
    <w:rsid w:val="00BA7B7B"/>
    <w:rsid w:val="00BB005C"/>
    <w:rsid w:val="00BB132E"/>
    <w:rsid w:val="00BB1E1E"/>
    <w:rsid w:val="00BB22D4"/>
    <w:rsid w:val="00BB301A"/>
    <w:rsid w:val="00BB3228"/>
    <w:rsid w:val="00BB4884"/>
    <w:rsid w:val="00BB6BEF"/>
    <w:rsid w:val="00BB7B2B"/>
    <w:rsid w:val="00BC0F94"/>
    <w:rsid w:val="00BC194A"/>
    <w:rsid w:val="00BC1CA8"/>
    <w:rsid w:val="00BC2393"/>
    <w:rsid w:val="00BC3536"/>
    <w:rsid w:val="00BC6EDB"/>
    <w:rsid w:val="00BD0D58"/>
    <w:rsid w:val="00BD1A34"/>
    <w:rsid w:val="00BD3068"/>
    <w:rsid w:val="00BD4440"/>
    <w:rsid w:val="00BD4461"/>
    <w:rsid w:val="00BD5F66"/>
    <w:rsid w:val="00BD64F5"/>
    <w:rsid w:val="00BD77F1"/>
    <w:rsid w:val="00BD7FC9"/>
    <w:rsid w:val="00BE4119"/>
    <w:rsid w:val="00BE66F3"/>
    <w:rsid w:val="00BE6879"/>
    <w:rsid w:val="00BF09AB"/>
    <w:rsid w:val="00BF1515"/>
    <w:rsid w:val="00BF1D38"/>
    <w:rsid w:val="00BF30A3"/>
    <w:rsid w:val="00BF3862"/>
    <w:rsid w:val="00BF55E9"/>
    <w:rsid w:val="00BF68CF"/>
    <w:rsid w:val="00BF71DC"/>
    <w:rsid w:val="00BF7412"/>
    <w:rsid w:val="00C0266A"/>
    <w:rsid w:val="00C02756"/>
    <w:rsid w:val="00C05465"/>
    <w:rsid w:val="00C06472"/>
    <w:rsid w:val="00C07D45"/>
    <w:rsid w:val="00C10405"/>
    <w:rsid w:val="00C10FD0"/>
    <w:rsid w:val="00C17712"/>
    <w:rsid w:val="00C17C05"/>
    <w:rsid w:val="00C22992"/>
    <w:rsid w:val="00C2546E"/>
    <w:rsid w:val="00C25A08"/>
    <w:rsid w:val="00C26ED4"/>
    <w:rsid w:val="00C27AF9"/>
    <w:rsid w:val="00C27FBB"/>
    <w:rsid w:val="00C35A38"/>
    <w:rsid w:val="00C37BCE"/>
    <w:rsid w:val="00C4004D"/>
    <w:rsid w:val="00C4683C"/>
    <w:rsid w:val="00C515B5"/>
    <w:rsid w:val="00C52410"/>
    <w:rsid w:val="00C531F0"/>
    <w:rsid w:val="00C545F6"/>
    <w:rsid w:val="00C627CC"/>
    <w:rsid w:val="00C636D8"/>
    <w:rsid w:val="00C65CF0"/>
    <w:rsid w:val="00C67888"/>
    <w:rsid w:val="00C67A36"/>
    <w:rsid w:val="00C710EF"/>
    <w:rsid w:val="00C7573C"/>
    <w:rsid w:val="00C76632"/>
    <w:rsid w:val="00C8054F"/>
    <w:rsid w:val="00C81403"/>
    <w:rsid w:val="00C83981"/>
    <w:rsid w:val="00C8633D"/>
    <w:rsid w:val="00C874C0"/>
    <w:rsid w:val="00C90BC9"/>
    <w:rsid w:val="00C954D2"/>
    <w:rsid w:val="00CA04BA"/>
    <w:rsid w:val="00CA0D01"/>
    <w:rsid w:val="00CA13DA"/>
    <w:rsid w:val="00CA283D"/>
    <w:rsid w:val="00CA3F30"/>
    <w:rsid w:val="00CA6377"/>
    <w:rsid w:val="00CA6C54"/>
    <w:rsid w:val="00CA705C"/>
    <w:rsid w:val="00CA7A0F"/>
    <w:rsid w:val="00CB1AC1"/>
    <w:rsid w:val="00CB686F"/>
    <w:rsid w:val="00CC5424"/>
    <w:rsid w:val="00CC602D"/>
    <w:rsid w:val="00CC695A"/>
    <w:rsid w:val="00CD334D"/>
    <w:rsid w:val="00CD416B"/>
    <w:rsid w:val="00CD4CD5"/>
    <w:rsid w:val="00CD62AF"/>
    <w:rsid w:val="00CD6B38"/>
    <w:rsid w:val="00CE0855"/>
    <w:rsid w:val="00CE19D4"/>
    <w:rsid w:val="00CE4253"/>
    <w:rsid w:val="00CF2B59"/>
    <w:rsid w:val="00CF46B0"/>
    <w:rsid w:val="00CF4CDF"/>
    <w:rsid w:val="00CF5287"/>
    <w:rsid w:val="00CF6126"/>
    <w:rsid w:val="00CF6D22"/>
    <w:rsid w:val="00D00303"/>
    <w:rsid w:val="00D00531"/>
    <w:rsid w:val="00D00C1E"/>
    <w:rsid w:val="00D01E05"/>
    <w:rsid w:val="00D05029"/>
    <w:rsid w:val="00D06BF7"/>
    <w:rsid w:val="00D06C86"/>
    <w:rsid w:val="00D12403"/>
    <w:rsid w:val="00D15B60"/>
    <w:rsid w:val="00D24BAC"/>
    <w:rsid w:val="00D30F3D"/>
    <w:rsid w:val="00D31341"/>
    <w:rsid w:val="00D33016"/>
    <w:rsid w:val="00D337E0"/>
    <w:rsid w:val="00D34784"/>
    <w:rsid w:val="00D35858"/>
    <w:rsid w:val="00D3683C"/>
    <w:rsid w:val="00D436D0"/>
    <w:rsid w:val="00D43C1D"/>
    <w:rsid w:val="00D45436"/>
    <w:rsid w:val="00D45C6E"/>
    <w:rsid w:val="00D45E8D"/>
    <w:rsid w:val="00D50B93"/>
    <w:rsid w:val="00D5679F"/>
    <w:rsid w:val="00D608CF"/>
    <w:rsid w:val="00D63E66"/>
    <w:rsid w:val="00D644E9"/>
    <w:rsid w:val="00D673BC"/>
    <w:rsid w:val="00D7017B"/>
    <w:rsid w:val="00D70DD9"/>
    <w:rsid w:val="00D71C6F"/>
    <w:rsid w:val="00D73409"/>
    <w:rsid w:val="00D73CF8"/>
    <w:rsid w:val="00D76A55"/>
    <w:rsid w:val="00D76D1F"/>
    <w:rsid w:val="00D83DC5"/>
    <w:rsid w:val="00D866A2"/>
    <w:rsid w:val="00D92FBF"/>
    <w:rsid w:val="00D965F7"/>
    <w:rsid w:val="00DA3E8E"/>
    <w:rsid w:val="00DA54D5"/>
    <w:rsid w:val="00DB0CF9"/>
    <w:rsid w:val="00DB1F7F"/>
    <w:rsid w:val="00DB2798"/>
    <w:rsid w:val="00DB399E"/>
    <w:rsid w:val="00DB5686"/>
    <w:rsid w:val="00DB56B7"/>
    <w:rsid w:val="00DB5BEC"/>
    <w:rsid w:val="00DB7DE7"/>
    <w:rsid w:val="00DC1443"/>
    <w:rsid w:val="00DC5E3D"/>
    <w:rsid w:val="00DD304D"/>
    <w:rsid w:val="00DD3DFE"/>
    <w:rsid w:val="00DD6BB2"/>
    <w:rsid w:val="00DD78DD"/>
    <w:rsid w:val="00DE1F42"/>
    <w:rsid w:val="00DE2846"/>
    <w:rsid w:val="00DE3BD6"/>
    <w:rsid w:val="00DE3E36"/>
    <w:rsid w:val="00DE4146"/>
    <w:rsid w:val="00DE4D87"/>
    <w:rsid w:val="00DE7FEF"/>
    <w:rsid w:val="00DF0CBD"/>
    <w:rsid w:val="00DF34A8"/>
    <w:rsid w:val="00DF3886"/>
    <w:rsid w:val="00DF4F72"/>
    <w:rsid w:val="00DF4FAE"/>
    <w:rsid w:val="00DF66FA"/>
    <w:rsid w:val="00DF67E3"/>
    <w:rsid w:val="00E01C04"/>
    <w:rsid w:val="00E04153"/>
    <w:rsid w:val="00E04276"/>
    <w:rsid w:val="00E0543B"/>
    <w:rsid w:val="00E11A8B"/>
    <w:rsid w:val="00E158CC"/>
    <w:rsid w:val="00E258CF"/>
    <w:rsid w:val="00E25F82"/>
    <w:rsid w:val="00E26E83"/>
    <w:rsid w:val="00E27E12"/>
    <w:rsid w:val="00E31F5E"/>
    <w:rsid w:val="00E34B72"/>
    <w:rsid w:val="00E413AF"/>
    <w:rsid w:val="00E45B8C"/>
    <w:rsid w:val="00E45FC8"/>
    <w:rsid w:val="00E4694C"/>
    <w:rsid w:val="00E510EC"/>
    <w:rsid w:val="00E54074"/>
    <w:rsid w:val="00E557F6"/>
    <w:rsid w:val="00E64228"/>
    <w:rsid w:val="00E66DC7"/>
    <w:rsid w:val="00E71051"/>
    <w:rsid w:val="00E770B9"/>
    <w:rsid w:val="00E80DA2"/>
    <w:rsid w:val="00E83602"/>
    <w:rsid w:val="00E839B2"/>
    <w:rsid w:val="00E86C96"/>
    <w:rsid w:val="00E92063"/>
    <w:rsid w:val="00E92B1D"/>
    <w:rsid w:val="00E95D61"/>
    <w:rsid w:val="00E95E8D"/>
    <w:rsid w:val="00E962D1"/>
    <w:rsid w:val="00EA0022"/>
    <w:rsid w:val="00EA0D8A"/>
    <w:rsid w:val="00EA1382"/>
    <w:rsid w:val="00EA17DA"/>
    <w:rsid w:val="00EA23FD"/>
    <w:rsid w:val="00EA2D0F"/>
    <w:rsid w:val="00EA38B9"/>
    <w:rsid w:val="00EB157E"/>
    <w:rsid w:val="00EB2540"/>
    <w:rsid w:val="00EB2F0C"/>
    <w:rsid w:val="00EB4C44"/>
    <w:rsid w:val="00EB7514"/>
    <w:rsid w:val="00EB7A15"/>
    <w:rsid w:val="00EC0EC7"/>
    <w:rsid w:val="00EC1854"/>
    <w:rsid w:val="00EC3023"/>
    <w:rsid w:val="00EC6620"/>
    <w:rsid w:val="00ED23DB"/>
    <w:rsid w:val="00ED6801"/>
    <w:rsid w:val="00ED727E"/>
    <w:rsid w:val="00EE0199"/>
    <w:rsid w:val="00EE1DE7"/>
    <w:rsid w:val="00EE3A5D"/>
    <w:rsid w:val="00F0653D"/>
    <w:rsid w:val="00F079D3"/>
    <w:rsid w:val="00F1006C"/>
    <w:rsid w:val="00F1080B"/>
    <w:rsid w:val="00F1192E"/>
    <w:rsid w:val="00F11AB6"/>
    <w:rsid w:val="00F11D4A"/>
    <w:rsid w:val="00F12457"/>
    <w:rsid w:val="00F17560"/>
    <w:rsid w:val="00F21B2F"/>
    <w:rsid w:val="00F2433E"/>
    <w:rsid w:val="00F25B9D"/>
    <w:rsid w:val="00F27B72"/>
    <w:rsid w:val="00F31FB4"/>
    <w:rsid w:val="00F34FD6"/>
    <w:rsid w:val="00F404F2"/>
    <w:rsid w:val="00F40DA5"/>
    <w:rsid w:val="00F453B4"/>
    <w:rsid w:val="00F45E0A"/>
    <w:rsid w:val="00F46E30"/>
    <w:rsid w:val="00F4790D"/>
    <w:rsid w:val="00F4797A"/>
    <w:rsid w:val="00F504A5"/>
    <w:rsid w:val="00F511AD"/>
    <w:rsid w:val="00F512AE"/>
    <w:rsid w:val="00F53745"/>
    <w:rsid w:val="00F544BF"/>
    <w:rsid w:val="00F55DBA"/>
    <w:rsid w:val="00F56D69"/>
    <w:rsid w:val="00F57AA3"/>
    <w:rsid w:val="00F57CA5"/>
    <w:rsid w:val="00F60B1E"/>
    <w:rsid w:val="00F60B41"/>
    <w:rsid w:val="00F6186A"/>
    <w:rsid w:val="00F61A99"/>
    <w:rsid w:val="00F62DFB"/>
    <w:rsid w:val="00F636EA"/>
    <w:rsid w:val="00F6467F"/>
    <w:rsid w:val="00F64D60"/>
    <w:rsid w:val="00F65E81"/>
    <w:rsid w:val="00F66C61"/>
    <w:rsid w:val="00F70863"/>
    <w:rsid w:val="00F709D1"/>
    <w:rsid w:val="00F74C8C"/>
    <w:rsid w:val="00F75A5A"/>
    <w:rsid w:val="00F80EEB"/>
    <w:rsid w:val="00F8134F"/>
    <w:rsid w:val="00F83719"/>
    <w:rsid w:val="00F85F82"/>
    <w:rsid w:val="00F86EED"/>
    <w:rsid w:val="00F900DC"/>
    <w:rsid w:val="00F9180F"/>
    <w:rsid w:val="00F92452"/>
    <w:rsid w:val="00F957E4"/>
    <w:rsid w:val="00F95B1E"/>
    <w:rsid w:val="00F95C65"/>
    <w:rsid w:val="00F96305"/>
    <w:rsid w:val="00F96569"/>
    <w:rsid w:val="00F967D9"/>
    <w:rsid w:val="00F97B52"/>
    <w:rsid w:val="00FA3BA6"/>
    <w:rsid w:val="00FA3D07"/>
    <w:rsid w:val="00FB0D29"/>
    <w:rsid w:val="00FC16E5"/>
    <w:rsid w:val="00FC28F8"/>
    <w:rsid w:val="00FC475A"/>
    <w:rsid w:val="00FC4C42"/>
    <w:rsid w:val="00FC60FE"/>
    <w:rsid w:val="00FC7554"/>
    <w:rsid w:val="00FD2861"/>
    <w:rsid w:val="00FD5560"/>
    <w:rsid w:val="00FD622A"/>
    <w:rsid w:val="00FD65B5"/>
    <w:rsid w:val="00FD65C6"/>
    <w:rsid w:val="00FE01BF"/>
    <w:rsid w:val="00FE1B8E"/>
    <w:rsid w:val="00FE1F27"/>
    <w:rsid w:val="00FE46D0"/>
    <w:rsid w:val="00FF018B"/>
    <w:rsid w:val="00FF7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24947DAC"/>
  <w15:chartTrackingRefBased/>
  <w15:docId w15:val="{2F23B00A-A953-4F24-8DCD-79D5E980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11CD"/>
    <w:pPr>
      <w:widowControl w:val="0"/>
      <w:ind w:firstLineChars="200" w:firstLine="200"/>
      <w:jc w:val="both"/>
    </w:pPr>
    <w:rPr>
      <w:rFonts w:ascii="Yu Mincho Light" w:eastAsia="等线" w:hAnsi="Yu Mincho Light" w:cs="Yu Mincho Light"/>
      <w:szCs w:val="24"/>
    </w:rPr>
  </w:style>
  <w:style w:type="paragraph" w:styleId="1">
    <w:name w:val="heading 1"/>
    <w:basedOn w:val="a"/>
    <w:next w:val="a"/>
    <w:link w:val="10"/>
    <w:qFormat/>
    <w:rsid w:val="00443D44"/>
    <w:pPr>
      <w:keepNext/>
      <w:keepLines/>
      <w:adjustRightInd w:val="0"/>
      <w:spacing w:before="340" w:after="330" w:line="578" w:lineRule="atLeast"/>
      <w:jc w:val="center"/>
      <w:outlineLvl w:val="0"/>
    </w:pPr>
    <w:rPr>
      <w:b/>
      <w:kern w:val="44"/>
      <w:sz w:val="3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aliases w:val="正文（首行缩进两字）"/>
    <w:basedOn w:val="a"/>
    <w:rsid w:val="00443D44"/>
    <w:pPr>
      <w:spacing w:line="288" w:lineRule="auto"/>
    </w:pPr>
  </w:style>
  <w:style w:type="paragraph" w:customStyle="1" w:styleId="a4">
    <w:name w:val="程序正文"/>
    <w:basedOn w:val="a"/>
    <w:rsid w:val="00443D44"/>
    <w:pPr>
      <w:tabs>
        <w:tab w:val="left" w:pos="840"/>
        <w:tab w:val="left" w:pos="1320"/>
        <w:tab w:val="left" w:pos="1680"/>
        <w:tab w:val="left" w:pos="4320"/>
        <w:tab w:val="left" w:pos="4680"/>
      </w:tabs>
      <w:adjustRightInd w:val="0"/>
      <w:spacing w:line="360" w:lineRule="atLeast"/>
      <w:ind w:firstLine="425"/>
      <w:jc w:val="left"/>
      <w:textAlignment w:val="baseline"/>
    </w:pPr>
    <w:rPr>
      <w:rFonts w:ascii="Cambria Math"/>
      <w:color w:val="000000"/>
      <w:kern w:val="0"/>
      <w:sz w:val="18"/>
      <w:szCs w:val="20"/>
    </w:rPr>
  </w:style>
  <w:style w:type="character" w:customStyle="1" w:styleId="10">
    <w:name w:val="标题 1 字符"/>
    <w:basedOn w:val="a0"/>
    <w:link w:val="1"/>
    <w:rsid w:val="00443D44"/>
    <w:rPr>
      <w:rFonts w:ascii="Yu Mincho Light" w:eastAsia="等线" w:hAnsi="Yu Mincho Light" w:cs="Yu Mincho Light"/>
      <w:b/>
      <w:kern w:val="44"/>
      <w:sz w:val="36"/>
      <w:szCs w:val="20"/>
    </w:rPr>
  </w:style>
  <w:style w:type="character" w:styleId="a5">
    <w:name w:val="Emphasis"/>
    <w:basedOn w:val="a0"/>
    <w:uiPriority w:val="20"/>
    <w:qFormat/>
    <w:rsid w:val="009563C3"/>
    <w:rPr>
      <w:i/>
      <w:iCs/>
    </w:rPr>
  </w:style>
  <w:style w:type="paragraph" w:customStyle="1" w:styleId="a6">
    <w:name w:val="图题"/>
    <w:basedOn w:val="a"/>
    <w:link w:val="Char"/>
    <w:rsid w:val="00AD3204"/>
    <w:pPr>
      <w:spacing w:line="0" w:lineRule="atLeast"/>
      <w:jc w:val="center"/>
    </w:pPr>
    <w:rPr>
      <w:rFonts w:ascii="Cambria Math" w:eastAsia="Cambria Math"/>
      <w:b/>
      <w:sz w:val="18"/>
      <w:szCs w:val="20"/>
    </w:rPr>
  </w:style>
  <w:style w:type="character" w:customStyle="1" w:styleId="Char">
    <w:name w:val="图题 Char"/>
    <w:link w:val="a6"/>
    <w:rsid w:val="00AD3204"/>
    <w:rPr>
      <w:rFonts w:ascii="Cambria Math" w:eastAsia="Cambria Math" w:hAnsi="Yu Mincho Light" w:cs="Yu Mincho Light"/>
      <w:b/>
      <w:sz w:val="18"/>
      <w:szCs w:val="20"/>
    </w:rPr>
  </w:style>
  <w:style w:type="paragraph" w:styleId="a7">
    <w:name w:val="header"/>
    <w:basedOn w:val="a"/>
    <w:link w:val="a8"/>
    <w:uiPriority w:val="99"/>
    <w:unhideWhenUsed/>
    <w:rsid w:val="00EB751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B7514"/>
    <w:rPr>
      <w:rFonts w:ascii="Yu Mincho Light" w:eastAsia="等线" w:hAnsi="Yu Mincho Light" w:cs="Yu Mincho Light"/>
      <w:sz w:val="18"/>
      <w:szCs w:val="18"/>
    </w:rPr>
  </w:style>
  <w:style w:type="paragraph" w:styleId="a9">
    <w:name w:val="footer"/>
    <w:basedOn w:val="a"/>
    <w:link w:val="aa"/>
    <w:uiPriority w:val="99"/>
    <w:unhideWhenUsed/>
    <w:rsid w:val="00EB7514"/>
    <w:pPr>
      <w:tabs>
        <w:tab w:val="center" w:pos="4153"/>
        <w:tab w:val="right" w:pos="8306"/>
      </w:tabs>
      <w:snapToGrid w:val="0"/>
      <w:jc w:val="left"/>
    </w:pPr>
    <w:rPr>
      <w:sz w:val="18"/>
      <w:szCs w:val="18"/>
    </w:rPr>
  </w:style>
  <w:style w:type="character" w:customStyle="1" w:styleId="aa">
    <w:name w:val="页脚 字符"/>
    <w:basedOn w:val="a0"/>
    <w:link w:val="a9"/>
    <w:uiPriority w:val="99"/>
    <w:rsid w:val="00EB7514"/>
    <w:rPr>
      <w:rFonts w:ascii="Yu Mincho Light" w:eastAsia="等线" w:hAnsi="Yu Mincho Light" w:cs="Yu Mincho Light"/>
      <w:sz w:val="18"/>
      <w:szCs w:val="18"/>
    </w:rPr>
  </w:style>
  <w:style w:type="paragraph" w:customStyle="1" w:styleId="ab">
    <w:name w:val="图中字"/>
    <w:basedOn w:val="a"/>
    <w:rsid w:val="00AC09AA"/>
    <w:pPr>
      <w:spacing w:line="0" w:lineRule="atLeast"/>
      <w:jc w:val="center"/>
    </w:pPr>
    <w:rPr>
      <w:sz w:val="18"/>
      <w:szCs w:val="20"/>
    </w:rPr>
  </w:style>
  <w:style w:type="table" w:styleId="ac">
    <w:name w:val="Table Grid"/>
    <w:basedOn w:val="a1"/>
    <w:uiPriority w:val="59"/>
    <w:rsid w:val="00070FC0"/>
    <w:pPr>
      <w:widowControl w:val="0"/>
      <w:jc w:val="both"/>
    </w:pPr>
    <w:rPr>
      <w:rFonts w:ascii="Yu Mincho Light" w:eastAsia="等线" w:hAnsi="Yu Mincho Light" w:cs="Yu Mincho Light"/>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71C8D"/>
    <w:rPr>
      <w:color w:val="808080"/>
    </w:rPr>
  </w:style>
  <w:style w:type="paragraph" w:styleId="ae">
    <w:name w:val="Balloon Text"/>
    <w:basedOn w:val="a"/>
    <w:link w:val="af"/>
    <w:uiPriority w:val="99"/>
    <w:semiHidden/>
    <w:unhideWhenUsed/>
    <w:rsid w:val="004A13BD"/>
    <w:rPr>
      <w:sz w:val="18"/>
      <w:szCs w:val="18"/>
    </w:rPr>
  </w:style>
  <w:style w:type="character" w:customStyle="1" w:styleId="af">
    <w:name w:val="批注框文本 字符"/>
    <w:basedOn w:val="a0"/>
    <w:link w:val="ae"/>
    <w:uiPriority w:val="99"/>
    <w:semiHidden/>
    <w:rsid w:val="004A13BD"/>
    <w:rPr>
      <w:rFonts w:ascii="Yu Mincho Light" w:eastAsia="等线" w:hAnsi="Yu Mincho Light" w:cs="Yu Mincho Light"/>
      <w:sz w:val="18"/>
      <w:szCs w:val="18"/>
    </w:rPr>
  </w:style>
  <w:style w:type="paragraph" w:customStyle="1" w:styleId="2">
    <w:name w:val="2"/>
    <w:basedOn w:val="a"/>
    <w:next w:val="af0"/>
    <w:link w:val="20"/>
    <w:qFormat/>
    <w:rsid w:val="00F86EED"/>
    <w:pPr>
      <w:ind w:firstLine="420"/>
    </w:pPr>
    <w:rPr>
      <w:rFonts w:ascii="Times New Roman" w:eastAsia="宋体" w:hAnsi="Times New Roman" w:cs="Times New Roman"/>
      <w:lang w:val="x-none" w:eastAsia="x-none"/>
    </w:rPr>
  </w:style>
  <w:style w:type="character" w:customStyle="1" w:styleId="20">
    <w:name w:val="正文首行缩进 2 字符"/>
    <w:link w:val="2"/>
    <w:rsid w:val="00F86EED"/>
    <w:rPr>
      <w:rFonts w:ascii="Times New Roman" w:eastAsia="宋体" w:hAnsi="Times New Roman" w:cs="Times New Roman"/>
      <w:szCs w:val="24"/>
      <w:lang w:val="x-none" w:eastAsia="x-none"/>
    </w:rPr>
  </w:style>
  <w:style w:type="paragraph" w:styleId="af0">
    <w:name w:val="List Paragraph"/>
    <w:basedOn w:val="a"/>
    <w:uiPriority w:val="34"/>
    <w:qFormat/>
    <w:rsid w:val="00F86EED"/>
    <w:pPr>
      <w:ind w:firstLine="420"/>
    </w:pPr>
  </w:style>
  <w:style w:type="paragraph" w:customStyle="1" w:styleId="af1">
    <w:name w:val="图字"/>
    <w:basedOn w:val="a6"/>
    <w:rsid w:val="003042F2"/>
    <w:pPr>
      <w:adjustRightInd w:val="0"/>
      <w:jc w:val="left"/>
      <w:textAlignment w:val="baseline"/>
    </w:pPr>
    <w:rPr>
      <w:rFonts w:ascii="Yu Mincho Light"/>
      <w:b w:val="0"/>
      <w:kern w:val="0"/>
    </w:rPr>
  </w:style>
  <w:style w:type="character" w:styleId="af2">
    <w:name w:val="Book Title"/>
    <w:basedOn w:val="a0"/>
    <w:uiPriority w:val="33"/>
    <w:qFormat/>
    <w:rsid w:val="003F7ED9"/>
    <w:rPr>
      <w:b/>
      <w:bCs/>
      <w:i/>
      <w:iCs/>
      <w:spacing w:val="5"/>
    </w:rPr>
  </w:style>
  <w:style w:type="paragraph" w:customStyle="1" w:styleId="af3">
    <w:name w:val="小标题"/>
    <w:basedOn w:val="a"/>
    <w:rsid w:val="006B3B97"/>
    <w:pPr>
      <w:adjustRightInd w:val="0"/>
      <w:spacing w:before="50" w:after="50" w:line="360" w:lineRule="atLeast"/>
      <w:ind w:firstLine="425"/>
      <w:jc w:val="left"/>
      <w:textAlignment w:val="baseline"/>
    </w:pPr>
    <w:rP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181056">
      <w:bodyDiv w:val="1"/>
      <w:marLeft w:val="0"/>
      <w:marRight w:val="0"/>
      <w:marTop w:val="0"/>
      <w:marBottom w:val="0"/>
      <w:divBdr>
        <w:top w:val="none" w:sz="0" w:space="0" w:color="auto"/>
        <w:left w:val="none" w:sz="0" w:space="0" w:color="auto"/>
        <w:bottom w:val="none" w:sz="0" w:space="0" w:color="auto"/>
        <w:right w:val="none" w:sz="0" w:space="0" w:color="auto"/>
      </w:divBdr>
    </w:div>
    <w:div w:id="791947941">
      <w:bodyDiv w:val="1"/>
      <w:marLeft w:val="0"/>
      <w:marRight w:val="0"/>
      <w:marTop w:val="0"/>
      <w:marBottom w:val="0"/>
      <w:divBdr>
        <w:top w:val="none" w:sz="0" w:space="0" w:color="auto"/>
        <w:left w:val="none" w:sz="0" w:space="0" w:color="auto"/>
        <w:bottom w:val="none" w:sz="0" w:space="0" w:color="auto"/>
        <w:right w:val="none" w:sz="0" w:space="0" w:color="auto"/>
      </w:divBdr>
    </w:div>
    <w:div w:id="891380327">
      <w:bodyDiv w:val="1"/>
      <w:marLeft w:val="0"/>
      <w:marRight w:val="0"/>
      <w:marTop w:val="0"/>
      <w:marBottom w:val="0"/>
      <w:divBdr>
        <w:top w:val="none" w:sz="0" w:space="0" w:color="auto"/>
        <w:left w:val="none" w:sz="0" w:space="0" w:color="auto"/>
        <w:bottom w:val="none" w:sz="0" w:space="0" w:color="auto"/>
        <w:right w:val="none" w:sz="0" w:space="0" w:color="auto"/>
      </w:divBdr>
    </w:div>
    <w:div w:id="915556777">
      <w:bodyDiv w:val="1"/>
      <w:marLeft w:val="0"/>
      <w:marRight w:val="0"/>
      <w:marTop w:val="0"/>
      <w:marBottom w:val="0"/>
      <w:divBdr>
        <w:top w:val="none" w:sz="0" w:space="0" w:color="auto"/>
        <w:left w:val="none" w:sz="0" w:space="0" w:color="auto"/>
        <w:bottom w:val="none" w:sz="0" w:space="0" w:color="auto"/>
        <w:right w:val="none" w:sz="0" w:space="0" w:color="auto"/>
      </w:divBdr>
    </w:div>
    <w:div w:id="935090209">
      <w:bodyDiv w:val="1"/>
      <w:marLeft w:val="0"/>
      <w:marRight w:val="0"/>
      <w:marTop w:val="0"/>
      <w:marBottom w:val="0"/>
      <w:divBdr>
        <w:top w:val="none" w:sz="0" w:space="0" w:color="auto"/>
        <w:left w:val="none" w:sz="0" w:space="0" w:color="auto"/>
        <w:bottom w:val="none" w:sz="0" w:space="0" w:color="auto"/>
        <w:right w:val="none" w:sz="0" w:space="0" w:color="auto"/>
      </w:divBdr>
    </w:div>
    <w:div w:id="1266229289">
      <w:bodyDiv w:val="1"/>
      <w:marLeft w:val="0"/>
      <w:marRight w:val="0"/>
      <w:marTop w:val="0"/>
      <w:marBottom w:val="0"/>
      <w:divBdr>
        <w:top w:val="none" w:sz="0" w:space="0" w:color="auto"/>
        <w:left w:val="none" w:sz="0" w:space="0" w:color="auto"/>
        <w:bottom w:val="none" w:sz="0" w:space="0" w:color="auto"/>
        <w:right w:val="none" w:sz="0" w:space="0" w:color="auto"/>
      </w:divBdr>
    </w:div>
    <w:div w:id="1467429772">
      <w:bodyDiv w:val="1"/>
      <w:marLeft w:val="0"/>
      <w:marRight w:val="0"/>
      <w:marTop w:val="0"/>
      <w:marBottom w:val="0"/>
      <w:divBdr>
        <w:top w:val="none" w:sz="0" w:space="0" w:color="auto"/>
        <w:left w:val="none" w:sz="0" w:space="0" w:color="auto"/>
        <w:bottom w:val="none" w:sz="0" w:space="0" w:color="auto"/>
        <w:right w:val="none" w:sz="0" w:space="0" w:color="auto"/>
      </w:divBdr>
    </w:div>
    <w:div w:id="1500347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D99C1-185A-47FB-AD0E-00B2B0F10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16603</TotalTime>
  <Pages>93</Pages>
  <Words>12182</Words>
  <Characters>69439</Characters>
  <Application>Microsoft Office Word</Application>
  <DocSecurity>0</DocSecurity>
  <Lines>578</Lines>
  <Paragraphs>162</Paragraphs>
  <ScaleCrop>false</ScaleCrop>
  <Company/>
  <LinksUpToDate>false</LinksUpToDate>
  <CharactersWithSpaces>81459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xinyw</dc:creator>
  <cp:keywords/>
  <dc:description/>
  <cp:lastModifiedBy>xinyw</cp:lastModifiedBy>
  <cp:revision>597</cp:revision>
  <dcterms:created xsi:type="dcterms:W3CDTF">2023-01-07T05:06:00Z</dcterms:created>
  <dcterms:modified xsi:type="dcterms:W3CDTF">2023-10-30T04:56:00Z</dcterms:modified>
</cp:coreProperties>
</file>